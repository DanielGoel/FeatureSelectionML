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014A8031"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w:t>
      </w:r>
      <w:r w:rsidR="00676636">
        <w:rPr>
          <w:rFonts w:ascii="Arial" w:hAnsi="Arial" w:cs="Arial"/>
          <w:b/>
          <w:bCs/>
          <w:color w:val="auto"/>
          <w:sz w:val="40"/>
          <w:szCs w:val="40"/>
          <w:lang w:val="en-CA" w:eastAsia="en-US"/>
        </w:rPr>
        <w:t>Response</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33C10A73"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w:t>
      </w:r>
      <w:r w:rsidR="00676636">
        <w:t>Response</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lastRenderedPageBreak/>
        <w:t>List of Figures</w:t>
      </w:r>
    </w:p>
    <w:p w14:paraId="0DB2421C" w14:textId="2CBDFB3F" w:rsidR="00C230BB"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3097214" w:history="1">
        <w:r w:rsidR="00C230BB" w:rsidRPr="00142365">
          <w:rPr>
            <w:rStyle w:val="Hyperlink"/>
            <w:noProof/>
          </w:rPr>
          <w:t>Figure 1 SCADA System Architecture [13]</w:t>
        </w:r>
        <w:r w:rsidR="00C230BB">
          <w:rPr>
            <w:noProof/>
            <w:webHidden/>
          </w:rPr>
          <w:tab/>
        </w:r>
        <w:r w:rsidR="00C230BB">
          <w:rPr>
            <w:noProof/>
            <w:webHidden/>
          </w:rPr>
          <w:fldChar w:fldCharType="begin"/>
        </w:r>
        <w:r w:rsidR="00C230BB">
          <w:rPr>
            <w:noProof/>
            <w:webHidden/>
          </w:rPr>
          <w:instrText xml:space="preserve"> PAGEREF _Toc193097214 \h </w:instrText>
        </w:r>
        <w:r w:rsidR="00C230BB">
          <w:rPr>
            <w:noProof/>
            <w:webHidden/>
          </w:rPr>
        </w:r>
        <w:r w:rsidR="00C230BB">
          <w:rPr>
            <w:noProof/>
            <w:webHidden/>
          </w:rPr>
          <w:fldChar w:fldCharType="separate"/>
        </w:r>
        <w:r w:rsidR="00C230BB">
          <w:rPr>
            <w:noProof/>
            <w:webHidden/>
          </w:rPr>
          <w:t>11</w:t>
        </w:r>
        <w:r w:rsidR="00C230BB">
          <w:rPr>
            <w:noProof/>
            <w:webHidden/>
          </w:rPr>
          <w:fldChar w:fldCharType="end"/>
        </w:r>
      </w:hyperlink>
    </w:p>
    <w:p w14:paraId="0A9EF408" w14:textId="09EA6B00"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5" w:history="1">
        <w:r w:rsidRPr="00142365">
          <w:rPr>
            <w:rStyle w:val="Hyperlink"/>
            <w:noProof/>
          </w:rPr>
          <w:t>Figure 2 Gas pipeline SCADA testbed [17]</w:t>
        </w:r>
        <w:r>
          <w:rPr>
            <w:noProof/>
            <w:webHidden/>
          </w:rPr>
          <w:tab/>
        </w:r>
        <w:r>
          <w:rPr>
            <w:noProof/>
            <w:webHidden/>
          </w:rPr>
          <w:fldChar w:fldCharType="begin"/>
        </w:r>
        <w:r>
          <w:rPr>
            <w:noProof/>
            <w:webHidden/>
          </w:rPr>
          <w:instrText xml:space="preserve"> PAGEREF _Toc193097215 \h </w:instrText>
        </w:r>
        <w:r>
          <w:rPr>
            <w:noProof/>
            <w:webHidden/>
          </w:rPr>
        </w:r>
        <w:r>
          <w:rPr>
            <w:noProof/>
            <w:webHidden/>
          </w:rPr>
          <w:fldChar w:fldCharType="separate"/>
        </w:r>
        <w:r>
          <w:rPr>
            <w:noProof/>
            <w:webHidden/>
          </w:rPr>
          <w:t>15</w:t>
        </w:r>
        <w:r>
          <w:rPr>
            <w:noProof/>
            <w:webHidden/>
          </w:rPr>
          <w:fldChar w:fldCharType="end"/>
        </w:r>
      </w:hyperlink>
    </w:p>
    <w:p w14:paraId="0F0491CE" w14:textId="3B87B917"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6" w:history="1">
        <w:r w:rsidRPr="00142365">
          <w:rPr>
            <w:rStyle w:val="Hyperlink"/>
            <w:noProof/>
          </w:rPr>
          <w:t>Figure 3 Label Distribution in Response Dataset</w:t>
        </w:r>
        <w:r>
          <w:rPr>
            <w:noProof/>
            <w:webHidden/>
          </w:rPr>
          <w:tab/>
        </w:r>
        <w:r>
          <w:rPr>
            <w:noProof/>
            <w:webHidden/>
          </w:rPr>
          <w:fldChar w:fldCharType="begin"/>
        </w:r>
        <w:r>
          <w:rPr>
            <w:noProof/>
            <w:webHidden/>
          </w:rPr>
          <w:instrText xml:space="preserve"> PAGEREF _Toc193097216 \h </w:instrText>
        </w:r>
        <w:r>
          <w:rPr>
            <w:noProof/>
            <w:webHidden/>
          </w:rPr>
        </w:r>
        <w:r>
          <w:rPr>
            <w:noProof/>
            <w:webHidden/>
          </w:rPr>
          <w:fldChar w:fldCharType="separate"/>
        </w:r>
        <w:r>
          <w:rPr>
            <w:noProof/>
            <w:webHidden/>
          </w:rPr>
          <w:t>20</w:t>
        </w:r>
        <w:r>
          <w:rPr>
            <w:noProof/>
            <w:webHidden/>
          </w:rPr>
          <w:fldChar w:fldCharType="end"/>
        </w:r>
      </w:hyperlink>
    </w:p>
    <w:p w14:paraId="3D5A3678" w14:textId="40D2F209"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7" w:history="1">
        <w:r w:rsidRPr="00142365">
          <w:rPr>
            <w:rStyle w:val="Hyperlink"/>
            <w:noProof/>
          </w:rPr>
          <w:t>Figure 4 Flowchart of methodology</w:t>
        </w:r>
        <w:r>
          <w:rPr>
            <w:noProof/>
            <w:webHidden/>
          </w:rPr>
          <w:tab/>
        </w:r>
        <w:r>
          <w:rPr>
            <w:noProof/>
            <w:webHidden/>
          </w:rPr>
          <w:fldChar w:fldCharType="begin"/>
        </w:r>
        <w:r>
          <w:rPr>
            <w:noProof/>
            <w:webHidden/>
          </w:rPr>
          <w:instrText xml:space="preserve"> PAGEREF _Toc193097217 \h </w:instrText>
        </w:r>
        <w:r>
          <w:rPr>
            <w:noProof/>
            <w:webHidden/>
          </w:rPr>
        </w:r>
        <w:r>
          <w:rPr>
            <w:noProof/>
            <w:webHidden/>
          </w:rPr>
          <w:fldChar w:fldCharType="separate"/>
        </w:r>
        <w:r>
          <w:rPr>
            <w:noProof/>
            <w:webHidden/>
          </w:rPr>
          <w:t>22</w:t>
        </w:r>
        <w:r>
          <w:rPr>
            <w:noProof/>
            <w:webHidden/>
          </w:rPr>
          <w:fldChar w:fldCharType="end"/>
        </w:r>
      </w:hyperlink>
    </w:p>
    <w:p w14:paraId="48E880FF" w14:textId="081FDE63"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8" w:history="1">
        <w:r w:rsidRPr="00142365">
          <w:rPr>
            <w:rStyle w:val="Hyperlink"/>
            <w:noProof/>
          </w:rPr>
          <w:t>Figure 5 Flowchart of SPFS process</w:t>
        </w:r>
        <w:r>
          <w:rPr>
            <w:noProof/>
            <w:webHidden/>
          </w:rPr>
          <w:tab/>
        </w:r>
        <w:r>
          <w:rPr>
            <w:noProof/>
            <w:webHidden/>
          </w:rPr>
          <w:fldChar w:fldCharType="begin"/>
        </w:r>
        <w:r>
          <w:rPr>
            <w:noProof/>
            <w:webHidden/>
          </w:rPr>
          <w:instrText xml:space="preserve"> PAGEREF _Toc193097218 \h </w:instrText>
        </w:r>
        <w:r>
          <w:rPr>
            <w:noProof/>
            <w:webHidden/>
          </w:rPr>
        </w:r>
        <w:r>
          <w:rPr>
            <w:noProof/>
            <w:webHidden/>
          </w:rPr>
          <w:fldChar w:fldCharType="separate"/>
        </w:r>
        <w:r>
          <w:rPr>
            <w:noProof/>
            <w:webHidden/>
          </w:rPr>
          <w:t>29</w:t>
        </w:r>
        <w:r>
          <w:rPr>
            <w:noProof/>
            <w:webHidden/>
          </w:rPr>
          <w:fldChar w:fldCharType="end"/>
        </w:r>
      </w:hyperlink>
    </w:p>
    <w:p w14:paraId="1AA98397" w14:textId="6101A133"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9" w:history="1">
        <w:r w:rsidRPr="00142365">
          <w:rPr>
            <w:rStyle w:val="Hyperlink"/>
            <w:noProof/>
          </w:rPr>
          <w:t>Figure 6 Flowchart of RFE</w:t>
        </w:r>
        <w:r>
          <w:rPr>
            <w:noProof/>
            <w:webHidden/>
          </w:rPr>
          <w:tab/>
        </w:r>
        <w:r>
          <w:rPr>
            <w:noProof/>
            <w:webHidden/>
          </w:rPr>
          <w:fldChar w:fldCharType="begin"/>
        </w:r>
        <w:r>
          <w:rPr>
            <w:noProof/>
            <w:webHidden/>
          </w:rPr>
          <w:instrText xml:space="preserve"> PAGEREF _Toc193097219 \h </w:instrText>
        </w:r>
        <w:r>
          <w:rPr>
            <w:noProof/>
            <w:webHidden/>
          </w:rPr>
        </w:r>
        <w:r>
          <w:rPr>
            <w:noProof/>
            <w:webHidden/>
          </w:rPr>
          <w:fldChar w:fldCharType="separate"/>
        </w:r>
        <w:r>
          <w:rPr>
            <w:noProof/>
            <w:webHidden/>
          </w:rPr>
          <w:t>30</w:t>
        </w:r>
        <w:r>
          <w:rPr>
            <w:noProof/>
            <w:webHidden/>
          </w:rPr>
          <w:fldChar w:fldCharType="end"/>
        </w:r>
      </w:hyperlink>
    </w:p>
    <w:p w14:paraId="742A003C" w14:textId="47C3C8AE"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0" w:history="1">
        <w:r w:rsidRPr="00142365">
          <w:rPr>
            <w:rStyle w:val="Hyperlink"/>
            <w:noProof/>
          </w:rPr>
          <w:t>Figure 7 Flowchart of model evaluation process</w:t>
        </w:r>
        <w:r>
          <w:rPr>
            <w:noProof/>
            <w:webHidden/>
          </w:rPr>
          <w:tab/>
        </w:r>
        <w:r>
          <w:rPr>
            <w:noProof/>
            <w:webHidden/>
          </w:rPr>
          <w:fldChar w:fldCharType="begin"/>
        </w:r>
        <w:r>
          <w:rPr>
            <w:noProof/>
            <w:webHidden/>
          </w:rPr>
          <w:instrText xml:space="preserve"> PAGEREF _Toc193097220 \h </w:instrText>
        </w:r>
        <w:r>
          <w:rPr>
            <w:noProof/>
            <w:webHidden/>
          </w:rPr>
        </w:r>
        <w:r>
          <w:rPr>
            <w:noProof/>
            <w:webHidden/>
          </w:rPr>
          <w:fldChar w:fldCharType="separate"/>
        </w:r>
        <w:r>
          <w:rPr>
            <w:noProof/>
            <w:webHidden/>
          </w:rPr>
          <w:t>36</w:t>
        </w:r>
        <w:r>
          <w:rPr>
            <w:noProof/>
            <w:webHidden/>
          </w:rPr>
          <w:fldChar w:fldCharType="end"/>
        </w:r>
      </w:hyperlink>
    </w:p>
    <w:p w14:paraId="0A57E979" w14:textId="36D5D6EF"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1" w:history="1">
        <w:r w:rsidRPr="00142365">
          <w:rPr>
            <w:rStyle w:val="Hyperlink"/>
            <w:noProof/>
          </w:rPr>
          <w:t>Figure 8 Impact of Feature Reduction on Model Performance (using best of SP and Micro Averaging)</w:t>
        </w:r>
        <w:r>
          <w:rPr>
            <w:noProof/>
            <w:webHidden/>
          </w:rPr>
          <w:tab/>
        </w:r>
        <w:r>
          <w:rPr>
            <w:noProof/>
            <w:webHidden/>
          </w:rPr>
          <w:fldChar w:fldCharType="begin"/>
        </w:r>
        <w:r>
          <w:rPr>
            <w:noProof/>
            <w:webHidden/>
          </w:rPr>
          <w:instrText xml:space="preserve"> PAGEREF _Toc193097221 \h </w:instrText>
        </w:r>
        <w:r>
          <w:rPr>
            <w:noProof/>
            <w:webHidden/>
          </w:rPr>
        </w:r>
        <w:r>
          <w:rPr>
            <w:noProof/>
            <w:webHidden/>
          </w:rPr>
          <w:fldChar w:fldCharType="separate"/>
        </w:r>
        <w:r>
          <w:rPr>
            <w:noProof/>
            <w:webHidden/>
          </w:rPr>
          <w:t>38</w:t>
        </w:r>
        <w:r>
          <w:rPr>
            <w:noProof/>
            <w:webHidden/>
          </w:rPr>
          <w:fldChar w:fldCharType="end"/>
        </w:r>
      </w:hyperlink>
    </w:p>
    <w:p w14:paraId="69A47B2E" w14:textId="713EE082"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2" w:history="1">
        <w:r w:rsidRPr="00142365">
          <w:rPr>
            <w:rStyle w:val="Hyperlink"/>
            <w:noProof/>
          </w:rPr>
          <w:t>Figure 9 Graph showing all combinations best F1-Score</w:t>
        </w:r>
        <w:r>
          <w:rPr>
            <w:noProof/>
            <w:webHidden/>
          </w:rPr>
          <w:tab/>
        </w:r>
        <w:r>
          <w:rPr>
            <w:noProof/>
            <w:webHidden/>
          </w:rPr>
          <w:fldChar w:fldCharType="begin"/>
        </w:r>
        <w:r>
          <w:rPr>
            <w:noProof/>
            <w:webHidden/>
          </w:rPr>
          <w:instrText xml:space="preserve"> PAGEREF _Toc193097222 \h </w:instrText>
        </w:r>
        <w:r>
          <w:rPr>
            <w:noProof/>
            <w:webHidden/>
          </w:rPr>
        </w:r>
        <w:r>
          <w:rPr>
            <w:noProof/>
            <w:webHidden/>
          </w:rPr>
          <w:fldChar w:fldCharType="separate"/>
        </w:r>
        <w:r>
          <w:rPr>
            <w:noProof/>
            <w:webHidden/>
          </w:rPr>
          <w:t>59</w:t>
        </w:r>
        <w:r>
          <w:rPr>
            <w:noProof/>
            <w:webHidden/>
          </w:rPr>
          <w:fldChar w:fldCharType="end"/>
        </w:r>
      </w:hyperlink>
    </w:p>
    <w:p w14:paraId="661684B3" w14:textId="03A65BEA"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3" w:history="1">
        <w:r w:rsidRPr="00142365">
          <w:rPr>
            <w:rStyle w:val="Hyperlink"/>
            <w:noProof/>
          </w:rPr>
          <w:t>Figure 10 Content Guidelines</w:t>
        </w:r>
        <w:r>
          <w:rPr>
            <w:noProof/>
            <w:webHidden/>
          </w:rPr>
          <w:tab/>
        </w:r>
        <w:r>
          <w:rPr>
            <w:noProof/>
            <w:webHidden/>
          </w:rPr>
          <w:fldChar w:fldCharType="begin"/>
        </w:r>
        <w:r>
          <w:rPr>
            <w:noProof/>
            <w:webHidden/>
          </w:rPr>
          <w:instrText xml:space="preserve"> PAGEREF _Toc193097223 \h </w:instrText>
        </w:r>
        <w:r>
          <w:rPr>
            <w:noProof/>
            <w:webHidden/>
          </w:rPr>
        </w:r>
        <w:r>
          <w:rPr>
            <w:noProof/>
            <w:webHidden/>
          </w:rPr>
          <w:fldChar w:fldCharType="separate"/>
        </w:r>
        <w:r>
          <w:rPr>
            <w:noProof/>
            <w:webHidden/>
          </w:rPr>
          <w:t>86</w:t>
        </w:r>
        <w:r>
          <w:rPr>
            <w:noProof/>
            <w:webHidden/>
          </w:rPr>
          <w:fldChar w:fldCharType="end"/>
        </w:r>
      </w:hyperlink>
    </w:p>
    <w:p w14:paraId="55B8F69A" w14:textId="08EDC3F0"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009900B0" w14:textId="6FB05A99" w:rsidR="00C230BB"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3097225" w:history="1">
        <w:r w:rsidR="00C230BB" w:rsidRPr="009A5506">
          <w:rPr>
            <w:rStyle w:val="Hyperlink"/>
            <w:noProof/>
          </w:rPr>
          <w:t>Table 1 Description of features from New Gas Pipeline dataset</w:t>
        </w:r>
        <w:r w:rsidR="00C230BB">
          <w:rPr>
            <w:noProof/>
            <w:webHidden/>
          </w:rPr>
          <w:tab/>
        </w:r>
        <w:r w:rsidR="00C230BB">
          <w:rPr>
            <w:noProof/>
            <w:webHidden/>
          </w:rPr>
          <w:fldChar w:fldCharType="begin"/>
        </w:r>
        <w:r w:rsidR="00C230BB">
          <w:rPr>
            <w:noProof/>
            <w:webHidden/>
          </w:rPr>
          <w:instrText xml:space="preserve"> PAGEREF _Toc193097225 \h </w:instrText>
        </w:r>
        <w:r w:rsidR="00C230BB">
          <w:rPr>
            <w:noProof/>
            <w:webHidden/>
          </w:rPr>
        </w:r>
        <w:r w:rsidR="00C230BB">
          <w:rPr>
            <w:noProof/>
            <w:webHidden/>
          </w:rPr>
          <w:fldChar w:fldCharType="separate"/>
        </w:r>
        <w:r w:rsidR="00C230BB">
          <w:rPr>
            <w:noProof/>
            <w:webHidden/>
          </w:rPr>
          <w:t>16</w:t>
        </w:r>
        <w:r w:rsidR="00C230BB">
          <w:rPr>
            <w:noProof/>
            <w:webHidden/>
          </w:rPr>
          <w:fldChar w:fldCharType="end"/>
        </w:r>
      </w:hyperlink>
    </w:p>
    <w:p w14:paraId="08BC039B" w14:textId="559323A7"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6" w:history="1">
        <w:r w:rsidRPr="009A5506">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_Toc193097226 \h </w:instrText>
        </w:r>
        <w:r>
          <w:rPr>
            <w:noProof/>
            <w:webHidden/>
          </w:rPr>
        </w:r>
        <w:r>
          <w:rPr>
            <w:noProof/>
            <w:webHidden/>
          </w:rPr>
          <w:fldChar w:fldCharType="separate"/>
        </w:r>
        <w:r>
          <w:rPr>
            <w:noProof/>
            <w:webHidden/>
          </w:rPr>
          <w:t>24</w:t>
        </w:r>
        <w:r>
          <w:rPr>
            <w:noProof/>
            <w:webHidden/>
          </w:rPr>
          <w:fldChar w:fldCharType="end"/>
        </w:r>
      </w:hyperlink>
    </w:p>
    <w:p w14:paraId="2FE31678" w14:textId="2DD7B865"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7" w:history="1">
        <w:r w:rsidRPr="009A5506">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_Toc193097227 \h </w:instrText>
        </w:r>
        <w:r>
          <w:rPr>
            <w:noProof/>
            <w:webHidden/>
          </w:rPr>
        </w:r>
        <w:r>
          <w:rPr>
            <w:noProof/>
            <w:webHidden/>
          </w:rPr>
          <w:fldChar w:fldCharType="separate"/>
        </w:r>
        <w:r>
          <w:rPr>
            <w:noProof/>
            <w:webHidden/>
          </w:rPr>
          <w:t>25</w:t>
        </w:r>
        <w:r>
          <w:rPr>
            <w:noProof/>
            <w:webHidden/>
          </w:rPr>
          <w:fldChar w:fldCharType="end"/>
        </w:r>
      </w:hyperlink>
    </w:p>
    <w:p w14:paraId="35E1D1AC" w14:textId="46208CC7"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8" w:history="1">
        <w:r w:rsidRPr="009A5506">
          <w:rPr>
            <w:rStyle w:val="Hyperlink"/>
            <w:noProof/>
          </w:rPr>
          <w:t>Table 4 Feature importance ranking using XGBoost.</w:t>
        </w:r>
        <w:r>
          <w:rPr>
            <w:noProof/>
            <w:webHidden/>
          </w:rPr>
          <w:tab/>
        </w:r>
        <w:r>
          <w:rPr>
            <w:noProof/>
            <w:webHidden/>
          </w:rPr>
          <w:fldChar w:fldCharType="begin"/>
        </w:r>
        <w:r>
          <w:rPr>
            <w:noProof/>
            <w:webHidden/>
          </w:rPr>
          <w:instrText xml:space="preserve"> PAGEREF _Toc193097228 \h </w:instrText>
        </w:r>
        <w:r>
          <w:rPr>
            <w:noProof/>
            <w:webHidden/>
          </w:rPr>
        </w:r>
        <w:r>
          <w:rPr>
            <w:noProof/>
            <w:webHidden/>
          </w:rPr>
          <w:fldChar w:fldCharType="separate"/>
        </w:r>
        <w:r>
          <w:rPr>
            <w:noProof/>
            <w:webHidden/>
          </w:rPr>
          <w:t>26</w:t>
        </w:r>
        <w:r>
          <w:rPr>
            <w:noProof/>
            <w:webHidden/>
          </w:rPr>
          <w:fldChar w:fldCharType="end"/>
        </w:r>
      </w:hyperlink>
    </w:p>
    <w:p w14:paraId="33358E09" w14:textId="238EF23D"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9" w:history="1">
        <w:r w:rsidRPr="009A5506">
          <w:rPr>
            <w:rStyle w:val="Hyperlink"/>
            <w:noProof/>
          </w:rPr>
          <w:t>Table 5 Ranking features in original dataset based on statistical properties</w:t>
        </w:r>
        <w:r>
          <w:rPr>
            <w:noProof/>
            <w:webHidden/>
          </w:rPr>
          <w:tab/>
        </w:r>
        <w:r>
          <w:rPr>
            <w:noProof/>
            <w:webHidden/>
          </w:rPr>
          <w:fldChar w:fldCharType="begin"/>
        </w:r>
        <w:r>
          <w:rPr>
            <w:noProof/>
            <w:webHidden/>
          </w:rPr>
          <w:instrText xml:space="preserve"> PAGEREF _Toc193097229 \h </w:instrText>
        </w:r>
        <w:r>
          <w:rPr>
            <w:noProof/>
            <w:webHidden/>
          </w:rPr>
        </w:r>
        <w:r>
          <w:rPr>
            <w:noProof/>
            <w:webHidden/>
          </w:rPr>
          <w:fldChar w:fldCharType="separate"/>
        </w:r>
        <w:r>
          <w:rPr>
            <w:noProof/>
            <w:webHidden/>
          </w:rPr>
          <w:t>41</w:t>
        </w:r>
        <w:r>
          <w:rPr>
            <w:noProof/>
            <w:webHidden/>
          </w:rPr>
          <w:fldChar w:fldCharType="end"/>
        </w:r>
      </w:hyperlink>
    </w:p>
    <w:p w14:paraId="2896C9A3" w14:textId="362D4B18"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0" w:history="1">
        <w:r w:rsidRPr="009A5506">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_Toc193097230 \h </w:instrText>
        </w:r>
        <w:r>
          <w:rPr>
            <w:noProof/>
            <w:webHidden/>
          </w:rPr>
        </w:r>
        <w:r>
          <w:rPr>
            <w:noProof/>
            <w:webHidden/>
          </w:rPr>
          <w:fldChar w:fldCharType="separate"/>
        </w:r>
        <w:r>
          <w:rPr>
            <w:noProof/>
            <w:webHidden/>
          </w:rPr>
          <w:t>43</w:t>
        </w:r>
        <w:r>
          <w:rPr>
            <w:noProof/>
            <w:webHidden/>
          </w:rPr>
          <w:fldChar w:fldCharType="end"/>
        </w:r>
      </w:hyperlink>
    </w:p>
    <w:p w14:paraId="3BC227F0" w14:textId="5AAC7B44"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1" w:history="1">
        <w:r w:rsidRPr="009A5506">
          <w:rPr>
            <w:rStyle w:val="Hyperlink"/>
            <w:noProof/>
          </w:rPr>
          <w:t>Table 7 Feature importance rankings for the Response dataset using the XGBoost classifier</w:t>
        </w:r>
        <w:r>
          <w:rPr>
            <w:noProof/>
            <w:webHidden/>
          </w:rPr>
          <w:tab/>
        </w:r>
        <w:r>
          <w:rPr>
            <w:noProof/>
            <w:webHidden/>
          </w:rPr>
          <w:fldChar w:fldCharType="begin"/>
        </w:r>
        <w:r>
          <w:rPr>
            <w:noProof/>
            <w:webHidden/>
          </w:rPr>
          <w:instrText xml:space="preserve"> PAGEREF _Toc193097231 \h </w:instrText>
        </w:r>
        <w:r>
          <w:rPr>
            <w:noProof/>
            <w:webHidden/>
          </w:rPr>
        </w:r>
        <w:r>
          <w:rPr>
            <w:noProof/>
            <w:webHidden/>
          </w:rPr>
          <w:fldChar w:fldCharType="separate"/>
        </w:r>
        <w:r>
          <w:rPr>
            <w:noProof/>
            <w:webHidden/>
          </w:rPr>
          <w:t>45</w:t>
        </w:r>
        <w:r>
          <w:rPr>
            <w:noProof/>
            <w:webHidden/>
          </w:rPr>
          <w:fldChar w:fldCharType="end"/>
        </w:r>
      </w:hyperlink>
    </w:p>
    <w:p w14:paraId="22830518" w14:textId="3C14CC04"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2" w:history="1">
        <w:r w:rsidRPr="009A5506">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_Toc193097232 \h </w:instrText>
        </w:r>
        <w:r>
          <w:rPr>
            <w:noProof/>
            <w:webHidden/>
          </w:rPr>
        </w:r>
        <w:r>
          <w:rPr>
            <w:noProof/>
            <w:webHidden/>
          </w:rPr>
          <w:fldChar w:fldCharType="separate"/>
        </w:r>
        <w:r>
          <w:rPr>
            <w:noProof/>
            <w:webHidden/>
          </w:rPr>
          <w:t>47</w:t>
        </w:r>
        <w:r>
          <w:rPr>
            <w:noProof/>
            <w:webHidden/>
          </w:rPr>
          <w:fldChar w:fldCharType="end"/>
        </w:r>
      </w:hyperlink>
    </w:p>
    <w:p w14:paraId="17673A92" w14:textId="6BD242B6"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3" w:history="1">
        <w:r w:rsidRPr="009A5506">
          <w:rPr>
            <w:rStyle w:val="Hyperlink"/>
            <w:noProof/>
          </w:rPr>
          <w:t>Table 9 Best 30 accuracy scores (Micro Averaging)</w:t>
        </w:r>
        <w:r>
          <w:rPr>
            <w:noProof/>
            <w:webHidden/>
          </w:rPr>
          <w:tab/>
        </w:r>
        <w:r>
          <w:rPr>
            <w:noProof/>
            <w:webHidden/>
          </w:rPr>
          <w:fldChar w:fldCharType="begin"/>
        </w:r>
        <w:r>
          <w:rPr>
            <w:noProof/>
            <w:webHidden/>
          </w:rPr>
          <w:instrText xml:space="preserve"> PAGEREF _Toc193097233 \h </w:instrText>
        </w:r>
        <w:r>
          <w:rPr>
            <w:noProof/>
            <w:webHidden/>
          </w:rPr>
        </w:r>
        <w:r>
          <w:rPr>
            <w:noProof/>
            <w:webHidden/>
          </w:rPr>
          <w:fldChar w:fldCharType="separate"/>
        </w:r>
        <w:r>
          <w:rPr>
            <w:noProof/>
            <w:webHidden/>
          </w:rPr>
          <w:t>49</w:t>
        </w:r>
        <w:r>
          <w:rPr>
            <w:noProof/>
            <w:webHidden/>
          </w:rPr>
          <w:fldChar w:fldCharType="end"/>
        </w:r>
      </w:hyperlink>
    </w:p>
    <w:p w14:paraId="6E3EA623" w14:textId="4E7682E9"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4" w:history="1">
        <w:r w:rsidRPr="009A5506">
          <w:rPr>
            <w:rStyle w:val="Hyperlink"/>
            <w:noProof/>
          </w:rPr>
          <w:t>Table 10 Best preforming combinations when reducing the number of features to 9 or less (Micro Average)</w:t>
        </w:r>
        <w:r>
          <w:rPr>
            <w:noProof/>
            <w:webHidden/>
          </w:rPr>
          <w:tab/>
        </w:r>
        <w:r>
          <w:rPr>
            <w:noProof/>
            <w:webHidden/>
          </w:rPr>
          <w:fldChar w:fldCharType="begin"/>
        </w:r>
        <w:r>
          <w:rPr>
            <w:noProof/>
            <w:webHidden/>
          </w:rPr>
          <w:instrText xml:space="preserve"> PAGEREF _Toc193097234 \h </w:instrText>
        </w:r>
        <w:r>
          <w:rPr>
            <w:noProof/>
            <w:webHidden/>
          </w:rPr>
        </w:r>
        <w:r>
          <w:rPr>
            <w:noProof/>
            <w:webHidden/>
          </w:rPr>
          <w:fldChar w:fldCharType="separate"/>
        </w:r>
        <w:r>
          <w:rPr>
            <w:noProof/>
            <w:webHidden/>
          </w:rPr>
          <w:t>52</w:t>
        </w:r>
        <w:r>
          <w:rPr>
            <w:noProof/>
            <w:webHidden/>
          </w:rPr>
          <w:fldChar w:fldCharType="end"/>
        </w:r>
      </w:hyperlink>
    </w:p>
    <w:p w14:paraId="74788845" w14:textId="6043159F"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5" w:history="1">
        <w:r w:rsidRPr="009A5506">
          <w:rPr>
            <w:rStyle w:val="Hyperlink"/>
            <w:noProof/>
          </w:rPr>
          <w:t>Table 11 Ranking of Model Configurations by Total Computational Time (Best 13 F1 Scores)</w:t>
        </w:r>
        <w:r>
          <w:rPr>
            <w:noProof/>
            <w:webHidden/>
          </w:rPr>
          <w:tab/>
        </w:r>
        <w:r>
          <w:rPr>
            <w:noProof/>
            <w:webHidden/>
          </w:rPr>
          <w:fldChar w:fldCharType="begin"/>
        </w:r>
        <w:r>
          <w:rPr>
            <w:noProof/>
            <w:webHidden/>
          </w:rPr>
          <w:instrText xml:space="preserve"> PAGEREF _Toc193097235 \h </w:instrText>
        </w:r>
        <w:r>
          <w:rPr>
            <w:noProof/>
            <w:webHidden/>
          </w:rPr>
        </w:r>
        <w:r>
          <w:rPr>
            <w:noProof/>
            <w:webHidden/>
          </w:rPr>
          <w:fldChar w:fldCharType="separate"/>
        </w:r>
        <w:r>
          <w:rPr>
            <w:noProof/>
            <w:webHidden/>
          </w:rPr>
          <w:t>54</w:t>
        </w:r>
        <w:r>
          <w:rPr>
            <w:noProof/>
            <w:webHidden/>
          </w:rPr>
          <w:fldChar w:fldCharType="end"/>
        </w:r>
      </w:hyperlink>
    </w:p>
    <w:p w14:paraId="4F10AD23" w14:textId="5DF883B3"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6" w:history="1">
        <w:r w:rsidRPr="009A5506">
          <w:rPr>
            <w:rStyle w:val="Hyperlink"/>
            <w:noProof/>
          </w:rPr>
          <w:t>Table 12 Time comparison between RF and XGBoost</w:t>
        </w:r>
        <w:r>
          <w:rPr>
            <w:noProof/>
            <w:webHidden/>
          </w:rPr>
          <w:tab/>
        </w:r>
        <w:r>
          <w:rPr>
            <w:noProof/>
            <w:webHidden/>
          </w:rPr>
          <w:fldChar w:fldCharType="begin"/>
        </w:r>
        <w:r>
          <w:rPr>
            <w:noProof/>
            <w:webHidden/>
          </w:rPr>
          <w:instrText xml:space="preserve"> PAGEREF _Toc193097236 \h </w:instrText>
        </w:r>
        <w:r>
          <w:rPr>
            <w:noProof/>
            <w:webHidden/>
          </w:rPr>
        </w:r>
        <w:r>
          <w:rPr>
            <w:noProof/>
            <w:webHidden/>
          </w:rPr>
          <w:fldChar w:fldCharType="separate"/>
        </w:r>
        <w:r>
          <w:rPr>
            <w:noProof/>
            <w:webHidden/>
          </w:rPr>
          <w:t>56</w:t>
        </w:r>
        <w:r>
          <w:rPr>
            <w:noProof/>
            <w:webHidden/>
          </w:rPr>
          <w:fldChar w:fldCharType="end"/>
        </w:r>
      </w:hyperlink>
    </w:p>
    <w:p w14:paraId="4DCEEB1C" w14:textId="77C79CAC"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7" w:history="1">
        <w:r w:rsidRPr="009A5506">
          <w:rPr>
            <w:rStyle w:val="Hyperlink"/>
            <w:i/>
            <w:iCs/>
            <w:noProof/>
          </w:rPr>
          <w:t>Table 13 Full Evaluation Log csv file</w:t>
        </w:r>
        <w:r>
          <w:rPr>
            <w:noProof/>
            <w:webHidden/>
          </w:rPr>
          <w:tab/>
        </w:r>
        <w:r>
          <w:rPr>
            <w:noProof/>
            <w:webHidden/>
          </w:rPr>
          <w:fldChar w:fldCharType="begin"/>
        </w:r>
        <w:r>
          <w:rPr>
            <w:noProof/>
            <w:webHidden/>
          </w:rPr>
          <w:instrText xml:space="preserve"> PAGEREF _Toc193097237 \h </w:instrText>
        </w:r>
        <w:r>
          <w:rPr>
            <w:noProof/>
            <w:webHidden/>
          </w:rPr>
        </w:r>
        <w:r>
          <w:rPr>
            <w:noProof/>
            <w:webHidden/>
          </w:rPr>
          <w:fldChar w:fldCharType="separate"/>
        </w:r>
        <w:r>
          <w:rPr>
            <w:noProof/>
            <w:webHidden/>
          </w:rPr>
          <w:t>77</w:t>
        </w:r>
        <w:r>
          <w:rPr>
            <w:noProof/>
            <w:webHidden/>
          </w:rPr>
          <w:fldChar w:fldCharType="end"/>
        </w:r>
      </w:hyperlink>
    </w:p>
    <w:p w14:paraId="161E7162" w14:textId="28A9564F"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8" w:history="1">
        <w:r w:rsidRPr="009A5506">
          <w:rPr>
            <w:rStyle w:val="Hyperlink"/>
            <w:noProof/>
          </w:rPr>
          <w:t>Table 14: Formatting Guideline</w:t>
        </w:r>
        <w:r>
          <w:rPr>
            <w:noProof/>
            <w:webHidden/>
          </w:rPr>
          <w:tab/>
        </w:r>
        <w:r>
          <w:rPr>
            <w:noProof/>
            <w:webHidden/>
          </w:rPr>
          <w:fldChar w:fldCharType="begin"/>
        </w:r>
        <w:r>
          <w:rPr>
            <w:noProof/>
            <w:webHidden/>
          </w:rPr>
          <w:instrText xml:space="preserve"> PAGEREF _Toc193097238 \h </w:instrText>
        </w:r>
        <w:r>
          <w:rPr>
            <w:noProof/>
            <w:webHidden/>
          </w:rPr>
        </w:r>
        <w:r>
          <w:rPr>
            <w:noProof/>
            <w:webHidden/>
          </w:rPr>
          <w:fldChar w:fldCharType="separate"/>
        </w:r>
        <w:r>
          <w:rPr>
            <w:noProof/>
            <w:webHidden/>
          </w:rPr>
          <w:t>84</w:t>
        </w:r>
        <w:r>
          <w:rPr>
            <w:noProof/>
            <w:webHidden/>
          </w:rPr>
          <w:fldChar w:fldCharType="end"/>
        </w:r>
      </w:hyperlink>
    </w:p>
    <w:p w14:paraId="55B8F69D" w14:textId="28F078C5"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lastRenderedPageBreak/>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lastRenderedPageBreak/>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 xml:space="preserve">Deep learning, a subset of machine learning, leverages artificial neural networks to model complex relationships in data. Deep learning techniques can improve the accuracy and </w:t>
      </w:r>
      <w:r w:rsidRPr="00B53C09">
        <w:rPr>
          <w:lang w:val="en-US" w:eastAsia="en-US"/>
        </w:rPr>
        <w:lastRenderedPageBreak/>
        <w:t>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lastRenderedPageBreak/>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lastRenderedPageBreak/>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2AB774D4" w:rsidR="003C44D5" w:rsidRDefault="003C44D5" w:rsidP="003C44D5">
      <w:pPr>
        <w:pStyle w:val="Caption"/>
      </w:pPr>
      <w:bookmarkStart w:id="4" w:name="_Toc193097214"/>
      <w:r>
        <w:t xml:space="preserve">Figure </w:t>
      </w:r>
      <w:r>
        <w:fldChar w:fldCharType="begin"/>
      </w:r>
      <w:r>
        <w:instrText>SEQ Figure \* ARABIC</w:instrText>
      </w:r>
      <w:r>
        <w:fldChar w:fldCharType="separate"/>
      </w:r>
      <w:r w:rsidR="00C230BB">
        <w:rPr>
          <w:noProof/>
        </w:rPr>
        <w:t>1</w:t>
      </w:r>
      <w:r>
        <w:fldChar w:fldCharType="end"/>
      </w:r>
      <w:r>
        <w:t xml:space="preserve"> </w:t>
      </w:r>
      <w:r w:rsidRPr="00EC1646">
        <w:t>SCADA System Architecture [13]</w:t>
      </w:r>
      <w:bookmarkEnd w:id="4"/>
    </w:p>
    <w:p w14:paraId="32EC6530" w14:textId="76F446E6" w:rsidR="000C7C52" w:rsidRPr="00B53C09" w:rsidRDefault="000C7C52" w:rsidP="00AF314F">
      <w:pPr>
        <w:textAlignment w:val="baseline"/>
        <w:rPr>
          <w:sz w:val="18"/>
          <w:szCs w:val="18"/>
          <w:lang w:val="en-US" w:eastAsia="en-US"/>
        </w:rPr>
      </w:pPr>
      <w:r w:rsidRPr="00B53C09">
        <w:rPr>
          <w:lang w:val="en-US" w:eastAsia="en-US"/>
        </w:rPr>
        <w:lastRenderedPageBreak/>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5" w:name="_Toc192164931"/>
      <w:r w:rsidRPr="00B53C09">
        <w:t>Sensor/Actuator:</w:t>
      </w:r>
      <w:bookmarkEnd w:id="5"/>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6" w:name="_Toc192164932"/>
      <w:r w:rsidRPr="00B53C09">
        <w:t>PLC/RTU/IED:</w:t>
      </w:r>
      <w:bookmarkEnd w:id="6"/>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7" w:name="_Toc192164933"/>
      <w:r w:rsidRPr="00B53C09">
        <w:lastRenderedPageBreak/>
        <w:t>SCADA Gateways:</w:t>
      </w:r>
      <w:bookmarkEnd w:id="7"/>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8" w:name="_Toc192164934"/>
      <w:r w:rsidRPr="00B53C09">
        <w:t>SCADA Server - MTU</w:t>
      </w:r>
      <w:bookmarkEnd w:id="8"/>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9" w:name="_Toc192164935"/>
      <w:r w:rsidRPr="00B53C09">
        <w:t>Data Historian:</w:t>
      </w:r>
      <w:bookmarkEnd w:id="9"/>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lastRenderedPageBreak/>
        <w:t> </w:t>
      </w:r>
    </w:p>
    <w:p w14:paraId="60BE4DAC" w14:textId="77777777" w:rsidR="000C7C52" w:rsidRPr="00B53C09" w:rsidRDefault="000C7C52" w:rsidP="00AF314F">
      <w:pPr>
        <w:pStyle w:val="Heading2"/>
        <w:spacing w:line="360" w:lineRule="auto"/>
      </w:pPr>
      <w:bookmarkStart w:id="10" w:name="_Toc192164936"/>
      <w:r w:rsidRPr="00B53C09">
        <w:t>HMI:</w:t>
      </w:r>
      <w:bookmarkEnd w:id="10"/>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1" w:name="_Toc192164937"/>
      <w:r w:rsidRPr="00B53C09">
        <w:t>Gas Pipeline SCADA Testbed and Dataset</w:t>
      </w:r>
      <w:bookmarkEnd w:id="11"/>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 xml:space="preserve">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w:t>
      </w:r>
      <w:r w:rsidRPr="524D1CB7">
        <w:rPr>
          <w:lang w:eastAsia="en-US"/>
        </w:rPr>
        <w:lastRenderedPageBreak/>
        <w:t>(PID)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49FCBE22" w:rsidR="003C44D5" w:rsidRDefault="003C44D5" w:rsidP="003C44D5">
      <w:pPr>
        <w:pStyle w:val="Caption"/>
      </w:pPr>
      <w:bookmarkStart w:id="12" w:name="_Toc193097215"/>
      <w:r>
        <w:t xml:space="preserve">Figure </w:t>
      </w:r>
      <w:r>
        <w:fldChar w:fldCharType="begin"/>
      </w:r>
      <w:r>
        <w:instrText>SEQ Figure \* ARABIC</w:instrText>
      </w:r>
      <w:r>
        <w:fldChar w:fldCharType="separate"/>
      </w:r>
      <w:r w:rsidR="00C230BB">
        <w:rPr>
          <w:noProof/>
        </w:rPr>
        <w:t>2</w:t>
      </w:r>
      <w:r>
        <w:fldChar w:fldCharType="end"/>
      </w:r>
      <w:r>
        <w:t xml:space="preserve"> </w:t>
      </w:r>
      <w:r w:rsidRPr="00E57128">
        <w:t>Gas pipeline SCADA testbed [17]</w:t>
      </w:r>
      <w:bookmarkEnd w:id="12"/>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 xml:space="preserve">The “new gas pipeline” dataset is available in two formats. The first form is a comma separated value (CSV) text file, and the second form is an Attribute Relationship File </w:t>
      </w:r>
      <w:r w:rsidRPr="524D1CB7">
        <w:rPr>
          <w:lang w:eastAsia="en-US"/>
        </w:rPr>
        <w:lastRenderedPageBreak/>
        <w:t>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786EA0DD" w:rsidR="0053082B" w:rsidRPr="00B53C09" w:rsidRDefault="0053082B" w:rsidP="00AF314F">
      <w:pPr>
        <w:pStyle w:val="Caption"/>
        <w:keepNext/>
        <w:rPr>
          <w:sz w:val="22"/>
          <w:szCs w:val="22"/>
        </w:rPr>
      </w:pPr>
      <w:bookmarkStart w:id="13" w:name="_Toc193097225"/>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584247">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3"/>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lastRenderedPageBreak/>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lastRenderedPageBreak/>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lastRenderedPageBreak/>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4" w:name="_Toc192164938"/>
      <w:r w:rsidRPr="00B53C09">
        <w:rPr>
          <w:rStyle w:val="Strong"/>
          <w:b/>
          <w:bCs/>
        </w:rPr>
        <w:lastRenderedPageBreak/>
        <w:t>Data Preprocessing and Exploratory Data Analysis (EDA) on Gas Pipeline SCADA System Dataset</w:t>
      </w:r>
      <w:bookmarkEnd w:id="14"/>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09FA836C" w:rsidR="00B53C09" w:rsidRDefault="00B53C09" w:rsidP="00AF314F">
      <w:pPr>
        <w:pStyle w:val="NormalWeb"/>
        <w:spacing w:line="360" w:lineRule="auto"/>
        <w:rPr>
          <w:rFonts w:ascii="Arial" w:hAnsi="Arial"/>
        </w:rPr>
      </w:pPr>
      <w:r w:rsidRPr="00B53C09">
        <w:rPr>
          <w:rFonts w:ascii="Arial" w:hAnsi="Arial"/>
        </w:rPr>
        <w:t>For this study, we specifically focus on the</w:t>
      </w:r>
      <w:r w:rsidR="000047AA">
        <w:rPr>
          <w:rFonts w:ascii="Arial" w:hAnsi="Arial"/>
        </w:rPr>
        <w:t xml:space="preserve"> Response</w:t>
      </w:r>
      <w:r w:rsidR="00900EE6">
        <w:rPr>
          <w:rFonts w:ascii="Arial" w:hAnsi="Arial"/>
        </w:rPr>
        <w:t xml:space="preserve"> </w:t>
      </w:r>
      <w:r w:rsidR="000047AA">
        <w:rPr>
          <w:rFonts w:ascii="Arial" w:hAnsi="Arial"/>
        </w:rPr>
        <w:t>dataset</w:t>
      </w:r>
      <w:r w:rsidR="000F2C5A">
        <w:rPr>
          <w:rFonts w:ascii="Arial" w:hAnsi="Arial"/>
        </w:rPr>
        <w:t xml:space="preserve">, </w:t>
      </w:r>
      <w:r w:rsidRPr="00B53C09">
        <w:rPr>
          <w:rFonts w:ascii="Arial" w:hAnsi="Arial"/>
        </w:rPr>
        <w:t xml:space="preserve">which contains </w:t>
      </w:r>
      <w:r w:rsidR="00E077EA">
        <w:rPr>
          <w:rFonts w:ascii="Arial" w:hAnsi="Arial"/>
        </w:rPr>
        <w:t>68, 849</w:t>
      </w:r>
      <w:r w:rsidRPr="00B53C09">
        <w:rPr>
          <w:rStyle w:val="Strong"/>
          <w:rFonts w:ascii="Arial" w:hAnsi="Arial"/>
          <w:b w:val="0"/>
          <w:bCs w:val="0"/>
        </w:rPr>
        <w:t xml:space="preserve"> rows and </w:t>
      </w:r>
      <w:r w:rsidR="00197522">
        <w:rPr>
          <w:rStyle w:val="Strong"/>
          <w:rFonts w:ascii="Arial" w:hAnsi="Arial"/>
          <w:b w:val="0"/>
          <w:bCs w:val="0"/>
        </w:rPr>
        <w:t>12</w:t>
      </w:r>
      <w:r w:rsidRPr="00B53C09">
        <w:rPr>
          <w:rStyle w:val="Strong"/>
          <w:rFonts w:ascii="Arial" w:hAnsi="Arial"/>
          <w:b w:val="0"/>
          <w:bCs w:val="0"/>
        </w:rPr>
        <w:t xml:space="preserve"> features.</w:t>
      </w:r>
      <w:r w:rsidRPr="00B53C09">
        <w:rPr>
          <w:rFonts w:ascii="Arial" w:hAnsi="Arial"/>
        </w:rPr>
        <w:t xml:space="preserve"> This dataset captures key functional attributes of the gas pipeline system and is used to analyze feature importance and optimize feature selection strategies. The experiments conducted in this report aim to formulate an efficient modeling strategy to enhance detection performance while maintaining computational </w:t>
      </w:r>
      <w:r w:rsidRPr="00B53C09">
        <w:rPr>
          <w:rFonts w:ascii="Arial" w:hAnsi="Arial"/>
        </w:rPr>
        <w:lastRenderedPageBreak/>
        <w:t>efficiency.</w:t>
      </w:r>
      <w:r w:rsidR="00C008B4">
        <w:rPr>
          <w:rFonts w:ascii="Arial" w:hAnsi="Arial"/>
        </w:rPr>
        <w:t xml:space="preserve"> The distribution of </w:t>
      </w:r>
      <w:r w:rsidR="006A3D3F">
        <w:rPr>
          <w:rFonts w:ascii="Arial" w:hAnsi="Arial"/>
        </w:rPr>
        <w:t>label categories for</w:t>
      </w:r>
      <w:r w:rsidR="00B5716A">
        <w:rPr>
          <w:rFonts w:ascii="Arial" w:hAnsi="Arial"/>
        </w:rPr>
        <w:t xml:space="preserve"> the Function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6CB77365" w:rsidR="00B11222" w:rsidRDefault="000047AA" w:rsidP="00AF314F">
      <w:pPr>
        <w:pStyle w:val="NormalWeb"/>
        <w:keepNext/>
        <w:spacing w:line="360" w:lineRule="auto"/>
      </w:pPr>
      <w:r>
        <w:rPr>
          <w:noProof/>
        </w:rPr>
        <w:drawing>
          <wp:inline distT="0" distB="0" distL="0" distR="0" wp14:anchorId="79014516" wp14:editId="01B3E07B">
            <wp:extent cx="5943600" cy="3568700"/>
            <wp:effectExtent l="0" t="0" r="0" b="0"/>
            <wp:docPr id="10805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587B9BEF" w14:textId="3D14D2C9" w:rsidR="006A3D3F" w:rsidRPr="006A3D3F" w:rsidRDefault="3C35CFFD" w:rsidP="3C35CFFD">
      <w:pPr>
        <w:pStyle w:val="Caption"/>
      </w:pPr>
      <w:bookmarkStart w:id="15" w:name="_Toc193097216"/>
      <w:r>
        <w:t xml:space="preserve">Figure </w:t>
      </w:r>
      <w:r w:rsidR="006A3D3F">
        <w:fldChar w:fldCharType="begin"/>
      </w:r>
      <w:r w:rsidR="006A3D3F">
        <w:instrText>SEQ Figure \* ARABIC</w:instrText>
      </w:r>
      <w:r w:rsidR="006A3D3F">
        <w:fldChar w:fldCharType="separate"/>
      </w:r>
      <w:r w:rsidR="00C230BB">
        <w:rPr>
          <w:noProof/>
        </w:rPr>
        <w:t>3</w:t>
      </w:r>
      <w:r w:rsidR="006A3D3F">
        <w:fldChar w:fldCharType="end"/>
      </w:r>
      <w:r>
        <w:t xml:space="preserve"> </w:t>
      </w:r>
      <w:commentRangeStart w:id="16"/>
      <w:r>
        <w:t xml:space="preserve">Label Distribution in </w:t>
      </w:r>
      <w:r w:rsidR="00E077EA">
        <w:t>Response</w:t>
      </w:r>
      <w:r>
        <w:t xml:space="preserve"> Dataset</w:t>
      </w:r>
      <w:commentRangeEnd w:id="16"/>
      <w:r w:rsidR="006A3D3F">
        <w:rPr>
          <w:rStyle w:val="CommentReference"/>
        </w:rPr>
        <w:commentReference w:id="16"/>
      </w:r>
      <w:bookmarkEnd w:id="15"/>
    </w:p>
    <w:p w14:paraId="69611CE5" w14:textId="54D2EA0C"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label categories within the</w:t>
      </w:r>
      <w:r w:rsidR="00703231">
        <w:rPr>
          <w:rFonts w:eastAsia="Arial"/>
        </w:rPr>
        <w:t xml:space="preserve"> full </w:t>
      </w:r>
      <w:r w:rsidRPr="3C35CFFD">
        <w:rPr>
          <w:rFonts w:eastAsia="Arial"/>
        </w:rPr>
        <w:t>dataset after preprocessing. As shown, the dataset is highly imbalanced, with a significantly larger number of normal instances compared to the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lastRenderedPageBreak/>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Default="3C35CFFD" w:rsidP="00AF314F">
      <w:pPr>
        <w:pStyle w:val="Heading1"/>
        <w:spacing w:line="360" w:lineRule="auto"/>
      </w:pPr>
      <w:bookmarkStart w:id="17" w:name="_Toc192164939"/>
      <w:r>
        <w:t>Methodology/Approach</w:t>
      </w:r>
      <w:bookmarkEnd w:id="17"/>
    </w:p>
    <w:p w14:paraId="4FCF4D2B" w14:textId="77777777" w:rsidR="003139FA" w:rsidRDefault="003139FA" w:rsidP="003139FA">
      <w:r>
        <w:t xml:space="preserve">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w:t>
      </w:r>
      <w:r>
        <w:lastRenderedPageBreak/>
        <w:t>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w:t>
      </w:r>
      <w:proofErr w:type="gramStart"/>
      <w:r>
        <w:t>, .</w:t>
      </w:r>
      <w:proofErr w:type="spellStart"/>
      <w:r>
        <w:t>pkl</w:t>
      </w:r>
      <w:proofErr w:type="spellEnd"/>
      <w:proofErr w:type="gramEnd"/>
      <w:r>
        <w:t>) for future prediction tasks. Figure 4 shows the proposed methodology:</w:t>
      </w:r>
    </w:p>
    <w:p w14:paraId="4FDF97CC" w14:textId="77777777" w:rsidR="003139FA" w:rsidRPr="003139FA" w:rsidRDefault="003139FA" w:rsidP="003139FA"/>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092D5CEC" w:rsidR="0088599B" w:rsidRPr="00B53C09" w:rsidRDefault="3C35CFFD" w:rsidP="00B010FB">
      <w:bookmarkStart w:id="18" w:name="_Toc193097217"/>
      <w:r>
        <w:t xml:space="preserve">Figure </w:t>
      </w:r>
      <w:r>
        <w:fldChar w:fldCharType="begin"/>
      </w:r>
      <w:r>
        <w:instrText>SEQ Figure \* ARABIC</w:instrText>
      </w:r>
      <w:r>
        <w:fldChar w:fldCharType="separate"/>
      </w:r>
      <w:r w:rsidR="00C230BB">
        <w:rPr>
          <w:noProof/>
        </w:rPr>
        <w:t>4</w:t>
      </w:r>
      <w:r>
        <w:fldChar w:fldCharType="end"/>
      </w:r>
      <w:r>
        <w:t xml:space="preserve"> Flowchart of methodology</w:t>
      </w:r>
      <w:bookmarkEnd w:id="18"/>
    </w:p>
    <w:p w14:paraId="5982BE01" w14:textId="6566EF81" w:rsidR="0088599B" w:rsidRPr="00B53C09" w:rsidRDefault="0088599B" w:rsidP="3C35CFFD"/>
    <w:p w14:paraId="660EF600" w14:textId="4FBEAB94" w:rsidR="0088599B" w:rsidRPr="00B53C09" w:rsidRDefault="0088599B" w:rsidP="524D1CB7">
      <w:r>
        <w:tab/>
      </w:r>
      <w:r>
        <w:tab/>
      </w:r>
      <w:r w:rsidR="3C35CFFD"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9" w:name="_Toc192164940"/>
      <w:r w:rsidRPr="00B53C09">
        <w:t>Feature Ranking</w:t>
      </w:r>
      <w:bookmarkEnd w:id="19"/>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w:t>
      </w:r>
      <w:r w:rsidRPr="00B53C09">
        <w:rPr>
          <w:lang w:val="en-US" w:eastAsia="en-US"/>
        </w:rPr>
        <w:lastRenderedPageBreak/>
        <w:t>(SP),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20" w:name="_Toc192164941"/>
      <w:r w:rsidRPr="00B53C09">
        <w:t>Statistical Properties of Dataset (SP)</w:t>
      </w:r>
      <w:bookmarkEnd w:id="20"/>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The ranking process was implemented using Python, where each statistical metric was computed for all features. Features were then ranked individually based on their values </w:t>
      </w:r>
      <w:r w:rsidRPr="00657272">
        <w:rPr>
          <w:lang w:val="en-US" w:eastAsia="en-US"/>
        </w:rPr>
        <w:lastRenderedPageBreak/>
        <w:t>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2EE5B035" w:rsidR="3C35CFFD" w:rsidRDefault="3C35CFFD" w:rsidP="3C35CFFD">
      <w:pPr>
        <w:rPr>
          <w:lang w:val="en-US"/>
        </w:rPr>
      </w:pPr>
      <w:r w:rsidRPr="3C35CFFD">
        <w:rPr>
          <w:lang w:val="en-US"/>
        </w:rPr>
        <w:t>One of the outputs from the statistical properties ranking method is shown in Table 2:</w:t>
      </w:r>
    </w:p>
    <w:p w14:paraId="7EAD49D2" w14:textId="404607B4" w:rsidR="00510D6C" w:rsidRPr="00B010FB" w:rsidRDefault="00B010FB" w:rsidP="00B010FB">
      <w:pPr>
        <w:pStyle w:val="Caption"/>
        <w:keepNext/>
        <w:rPr>
          <w:sz w:val="22"/>
          <w:szCs w:val="22"/>
        </w:rPr>
      </w:pPr>
      <w:bookmarkStart w:id="21" w:name="_Toc193097226"/>
      <w:commentRangeStart w:id="22"/>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584247">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commentRangeEnd w:id="22"/>
      <w:r>
        <w:rPr>
          <w:rStyle w:val="CommentReference"/>
        </w:rPr>
        <w:commentReference w:id="22"/>
      </w:r>
      <w:bookmarkEnd w:id="21"/>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lastRenderedPageBreak/>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3" w:name="_Toc192164942"/>
      <w:r w:rsidRPr="00B53C09">
        <w:t>WFI Using Random Forest</w:t>
      </w:r>
      <w:bookmarkEnd w:id="23"/>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6778B35E" w:rsidR="00DE1B85" w:rsidRPr="00B53C09" w:rsidRDefault="00DE1B85" w:rsidP="00AF314F">
      <w:pPr>
        <w:pStyle w:val="Caption"/>
        <w:keepNext/>
      </w:pPr>
      <w:bookmarkStart w:id="24" w:name="_Toc193097227"/>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584247">
        <w:rPr>
          <w:bCs w:val="0"/>
          <w:noProof/>
        </w:rPr>
        <w:t>3</w:t>
      </w:r>
      <w:r w:rsidRPr="00B53C09">
        <w:rPr>
          <w:bCs w:val="0"/>
        </w:rPr>
        <w:fldChar w:fldCharType="end"/>
      </w:r>
      <w:r w:rsidRPr="00B53C09">
        <w:rPr>
          <w:bCs w:val="0"/>
        </w:rPr>
        <w:t xml:space="preserve"> Feature importance ranking using Random Forest</w:t>
      </w:r>
      <w:r w:rsidRPr="00B53C09">
        <w:t>.</w:t>
      </w:r>
      <w:bookmarkEnd w:id="24"/>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crc_rate</w:t>
            </w:r>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5" w:name="_Toc192164943"/>
      <w:r w:rsidRPr="524D1CB7">
        <w:t xml:space="preserve">WFI Using </w:t>
      </w:r>
      <w:proofErr w:type="spellStart"/>
      <w:r w:rsidRPr="524D1CB7">
        <w:t>XGboost</w:t>
      </w:r>
      <w:bookmarkEnd w:id="25"/>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6"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41D41162" w:rsidR="00DE1B85" w:rsidRPr="00B53C09" w:rsidRDefault="524D1CB7" w:rsidP="00AF314F">
      <w:pPr>
        <w:pStyle w:val="Caption"/>
        <w:keepNext/>
      </w:pPr>
      <w:bookmarkStart w:id="27" w:name="_Toc193097228"/>
      <w:r w:rsidRPr="524D1CB7">
        <w:t xml:space="preserve">Table </w:t>
      </w:r>
      <w:r>
        <w:fldChar w:fldCharType="begin"/>
      </w:r>
      <w:r>
        <w:instrText>SEQ Table \* ARABIC</w:instrText>
      </w:r>
      <w:r>
        <w:fldChar w:fldCharType="separate"/>
      </w:r>
      <w:r w:rsidR="00584247">
        <w:rPr>
          <w:noProof/>
        </w:rPr>
        <w:t>4</w:t>
      </w:r>
      <w:r>
        <w:fldChar w:fldCharType="end"/>
      </w:r>
      <w:r w:rsidRPr="524D1CB7">
        <w:t xml:space="preserve"> Feature importance ranking using XGBoost.</w:t>
      </w:r>
      <w:bookmarkEnd w:id="27"/>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crc_rate</w:t>
            </w:r>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8" w:name="_Toc192164944"/>
      <w:r w:rsidRPr="00B53C09">
        <w:t>Feature Reduction Analysis</w:t>
      </w:r>
      <w:bookmarkEnd w:id="28"/>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lastRenderedPageBreak/>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9" w:name="_Toc192164945"/>
      <w:r>
        <w:t>Selective</w:t>
      </w:r>
      <w:r w:rsidR="00691F3C">
        <w:t xml:space="preserve"> Progressive</w:t>
      </w:r>
      <w:r>
        <w:t xml:space="preserve"> Feature Selection (</w:t>
      </w:r>
      <w:commentRangeStart w:id="30"/>
      <w:r>
        <w:t>SPFS</w:t>
      </w:r>
      <w:commentRangeEnd w:id="30"/>
      <w:r w:rsidR="00C54E00">
        <w:rPr>
          <w:rStyle w:val="CommentReference"/>
        </w:rPr>
        <w:commentReference w:id="30"/>
      </w:r>
      <w:r>
        <w:t>)</w:t>
      </w:r>
      <w:bookmarkEnd w:id="29"/>
    </w:p>
    <w:p w14:paraId="6F9EE9B0" w14:textId="27FDD942" w:rsidR="003A1CE4" w:rsidRDefault="524D1CB7" w:rsidP="00AF314F">
      <w:r w:rsidRPr="524D1CB7">
        <w:t xml:space="preserve">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w:t>
      </w:r>
      <w:r w:rsidRPr="524D1CB7">
        <w:lastRenderedPageBreak/>
        <w:t>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31"/>
      <w:r w:rsidRPr="220D1829">
        <w:rPr>
          <w:lang w:val="en-US" w:eastAsia="en-US"/>
        </w:rPr>
        <w:t>process:</w:t>
      </w:r>
      <w:commentRangeEnd w:id="31"/>
      <w:r>
        <w:rPr>
          <w:rStyle w:val="CommentReference"/>
        </w:rPr>
        <w:commentReference w:id="31"/>
      </w:r>
    </w:p>
    <w:p w14:paraId="557B6372" w14:textId="77777777" w:rsidR="008B3C56" w:rsidRDefault="0015668A" w:rsidP="008B3C56">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1C200FB" w14:textId="3A9F5273" w:rsidR="008C4FBE" w:rsidRDefault="008B3C56" w:rsidP="008B3C56">
      <w:pPr>
        <w:pStyle w:val="Caption"/>
      </w:pPr>
      <w:bookmarkStart w:id="32" w:name="_Toc193097218"/>
      <w:r>
        <w:t xml:space="preserve">Figure </w:t>
      </w:r>
      <w:fldSimple w:instr=" SEQ Figure \* ARABIC ">
        <w:r w:rsidR="00C230BB">
          <w:rPr>
            <w:noProof/>
          </w:rPr>
          <w:t>5</w:t>
        </w:r>
      </w:fldSimple>
      <w:r>
        <w:t xml:space="preserve"> Flowchart of SPFS process</w:t>
      </w:r>
      <w:bookmarkEnd w:id="32"/>
    </w:p>
    <w:p w14:paraId="22EE492C" w14:textId="77777777" w:rsidR="008B3C56" w:rsidRPr="008B3C56" w:rsidRDefault="008B3C56" w:rsidP="008B3C56"/>
    <w:p w14:paraId="7119ADF9" w14:textId="77777777" w:rsidR="00C54E00" w:rsidRPr="00B53C09" w:rsidRDefault="00C54E00" w:rsidP="00AF314F">
      <w:pPr>
        <w:pStyle w:val="Heading2"/>
        <w:spacing w:line="360" w:lineRule="auto"/>
      </w:pPr>
      <w:bookmarkStart w:id="33" w:name="_Toc192164946"/>
      <w:r w:rsidRPr="00B53C09">
        <w:t>Recursive Feature Elimination (RFE)</w:t>
      </w:r>
      <w:bookmarkEnd w:id="33"/>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lastRenderedPageBreak/>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58B16D29" w14:textId="77777777" w:rsidR="00C230BB" w:rsidRDefault="00685AFB" w:rsidP="00C230BB">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0CA59CF5" w14:textId="1FAEAA9B" w:rsidR="009A7271" w:rsidRDefault="00C230BB" w:rsidP="00C230BB">
      <w:pPr>
        <w:pStyle w:val="Caption"/>
      </w:pPr>
      <w:bookmarkStart w:id="34" w:name="_Toc193097219"/>
      <w:r>
        <w:t xml:space="preserve">Figure </w:t>
      </w:r>
      <w:fldSimple w:instr=" SEQ Figure \* ARABIC ">
        <w:r>
          <w:rPr>
            <w:noProof/>
          </w:rPr>
          <w:t>6</w:t>
        </w:r>
      </w:fldSimple>
      <w:r>
        <w:t xml:space="preserve"> Flowchart of RFE</w:t>
      </w:r>
      <w:bookmarkEnd w:id="34"/>
    </w:p>
    <w:p w14:paraId="7ABD0DA1" w14:textId="77777777" w:rsidR="00C230BB" w:rsidRPr="00C230BB" w:rsidRDefault="00C230BB" w:rsidP="00C230BB"/>
    <w:p w14:paraId="477B1A0B" w14:textId="669D5365" w:rsidR="0010180F" w:rsidRPr="00B53C09" w:rsidRDefault="00C677AC" w:rsidP="00AF314F">
      <w:pPr>
        <w:pStyle w:val="Heading2"/>
        <w:spacing w:line="360" w:lineRule="auto"/>
      </w:pPr>
      <w:bookmarkStart w:id="35" w:name="_Toc192164947"/>
      <w:r w:rsidRPr="00B53C09">
        <w:lastRenderedPageBreak/>
        <w:t>Cross-Validation</w:t>
      </w:r>
      <w:bookmarkEnd w:id="35"/>
    </w:p>
    <w:p w14:paraId="7E57B8F2" w14:textId="77777777" w:rsidR="000A5B98" w:rsidRPr="000A5B98" w:rsidRDefault="000A5B98" w:rsidP="000A5B98">
      <w:pPr>
        <w:spacing w:before="100" w:beforeAutospacing="1" w:after="100" w:afterAutospacing="1"/>
        <w:rPr>
          <w:lang w:val="en-US" w:eastAsia="en-US"/>
        </w:rPr>
      </w:pPr>
      <w:bookmarkStart w:id="36"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6"/>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lastRenderedPageBreak/>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7" w:name="_Toc192164949"/>
      <w:r w:rsidRPr="00665DB4">
        <w:rPr>
          <w:lang w:eastAsia="en-US"/>
        </w:rPr>
        <w:t>Averaging Methods for Metrics Evaluation</w:t>
      </w:r>
      <w:bookmarkEnd w:id="37"/>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8" w:name="_Toc192164950"/>
      <w:r w:rsidRPr="00665DB4">
        <w:rPr>
          <w:lang w:val="en-US" w:eastAsia="en-US"/>
        </w:rPr>
        <w:t>Micro Averaging</w:t>
      </w:r>
      <w:bookmarkEnd w:id="38"/>
    </w:p>
    <w:p w14:paraId="3D00F6DD" w14:textId="77777777" w:rsidR="00665DB4" w:rsidRPr="006C5CA7" w:rsidRDefault="00665DB4" w:rsidP="220D1829">
      <w:pPr>
        <w:spacing w:before="100" w:beforeAutospacing="1" w:after="100" w:afterAutospacing="1"/>
        <w:rPr>
          <w:ins w:id="39"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40"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lastRenderedPageBreak/>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41" w:name="_Toc192164952"/>
      <w:r w:rsidRPr="00665DB4">
        <w:rPr>
          <w:lang w:val="en-US" w:eastAsia="en-US"/>
        </w:rPr>
        <w:t>Weighted Averaging</w:t>
      </w:r>
      <w:bookmarkEnd w:id="41"/>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000000"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42" w:name="_Toc192164953"/>
      <w:r w:rsidRPr="00D22EB4">
        <w:rPr>
          <w:lang w:eastAsia="en-US"/>
        </w:rPr>
        <w:lastRenderedPageBreak/>
        <w:t>Evaluation of Averaging Methods</w:t>
      </w:r>
      <w:bookmarkEnd w:id="42"/>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43" w:name="_Toc192164954"/>
      <w:r w:rsidRPr="00B53C09">
        <w:t>Design/Framework/Testbed</w:t>
      </w:r>
      <w:bookmarkEnd w:id="43"/>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 xml:space="preserve">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w:t>
      </w:r>
      <w:r w:rsidRPr="00861A28">
        <w:rPr>
          <w:lang w:val="en-US" w:eastAsia="en-US"/>
        </w:rPr>
        <w:lastRenderedPageBreak/>
        <w:t>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t>
      </w:r>
      <w:r w:rsidRPr="00F71A7B">
        <w:rPr>
          <w:lang w:val="en-US" w:eastAsia="en-US"/>
        </w:rPr>
        <w:lastRenderedPageBreak/>
        <w:t xml:space="preserve">(WFI)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5B739AD" w:rsidR="009733D2" w:rsidRDefault="006C3F95" w:rsidP="00AF314F">
      <w:pPr>
        <w:pStyle w:val="Caption"/>
      </w:pPr>
      <w:bookmarkStart w:id="44" w:name="_Toc193097220"/>
      <w:r>
        <w:t xml:space="preserve">Figure </w:t>
      </w:r>
      <w:r>
        <w:fldChar w:fldCharType="begin"/>
      </w:r>
      <w:r>
        <w:instrText>SEQ Figure \* ARABIC</w:instrText>
      </w:r>
      <w:r>
        <w:fldChar w:fldCharType="separate"/>
      </w:r>
      <w:r w:rsidR="00C230BB">
        <w:rPr>
          <w:noProof/>
        </w:rPr>
        <w:t>7</w:t>
      </w:r>
      <w:r>
        <w:fldChar w:fldCharType="end"/>
      </w:r>
      <w:r>
        <w:t xml:space="preserve"> Flowchart of model evaluation process</w:t>
      </w:r>
      <w:bookmarkEnd w:id="44"/>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5" w:name="_Toc192164955"/>
      <w:r w:rsidRPr="00B53C09">
        <w:lastRenderedPageBreak/>
        <w:t>Results and Discussion</w:t>
      </w:r>
      <w:bookmarkEnd w:id="45"/>
    </w:p>
    <w:p w14:paraId="0326AF70" w14:textId="45215C64" w:rsidR="009205D2" w:rsidRPr="00B53C09" w:rsidRDefault="00B146E5" w:rsidP="00AF314F">
      <w:pPr>
        <w:pStyle w:val="Heading2"/>
        <w:spacing w:line="360" w:lineRule="auto"/>
      </w:pPr>
      <w:bookmarkStart w:id="46" w:name="_Toc192164956"/>
      <w:r w:rsidRPr="00B53C09">
        <w:t>Overview of Result Metrics</w:t>
      </w:r>
      <w:bookmarkEnd w:id="46"/>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23404826" w:rsidR="00482A38" w:rsidRPr="00B53C09" w:rsidRDefault="00057382" w:rsidP="00AF314F">
      <w:pPr>
        <w:keepNext/>
        <w:spacing w:before="100" w:beforeAutospacing="1" w:after="100" w:afterAutospacing="1"/>
      </w:pPr>
      <w:r>
        <w:rPr>
          <w:noProof/>
        </w:rPr>
        <w:lastRenderedPageBreak/>
        <w:drawing>
          <wp:inline distT="0" distB="0" distL="0" distR="0" wp14:anchorId="6B68032E" wp14:editId="33C4E2DF">
            <wp:extent cx="5937250" cy="3784600"/>
            <wp:effectExtent l="0" t="0" r="6350" b="6350"/>
            <wp:docPr id="702159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784600"/>
                    </a:xfrm>
                    <a:prstGeom prst="rect">
                      <a:avLst/>
                    </a:prstGeom>
                    <a:noFill/>
                    <a:ln>
                      <a:noFill/>
                    </a:ln>
                  </pic:spPr>
                </pic:pic>
              </a:graphicData>
            </a:graphic>
          </wp:inline>
        </w:drawing>
      </w:r>
    </w:p>
    <w:p w14:paraId="298B0D18" w14:textId="0257999F" w:rsidR="00533EC6" w:rsidRPr="00B53C09" w:rsidRDefault="00482A38" w:rsidP="00AF314F">
      <w:pPr>
        <w:pStyle w:val="Caption"/>
        <w:rPr>
          <w:lang w:val="en-US" w:eastAsia="en-US"/>
        </w:rPr>
      </w:pPr>
      <w:bookmarkStart w:id="47" w:name="_Toc193097221"/>
      <w:r>
        <w:t xml:space="preserve">Figure </w:t>
      </w:r>
      <w:r>
        <w:fldChar w:fldCharType="begin"/>
      </w:r>
      <w:r>
        <w:instrText>SEQ Figure \* ARABIC</w:instrText>
      </w:r>
      <w:r>
        <w:fldChar w:fldCharType="separate"/>
      </w:r>
      <w:r w:rsidR="00C230BB">
        <w:rPr>
          <w:noProof/>
        </w:rPr>
        <w:t>8</w:t>
      </w:r>
      <w:r>
        <w:fldChar w:fldCharType="end"/>
      </w:r>
      <w:r>
        <w:t xml:space="preserve"> Impact of Feature Reduction on Model Performance</w:t>
      </w:r>
      <w:r w:rsidR="0055702E">
        <w:t xml:space="preserve"> (</w:t>
      </w:r>
      <w:r w:rsidR="009321DA">
        <w:t xml:space="preserve">using </w:t>
      </w:r>
      <w:r w:rsidR="00325532">
        <w:t xml:space="preserve">best of </w:t>
      </w:r>
      <w:r w:rsidR="009321DA">
        <w:t>SP and Micro Averaging)</w:t>
      </w:r>
      <w:bookmarkEnd w:id="47"/>
    </w:p>
    <w:p w14:paraId="50AEBEDD" w14:textId="7AFDBB51" w:rsidR="00533EC6" w:rsidRPr="00533EC6" w:rsidRDefault="524D1CB7" w:rsidP="524D1CB7">
      <w:pPr>
        <w:spacing w:before="100" w:beforeAutospacing="1" w:after="100" w:afterAutospacing="1"/>
        <w:rPr>
          <w:lang w:eastAsia="en-US"/>
        </w:rPr>
      </w:pPr>
      <w:r w:rsidRPr="524D1CB7">
        <w:rPr>
          <w:lang w:eastAsia="en-US"/>
        </w:rPr>
        <w:t xml:space="preserve">From the graph, we can observe that the F1 Score remains consistently high when using </w:t>
      </w:r>
      <w:r w:rsidR="00587027">
        <w:rPr>
          <w:lang w:eastAsia="en-US"/>
        </w:rPr>
        <w:t>9</w:t>
      </w:r>
      <w:r w:rsidRPr="524D1CB7">
        <w:rPr>
          <w:lang w:eastAsia="en-US"/>
        </w:rPr>
        <w:t xml:space="preserve"> or more features</w:t>
      </w:r>
      <w:r w:rsidR="002F1311">
        <w:rPr>
          <w:lang w:eastAsia="en-US"/>
        </w:rPr>
        <w:t xml:space="preserve"> </w:t>
      </w:r>
      <w:r w:rsidR="00C32403">
        <w:rPr>
          <w:lang w:eastAsia="en-US"/>
        </w:rPr>
        <w:t xml:space="preserve">but </w:t>
      </w:r>
      <w:r w:rsidR="002F1311">
        <w:rPr>
          <w:lang w:eastAsia="en-US"/>
        </w:rPr>
        <w:t>slightly decreases at 12 features</w:t>
      </w:r>
      <w:r w:rsidRPr="524D1CB7">
        <w:rPr>
          <w:lang w:eastAsia="en-US"/>
        </w:rPr>
        <w:t xml:space="preserve">. As the number of selected features decreases from </w:t>
      </w:r>
      <w:r w:rsidR="00587027">
        <w:rPr>
          <w:lang w:eastAsia="en-US"/>
        </w:rPr>
        <w:t>8</w:t>
      </w:r>
      <w:r w:rsidRPr="524D1CB7">
        <w:rPr>
          <w:lang w:eastAsia="en-US"/>
        </w:rPr>
        <w:t xml:space="preserve"> to </w:t>
      </w:r>
      <w:r w:rsidR="00587027">
        <w:rPr>
          <w:lang w:eastAsia="en-US"/>
        </w:rPr>
        <w:t>4</w:t>
      </w:r>
      <w:r w:rsidRPr="524D1CB7">
        <w:rPr>
          <w:lang w:eastAsia="en-US"/>
        </w:rPr>
        <w:t xml:space="preserve">, there is a gradual decline in performance, which suggests that some features, while not critical, still contribute to overall predictive accuracy. However, when fewer than </w:t>
      </w:r>
      <w:r w:rsidR="00587027">
        <w:rPr>
          <w:lang w:eastAsia="en-US"/>
        </w:rPr>
        <w:t>3</w:t>
      </w:r>
      <w:r w:rsidRPr="524D1CB7">
        <w:rPr>
          <w:lang w:eastAsia="en-US"/>
        </w:rPr>
        <w:t xml:space="preserve"> features are used, there is a significant drop in F1 Score, indicating that certain features are essential for maintaining classification performance.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8" w:name="_Toc192164957"/>
      <w:r w:rsidRPr="00B53C09">
        <w:lastRenderedPageBreak/>
        <w:t>Key Performance Metrics</w:t>
      </w:r>
      <w:bookmarkEnd w:id="48"/>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31E8C76F" w:rsidR="0071599F" w:rsidRDefault="0071599F" w:rsidP="00AF314F">
      <w:pPr>
        <w:pStyle w:val="Heading3"/>
        <w:spacing w:line="360" w:lineRule="auto"/>
      </w:pPr>
      <w:bookmarkStart w:id="49" w:name="_Toc192164958"/>
      <w:r w:rsidRPr="00B53C09">
        <w:t>Performance Trends</w:t>
      </w:r>
      <w:bookmarkEnd w:id="49"/>
    </w:p>
    <w:p w14:paraId="00D18AF4" w14:textId="77777777" w:rsidR="002613AD" w:rsidRPr="002613AD" w:rsidRDefault="002613AD" w:rsidP="002613AD">
      <w:pPr>
        <w:rPr>
          <w:lang w:val="en-US" w:eastAsia="en-US"/>
        </w:rPr>
      </w:pPr>
      <w:r w:rsidRPr="002613AD">
        <w:rPr>
          <w:lang w:val="en-US" w:eastAsia="en-US"/>
        </w:rPr>
        <w:t xml:space="preserve">A deeper analysis of performance trends revealed several key insights. The most notable decline in model performance occurred when the number of selected features fell below seven, emphasizing that while removing redundant features improved efficiency, eliminating too many negatively impacted classification </w:t>
      </w:r>
      <w:proofErr w:type="gramStart"/>
      <w:r w:rsidRPr="002613AD">
        <w:rPr>
          <w:lang w:val="en-US" w:eastAsia="en-US"/>
        </w:rPr>
        <w:t>accuracy</w:t>
      </w:r>
      <w:proofErr w:type="gramEnd"/>
      <w:r w:rsidRPr="002613AD">
        <w:rPr>
          <w:lang w:val="en-US" w:eastAsia="en-US"/>
        </w:rPr>
        <w:t>. Models trained with 8 to 9 features consistently achieved the highest F1 scores, reinforcing the importance of careful and balanced feature selection. Although moderate reduction proved beneficial, removing more than six or seven features resulted in noticeable performance degradation, confirming the necessity of certain key features to maintain predictive success.</w:t>
      </w:r>
    </w:p>
    <w:p w14:paraId="01CC6359" w14:textId="77777777" w:rsidR="002613AD" w:rsidRPr="002613AD" w:rsidRDefault="002613AD" w:rsidP="002613AD">
      <w:pPr>
        <w:rPr>
          <w:lang w:val="en-US" w:eastAsia="en-US"/>
        </w:rPr>
      </w:pPr>
      <w:r w:rsidRPr="002613AD">
        <w:rPr>
          <w:lang w:val="en-US" w:eastAsia="en-US"/>
        </w:rPr>
        <w:t xml:space="preserve">A comparison between Random Forest (RF) and XGBoost (XGB) models demonstrated distinct strengths and weaknesses. Random Forest consistently outperformed XGBoost </w:t>
      </w:r>
      <w:r w:rsidRPr="002613AD">
        <w:rPr>
          <w:lang w:val="en-US" w:eastAsia="en-US"/>
        </w:rPr>
        <w:lastRenderedPageBreak/>
        <w:t>across all feature selection strategies, achieving the highest F1 scores in nearly every scenario and maintaining strong predictive performance even with substantial feature reduction. Notably, an RF model trained with only three features reached an impressive F1 score of 0.9642, surpassing multiple XGBoost models that utilized all nine features. These findings highlight RF's resilience and superior predictive accuracy, even under extreme feature constraints. Conversely, XGBoost, although significantly more computationally efficient, required more features to approach RF's performance and experienced rapid accuracy deterioration as feature counts dropped.</w:t>
      </w:r>
    </w:p>
    <w:p w14:paraId="190C035C" w14:textId="77777777" w:rsidR="002613AD" w:rsidRPr="002613AD" w:rsidRDefault="002613AD" w:rsidP="002613AD">
      <w:pPr>
        <w:rPr>
          <w:lang w:val="en-US" w:eastAsia="en-US"/>
        </w:rPr>
      </w:pPr>
      <w:r w:rsidRPr="002613AD">
        <w:rPr>
          <w:lang w:val="en-US" w:eastAsia="en-US"/>
        </w:rPr>
        <w:t>Feature ranking methods significantly impacted model effectiveness by identifying valuable subsets of predictive variables. Weighted Feature Importance (WFI) and Statistical Properties (SP) consistently emerged as the most effective ranking strategies, especially when combined with Recursive Feature Elimination (RFE), which consistently yielded slightly higher F1 scores than Sequential Progressive Feature Selection (SPFS). Removal-based methods (rem_1 to rem_4) demonstrated that certain lower-importance features could safely be discarded with minimal accuracy loss; however, removing more than six or seven features led to gradual but clear declines in performance. The highest recorded F1 score (0.9811) was achieved using a WFI-based ranking strategy combined with an RF model, reinforcing the effectiveness of pairing robust ranking approaches with strategic feature selection.</w:t>
      </w:r>
    </w:p>
    <w:p w14:paraId="7CE99DF8" w14:textId="77777777" w:rsidR="002613AD" w:rsidRPr="002613AD" w:rsidRDefault="002613AD" w:rsidP="002613AD">
      <w:pPr>
        <w:rPr>
          <w:lang w:val="en-US" w:eastAsia="en-US"/>
        </w:rPr>
      </w:pPr>
      <w:r w:rsidRPr="002613AD">
        <w:rPr>
          <w:lang w:val="en-US" w:eastAsia="en-US"/>
        </w:rPr>
        <w:t>Analyzing feature removal patterns indicated that the features "Control Scheme," "Solenoid," and "Pump" were consistently among the least impactful and frequently removed, suggesting limited contributions to predictive accuracy. Nonetheless, simply retaining only top-ranked features without thoughtful selection caused noticeable degradation, emphasizing the importance of maintaining a balanced feature set that includes strategically selected lower-ranked features.</w:t>
      </w:r>
    </w:p>
    <w:p w14:paraId="295E37D5" w14:textId="77777777" w:rsidR="002613AD" w:rsidRPr="002613AD" w:rsidRDefault="002613AD" w:rsidP="002613AD">
      <w:pPr>
        <w:rPr>
          <w:lang w:val="en-US" w:eastAsia="en-US"/>
        </w:rPr>
      </w:pPr>
      <w:r w:rsidRPr="002613AD">
        <w:rPr>
          <w:lang w:val="en-US" w:eastAsia="en-US"/>
        </w:rPr>
        <w:t xml:space="preserve">Overall, these findings clearly establish Random Forest as the optimal classifier for achieving high predictive accuracy in feature-limited scenarios, consistently outperforming XGBoost despite XGB's computational advantages. Maintaining a carefully </w:t>
      </w:r>
      <w:r w:rsidRPr="002613AD">
        <w:rPr>
          <w:lang w:val="en-US" w:eastAsia="en-US"/>
        </w:rPr>
        <w:lastRenderedPageBreak/>
        <w:t>balanced set of around 8 to 9 key features and utilizing ranking strategies like WFI and SP, combined with effective selection methods such as RFE, provided the strongest overall results, optimizing both performance and computational efficiency.</w:t>
      </w:r>
    </w:p>
    <w:p w14:paraId="0F4A9393" w14:textId="77777777" w:rsidR="002613AD" w:rsidRPr="002613AD" w:rsidRDefault="002613AD" w:rsidP="002613AD"/>
    <w:p w14:paraId="632431CF" w14:textId="299C4C7B" w:rsidR="00586F2D" w:rsidRDefault="00586F2D" w:rsidP="00586F2D">
      <w:pPr>
        <w:pStyle w:val="Heading2"/>
        <w:rPr>
          <w:lang w:eastAsia="en-US"/>
        </w:rPr>
      </w:pPr>
      <w:bookmarkStart w:id="50" w:name="_Toc192164960"/>
      <w:r>
        <w:rPr>
          <w:lang w:eastAsia="en-US"/>
        </w:rPr>
        <w:t>Ranking Results</w:t>
      </w:r>
      <w:bookmarkEnd w:id="50"/>
    </w:p>
    <w:p w14:paraId="2104B97E" w14:textId="6600293D" w:rsidR="00E619D6" w:rsidRDefault="00722E0F" w:rsidP="00E619D6">
      <w:pPr>
        <w:pStyle w:val="Heading3"/>
        <w:rPr>
          <w:lang w:val="en-US" w:eastAsia="en-US"/>
        </w:rPr>
      </w:pPr>
      <w:bookmarkStart w:id="51" w:name="_Toc192164961"/>
      <w:r>
        <w:rPr>
          <w:lang w:val="en-US" w:eastAsia="en-US"/>
        </w:rPr>
        <w:t xml:space="preserve">Statistical Properties </w:t>
      </w:r>
      <w:r w:rsidR="00E619D6">
        <w:rPr>
          <w:lang w:val="en-US" w:eastAsia="en-US"/>
        </w:rPr>
        <w:t>Ranking Results</w:t>
      </w:r>
      <w:bookmarkEnd w:id="51"/>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Below are the results of the ranking using the SP method, which evaluates features based on statistical properties such as Standard Deviation, Absolute Difference, Skewness, and Kurtosis. The Total Rank is derived by summing the individual rankings, with a lower total rank indicating higher feature importance.</w:t>
      </w:r>
    </w:p>
    <w:p w14:paraId="0B912544" w14:textId="6719E086" w:rsidR="001161B6" w:rsidRDefault="001161B6" w:rsidP="001161B6">
      <w:pPr>
        <w:pStyle w:val="Caption"/>
        <w:keepNext/>
      </w:pPr>
      <w:bookmarkStart w:id="52" w:name="_Toc193097229"/>
      <w:r>
        <w:t xml:space="preserve">Table </w:t>
      </w:r>
      <w:r>
        <w:fldChar w:fldCharType="begin"/>
      </w:r>
      <w:r>
        <w:instrText>SEQ Table \* ARABIC</w:instrText>
      </w:r>
      <w:r>
        <w:fldChar w:fldCharType="separate"/>
      </w:r>
      <w:r w:rsidR="00584247">
        <w:rPr>
          <w:noProof/>
        </w:rPr>
        <w:t>5</w:t>
      </w:r>
      <w:r>
        <w:fldChar w:fldCharType="end"/>
      </w:r>
      <w:r>
        <w:t xml:space="preserve"> Ranking features in</w:t>
      </w:r>
      <w:r w:rsidR="00472280">
        <w:t xml:space="preserve"> original</w:t>
      </w:r>
      <w:r>
        <w:t xml:space="preserve"> dataset based on statistical properties</w:t>
      </w:r>
      <w:bookmarkEnd w:id="52"/>
    </w:p>
    <w:tbl>
      <w:tblPr>
        <w:tblW w:w="1064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055"/>
        <w:gridCol w:w="1132"/>
        <w:gridCol w:w="1093"/>
        <w:gridCol w:w="1054"/>
        <w:gridCol w:w="1046"/>
        <w:gridCol w:w="1132"/>
        <w:gridCol w:w="1093"/>
        <w:gridCol w:w="932"/>
        <w:gridCol w:w="866"/>
      </w:tblGrid>
      <w:tr w:rsidR="001E6C67" w:rsidRPr="001E6C67" w14:paraId="58C59B88" w14:textId="77777777" w:rsidTr="001E6C67">
        <w:trPr>
          <w:trHeight w:val="300"/>
        </w:trPr>
        <w:tc>
          <w:tcPr>
            <w:tcW w:w="2094" w:type="dxa"/>
            <w:shd w:val="clear" w:color="auto" w:fill="auto"/>
            <w:noWrap/>
            <w:vAlign w:val="bottom"/>
            <w:hideMark/>
          </w:tcPr>
          <w:p w14:paraId="16F31E05"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Name</w:t>
            </w:r>
          </w:p>
        </w:tc>
        <w:tc>
          <w:tcPr>
            <w:tcW w:w="947" w:type="dxa"/>
            <w:shd w:val="clear" w:color="auto" w:fill="auto"/>
            <w:noWrap/>
            <w:vAlign w:val="bottom"/>
            <w:hideMark/>
          </w:tcPr>
          <w:p w14:paraId="51B0C872"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Standard Deviation</w:t>
            </w:r>
          </w:p>
        </w:tc>
        <w:tc>
          <w:tcPr>
            <w:tcW w:w="1012" w:type="dxa"/>
            <w:shd w:val="clear" w:color="auto" w:fill="auto"/>
            <w:noWrap/>
            <w:vAlign w:val="bottom"/>
            <w:hideMark/>
          </w:tcPr>
          <w:p w14:paraId="06068D97"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Absolute Difference</w:t>
            </w:r>
          </w:p>
        </w:tc>
        <w:tc>
          <w:tcPr>
            <w:tcW w:w="979" w:type="dxa"/>
            <w:shd w:val="clear" w:color="auto" w:fill="auto"/>
            <w:noWrap/>
            <w:vAlign w:val="bottom"/>
            <w:hideMark/>
          </w:tcPr>
          <w:p w14:paraId="44729AF8"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Skewness</w:t>
            </w:r>
          </w:p>
        </w:tc>
        <w:tc>
          <w:tcPr>
            <w:tcW w:w="946" w:type="dxa"/>
            <w:shd w:val="clear" w:color="auto" w:fill="auto"/>
            <w:noWrap/>
            <w:vAlign w:val="bottom"/>
            <w:hideMark/>
          </w:tcPr>
          <w:p w14:paraId="7BAFF003"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Kurtosis</w:t>
            </w:r>
          </w:p>
        </w:tc>
        <w:tc>
          <w:tcPr>
            <w:tcW w:w="939" w:type="dxa"/>
            <w:shd w:val="clear" w:color="auto" w:fill="auto"/>
            <w:noWrap/>
            <w:vAlign w:val="bottom"/>
            <w:hideMark/>
          </w:tcPr>
          <w:p w14:paraId="27978DB7"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Standard Deviation Rank</w:t>
            </w:r>
          </w:p>
        </w:tc>
        <w:tc>
          <w:tcPr>
            <w:tcW w:w="1012" w:type="dxa"/>
            <w:shd w:val="clear" w:color="auto" w:fill="auto"/>
            <w:noWrap/>
            <w:vAlign w:val="bottom"/>
            <w:hideMark/>
          </w:tcPr>
          <w:p w14:paraId="7C246B3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Absolute Difference Rank</w:t>
            </w:r>
          </w:p>
        </w:tc>
        <w:tc>
          <w:tcPr>
            <w:tcW w:w="979" w:type="dxa"/>
            <w:shd w:val="clear" w:color="auto" w:fill="auto"/>
            <w:noWrap/>
            <w:vAlign w:val="bottom"/>
            <w:hideMark/>
          </w:tcPr>
          <w:p w14:paraId="1C32E11F"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Skewness Rank</w:t>
            </w:r>
          </w:p>
        </w:tc>
        <w:tc>
          <w:tcPr>
            <w:tcW w:w="866" w:type="dxa"/>
            <w:shd w:val="clear" w:color="auto" w:fill="auto"/>
            <w:noWrap/>
            <w:vAlign w:val="bottom"/>
            <w:hideMark/>
          </w:tcPr>
          <w:p w14:paraId="66F333B5"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Kurtosis Rank</w:t>
            </w:r>
          </w:p>
        </w:tc>
        <w:tc>
          <w:tcPr>
            <w:tcW w:w="866" w:type="dxa"/>
            <w:shd w:val="clear" w:color="auto" w:fill="auto"/>
            <w:noWrap/>
            <w:vAlign w:val="bottom"/>
            <w:hideMark/>
          </w:tcPr>
          <w:p w14:paraId="1B13919B"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Total Rank</w:t>
            </w:r>
          </w:p>
        </w:tc>
      </w:tr>
      <w:tr w:rsidR="001E6C67" w:rsidRPr="001E6C67" w14:paraId="0387F2A5" w14:textId="77777777" w:rsidTr="001E6C67">
        <w:trPr>
          <w:trHeight w:val="300"/>
        </w:trPr>
        <w:tc>
          <w:tcPr>
            <w:tcW w:w="2094" w:type="dxa"/>
            <w:shd w:val="clear" w:color="auto" w:fill="auto"/>
            <w:noWrap/>
            <w:vAlign w:val="bottom"/>
            <w:hideMark/>
          </w:tcPr>
          <w:p w14:paraId="2FECA166"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reset_rate</w:t>
            </w:r>
            <w:proofErr w:type="spellEnd"/>
          </w:p>
        </w:tc>
        <w:tc>
          <w:tcPr>
            <w:tcW w:w="947" w:type="dxa"/>
            <w:shd w:val="clear" w:color="auto" w:fill="auto"/>
            <w:noWrap/>
            <w:vAlign w:val="bottom"/>
            <w:hideMark/>
          </w:tcPr>
          <w:p w14:paraId="139C6B8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0.080091</w:t>
            </w:r>
          </w:p>
        </w:tc>
        <w:tc>
          <w:tcPr>
            <w:tcW w:w="1012" w:type="dxa"/>
            <w:shd w:val="clear" w:color="auto" w:fill="auto"/>
            <w:noWrap/>
            <w:vAlign w:val="bottom"/>
            <w:hideMark/>
          </w:tcPr>
          <w:p w14:paraId="72D6F57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0.00287</w:t>
            </w:r>
          </w:p>
        </w:tc>
        <w:tc>
          <w:tcPr>
            <w:tcW w:w="979" w:type="dxa"/>
            <w:shd w:val="clear" w:color="auto" w:fill="auto"/>
            <w:noWrap/>
            <w:vAlign w:val="bottom"/>
            <w:hideMark/>
          </w:tcPr>
          <w:p w14:paraId="3B947A2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3.027019</w:t>
            </w:r>
          </w:p>
        </w:tc>
        <w:tc>
          <w:tcPr>
            <w:tcW w:w="946" w:type="dxa"/>
            <w:shd w:val="clear" w:color="auto" w:fill="auto"/>
            <w:noWrap/>
            <w:vAlign w:val="bottom"/>
            <w:hideMark/>
          </w:tcPr>
          <w:p w14:paraId="4A1EF76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20.45427</w:t>
            </w:r>
          </w:p>
        </w:tc>
        <w:tc>
          <w:tcPr>
            <w:tcW w:w="939" w:type="dxa"/>
            <w:shd w:val="clear" w:color="auto" w:fill="auto"/>
            <w:noWrap/>
            <w:vAlign w:val="bottom"/>
            <w:hideMark/>
          </w:tcPr>
          <w:p w14:paraId="2106A82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1012" w:type="dxa"/>
            <w:shd w:val="clear" w:color="auto" w:fill="auto"/>
            <w:noWrap/>
            <w:vAlign w:val="bottom"/>
            <w:hideMark/>
          </w:tcPr>
          <w:p w14:paraId="176CAED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979" w:type="dxa"/>
            <w:shd w:val="clear" w:color="auto" w:fill="auto"/>
            <w:noWrap/>
            <w:vAlign w:val="bottom"/>
            <w:hideMark/>
          </w:tcPr>
          <w:p w14:paraId="3F7B3D9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866" w:type="dxa"/>
            <w:shd w:val="clear" w:color="auto" w:fill="auto"/>
            <w:noWrap/>
            <w:vAlign w:val="bottom"/>
            <w:hideMark/>
          </w:tcPr>
          <w:p w14:paraId="75F60C5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866" w:type="dxa"/>
            <w:shd w:val="clear" w:color="auto" w:fill="auto"/>
            <w:noWrap/>
            <w:vAlign w:val="bottom"/>
            <w:hideMark/>
          </w:tcPr>
          <w:p w14:paraId="7B443A9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13</w:t>
            </w:r>
          </w:p>
        </w:tc>
      </w:tr>
      <w:tr w:rsidR="001E6C67" w:rsidRPr="001E6C67" w14:paraId="1FDBC347" w14:textId="77777777" w:rsidTr="001E6C67">
        <w:trPr>
          <w:trHeight w:val="300"/>
        </w:trPr>
        <w:tc>
          <w:tcPr>
            <w:tcW w:w="2094" w:type="dxa"/>
            <w:shd w:val="clear" w:color="auto" w:fill="auto"/>
            <w:noWrap/>
            <w:vAlign w:val="bottom"/>
            <w:hideMark/>
          </w:tcPr>
          <w:p w14:paraId="1174644F"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rate</w:t>
            </w:r>
          </w:p>
        </w:tc>
        <w:tc>
          <w:tcPr>
            <w:tcW w:w="947" w:type="dxa"/>
            <w:shd w:val="clear" w:color="auto" w:fill="auto"/>
            <w:noWrap/>
            <w:vAlign w:val="bottom"/>
            <w:hideMark/>
          </w:tcPr>
          <w:p w14:paraId="55DB541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0.086332</w:t>
            </w:r>
          </w:p>
        </w:tc>
        <w:tc>
          <w:tcPr>
            <w:tcW w:w="1012" w:type="dxa"/>
            <w:shd w:val="clear" w:color="auto" w:fill="auto"/>
            <w:noWrap/>
            <w:vAlign w:val="bottom"/>
            <w:hideMark/>
          </w:tcPr>
          <w:p w14:paraId="5A356B9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0.01207</w:t>
            </w:r>
          </w:p>
        </w:tc>
        <w:tc>
          <w:tcPr>
            <w:tcW w:w="979" w:type="dxa"/>
            <w:shd w:val="clear" w:color="auto" w:fill="auto"/>
            <w:noWrap/>
            <w:vAlign w:val="bottom"/>
            <w:hideMark/>
          </w:tcPr>
          <w:p w14:paraId="4E6C6D8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8.00789</w:t>
            </w:r>
          </w:p>
        </w:tc>
        <w:tc>
          <w:tcPr>
            <w:tcW w:w="946" w:type="dxa"/>
            <w:shd w:val="clear" w:color="auto" w:fill="auto"/>
            <w:noWrap/>
            <w:vAlign w:val="bottom"/>
            <w:hideMark/>
          </w:tcPr>
          <w:p w14:paraId="30B26AF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67.64717</w:t>
            </w:r>
          </w:p>
        </w:tc>
        <w:tc>
          <w:tcPr>
            <w:tcW w:w="939" w:type="dxa"/>
            <w:shd w:val="clear" w:color="auto" w:fill="auto"/>
            <w:noWrap/>
            <w:vAlign w:val="bottom"/>
            <w:hideMark/>
          </w:tcPr>
          <w:p w14:paraId="47BE9C4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1012" w:type="dxa"/>
            <w:shd w:val="clear" w:color="auto" w:fill="auto"/>
            <w:noWrap/>
            <w:vAlign w:val="bottom"/>
            <w:hideMark/>
          </w:tcPr>
          <w:p w14:paraId="767D8CF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979" w:type="dxa"/>
            <w:shd w:val="clear" w:color="auto" w:fill="auto"/>
            <w:noWrap/>
            <w:vAlign w:val="bottom"/>
            <w:hideMark/>
          </w:tcPr>
          <w:p w14:paraId="49956BF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866" w:type="dxa"/>
            <w:shd w:val="clear" w:color="auto" w:fill="auto"/>
            <w:noWrap/>
            <w:vAlign w:val="bottom"/>
            <w:hideMark/>
          </w:tcPr>
          <w:p w14:paraId="045AEDC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866" w:type="dxa"/>
            <w:shd w:val="clear" w:color="auto" w:fill="auto"/>
            <w:noWrap/>
            <w:vAlign w:val="bottom"/>
            <w:hideMark/>
          </w:tcPr>
          <w:p w14:paraId="2F6063A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18</w:t>
            </w:r>
          </w:p>
        </w:tc>
      </w:tr>
      <w:tr w:rsidR="001E6C67" w:rsidRPr="001E6C67" w14:paraId="278D4843" w14:textId="77777777" w:rsidTr="001E6C67">
        <w:trPr>
          <w:trHeight w:val="300"/>
        </w:trPr>
        <w:tc>
          <w:tcPr>
            <w:tcW w:w="2094" w:type="dxa"/>
            <w:shd w:val="clear" w:color="auto" w:fill="auto"/>
            <w:noWrap/>
            <w:vAlign w:val="bottom"/>
            <w:hideMark/>
          </w:tcPr>
          <w:p w14:paraId="4CDF4AD1"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deadband</w:t>
            </w:r>
          </w:p>
        </w:tc>
        <w:tc>
          <w:tcPr>
            <w:tcW w:w="947" w:type="dxa"/>
            <w:shd w:val="clear" w:color="auto" w:fill="auto"/>
            <w:noWrap/>
            <w:vAlign w:val="bottom"/>
            <w:hideMark/>
          </w:tcPr>
          <w:p w14:paraId="737F6A6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0.172602</w:t>
            </w:r>
          </w:p>
        </w:tc>
        <w:tc>
          <w:tcPr>
            <w:tcW w:w="1012" w:type="dxa"/>
            <w:shd w:val="clear" w:color="auto" w:fill="auto"/>
            <w:noWrap/>
            <w:vAlign w:val="bottom"/>
            <w:hideMark/>
          </w:tcPr>
          <w:p w14:paraId="7A21683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0.00885</w:t>
            </w:r>
          </w:p>
        </w:tc>
        <w:tc>
          <w:tcPr>
            <w:tcW w:w="979" w:type="dxa"/>
            <w:shd w:val="clear" w:color="auto" w:fill="auto"/>
            <w:noWrap/>
            <w:vAlign w:val="bottom"/>
            <w:hideMark/>
          </w:tcPr>
          <w:p w14:paraId="6EA75FB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0.168879</w:t>
            </w:r>
          </w:p>
        </w:tc>
        <w:tc>
          <w:tcPr>
            <w:tcW w:w="946" w:type="dxa"/>
            <w:shd w:val="clear" w:color="auto" w:fill="auto"/>
            <w:noWrap/>
            <w:vAlign w:val="bottom"/>
            <w:hideMark/>
          </w:tcPr>
          <w:p w14:paraId="260EEA2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-0.96307</w:t>
            </w:r>
          </w:p>
        </w:tc>
        <w:tc>
          <w:tcPr>
            <w:tcW w:w="939" w:type="dxa"/>
            <w:shd w:val="clear" w:color="auto" w:fill="auto"/>
            <w:noWrap/>
            <w:vAlign w:val="bottom"/>
            <w:hideMark/>
          </w:tcPr>
          <w:p w14:paraId="253AE1A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1012" w:type="dxa"/>
            <w:shd w:val="clear" w:color="auto" w:fill="auto"/>
            <w:noWrap/>
            <w:vAlign w:val="bottom"/>
            <w:hideMark/>
          </w:tcPr>
          <w:p w14:paraId="5EF039B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979" w:type="dxa"/>
            <w:shd w:val="clear" w:color="auto" w:fill="auto"/>
            <w:noWrap/>
            <w:vAlign w:val="bottom"/>
            <w:hideMark/>
          </w:tcPr>
          <w:p w14:paraId="40E3A84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866" w:type="dxa"/>
            <w:shd w:val="clear" w:color="auto" w:fill="auto"/>
            <w:noWrap/>
            <w:vAlign w:val="bottom"/>
            <w:hideMark/>
          </w:tcPr>
          <w:p w14:paraId="78BA9FF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866" w:type="dxa"/>
            <w:shd w:val="clear" w:color="auto" w:fill="auto"/>
            <w:noWrap/>
            <w:vAlign w:val="bottom"/>
            <w:hideMark/>
          </w:tcPr>
          <w:p w14:paraId="2A9815E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20</w:t>
            </w:r>
          </w:p>
        </w:tc>
      </w:tr>
      <w:tr w:rsidR="001E6C67" w:rsidRPr="001E6C67" w14:paraId="221BEE20" w14:textId="77777777" w:rsidTr="001E6C67">
        <w:trPr>
          <w:trHeight w:val="300"/>
        </w:trPr>
        <w:tc>
          <w:tcPr>
            <w:tcW w:w="2094" w:type="dxa"/>
            <w:shd w:val="clear" w:color="auto" w:fill="auto"/>
            <w:noWrap/>
            <w:vAlign w:val="bottom"/>
            <w:hideMark/>
          </w:tcPr>
          <w:p w14:paraId="721A0A27"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cycle_time</w:t>
            </w:r>
            <w:proofErr w:type="spellEnd"/>
          </w:p>
        </w:tc>
        <w:tc>
          <w:tcPr>
            <w:tcW w:w="947" w:type="dxa"/>
            <w:shd w:val="clear" w:color="auto" w:fill="auto"/>
            <w:noWrap/>
            <w:vAlign w:val="bottom"/>
            <w:hideMark/>
          </w:tcPr>
          <w:p w14:paraId="022AE80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0.347518</w:t>
            </w:r>
          </w:p>
        </w:tc>
        <w:tc>
          <w:tcPr>
            <w:tcW w:w="1012" w:type="dxa"/>
            <w:shd w:val="clear" w:color="auto" w:fill="auto"/>
            <w:noWrap/>
            <w:vAlign w:val="bottom"/>
            <w:hideMark/>
          </w:tcPr>
          <w:p w14:paraId="4313D2F8"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0.11861</w:t>
            </w:r>
          </w:p>
        </w:tc>
        <w:tc>
          <w:tcPr>
            <w:tcW w:w="979" w:type="dxa"/>
            <w:shd w:val="clear" w:color="auto" w:fill="auto"/>
            <w:noWrap/>
            <w:vAlign w:val="bottom"/>
            <w:hideMark/>
          </w:tcPr>
          <w:p w14:paraId="6A91550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2.502339</w:t>
            </w:r>
          </w:p>
        </w:tc>
        <w:tc>
          <w:tcPr>
            <w:tcW w:w="946" w:type="dxa"/>
            <w:shd w:val="clear" w:color="auto" w:fill="auto"/>
            <w:noWrap/>
            <w:vAlign w:val="bottom"/>
            <w:hideMark/>
          </w:tcPr>
          <w:p w14:paraId="6478C63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21.90586</w:t>
            </w:r>
          </w:p>
        </w:tc>
        <w:tc>
          <w:tcPr>
            <w:tcW w:w="939" w:type="dxa"/>
            <w:shd w:val="clear" w:color="auto" w:fill="auto"/>
            <w:noWrap/>
            <w:vAlign w:val="bottom"/>
            <w:hideMark/>
          </w:tcPr>
          <w:p w14:paraId="0858F47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1012" w:type="dxa"/>
            <w:shd w:val="clear" w:color="auto" w:fill="auto"/>
            <w:noWrap/>
            <w:vAlign w:val="bottom"/>
            <w:hideMark/>
          </w:tcPr>
          <w:p w14:paraId="57A638F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979" w:type="dxa"/>
            <w:shd w:val="clear" w:color="auto" w:fill="auto"/>
            <w:noWrap/>
            <w:vAlign w:val="bottom"/>
            <w:hideMark/>
          </w:tcPr>
          <w:p w14:paraId="1EE4322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866" w:type="dxa"/>
            <w:shd w:val="clear" w:color="auto" w:fill="auto"/>
            <w:noWrap/>
            <w:vAlign w:val="bottom"/>
            <w:hideMark/>
          </w:tcPr>
          <w:p w14:paraId="3363B9A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866" w:type="dxa"/>
            <w:shd w:val="clear" w:color="auto" w:fill="auto"/>
            <w:noWrap/>
            <w:vAlign w:val="bottom"/>
            <w:hideMark/>
          </w:tcPr>
          <w:p w14:paraId="13D65F8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21</w:t>
            </w:r>
          </w:p>
        </w:tc>
      </w:tr>
      <w:tr w:rsidR="001E6C67" w:rsidRPr="001E6C67" w14:paraId="0EAEEF3B" w14:textId="77777777" w:rsidTr="001E6C67">
        <w:trPr>
          <w:trHeight w:val="300"/>
        </w:trPr>
        <w:tc>
          <w:tcPr>
            <w:tcW w:w="2094" w:type="dxa"/>
            <w:shd w:val="clear" w:color="auto" w:fill="auto"/>
            <w:noWrap/>
            <w:vAlign w:val="bottom"/>
            <w:hideMark/>
          </w:tcPr>
          <w:p w14:paraId="248B15E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pump</w:t>
            </w:r>
          </w:p>
        </w:tc>
        <w:tc>
          <w:tcPr>
            <w:tcW w:w="947" w:type="dxa"/>
            <w:shd w:val="clear" w:color="auto" w:fill="auto"/>
            <w:noWrap/>
            <w:vAlign w:val="bottom"/>
            <w:hideMark/>
          </w:tcPr>
          <w:p w14:paraId="2AC25C6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0.466281</w:t>
            </w:r>
          </w:p>
        </w:tc>
        <w:tc>
          <w:tcPr>
            <w:tcW w:w="1012" w:type="dxa"/>
            <w:shd w:val="clear" w:color="auto" w:fill="auto"/>
            <w:noWrap/>
            <w:vAlign w:val="bottom"/>
            <w:hideMark/>
          </w:tcPr>
          <w:p w14:paraId="7D5F8DE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0.319486</w:t>
            </w:r>
          </w:p>
        </w:tc>
        <w:tc>
          <w:tcPr>
            <w:tcW w:w="979" w:type="dxa"/>
            <w:shd w:val="clear" w:color="auto" w:fill="auto"/>
            <w:noWrap/>
            <w:vAlign w:val="bottom"/>
            <w:hideMark/>
          </w:tcPr>
          <w:p w14:paraId="55D45A8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0.774275</w:t>
            </w:r>
          </w:p>
        </w:tc>
        <w:tc>
          <w:tcPr>
            <w:tcW w:w="946" w:type="dxa"/>
            <w:shd w:val="clear" w:color="auto" w:fill="auto"/>
            <w:noWrap/>
            <w:vAlign w:val="bottom"/>
            <w:hideMark/>
          </w:tcPr>
          <w:p w14:paraId="4EA26F2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-1.4005</w:t>
            </w:r>
          </w:p>
        </w:tc>
        <w:tc>
          <w:tcPr>
            <w:tcW w:w="939" w:type="dxa"/>
            <w:shd w:val="clear" w:color="auto" w:fill="auto"/>
            <w:noWrap/>
            <w:vAlign w:val="bottom"/>
            <w:hideMark/>
          </w:tcPr>
          <w:p w14:paraId="488FBB4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1012" w:type="dxa"/>
            <w:shd w:val="clear" w:color="auto" w:fill="auto"/>
            <w:noWrap/>
            <w:vAlign w:val="bottom"/>
            <w:hideMark/>
          </w:tcPr>
          <w:p w14:paraId="4D1194C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979" w:type="dxa"/>
            <w:shd w:val="clear" w:color="auto" w:fill="auto"/>
            <w:noWrap/>
            <w:vAlign w:val="bottom"/>
            <w:hideMark/>
          </w:tcPr>
          <w:p w14:paraId="3684556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866" w:type="dxa"/>
            <w:shd w:val="clear" w:color="auto" w:fill="auto"/>
            <w:noWrap/>
            <w:vAlign w:val="bottom"/>
            <w:hideMark/>
          </w:tcPr>
          <w:p w14:paraId="0DCE21F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866" w:type="dxa"/>
            <w:shd w:val="clear" w:color="auto" w:fill="auto"/>
            <w:noWrap/>
            <w:vAlign w:val="bottom"/>
            <w:hideMark/>
          </w:tcPr>
          <w:p w14:paraId="37FA0C1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21</w:t>
            </w:r>
          </w:p>
        </w:tc>
      </w:tr>
      <w:tr w:rsidR="001E6C67" w:rsidRPr="001E6C67" w14:paraId="3EE6052C" w14:textId="77777777" w:rsidTr="001E6C67">
        <w:trPr>
          <w:trHeight w:val="300"/>
        </w:trPr>
        <w:tc>
          <w:tcPr>
            <w:tcW w:w="2094" w:type="dxa"/>
            <w:shd w:val="clear" w:color="auto" w:fill="auto"/>
            <w:noWrap/>
            <w:vAlign w:val="bottom"/>
            <w:hideMark/>
          </w:tcPr>
          <w:p w14:paraId="681C5D3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control_scheme</w:t>
            </w:r>
          </w:p>
        </w:tc>
        <w:tc>
          <w:tcPr>
            <w:tcW w:w="947" w:type="dxa"/>
            <w:shd w:val="clear" w:color="auto" w:fill="auto"/>
            <w:noWrap/>
            <w:vAlign w:val="bottom"/>
            <w:hideMark/>
          </w:tcPr>
          <w:p w14:paraId="42CC94C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0.473897</w:t>
            </w:r>
          </w:p>
        </w:tc>
        <w:tc>
          <w:tcPr>
            <w:tcW w:w="1012" w:type="dxa"/>
            <w:shd w:val="clear" w:color="auto" w:fill="auto"/>
            <w:noWrap/>
            <w:vAlign w:val="bottom"/>
            <w:hideMark/>
          </w:tcPr>
          <w:p w14:paraId="3D75475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0.340547</w:t>
            </w:r>
          </w:p>
        </w:tc>
        <w:tc>
          <w:tcPr>
            <w:tcW w:w="979" w:type="dxa"/>
            <w:shd w:val="clear" w:color="auto" w:fill="auto"/>
            <w:noWrap/>
            <w:vAlign w:val="bottom"/>
            <w:hideMark/>
          </w:tcPr>
          <w:p w14:paraId="573E269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-0.67295</w:t>
            </w:r>
          </w:p>
        </w:tc>
        <w:tc>
          <w:tcPr>
            <w:tcW w:w="946" w:type="dxa"/>
            <w:shd w:val="clear" w:color="auto" w:fill="auto"/>
            <w:noWrap/>
            <w:vAlign w:val="bottom"/>
            <w:hideMark/>
          </w:tcPr>
          <w:p w14:paraId="065BA78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-1.54714</w:t>
            </w:r>
          </w:p>
        </w:tc>
        <w:tc>
          <w:tcPr>
            <w:tcW w:w="939" w:type="dxa"/>
            <w:shd w:val="clear" w:color="auto" w:fill="auto"/>
            <w:noWrap/>
            <w:vAlign w:val="bottom"/>
            <w:hideMark/>
          </w:tcPr>
          <w:p w14:paraId="0537C29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1012" w:type="dxa"/>
            <w:shd w:val="clear" w:color="auto" w:fill="auto"/>
            <w:noWrap/>
            <w:vAlign w:val="bottom"/>
            <w:hideMark/>
          </w:tcPr>
          <w:p w14:paraId="4731B43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979" w:type="dxa"/>
            <w:shd w:val="clear" w:color="auto" w:fill="auto"/>
            <w:noWrap/>
            <w:vAlign w:val="bottom"/>
            <w:hideMark/>
          </w:tcPr>
          <w:p w14:paraId="58DB57C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866" w:type="dxa"/>
            <w:shd w:val="clear" w:color="auto" w:fill="auto"/>
            <w:noWrap/>
            <w:vAlign w:val="bottom"/>
            <w:hideMark/>
          </w:tcPr>
          <w:p w14:paraId="71C3572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866" w:type="dxa"/>
            <w:shd w:val="clear" w:color="auto" w:fill="auto"/>
            <w:noWrap/>
            <w:vAlign w:val="bottom"/>
            <w:hideMark/>
          </w:tcPr>
          <w:p w14:paraId="6DF3D958"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25</w:t>
            </w:r>
          </w:p>
        </w:tc>
      </w:tr>
      <w:tr w:rsidR="001E6C67" w:rsidRPr="001E6C67" w14:paraId="17D7F059" w14:textId="77777777" w:rsidTr="001E6C67">
        <w:trPr>
          <w:trHeight w:val="300"/>
        </w:trPr>
        <w:tc>
          <w:tcPr>
            <w:tcW w:w="2094" w:type="dxa"/>
            <w:shd w:val="clear" w:color="auto" w:fill="auto"/>
            <w:noWrap/>
            <w:vAlign w:val="bottom"/>
            <w:hideMark/>
          </w:tcPr>
          <w:p w14:paraId="19613AB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solenoid</w:t>
            </w:r>
          </w:p>
        </w:tc>
        <w:tc>
          <w:tcPr>
            <w:tcW w:w="947" w:type="dxa"/>
            <w:shd w:val="clear" w:color="auto" w:fill="auto"/>
            <w:noWrap/>
            <w:vAlign w:val="bottom"/>
            <w:hideMark/>
          </w:tcPr>
          <w:p w14:paraId="06401F5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0.497947</w:t>
            </w:r>
          </w:p>
        </w:tc>
        <w:tc>
          <w:tcPr>
            <w:tcW w:w="1012" w:type="dxa"/>
            <w:shd w:val="clear" w:color="auto" w:fill="auto"/>
            <w:noWrap/>
            <w:vAlign w:val="bottom"/>
            <w:hideMark/>
          </w:tcPr>
          <w:p w14:paraId="64FF8BD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0.454697</w:t>
            </w:r>
          </w:p>
        </w:tc>
        <w:tc>
          <w:tcPr>
            <w:tcW w:w="979" w:type="dxa"/>
            <w:shd w:val="clear" w:color="auto" w:fill="auto"/>
            <w:noWrap/>
            <w:vAlign w:val="bottom"/>
            <w:hideMark/>
          </w:tcPr>
          <w:p w14:paraId="3AA3E61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0.181959</w:t>
            </w:r>
          </w:p>
        </w:tc>
        <w:tc>
          <w:tcPr>
            <w:tcW w:w="946" w:type="dxa"/>
            <w:shd w:val="clear" w:color="auto" w:fill="auto"/>
            <w:noWrap/>
            <w:vAlign w:val="bottom"/>
            <w:hideMark/>
          </w:tcPr>
          <w:p w14:paraId="3CBF8C7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-1.96689</w:t>
            </w:r>
          </w:p>
        </w:tc>
        <w:tc>
          <w:tcPr>
            <w:tcW w:w="939" w:type="dxa"/>
            <w:shd w:val="clear" w:color="auto" w:fill="auto"/>
            <w:noWrap/>
            <w:vAlign w:val="bottom"/>
            <w:hideMark/>
          </w:tcPr>
          <w:p w14:paraId="1B7BEE2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1012" w:type="dxa"/>
            <w:shd w:val="clear" w:color="auto" w:fill="auto"/>
            <w:noWrap/>
            <w:vAlign w:val="bottom"/>
            <w:hideMark/>
          </w:tcPr>
          <w:p w14:paraId="7C6CD20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979" w:type="dxa"/>
            <w:shd w:val="clear" w:color="auto" w:fill="auto"/>
            <w:noWrap/>
            <w:vAlign w:val="bottom"/>
            <w:hideMark/>
          </w:tcPr>
          <w:p w14:paraId="75C1E0F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866" w:type="dxa"/>
            <w:shd w:val="clear" w:color="auto" w:fill="auto"/>
            <w:noWrap/>
            <w:vAlign w:val="bottom"/>
            <w:hideMark/>
          </w:tcPr>
          <w:p w14:paraId="29DFFA6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866" w:type="dxa"/>
            <w:shd w:val="clear" w:color="auto" w:fill="auto"/>
            <w:noWrap/>
            <w:vAlign w:val="bottom"/>
            <w:hideMark/>
          </w:tcPr>
          <w:p w14:paraId="10974FA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25</w:t>
            </w:r>
          </w:p>
        </w:tc>
      </w:tr>
      <w:tr w:rsidR="001E6C67" w:rsidRPr="001E6C67" w14:paraId="51820F41" w14:textId="77777777" w:rsidTr="001E6C67">
        <w:trPr>
          <w:trHeight w:val="300"/>
        </w:trPr>
        <w:tc>
          <w:tcPr>
            <w:tcW w:w="2094" w:type="dxa"/>
            <w:shd w:val="clear" w:color="auto" w:fill="auto"/>
            <w:noWrap/>
            <w:vAlign w:val="bottom"/>
            <w:hideMark/>
          </w:tcPr>
          <w:p w14:paraId="522C33AA"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system_mode</w:t>
            </w:r>
            <w:proofErr w:type="spellEnd"/>
          </w:p>
        </w:tc>
        <w:tc>
          <w:tcPr>
            <w:tcW w:w="947" w:type="dxa"/>
            <w:shd w:val="clear" w:color="auto" w:fill="auto"/>
            <w:noWrap/>
            <w:vAlign w:val="bottom"/>
            <w:hideMark/>
          </w:tcPr>
          <w:p w14:paraId="5B1ED85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0.795119</w:t>
            </w:r>
          </w:p>
        </w:tc>
        <w:tc>
          <w:tcPr>
            <w:tcW w:w="1012" w:type="dxa"/>
            <w:shd w:val="clear" w:color="auto" w:fill="auto"/>
            <w:noWrap/>
            <w:vAlign w:val="bottom"/>
            <w:hideMark/>
          </w:tcPr>
          <w:p w14:paraId="495F640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0.492476</w:t>
            </w:r>
          </w:p>
        </w:tc>
        <w:tc>
          <w:tcPr>
            <w:tcW w:w="979" w:type="dxa"/>
            <w:shd w:val="clear" w:color="auto" w:fill="auto"/>
            <w:noWrap/>
            <w:vAlign w:val="bottom"/>
            <w:hideMark/>
          </w:tcPr>
          <w:p w14:paraId="6B8CCD6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1.16533</w:t>
            </w:r>
          </w:p>
        </w:tc>
        <w:tc>
          <w:tcPr>
            <w:tcW w:w="946" w:type="dxa"/>
            <w:shd w:val="clear" w:color="auto" w:fill="auto"/>
            <w:noWrap/>
            <w:vAlign w:val="bottom"/>
            <w:hideMark/>
          </w:tcPr>
          <w:p w14:paraId="13B20F5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-0.40903</w:t>
            </w:r>
          </w:p>
        </w:tc>
        <w:tc>
          <w:tcPr>
            <w:tcW w:w="939" w:type="dxa"/>
            <w:shd w:val="clear" w:color="auto" w:fill="auto"/>
            <w:noWrap/>
            <w:vAlign w:val="bottom"/>
            <w:hideMark/>
          </w:tcPr>
          <w:p w14:paraId="310250C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1012" w:type="dxa"/>
            <w:shd w:val="clear" w:color="auto" w:fill="auto"/>
            <w:noWrap/>
            <w:vAlign w:val="bottom"/>
            <w:hideMark/>
          </w:tcPr>
          <w:p w14:paraId="40E268B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979" w:type="dxa"/>
            <w:shd w:val="clear" w:color="auto" w:fill="auto"/>
            <w:noWrap/>
            <w:vAlign w:val="bottom"/>
            <w:hideMark/>
          </w:tcPr>
          <w:p w14:paraId="48D72C3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866" w:type="dxa"/>
            <w:shd w:val="clear" w:color="auto" w:fill="auto"/>
            <w:noWrap/>
            <w:vAlign w:val="bottom"/>
            <w:hideMark/>
          </w:tcPr>
          <w:p w14:paraId="01C6F7C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866" w:type="dxa"/>
            <w:shd w:val="clear" w:color="auto" w:fill="auto"/>
            <w:noWrap/>
            <w:vAlign w:val="bottom"/>
            <w:hideMark/>
          </w:tcPr>
          <w:p w14:paraId="491BFB3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28</w:t>
            </w:r>
          </w:p>
        </w:tc>
      </w:tr>
      <w:tr w:rsidR="001E6C67" w:rsidRPr="001E6C67" w14:paraId="201CBBDA" w14:textId="77777777" w:rsidTr="001E6C67">
        <w:trPr>
          <w:trHeight w:val="300"/>
        </w:trPr>
        <w:tc>
          <w:tcPr>
            <w:tcW w:w="2094" w:type="dxa"/>
            <w:shd w:val="clear" w:color="auto" w:fill="auto"/>
            <w:noWrap/>
            <w:vAlign w:val="bottom"/>
            <w:hideMark/>
          </w:tcPr>
          <w:p w14:paraId="05901505"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setpoint</w:t>
            </w:r>
          </w:p>
        </w:tc>
        <w:tc>
          <w:tcPr>
            <w:tcW w:w="947" w:type="dxa"/>
            <w:shd w:val="clear" w:color="auto" w:fill="auto"/>
            <w:noWrap/>
            <w:vAlign w:val="bottom"/>
            <w:hideMark/>
          </w:tcPr>
          <w:p w14:paraId="58F8B88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6.720592</w:t>
            </w:r>
          </w:p>
        </w:tc>
        <w:tc>
          <w:tcPr>
            <w:tcW w:w="1012" w:type="dxa"/>
            <w:shd w:val="clear" w:color="auto" w:fill="auto"/>
            <w:noWrap/>
            <w:vAlign w:val="bottom"/>
            <w:hideMark/>
          </w:tcPr>
          <w:p w14:paraId="58CC3C7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0.398772</w:t>
            </w:r>
          </w:p>
        </w:tc>
        <w:tc>
          <w:tcPr>
            <w:tcW w:w="979" w:type="dxa"/>
            <w:shd w:val="clear" w:color="auto" w:fill="auto"/>
            <w:noWrap/>
            <w:vAlign w:val="bottom"/>
            <w:hideMark/>
          </w:tcPr>
          <w:p w14:paraId="2E38226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0.956644</w:t>
            </w:r>
          </w:p>
        </w:tc>
        <w:tc>
          <w:tcPr>
            <w:tcW w:w="946" w:type="dxa"/>
            <w:shd w:val="clear" w:color="auto" w:fill="auto"/>
            <w:noWrap/>
            <w:vAlign w:val="bottom"/>
            <w:hideMark/>
          </w:tcPr>
          <w:p w14:paraId="3A8DAC3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2.879614</w:t>
            </w:r>
          </w:p>
        </w:tc>
        <w:tc>
          <w:tcPr>
            <w:tcW w:w="939" w:type="dxa"/>
            <w:shd w:val="clear" w:color="auto" w:fill="auto"/>
            <w:noWrap/>
            <w:vAlign w:val="bottom"/>
            <w:hideMark/>
          </w:tcPr>
          <w:p w14:paraId="6814235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1012" w:type="dxa"/>
            <w:shd w:val="clear" w:color="auto" w:fill="auto"/>
            <w:noWrap/>
            <w:vAlign w:val="bottom"/>
            <w:hideMark/>
          </w:tcPr>
          <w:p w14:paraId="679D131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979" w:type="dxa"/>
            <w:shd w:val="clear" w:color="auto" w:fill="auto"/>
            <w:noWrap/>
            <w:vAlign w:val="bottom"/>
            <w:hideMark/>
          </w:tcPr>
          <w:p w14:paraId="0FF1C8E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866" w:type="dxa"/>
            <w:shd w:val="clear" w:color="auto" w:fill="auto"/>
            <w:noWrap/>
            <w:vAlign w:val="bottom"/>
            <w:hideMark/>
          </w:tcPr>
          <w:p w14:paraId="49B3EE5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866" w:type="dxa"/>
            <w:shd w:val="clear" w:color="auto" w:fill="auto"/>
            <w:noWrap/>
            <w:vAlign w:val="bottom"/>
            <w:hideMark/>
          </w:tcPr>
          <w:p w14:paraId="16CBB64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29</w:t>
            </w:r>
          </w:p>
        </w:tc>
      </w:tr>
      <w:tr w:rsidR="001E6C67" w:rsidRPr="001E6C67" w14:paraId="494A7B34" w14:textId="77777777" w:rsidTr="001E6C67">
        <w:trPr>
          <w:trHeight w:val="300"/>
        </w:trPr>
        <w:tc>
          <w:tcPr>
            <w:tcW w:w="2094" w:type="dxa"/>
            <w:shd w:val="clear" w:color="auto" w:fill="auto"/>
            <w:noWrap/>
            <w:vAlign w:val="bottom"/>
            <w:hideMark/>
          </w:tcPr>
          <w:p w14:paraId="095F6FEB"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crc_rate</w:t>
            </w:r>
            <w:proofErr w:type="spellEnd"/>
          </w:p>
        </w:tc>
        <w:tc>
          <w:tcPr>
            <w:tcW w:w="947" w:type="dxa"/>
            <w:shd w:val="clear" w:color="auto" w:fill="auto"/>
            <w:noWrap/>
            <w:vAlign w:val="bottom"/>
            <w:hideMark/>
          </w:tcPr>
          <w:p w14:paraId="39078CF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1951.891</w:t>
            </w:r>
          </w:p>
        </w:tc>
        <w:tc>
          <w:tcPr>
            <w:tcW w:w="1012" w:type="dxa"/>
            <w:shd w:val="clear" w:color="auto" w:fill="auto"/>
            <w:noWrap/>
            <w:vAlign w:val="bottom"/>
            <w:hideMark/>
          </w:tcPr>
          <w:p w14:paraId="71B74C9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688.4975</w:t>
            </w:r>
          </w:p>
        </w:tc>
        <w:tc>
          <w:tcPr>
            <w:tcW w:w="979" w:type="dxa"/>
            <w:shd w:val="clear" w:color="auto" w:fill="auto"/>
            <w:noWrap/>
            <w:vAlign w:val="bottom"/>
            <w:hideMark/>
          </w:tcPr>
          <w:p w14:paraId="200363C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0.374177</w:t>
            </w:r>
          </w:p>
        </w:tc>
        <w:tc>
          <w:tcPr>
            <w:tcW w:w="946" w:type="dxa"/>
            <w:shd w:val="clear" w:color="auto" w:fill="auto"/>
            <w:noWrap/>
            <w:vAlign w:val="bottom"/>
            <w:hideMark/>
          </w:tcPr>
          <w:p w14:paraId="3D169D7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-1.44625</w:t>
            </w:r>
          </w:p>
        </w:tc>
        <w:tc>
          <w:tcPr>
            <w:tcW w:w="939" w:type="dxa"/>
            <w:shd w:val="clear" w:color="auto" w:fill="auto"/>
            <w:noWrap/>
            <w:vAlign w:val="bottom"/>
            <w:hideMark/>
          </w:tcPr>
          <w:p w14:paraId="27A464A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1012" w:type="dxa"/>
            <w:shd w:val="clear" w:color="auto" w:fill="auto"/>
            <w:noWrap/>
            <w:vAlign w:val="bottom"/>
            <w:hideMark/>
          </w:tcPr>
          <w:p w14:paraId="68B5525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979" w:type="dxa"/>
            <w:shd w:val="clear" w:color="auto" w:fill="auto"/>
            <w:noWrap/>
            <w:vAlign w:val="bottom"/>
            <w:hideMark/>
          </w:tcPr>
          <w:p w14:paraId="0F25F73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866" w:type="dxa"/>
            <w:shd w:val="clear" w:color="auto" w:fill="auto"/>
            <w:noWrap/>
            <w:vAlign w:val="bottom"/>
            <w:hideMark/>
          </w:tcPr>
          <w:p w14:paraId="3E8966E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866" w:type="dxa"/>
            <w:shd w:val="clear" w:color="auto" w:fill="auto"/>
            <w:noWrap/>
            <w:vAlign w:val="bottom"/>
            <w:hideMark/>
          </w:tcPr>
          <w:p w14:paraId="383E4E3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33</w:t>
            </w:r>
          </w:p>
        </w:tc>
      </w:tr>
      <w:tr w:rsidR="001E6C67" w:rsidRPr="001E6C67" w14:paraId="2F47F80D" w14:textId="77777777" w:rsidTr="001E6C67">
        <w:trPr>
          <w:trHeight w:val="300"/>
        </w:trPr>
        <w:tc>
          <w:tcPr>
            <w:tcW w:w="2094" w:type="dxa"/>
            <w:shd w:val="clear" w:color="auto" w:fill="auto"/>
            <w:noWrap/>
            <w:vAlign w:val="bottom"/>
            <w:hideMark/>
          </w:tcPr>
          <w:p w14:paraId="496545B8"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pressure_measurement</w:t>
            </w:r>
            <w:proofErr w:type="spellEnd"/>
          </w:p>
        </w:tc>
        <w:tc>
          <w:tcPr>
            <w:tcW w:w="947" w:type="dxa"/>
            <w:shd w:val="clear" w:color="auto" w:fill="auto"/>
            <w:noWrap/>
            <w:vAlign w:val="bottom"/>
            <w:hideMark/>
          </w:tcPr>
          <w:p w14:paraId="574A002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1.36E+37</w:t>
            </w:r>
          </w:p>
        </w:tc>
        <w:tc>
          <w:tcPr>
            <w:tcW w:w="1012" w:type="dxa"/>
            <w:shd w:val="clear" w:color="auto" w:fill="auto"/>
            <w:noWrap/>
            <w:vAlign w:val="bottom"/>
            <w:hideMark/>
          </w:tcPr>
          <w:p w14:paraId="4CF4605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7.28E+35</w:t>
            </w:r>
          </w:p>
        </w:tc>
        <w:tc>
          <w:tcPr>
            <w:tcW w:w="979" w:type="dxa"/>
            <w:shd w:val="clear" w:color="auto" w:fill="auto"/>
            <w:noWrap/>
            <w:vAlign w:val="bottom"/>
            <w:hideMark/>
          </w:tcPr>
          <w:p w14:paraId="5620955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20.14181</w:t>
            </w:r>
          </w:p>
        </w:tc>
        <w:tc>
          <w:tcPr>
            <w:tcW w:w="946" w:type="dxa"/>
            <w:shd w:val="clear" w:color="auto" w:fill="auto"/>
            <w:noWrap/>
            <w:vAlign w:val="bottom"/>
            <w:hideMark/>
          </w:tcPr>
          <w:p w14:paraId="3B0EED9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416.988</w:t>
            </w:r>
          </w:p>
        </w:tc>
        <w:tc>
          <w:tcPr>
            <w:tcW w:w="939" w:type="dxa"/>
            <w:shd w:val="clear" w:color="auto" w:fill="auto"/>
            <w:noWrap/>
            <w:vAlign w:val="bottom"/>
            <w:hideMark/>
          </w:tcPr>
          <w:p w14:paraId="46BEC8A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1012" w:type="dxa"/>
            <w:shd w:val="clear" w:color="auto" w:fill="auto"/>
            <w:noWrap/>
            <w:vAlign w:val="bottom"/>
            <w:hideMark/>
          </w:tcPr>
          <w:p w14:paraId="2023702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979" w:type="dxa"/>
            <w:shd w:val="clear" w:color="auto" w:fill="auto"/>
            <w:noWrap/>
            <w:vAlign w:val="bottom"/>
            <w:hideMark/>
          </w:tcPr>
          <w:p w14:paraId="0A9158D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866" w:type="dxa"/>
            <w:shd w:val="clear" w:color="auto" w:fill="auto"/>
            <w:noWrap/>
            <w:vAlign w:val="bottom"/>
            <w:hideMark/>
          </w:tcPr>
          <w:p w14:paraId="0509E21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866" w:type="dxa"/>
            <w:shd w:val="clear" w:color="auto" w:fill="auto"/>
            <w:noWrap/>
            <w:vAlign w:val="bottom"/>
            <w:hideMark/>
          </w:tcPr>
          <w:p w14:paraId="67331F6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37</w:t>
            </w:r>
          </w:p>
        </w:tc>
      </w:tr>
      <w:tr w:rsidR="001E6C67" w:rsidRPr="001E6C67" w14:paraId="2E0098D0" w14:textId="77777777" w:rsidTr="001E6C67">
        <w:trPr>
          <w:trHeight w:val="300"/>
        </w:trPr>
        <w:tc>
          <w:tcPr>
            <w:tcW w:w="2094" w:type="dxa"/>
            <w:shd w:val="clear" w:color="auto" w:fill="auto"/>
            <w:noWrap/>
            <w:vAlign w:val="bottom"/>
            <w:hideMark/>
          </w:tcPr>
          <w:p w14:paraId="7703D174"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gain</w:t>
            </w:r>
          </w:p>
        </w:tc>
        <w:tc>
          <w:tcPr>
            <w:tcW w:w="947" w:type="dxa"/>
            <w:shd w:val="clear" w:color="auto" w:fill="auto"/>
            <w:noWrap/>
            <w:vAlign w:val="bottom"/>
            <w:hideMark/>
          </w:tcPr>
          <w:p w14:paraId="26EDD7E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8.630923</w:t>
            </w:r>
          </w:p>
        </w:tc>
        <w:tc>
          <w:tcPr>
            <w:tcW w:w="1012" w:type="dxa"/>
            <w:shd w:val="clear" w:color="auto" w:fill="auto"/>
            <w:noWrap/>
            <w:vAlign w:val="bottom"/>
            <w:hideMark/>
          </w:tcPr>
          <w:p w14:paraId="0D802E9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1.001917</w:t>
            </w:r>
          </w:p>
        </w:tc>
        <w:tc>
          <w:tcPr>
            <w:tcW w:w="979" w:type="dxa"/>
            <w:shd w:val="clear" w:color="auto" w:fill="auto"/>
            <w:noWrap/>
            <w:vAlign w:val="bottom"/>
            <w:hideMark/>
          </w:tcPr>
          <w:p w14:paraId="0987BB1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-4.86458</w:t>
            </w:r>
          </w:p>
        </w:tc>
        <w:tc>
          <w:tcPr>
            <w:tcW w:w="946" w:type="dxa"/>
            <w:shd w:val="clear" w:color="auto" w:fill="auto"/>
            <w:noWrap/>
            <w:vAlign w:val="bottom"/>
            <w:hideMark/>
          </w:tcPr>
          <w:p w14:paraId="371FF96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26.78825</w:t>
            </w:r>
          </w:p>
        </w:tc>
        <w:tc>
          <w:tcPr>
            <w:tcW w:w="939" w:type="dxa"/>
            <w:shd w:val="clear" w:color="auto" w:fill="auto"/>
            <w:noWrap/>
            <w:vAlign w:val="bottom"/>
            <w:hideMark/>
          </w:tcPr>
          <w:p w14:paraId="60AECA4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1012" w:type="dxa"/>
            <w:shd w:val="clear" w:color="auto" w:fill="auto"/>
            <w:noWrap/>
            <w:vAlign w:val="bottom"/>
            <w:hideMark/>
          </w:tcPr>
          <w:p w14:paraId="2C9360B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979" w:type="dxa"/>
            <w:shd w:val="clear" w:color="auto" w:fill="auto"/>
            <w:noWrap/>
            <w:vAlign w:val="bottom"/>
            <w:hideMark/>
          </w:tcPr>
          <w:p w14:paraId="2CF2DCB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866" w:type="dxa"/>
            <w:shd w:val="clear" w:color="auto" w:fill="auto"/>
            <w:noWrap/>
            <w:vAlign w:val="bottom"/>
            <w:hideMark/>
          </w:tcPr>
          <w:p w14:paraId="7C096EA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866" w:type="dxa"/>
            <w:shd w:val="clear" w:color="auto" w:fill="auto"/>
            <w:noWrap/>
            <w:vAlign w:val="bottom"/>
            <w:hideMark/>
          </w:tcPr>
          <w:p w14:paraId="10E7F72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42</w:t>
            </w:r>
          </w:p>
        </w:tc>
      </w:tr>
    </w:tbl>
    <w:p w14:paraId="5DDE2ED8" w14:textId="77777777" w:rsidR="00CA7B6A" w:rsidRDefault="00CA7B6A" w:rsidP="00E619D6">
      <w:pPr>
        <w:rPr>
          <w:lang w:val="en-US" w:eastAsia="en-US"/>
        </w:rPr>
      </w:pPr>
    </w:p>
    <w:p w14:paraId="0D9982DA" w14:textId="77777777" w:rsidR="006660B5" w:rsidRPr="006660B5" w:rsidRDefault="006660B5" w:rsidP="006660B5">
      <w:pPr>
        <w:rPr>
          <w:lang w:val="en-US" w:eastAsia="en-US"/>
        </w:rPr>
      </w:pPr>
      <w:r w:rsidRPr="006660B5">
        <w:rPr>
          <w:lang w:val="en-US" w:eastAsia="en-US"/>
        </w:rPr>
        <w:t xml:space="preserve">The results indicate that Reset Rate, Rate, and Deadband are the most influential features in the dataset. Reset Rate ranked first in both Standard Deviation and Absolute Difference, with an overall lowest total rank of 13, making it the most critical feature. Rate followed closely with a total rank of 18, securing top positions in Skewness and a high ranking in Absolute Difference. Deadband, with a total rank of 20, emerged as another </w:t>
      </w:r>
      <w:r w:rsidRPr="006660B5">
        <w:rPr>
          <w:lang w:val="en-US" w:eastAsia="en-US"/>
        </w:rPr>
        <w:lastRenderedPageBreak/>
        <w:t>essential feature, performing well across multiple statistical criteria. These findings suggest that these three features should be prioritized in feature selection, as they play a significant role in predictive accuracy.</w:t>
      </w:r>
    </w:p>
    <w:p w14:paraId="553DA269" w14:textId="77777777" w:rsidR="006660B5" w:rsidRPr="006660B5" w:rsidRDefault="006660B5" w:rsidP="006660B5">
      <w:pPr>
        <w:rPr>
          <w:lang w:val="en-US" w:eastAsia="en-US"/>
        </w:rPr>
      </w:pPr>
      <w:r w:rsidRPr="006660B5">
        <w:rPr>
          <w:lang w:val="en-US" w:eastAsia="en-US"/>
        </w:rPr>
        <w:t xml:space="preserve">Moderately important features </w:t>
      </w:r>
      <w:proofErr w:type="gramStart"/>
      <w:r w:rsidRPr="006660B5">
        <w:rPr>
          <w:lang w:val="en-US" w:eastAsia="en-US"/>
        </w:rPr>
        <w:t>included</w:t>
      </w:r>
      <w:proofErr w:type="gramEnd"/>
      <w:r w:rsidRPr="006660B5">
        <w:rPr>
          <w:lang w:val="en-US" w:eastAsia="en-US"/>
        </w:rPr>
        <w:t xml:space="preserve"> Cycle Time, Pump, and Setpoint, each achieving total ranks between 21 and 29. While these features contribute to the dataset’s structure, their relative importance is slightly lower than the top-ranked ones. Cycle Time (rank 21) and Pump (rank 21) demonstrated balanced performance across all statistical metrics, whereas Setpoint (rank 29) had strong Standard Deviation and Skewness rankings but performed moderately in other areas. These features remain relevant for modeling but may be considered for removal if computational efficiency is a priority.</w:t>
      </w:r>
    </w:p>
    <w:p w14:paraId="388C7F58" w14:textId="77777777" w:rsidR="006660B5" w:rsidRPr="006660B5" w:rsidRDefault="006660B5" w:rsidP="006660B5">
      <w:pPr>
        <w:rPr>
          <w:lang w:val="en-US" w:eastAsia="en-US"/>
        </w:rPr>
      </w:pPr>
      <w:r w:rsidRPr="006660B5">
        <w:rPr>
          <w:lang w:val="en-US" w:eastAsia="en-US"/>
        </w:rPr>
        <w:t xml:space="preserve">The least important features in this ranking were Control Scheme, Solenoid, and Pressure Measurement, which received the highest total ranks (25, 25, and 37, respectively). Control Scheme and Solenoid performed poorly across most statistical properties, particularly in Skewness and Standard Deviation rankings. Pressure Measurement, while ranking first in Skewness, performed the worst across all </w:t>
      </w:r>
      <w:proofErr w:type="gramStart"/>
      <w:r w:rsidRPr="006660B5">
        <w:rPr>
          <w:lang w:val="en-US" w:eastAsia="en-US"/>
        </w:rPr>
        <w:t>other</w:t>
      </w:r>
      <w:proofErr w:type="gramEnd"/>
      <w:r w:rsidRPr="006660B5">
        <w:rPr>
          <w:lang w:val="en-US" w:eastAsia="en-US"/>
        </w:rPr>
        <w:t xml:space="preserve"> ranking criteria, leading to the highest total rank (37). These features contributed the least to overall predictive power, indicating that they may be redundant and potentially removable during feature selection.</w:t>
      </w:r>
    </w:p>
    <w:p w14:paraId="00FE2DB6" w14:textId="77777777" w:rsidR="006660B5" w:rsidRPr="006660B5" w:rsidRDefault="006660B5" w:rsidP="006660B5">
      <w:pPr>
        <w:rPr>
          <w:lang w:val="en-US" w:eastAsia="en-US"/>
        </w:rPr>
      </w:pPr>
      <w:r w:rsidRPr="006660B5">
        <w:rPr>
          <w:lang w:val="en-US" w:eastAsia="en-US"/>
        </w:rPr>
        <w:t>These findings offer valuable insights for feature selection and dimensionality reduction. Reset Rate, Rate, and Deadband should be retained across models due to their strong contribution to predictive performance. In contrast, features such as Control Scheme, Solenoid, and Pressure Measurement can be considered for removal when optimizing model efficiency. This ranking highlights the impact of different features on the dataset and provides a data-driven strategy for selecting the most informative features while discarding those with minimal relevance.</w:t>
      </w:r>
    </w:p>
    <w:p w14:paraId="407C008F" w14:textId="77777777" w:rsidR="00853D4F" w:rsidRDefault="00853D4F" w:rsidP="00E619D6">
      <w:pPr>
        <w:rPr>
          <w:lang w:val="en-US" w:eastAsia="en-US"/>
        </w:rPr>
      </w:pPr>
    </w:p>
    <w:p w14:paraId="4FE06630" w14:textId="43AFCE58" w:rsidR="00722E0F" w:rsidRDefault="00722E0F" w:rsidP="00722E0F">
      <w:pPr>
        <w:pStyle w:val="Heading3"/>
        <w:rPr>
          <w:lang w:val="en-US" w:eastAsia="en-US"/>
        </w:rPr>
      </w:pPr>
      <w:bookmarkStart w:id="53" w:name="_Toc192164962"/>
      <w:r>
        <w:rPr>
          <w:lang w:val="en-US" w:eastAsia="en-US"/>
        </w:rPr>
        <w:lastRenderedPageBreak/>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53"/>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classifier.</w:t>
      </w:r>
    </w:p>
    <w:p w14:paraId="386E4F6E" w14:textId="77777777" w:rsidR="00DA0C3A" w:rsidRPr="00DA0C3A" w:rsidRDefault="00DA0C3A" w:rsidP="00DA0C3A">
      <w:pPr>
        <w:rPr>
          <w:lang w:val="en-US" w:eastAsia="en-US"/>
        </w:rPr>
      </w:pPr>
    </w:p>
    <w:p w14:paraId="37E37773" w14:textId="55D2283C" w:rsidR="00E2534B" w:rsidRDefault="524D1CB7" w:rsidP="00E2534B">
      <w:pPr>
        <w:pStyle w:val="Caption"/>
        <w:keepNext/>
      </w:pPr>
      <w:bookmarkStart w:id="54" w:name="_Toc193097230"/>
      <w:r w:rsidRPr="524D1CB7">
        <w:t xml:space="preserve">Table </w:t>
      </w:r>
      <w:r>
        <w:fldChar w:fldCharType="begin"/>
      </w:r>
      <w:r>
        <w:instrText>SEQ Table \* ARABIC</w:instrText>
      </w:r>
      <w:r>
        <w:fldChar w:fldCharType="separate"/>
      </w:r>
      <w:r w:rsidR="00584247">
        <w:rPr>
          <w:noProof/>
        </w:rPr>
        <w:t>6</w:t>
      </w:r>
      <w:r>
        <w:fldChar w:fldCharType="end"/>
      </w:r>
      <w:r w:rsidRPr="524D1CB7">
        <w:t xml:space="preserve"> Feature importance rankings for the function dataset using the </w:t>
      </w:r>
      <w:proofErr w:type="spellStart"/>
      <w:r w:rsidRPr="524D1CB7">
        <w:t>RandomForest</w:t>
      </w:r>
      <w:proofErr w:type="spellEnd"/>
      <w:r w:rsidRPr="524D1CB7">
        <w:t xml:space="preserve"> classifier</w:t>
      </w:r>
      <w:bookmarkEnd w:id="54"/>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3427"/>
      </w:tblGrid>
      <w:tr w:rsidR="00F130B9" w:rsidRPr="00F130B9" w14:paraId="688FEBD0" w14:textId="77777777" w:rsidTr="00F130B9">
        <w:trPr>
          <w:trHeight w:val="300"/>
        </w:trPr>
        <w:tc>
          <w:tcPr>
            <w:tcW w:w="2414" w:type="dxa"/>
            <w:shd w:val="clear" w:color="auto" w:fill="auto"/>
            <w:noWrap/>
            <w:vAlign w:val="bottom"/>
            <w:hideMark/>
          </w:tcPr>
          <w:p w14:paraId="61FCF2FD"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424EEABB"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Random Forest Feature Importance</w:t>
            </w:r>
          </w:p>
        </w:tc>
      </w:tr>
      <w:tr w:rsidR="00F130B9" w:rsidRPr="00F130B9" w14:paraId="0595E6AB" w14:textId="77777777" w:rsidTr="00F130B9">
        <w:trPr>
          <w:trHeight w:val="300"/>
        </w:trPr>
        <w:tc>
          <w:tcPr>
            <w:tcW w:w="2414" w:type="dxa"/>
            <w:shd w:val="clear" w:color="auto" w:fill="auto"/>
            <w:noWrap/>
            <w:vAlign w:val="bottom"/>
            <w:hideMark/>
          </w:tcPr>
          <w:p w14:paraId="74566945"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pressure_measurement</w:t>
            </w:r>
            <w:proofErr w:type="spellEnd"/>
          </w:p>
        </w:tc>
        <w:tc>
          <w:tcPr>
            <w:tcW w:w="3427" w:type="dxa"/>
            <w:shd w:val="clear" w:color="auto" w:fill="auto"/>
            <w:noWrap/>
            <w:vAlign w:val="bottom"/>
            <w:hideMark/>
          </w:tcPr>
          <w:p w14:paraId="61834FB6"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0.527674</w:t>
            </w:r>
          </w:p>
        </w:tc>
      </w:tr>
      <w:tr w:rsidR="00F130B9" w:rsidRPr="00F130B9" w14:paraId="17E35DC4" w14:textId="77777777" w:rsidTr="00F130B9">
        <w:trPr>
          <w:trHeight w:val="300"/>
        </w:trPr>
        <w:tc>
          <w:tcPr>
            <w:tcW w:w="2414" w:type="dxa"/>
            <w:shd w:val="clear" w:color="auto" w:fill="auto"/>
            <w:noWrap/>
            <w:vAlign w:val="bottom"/>
            <w:hideMark/>
          </w:tcPr>
          <w:p w14:paraId="62BED0A9"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3E3F27B7"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0.08867</w:t>
            </w:r>
          </w:p>
        </w:tc>
      </w:tr>
      <w:tr w:rsidR="00F130B9" w:rsidRPr="00F130B9" w14:paraId="64E03D55" w14:textId="77777777" w:rsidTr="00F130B9">
        <w:trPr>
          <w:trHeight w:val="300"/>
        </w:trPr>
        <w:tc>
          <w:tcPr>
            <w:tcW w:w="2414" w:type="dxa"/>
            <w:shd w:val="clear" w:color="auto" w:fill="auto"/>
            <w:noWrap/>
            <w:vAlign w:val="bottom"/>
            <w:hideMark/>
          </w:tcPr>
          <w:p w14:paraId="0890EA38"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5FEEBD47"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0.084729</w:t>
            </w:r>
          </w:p>
        </w:tc>
      </w:tr>
      <w:tr w:rsidR="00F130B9" w:rsidRPr="00F130B9" w14:paraId="587DEFC3" w14:textId="77777777" w:rsidTr="00F130B9">
        <w:trPr>
          <w:trHeight w:val="300"/>
        </w:trPr>
        <w:tc>
          <w:tcPr>
            <w:tcW w:w="2414" w:type="dxa"/>
            <w:shd w:val="clear" w:color="auto" w:fill="auto"/>
            <w:noWrap/>
            <w:vAlign w:val="bottom"/>
            <w:hideMark/>
          </w:tcPr>
          <w:p w14:paraId="099DDF57"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43957A34"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0.074899</w:t>
            </w:r>
          </w:p>
        </w:tc>
      </w:tr>
      <w:tr w:rsidR="00F130B9" w:rsidRPr="00F130B9" w14:paraId="61E1BD1F" w14:textId="77777777" w:rsidTr="00F130B9">
        <w:trPr>
          <w:trHeight w:val="300"/>
        </w:trPr>
        <w:tc>
          <w:tcPr>
            <w:tcW w:w="2414" w:type="dxa"/>
            <w:shd w:val="clear" w:color="auto" w:fill="auto"/>
            <w:noWrap/>
            <w:vAlign w:val="bottom"/>
            <w:hideMark/>
          </w:tcPr>
          <w:p w14:paraId="7263E1A1"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crc_rate</w:t>
            </w:r>
            <w:proofErr w:type="spellEnd"/>
          </w:p>
        </w:tc>
        <w:tc>
          <w:tcPr>
            <w:tcW w:w="3427" w:type="dxa"/>
            <w:shd w:val="clear" w:color="auto" w:fill="auto"/>
            <w:noWrap/>
            <w:vAlign w:val="bottom"/>
            <w:hideMark/>
          </w:tcPr>
          <w:p w14:paraId="66CD0265"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0.057273</w:t>
            </w:r>
          </w:p>
        </w:tc>
      </w:tr>
      <w:tr w:rsidR="00F130B9" w:rsidRPr="00F130B9" w14:paraId="76551433" w14:textId="77777777" w:rsidTr="00F130B9">
        <w:trPr>
          <w:trHeight w:val="300"/>
        </w:trPr>
        <w:tc>
          <w:tcPr>
            <w:tcW w:w="2414" w:type="dxa"/>
            <w:shd w:val="clear" w:color="auto" w:fill="auto"/>
            <w:noWrap/>
            <w:vAlign w:val="bottom"/>
            <w:hideMark/>
          </w:tcPr>
          <w:p w14:paraId="2C2145B3"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0A839E1A"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0.056421</w:t>
            </w:r>
          </w:p>
        </w:tc>
      </w:tr>
      <w:tr w:rsidR="00F130B9" w:rsidRPr="00F130B9" w14:paraId="18C521F3" w14:textId="77777777" w:rsidTr="00F130B9">
        <w:trPr>
          <w:trHeight w:val="300"/>
        </w:trPr>
        <w:tc>
          <w:tcPr>
            <w:tcW w:w="2414" w:type="dxa"/>
            <w:shd w:val="clear" w:color="auto" w:fill="auto"/>
            <w:noWrap/>
            <w:vAlign w:val="bottom"/>
            <w:hideMark/>
          </w:tcPr>
          <w:p w14:paraId="38F4D0AE"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62314F89"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0.050223</w:t>
            </w:r>
          </w:p>
        </w:tc>
      </w:tr>
      <w:tr w:rsidR="00F130B9" w:rsidRPr="00F130B9" w14:paraId="41DAA5BD" w14:textId="77777777" w:rsidTr="00F130B9">
        <w:trPr>
          <w:trHeight w:val="300"/>
        </w:trPr>
        <w:tc>
          <w:tcPr>
            <w:tcW w:w="2414" w:type="dxa"/>
            <w:shd w:val="clear" w:color="auto" w:fill="auto"/>
            <w:noWrap/>
            <w:vAlign w:val="bottom"/>
            <w:hideMark/>
          </w:tcPr>
          <w:p w14:paraId="5DB41F52"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system_mode</w:t>
            </w:r>
            <w:proofErr w:type="spellEnd"/>
          </w:p>
        </w:tc>
        <w:tc>
          <w:tcPr>
            <w:tcW w:w="3427" w:type="dxa"/>
            <w:shd w:val="clear" w:color="auto" w:fill="auto"/>
            <w:noWrap/>
            <w:vAlign w:val="bottom"/>
            <w:hideMark/>
          </w:tcPr>
          <w:p w14:paraId="61C446BD"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0.014984</w:t>
            </w:r>
          </w:p>
        </w:tc>
      </w:tr>
      <w:tr w:rsidR="00F130B9" w:rsidRPr="00F130B9" w14:paraId="4A37026B" w14:textId="77777777" w:rsidTr="00F130B9">
        <w:trPr>
          <w:trHeight w:val="300"/>
        </w:trPr>
        <w:tc>
          <w:tcPr>
            <w:tcW w:w="2414" w:type="dxa"/>
            <w:shd w:val="clear" w:color="auto" w:fill="auto"/>
            <w:noWrap/>
            <w:vAlign w:val="bottom"/>
            <w:hideMark/>
          </w:tcPr>
          <w:p w14:paraId="7C151EC5"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solenoid</w:t>
            </w:r>
          </w:p>
        </w:tc>
        <w:tc>
          <w:tcPr>
            <w:tcW w:w="3427" w:type="dxa"/>
            <w:shd w:val="clear" w:color="auto" w:fill="auto"/>
            <w:noWrap/>
            <w:vAlign w:val="bottom"/>
            <w:hideMark/>
          </w:tcPr>
          <w:p w14:paraId="2E5D3E97"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0.013538</w:t>
            </w:r>
          </w:p>
        </w:tc>
      </w:tr>
      <w:tr w:rsidR="00F130B9" w:rsidRPr="00F130B9" w14:paraId="1036D782" w14:textId="77777777" w:rsidTr="00F130B9">
        <w:trPr>
          <w:trHeight w:val="300"/>
        </w:trPr>
        <w:tc>
          <w:tcPr>
            <w:tcW w:w="2414" w:type="dxa"/>
            <w:shd w:val="clear" w:color="auto" w:fill="auto"/>
            <w:noWrap/>
            <w:vAlign w:val="bottom"/>
            <w:hideMark/>
          </w:tcPr>
          <w:p w14:paraId="3B649B5D"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785C83BD"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0.012236</w:t>
            </w:r>
          </w:p>
        </w:tc>
      </w:tr>
      <w:tr w:rsidR="00F130B9" w:rsidRPr="00F130B9" w14:paraId="060BAA21" w14:textId="77777777" w:rsidTr="00F130B9">
        <w:trPr>
          <w:trHeight w:val="300"/>
        </w:trPr>
        <w:tc>
          <w:tcPr>
            <w:tcW w:w="2414" w:type="dxa"/>
            <w:shd w:val="clear" w:color="auto" w:fill="auto"/>
            <w:noWrap/>
            <w:vAlign w:val="bottom"/>
            <w:hideMark/>
          </w:tcPr>
          <w:p w14:paraId="22F654CB"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5F9F8705"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0.011589</w:t>
            </w:r>
          </w:p>
        </w:tc>
      </w:tr>
      <w:tr w:rsidR="00F130B9" w:rsidRPr="00F130B9" w14:paraId="4BF2BDCA" w14:textId="77777777" w:rsidTr="00F130B9">
        <w:trPr>
          <w:trHeight w:val="300"/>
        </w:trPr>
        <w:tc>
          <w:tcPr>
            <w:tcW w:w="2414" w:type="dxa"/>
            <w:shd w:val="clear" w:color="auto" w:fill="auto"/>
            <w:noWrap/>
            <w:vAlign w:val="bottom"/>
            <w:hideMark/>
          </w:tcPr>
          <w:p w14:paraId="088A6944"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144591B0"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0.007764</w:t>
            </w:r>
          </w:p>
        </w:tc>
      </w:tr>
    </w:tbl>
    <w:p w14:paraId="194F3ADD" w14:textId="77777777" w:rsidR="000B55DF" w:rsidRDefault="000B55DF" w:rsidP="000B55DF">
      <w:pPr>
        <w:rPr>
          <w:lang w:val="en-US" w:eastAsia="en-US"/>
        </w:rPr>
      </w:pPr>
    </w:p>
    <w:p w14:paraId="048D33DF" w14:textId="77777777" w:rsidR="006660B5" w:rsidRPr="006660B5" w:rsidRDefault="006660B5" w:rsidP="006660B5">
      <w:pPr>
        <w:rPr>
          <w:lang w:val="en-US" w:eastAsia="en-US"/>
        </w:rPr>
      </w:pPr>
      <w:r w:rsidRPr="006660B5">
        <w:rPr>
          <w:lang w:val="en-US" w:eastAsia="en-US"/>
        </w:rPr>
        <w:t xml:space="preserve">The results from the </w:t>
      </w:r>
      <w:proofErr w:type="spellStart"/>
      <w:r w:rsidRPr="006660B5">
        <w:rPr>
          <w:lang w:val="en-US" w:eastAsia="en-US"/>
        </w:rPr>
        <w:t>RandomForest</w:t>
      </w:r>
      <w:proofErr w:type="spellEnd"/>
      <w:r w:rsidRPr="006660B5">
        <w:rPr>
          <w:lang w:val="en-US" w:eastAsia="en-US"/>
        </w:rPr>
        <w:t xml:space="preserve"> classifier reveal that Pressure Measurement (0.5277) is by far the most influential feature in the dataset, with a significantly higher importance score than all other features. Setpoint (0.0887) and Reset Rate (0.0847) follow as the next most important features, suggesting that these three variables contribute the most to predictive accuracy. The strong importance of Setpoint and Reset Rate implies that </w:t>
      </w:r>
      <w:r w:rsidRPr="006660B5">
        <w:rPr>
          <w:lang w:val="en-US" w:eastAsia="en-US"/>
        </w:rPr>
        <w:lastRenderedPageBreak/>
        <w:t>these features play a crucial role in model decision-making and should be prioritized in feature selection.</w:t>
      </w:r>
    </w:p>
    <w:p w14:paraId="380BB034" w14:textId="77777777" w:rsidR="006660B5" w:rsidRPr="006660B5" w:rsidRDefault="006660B5" w:rsidP="006660B5">
      <w:pPr>
        <w:rPr>
          <w:lang w:val="en-US" w:eastAsia="en-US"/>
        </w:rPr>
      </w:pPr>
      <w:r w:rsidRPr="006660B5">
        <w:rPr>
          <w:lang w:val="en-US" w:eastAsia="en-US"/>
        </w:rPr>
        <w:t>A set of moderately important features includes Deadband (0.0749), CRC Rate (0.0573), Cycle Time (0.0564), and Gain (0.0502). These features contribute meaningfully to model performance but to a lesser extent than the top-ranked features. Their importance may vary depending on the specific dataset characteristics and modeling objectives.</w:t>
      </w:r>
    </w:p>
    <w:p w14:paraId="33738B97" w14:textId="77777777" w:rsidR="006660B5" w:rsidRPr="006660B5" w:rsidRDefault="006660B5" w:rsidP="006660B5">
      <w:pPr>
        <w:rPr>
          <w:lang w:val="en-US" w:eastAsia="en-US"/>
        </w:rPr>
      </w:pPr>
      <w:r w:rsidRPr="006660B5">
        <w:rPr>
          <w:lang w:val="en-US" w:eastAsia="en-US"/>
        </w:rPr>
        <w:t xml:space="preserve">The least important features in the </w:t>
      </w:r>
      <w:proofErr w:type="spellStart"/>
      <w:r w:rsidRPr="006660B5">
        <w:rPr>
          <w:lang w:val="en-US" w:eastAsia="en-US"/>
        </w:rPr>
        <w:t>RandomForest</w:t>
      </w:r>
      <w:proofErr w:type="spellEnd"/>
      <w:r w:rsidRPr="006660B5">
        <w:rPr>
          <w:lang w:val="en-US" w:eastAsia="en-US"/>
        </w:rPr>
        <w:t xml:space="preserve"> ranking include System Mode (0.0150), Solenoid (0.0135), Pump (0.0122), Control Scheme (0.0116), and Rate (0.0078). These variables have significantly lower importance scores, indicating that they have minimal impact on model predictions. Since they contribute little to classification accuracy, they could be considered for removal in feature selection processes when optimizing model efficiency.</w:t>
      </w:r>
    </w:p>
    <w:p w14:paraId="0D7D63C6" w14:textId="073C82D3" w:rsidR="00722E0F" w:rsidRPr="006660B5" w:rsidRDefault="006660B5" w:rsidP="00722E0F">
      <w:pPr>
        <w:rPr>
          <w:lang w:eastAsia="en-US"/>
        </w:rPr>
      </w:pPr>
      <w:r w:rsidRPr="006660B5">
        <w:rPr>
          <w:lang w:eastAsia="en-US"/>
        </w:rPr>
        <w:t xml:space="preserve">The </w:t>
      </w:r>
      <w:proofErr w:type="spellStart"/>
      <w:r w:rsidRPr="006660B5">
        <w:rPr>
          <w:lang w:eastAsia="en-US"/>
        </w:rPr>
        <w:t>RandomForest</w:t>
      </w:r>
      <w:proofErr w:type="spellEnd"/>
      <w:r w:rsidRPr="006660B5">
        <w:rPr>
          <w:lang w:eastAsia="en-US"/>
        </w:rPr>
        <w:t xml:space="preserve"> ranking method provides a different perspective on feature importance compared to the SP method. While SP identified Reset Rate, Rate, and Deadband as highly significant, </w:t>
      </w:r>
      <w:proofErr w:type="spellStart"/>
      <w:r w:rsidRPr="006660B5">
        <w:rPr>
          <w:lang w:eastAsia="en-US"/>
        </w:rPr>
        <w:t>RandomForest</w:t>
      </w:r>
      <w:proofErr w:type="spellEnd"/>
      <w:r w:rsidRPr="006660B5">
        <w:rPr>
          <w:lang w:eastAsia="en-US"/>
        </w:rPr>
        <w:t xml:space="preserve"> assigned the highest importance to Pressure Measurement, with Reset Rate and Setpoint ranking highly as well. Additionally, SP ranked Control Scheme and Solenoid moderately, whereas </w:t>
      </w:r>
      <w:proofErr w:type="spellStart"/>
      <w:r w:rsidRPr="006660B5">
        <w:rPr>
          <w:lang w:eastAsia="en-US"/>
        </w:rPr>
        <w:t>RandomForest</w:t>
      </w:r>
      <w:proofErr w:type="spellEnd"/>
      <w:r w:rsidRPr="006660B5">
        <w:rPr>
          <w:lang w:eastAsia="en-US"/>
        </w:rPr>
        <w:t xml:space="preserve"> placed them among the least important features.</w:t>
      </w:r>
    </w:p>
    <w:p w14:paraId="589E3F17" w14:textId="77777777" w:rsidR="006660B5" w:rsidRPr="00722E0F" w:rsidRDefault="006660B5" w:rsidP="00722E0F">
      <w:pPr>
        <w:rPr>
          <w:lang w:val="en-US" w:eastAsia="en-US"/>
        </w:rPr>
      </w:pPr>
    </w:p>
    <w:p w14:paraId="3C484117" w14:textId="6BFD08BF" w:rsidR="00722E0F" w:rsidRDefault="00722E0F" w:rsidP="00722E0F">
      <w:pPr>
        <w:pStyle w:val="Heading3"/>
        <w:rPr>
          <w:lang w:val="en-US" w:eastAsia="en-US"/>
        </w:rPr>
      </w:pPr>
      <w:bookmarkStart w:id="55"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5"/>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1D1DEE81" w:rsidR="00E2534B" w:rsidRDefault="524D1CB7" w:rsidP="00E2534B">
      <w:pPr>
        <w:pStyle w:val="Caption"/>
        <w:keepNext/>
      </w:pPr>
      <w:bookmarkStart w:id="56" w:name="_Toc193097231"/>
      <w:r w:rsidRPr="524D1CB7">
        <w:lastRenderedPageBreak/>
        <w:t xml:space="preserve">Table </w:t>
      </w:r>
      <w:r>
        <w:fldChar w:fldCharType="begin"/>
      </w:r>
      <w:r>
        <w:instrText>SEQ Table \* ARABIC</w:instrText>
      </w:r>
      <w:r>
        <w:fldChar w:fldCharType="separate"/>
      </w:r>
      <w:r w:rsidR="00584247">
        <w:rPr>
          <w:noProof/>
        </w:rPr>
        <w:t>7</w:t>
      </w:r>
      <w:r>
        <w:fldChar w:fldCharType="end"/>
      </w:r>
      <w:r w:rsidRPr="524D1CB7">
        <w:t xml:space="preserve"> Feature importance rankings for the</w:t>
      </w:r>
      <w:r w:rsidR="008E3800">
        <w:t xml:space="preserve"> Response</w:t>
      </w:r>
      <w:r w:rsidRPr="524D1CB7">
        <w:t xml:space="preserve"> dataset using the XGBoost classifier</w:t>
      </w:r>
      <w:bookmarkEnd w:id="56"/>
    </w:p>
    <w:tbl>
      <w:tblPr>
        <w:tblW w:w="5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2854"/>
      </w:tblGrid>
      <w:tr w:rsidR="00CB32D1" w:rsidRPr="00CB32D1" w14:paraId="698A7A52" w14:textId="77777777" w:rsidTr="00CB32D1">
        <w:trPr>
          <w:trHeight w:val="300"/>
        </w:trPr>
        <w:tc>
          <w:tcPr>
            <w:tcW w:w="2414" w:type="dxa"/>
            <w:shd w:val="clear" w:color="auto" w:fill="auto"/>
            <w:noWrap/>
            <w:vAlign w:val="bottom"/>
            <w:hideMark/>
          </w:tcPr>
          <w:p w14:paraId="1E4D180C"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341D77D2"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XGBoost Feature Importance</w:t>
            </w:r>
          </w:p>
        </w:tc>
      </w:tr>
      <w:tr w:rsidR="00CB32D1" w:rsidRPr="00CB32D1" w14:paraId="5626AF7C" w14:textId="77777777" w:rsidTr="00CB32D1">
        <w:trPr>
          <w:trHeight w:val="300"/>
        </w:trPr>
        <w:tc>
          <w:tcPr>
            <w:tcW w:w="2414" w:type="dxa"/>
            <w:shd w:val="clear" w:color="auto" w:fill="auto"/>
            <w:noWrap/>
            <w:vAlign w:val="bottom"/>
            <w:hideMark/>
          </w:tcPr>
          <w:p w14:paraId="00837D20"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pressure_measurement</w:t>
            </w:r>
            <w:proofErr w:type="spellEnd"/>
          </w:p>
        </w:tc>
        <w:tc>
          <w:tcPr>
            <w:tcW w:w="2854" w:type="dxa"/>
            <w:shd w:val="clear" w:color="auto" w:fill="auto"/>
            <w:noWrap/>
            <w:vAlign w:val="bottom"/>
            <w:hideMark/>
          </w:tcPr>
          <w:p w14:paraId="4684225A"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0.350216</w:t>
            </w:r>
          </w:p>
        </w:tc>
      </w:tr>
      <w:tr w:rsidR="00CB32D1" w:rsidRPr="00CB32D1" w14:paraId="57C5C661" w14:textId="77777777" w:rsidTr="00CB32D1">
        <w:trPr>
          <w:trHeight w:val="300"/>
        </w:trPr>
        <w:tc>
          <w:tcPr>
            <w:tcW w:w="2414" w:type="dxa"/>
            <w:shd w:val="clear" w:color="auto" w:fill="auto"/>
            <w:noWrap/>
            <w:vAlign w:val="bottom"/>
            <w:hideMark/>
          </w:tcPr>
          <w:p w14:paraId="25270B41"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7D98536F"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0.079991</w:t>
            </w:r>
          </w:p>
        </w:tc>
      </w:tr>
      <w:tr w:rsidR="00CB32D1" w:rsidRPr="00CB32D1" w14:paraId="662C219E" w14:textId="77777777" w:rsidTr="00CB32D1">
        <w:trPr>
          <w:trHeight w:val="300"/>
        </w:trPr>
        <w:tc>
          <w:tcPr>
            <w:tcW w:w="2414" w:type="dxa"/>
            <w:shd w:val="clear" w:color="auto" w:fill="auto"/>
            <w:noWrap/>
            <w:vAlign w:val="bottom"/>
            <w:hideMark/>
          </w:tcPr>
          <w:p w14:paraId="59585738"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6481E49C"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0.069707</w:t>
            </w:r>
          </w:p>
        </w:tc>
      </w:tr>
      <w:tr w:rsidR="00CB32D1" w:rsidRPr="00CB32D1" w14:paraId="383963BE" w14:textId="77777777" w:rsidTr="00CB32D1">
        <w:trPr>
          <w:trHeight w:val="300"/>
        </w:trPr>
        <w:tc>
          <w:tcPr>
            <w:tcW w:w="2414" w:type="dxa"/>
            <w:shd w:val="clear" w:color="auto" w:fill="auto"/>
            <w:noWrap/>
            <w:vAlign w:val="bottom"/>
            <w:hideMark/>
          </w:tcPr>
          <w:p w14:paraId="46128849"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235CBFDE"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0.061433</w:t>
            </w:r>
          </w:p>
        </w:tc>
      </w:tr>
      <w:tr w:rsidR="00CB32D1" w:rsidRPr="00CB32D1" w14:paraId="09125356" w14:textId="77777777" w:rsidTr="00CB32D1">
        <w:trPr>
          <w:trHeight w:val="300"/>
        </w:trPr>
        <w:tc>
          <w:tcPr>
            <w:tcW w:w="2414" w:type="dxa"/>
            <w:shd w:val="clear" w:color="auto" w:fill="auto"/>
            <w:noWrap/>
            <w:vAlign w:val="bottom"/>
            <w:hideMark/>
          </w:tcPr>
          <w:p w14:paraId="0CB43D6E"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reset_rate</w:t>
            </w:r>
            <w:proofErr w:type="spellEnd"/>
          </w:p>
        </w:tc>
        <w:tc>
          <w:tcPr>
            <w:tcW w:w="2854" w:type="dxa"/>
            <w:shd w:val="clear" w:color="auto" w:fill="auto"/>
            <w:noWrap/>
            <w:vAlign w:val="bottom"/>
            <w:hideMark/>
          </w:tcPr>
          <w:p w14:paraId="55250A8B"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0.06046</w:t>
            </w:r>
          </w:p>
        </w:tc>
      </w:tr>
      <w:tr w:rsidR="00CB32D1" w:rsidRPr="00CB32D1" w14:paraId="357C25AB" w14:textId="77777777" w:rsidTr="00CB32D1">
        <w:trPr>
          <w:trHeight w:val="300"/>
        </w:trPr>
        <w:tc>
          <w:tcPr>
            <w:tcW w:w="2414" w:type="dxa"/>
            <w:shd w:val="clear" w:color="auto" w:fill="auto"/>
            <w:noWrap/>
            <w:vAlign w:val="bottom"/>
            <w:hideMark/>
          </w:tcPr>
          <w:p w14:paraId="1F13BFBE"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151A8565"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0.059807</w:t>
            </w:r>
          </w:p>
        </w:tc>
      </w:tr>
      <w:tr w:rsidR="00CB32D1" w:rsidRPr="00CB32D1" w14:paraId="3CC4A25F" w14:textId="77777777" w:rsidTr="00CB32D1">
        <w:trPr>
          <w:trHeight w:val="300"/>
        </w:trPr>
        <w:tc>
          <w:tcPr>
            <w:tcW w:w="2414" w:type="dxa"/>
            <w:shd w:val="clear" w:color="auto" w:fill="auto"/>
            <w:noWrap/>
            <w:vAlign w:val="bottom"/>
            <w:hideMark/>
          </w:tcPr>
          <w:p w14:paraId="76BDF0E0"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6AAE5375"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0.05911</w:t>
            </w:r>
          </w:p>
        </w:tc>
      </w:tr>
      <w:tr w:rsidR="00CB32D1" w:rsidRPr="00CB32D1" w14:paraId="0CE3D4CA" w14:textId="77777777" w:rsidTr="00CB32D1">
        <w:trPr>
          <w:trHeight w:val="300"/>
        </w:trPr>
        <w:tc>
          <w:tcPr>
            <w:tcW w:w="2414" w:type="dxa"/>
            <w:shd w:val="clear" w:color="auto" w:fill="auto"/>
            <w:noWrap/>
            <w:vAlign w:val="bottom"/>
            <w:hideMark/>
          </w:tcPr>
          <w:p w14:paraId="5E95DB72"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solenoid</w:t>
            </w:r>
          </w:p>
        </w:tc>
        <w:tc>
          <w:tcPr>
            <w:tcW w:w="2854" w:type="dxa"/>
            <w:shd w:val="clear" w:color="auto" w:fill="auto"/>
            <w:noWrap/>
            <w:vAlign w:val="bottom"/>
            <w:hideMark/>
          </w:tcPr>
          <w:p w14:paraId="32694E0B"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0.057731</w:t>
            </w:r>
          </w:p>
        </w:tc>
      </w:tr>
      <w:tr w:rsidR="00CB32D1" w:rsidRPr="00CB32D1" w14:paraId="2A53353F" w14:textId="77777777" w:rsidTr="00CB32D1">
        <w:trPr>
          <w:trHeight w:val="300"/>
        </w:trPr>
        <w:tc>
          <w:tcPr>
            <w:tcW w:w="2414" w:type="dxa"/>
            <w:shd w:val="clear" w:color="auto" w:fill="auto"/>
            <w:noWrap/>
            <w:vAlign w:val="bottom"/>
            <w:hideMark/>
          </w:tcPr>
          <w:p w14:paraId="1B67063A"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2EE535F1"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0.056702</w:t>
            </w:r>
          </w:p>
        </w:tc>
      </w:tr>
      <w:tr w:rsidR="00CB32D1" w:rsidRPr="00CB32D1" w14:paraId="32123EFE" w14:textId="77777777" w:rsidTr="00CB32D1">
        <w:trPr>
          <w:trHeight w:val="300"/>
        </w:trPr>
        <w:tc>
          <w:tcPr>
            <w:tcW w:w="2414" w:type="dxa"/>
            <w:shd w:val="clear" w:color="auto" w:fill="auto"/>
            <w:noWrap/>
            <w:vAlign w:val="bottom"/>
            <w:hideMark/>
          </w:tcPr>
          <w:p w14:paraId="552E6B6E"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4DC24D09"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0.055546</w:t>
            </w:r>
          </w:p>
        </w:tc>
      </w:tr>
      <w:tr w:rsidR="00CB32D1" w:rsidRPr="00CB32D1" w14:paraId="08BDA20D" w14:textId="77777777" w:rsidTr="00CB32D1">
        <w:trPr>
          <w:trHeight w:val="300"/>
        </w:trPr>
        <w:tc>
          <w:tcPr>
            <w:tcW w:w="2414" w:type="dxa"/>
            <w:shd w:val="clear" w:color="auto" w:fill="auto"/>
            <w:noWrap/>
            <w:vAlign w:val="bottom"/>
            <w:hideMark/>
          </w:tcPr>
          <w:p w14:paraId="01075F42"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6D30EB3E"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0.050887</w:t>
            </w:r>
          </w:p>
        </w:tc>
      </w:tr>
      <w:tr w:rsidR="00CB32D1" w:rsidRPr="00CB32D1" w14:paraId="3447B246" w14:textId="77777777" w:rsidTr="00CB32D1">
        <w:trPr>
          <w:trHeight w:val="300"/>
        </w:trPr>
        <w:tc>
          <w:tcPr>
            <w:tcW w:w="2414" w:type="dxa"/>
            <w:shd w:val="clear" w:color="auto" w:fill="auto"/>
            <w:noWrap/>
            <w:vAlign w:val="bottom"/>
            <w:hideMark/>
          </w:tcPr>
          <w:p w14:paraId="6DFE739C"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crc_rate</w:t>
            </w:r>
            <w:proofErr w:type="spellEnd"/>
          </w:p>
        </w:tc>
        <w:tc>
          <w:tcPr>
            <w:tcW w:w="2854" w:type="dxa"/>
            <w:shd w:val="clear" w:color="auto" w:fill="auto"/>
            <w:noWrap/>
            <w:vAlign w:val="bottom"/>
            <w:hideMark/>
          </w:tcPr>
          <w:p w14:paraId="5E245E6F"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0.038411</w:t>
            </w:r>
          </w:p>
        </w:tc>
      </w:tr>
    </w:tbl>
    <w:p w14:paraId="4286965B" w14:textId="77777777" w:rsidR="006660B5" w:rsidRPr="006660B5" w:rsidRDefault="00D70DF0" w:rsidP="006660B5">
      <w:pPr>
        <w:rPr>
          <w:lang w:val="en-US" w:eastAsia="en-US"/>
        </w:rPr>
      </w:pPr>
      <w:r>
        <w:br/>
      </w:r>
      <w:r w:rsidR="006660B5" w:rsidRPr="006660B5">
        <w:rPr>
          <w:lang w:val="en-US" w:eastAsia="en-US"/>
        </w:rPr>
        <w:t>The feature importance rankings obtained from the XGBoost model provide a unique perspective on the significance of different features compared to SP ranking and Random Forest ranking. According to XGBoost, the most influential feature in the dataset was Pressure Measurement (Feature Importance = 0.3502). This significant gap in importance compared to other features highlights its dominant role in predictive performance and reinforces its necessity in feature selection.</w:t>
      </w:r>
    </w:p>
    <w:p w14:paraId="40430A55" w14:textId="77777777" w:rsidR="006660B5" w:rsidRPr="006660B5" w:rsidRDefault="006660B5" w:rsidP="006660B5">
      <w:pPr>
        <w:rPr>
          <w:lang w:val="en-US" w:eastAsia="en-US"/>
        </w:rPr>
      </w:pPr>
      <w:r w:rsidRPr="006660B5">
        <w:rPr>
          <w:lang w:val="en-US" w:eastAsia="en-US"/>
        </w:rPr>
        <w:t>A group of moderately important features follows, including System Mode (0.0799), Setpoint (0.0697), Cycle Time (0.0614), Reset Rate (0.0605), Deadband (0.0598), and Control Scheme (0.0591). These features still played a substantial role in model predictions and should be prioritized when applying feature selection techniques to maintain classification performance.</w:t>
      </w:r>
    </w:p>
    <w:p w14:paraId="66F04095" w14:textId="77777777" w:rsidR="006660B5" w:rsidRPr="006660B5" w:rsidRDefault="006660B5" w:rsidP="006660B5">
      <w:pPr>
        <w:rPr>
          <w:lang w:val="en-US" w:eastAsia="en-US"/>
        </w:rPr>
      </w:pPr>
      <w:r w:rsidRPr="006660B5">
        <w:rPr>
          <w:lang w:val="en-US" w:eastAsia="en-US"/>
        </w:rPr>
        <w:t>Further down, Solenoid (0.0577), Pump (0.0567), Gain (0.0555), and Rate (0.0509) were found to have less impact compared to the top features, but their contributions were still notable. Removing these features may reduce model complexity, but their impact on performance would need to be carefully evaluated to avoid unnecessary drops in accuracy.</w:t>
      </w:r>
    </w:p>
    <w:p w14:paraId="29EA8EF0" w14:textId="77777777" w:rsidR="006660B5" w:rsidRPr="006660B5" w:rsidRDefault="006660B5" w:rsidP="006660B5">
      <w:pPr>
        <w:rPr>
          <w:lang w:val="en-US" w:eastAsia="en-US"/>
        </w:rPr>
      </w:pPr>
      <w:r w:rsidRPr="006660B5">
        <w:rPr>
          <w:lang w:val="en-US" w:eastAsia="en-US"/>
        </w:rPr>
        <w:lastRenderedPageBreak/>
        <w:t>The least important feature identified by the XGBoost classifier was CRC Rate (0.0384), which had the lowest feature importance score. This suggests that CRC Rate has minimal influence on predictive accuracy and could be considered for removal during feature selection, particularly in scenarios requiring computational efficiency.</w:t>
      </w:r>
    </w:p>
    <w:p w14:paraId="36222C79" w14:textId="55653C89" w:rsidR="001161B6" w:rsidRPr="006660B5" w:rsidRDefault="006660B5" w:rsidP="006660B5">
      <w:pPr>
        <w:rPr>
          <w:lang w:val="en-US" w:eastAsia="en-US"/>
        </w:rPr>
      </w:pPr>
      <w:r w:rsidRPr="006660B5">
        <w:rPr>
          <w:lang w:eastAsia="en-US"/>
        </w:rPr>
        <w:t>The XGBoost feature importance rankings show differences when compared to Random Forest and SP ranking methods. Unlike Random Forest, which ranked CRC Rate, Reset Rate, and Setpoint as the most significant features, XGBoost assigned the highest importance to Pressure Measurement. Additionally, System Mode, which was assigned a lower importance score in Random Forest, was ranked as the second most important feature in XGBoost.</w:t>
      </w:r>
    </w:p>
    <w:p w14:paraId="3A0A5AEF" w14:textId="441D7C3B" w:rsidR="00256E29" w:rsidRDefault="00256E29" w:rsidP="005D4B59">
      <w:pPr>
        <w:pStyle w:val="Heading2"/>
        <w:rPr>
          <w:rStyle w:val="Strong"/>
          <w:b/>
          <w:bCs/>
        </w:rPr>
      </w:pPr>
      <w:bookmarkStart w:id="57" w:name="_Toc192164964"/>
      <w:r w:rsidRPr="005D4B59">
        <w:rPr>
          <w:rStyle w:val="Strong"/>
          <w:b/>
          <w:bCs/>
        </w:rPr>
        <w:t>Summary of Best-Performing Models</w:t>
      </w:r>
      <w:bookmarkEnd w:id="57"/>
    </w:p>
    <w:p w14:paraId="1BB83A5A" w14:textId="53EB5A10" w:rsidR="00350CAE" w:rsidRPr="00350CAE" w:rsidRDefault="00350CAE" w:rsidP="00350CAE">
      <w:pPr>
        <w:pStyle w:val="Heading3"/>
        <w:rPr>
          <w:lang w:val="en-US"/>
        </w:rPr>
      </w:pPr>
      <w:bookmarkStart w:id="58" w:name="_Toc192164965"/>
      <w:r>
        <w:rPr>
          <w:lang w:val="en-US"/>
        </w:rPr>
        <w:t>Best F1 Scores</w:t>
      </w:r>
      <w:bookmarkEnd w:id="58"/>
    </w:p>
    <w:p w14:paraId="716E5264" w14:textId="77777777" w:rsidR="004B4835" w:rsidRDefault="004B4835" w:rsidP="00AF314F">
      <w:pPr>
        <w:pStyle w:val="Caption"/>
        <w:keepNext/>
        <w:rPr>
          <w:i w:val="0"/>
          <w:sz w:val="24"/>
          <w:szCs w:val="24"/>
          <w:lang w:eastAsia="en-US"/>
        </w:rPr>
      </w:pPr>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17A4DC75" w:rsidR="00D36ABA" w:rsidRDefault="00D36ABA" w:rsidP="00AF314F">
      <w:pPr>
        <w:pStyle w:val="Caption"/>
        <w:keepNext/>
      </w:pPr>
      <w:bookmarkStart w:id="59" w:name="_Toc193097232"/>
      <w:r>
        <w:t xml:space="preserve">Table </w:t>
      </w:r>
      <w:r>
        <w:fldChar w:fldCharType="begin"/>
      </w:r>
      <w:r>
        <w:instrText>SEQ Table \* ARABIC</w:instrText>
      </w:r>
      <w:r>
        <w:fldChar w:fldCharType="separate"/>
      </w:r>
      <w:r w:rsidR="00584247">
        <w:rPr>
          <w:noProof/>
        </w:rPr>
        <w:t>8</w:t>
      </w:r>
      <w:r>
        <w:fldChar w:fldCharType="end"/>
      </w:r>
      <w:r>
        <w:t xml:space="preserve"> Top 30 best preforming combinations based on greatest F1 score</w:t>
      </w:r>
      <w:bookmarkEnd w:id="59"/>
    </w:p>
    <w:tbl>
      <w:tblPr>
        <w:tblW w:w="11638"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040"/>
        <w:gridCol w:w="760"/>
        <w:gridCol w:w="1012"/>
        <w:gridCol w:w="986"/>
        <w:gridCol w:w="2142"/>
        <w:gridCol w:w="831"/>
        <w:gridCol w:w="916"/>
        <w:gridCol w:w="1040"/>
        <w:gridCol w:w="1137"/>
        <w:gridCol w:w="831"/>
      </w:tblGrid>
      <w:tr w:rsidR="00C25E15" w:rsidRPr="00C25E15" w14:paraId="5CB80841" w14:textId="77777777" w:rsidTr="00B07B78">
        <w:trPr>
          <w:trHeight w:val="300"/>
        </w:trPr>
        <w:tc>
          <w:tcPr>
            <w:tcW w:w="1170" w:type="dxa"/>
            <w:shd w:val="clear" w:color="auto" w:fill="auto"/>
            <w:noWrap/>
            <w:vAlign w:val="bottom"/>
            <w:hideMark/>
          </w:tcPr>
          <w:p w14:paraId="7F278C3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2B3C284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3DE2DC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4332F69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Average Type</w:t>
            </w:r>
          </w:p>
        </w:tc>
        <w:tc>
          <w:tcPr>
            <w:tcW w:w="986" w:type="dxa"/>
            <w:shd w:val="clear" w:color="auto" w:fill="auto"/>
            <w:noWrap/>
            <w:vAlign w:val="bottom"/>
            <w:hideMark/>
          </w:tcPr>
          <w:p w14:paraId="152BE17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Number of Features</w:t>
            </w:r>
          </w:p>
        </w:tc>
        <w:tc>
          <w:tcPr>
            <w:tcW w:w="2142" w:type="dxa"/>
            <w:shd w:val="clear" w:color="auto" w:fill="auto"/>
            <w:noWrap/>
            <w:vAlign w:val="bottom"/>
            <w:hideMark/>
          </w:tcPr>
          <w:p w14:paraId="4F766D4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Removed Features</w:t>
            </w:r>
          </w:p>
        </w:tc>
        <w:tc>
          <w:tcPr>
            <w:tcW w:w="604" w:type="dxa"/>
            <w:shd w:val="clear" w:color="auto" w:fill="auto"/>
            <w:noWrap/>
            <w:vAlign w:val="bottom"/>
            <w:hideMark/>
          </w:tcPr>
          <w:p w14:paraId="0D4BE43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337FB3A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451BF00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5BD4E92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1201737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Total Time</w:t>
            </w:r>
          </w:p>
        </w:tc>
      </w:tr>
      <w:tr w:rsidR="00C25E15" w:rsidRPr="00C25E15" w14:paraId="4DD125FB" w14:textId="77777777" w:rsidTr="00B07B78">
        <w:trPr>
          <w:trHeight w:val="300"/>
        </w:trPr>
        <w:tc>
          <w:tcPr>
            <w:tcW w:w="1170" w:type="dxa"/>
            <w:shd w:val="clear" w:color="auto" w:fill="auto"/>
            <w:noWrap/>
            <w:vAlign w:val="bottom"/>
            <w:hideMark/>
          </w:tcPr>
          <w:p w14:paraId="1B2185E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01A8BB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456DD58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A64A6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380420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6A71073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0D2F981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0.9811</w:t>
            </w:r>
          </w:p>
        </w:tc>
        <w:tc>
          <w:tcPr>
            <w:tcW w:w="916" w:type="dxa"/>
            <w:shd w:val="clear" w:color="auto" w:fill="auto"/>
            <w:noWrap/>
            <w:vAlign w:val="bottom"/>
            <w:hideMark/>
          </w:tcPr>
          <w:p w14:paraId="75E95CA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49541E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3D0DE18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57.85</w:t>
            </w:r>
          </w:p>
        </w:tc>
        <w:tc>
          <w:tcPr>
            <w:tcW w:w="831" w:type="dxa"/>
            <w:shd w:val="clear" w:color="auto" w:fill="auto"/>
            <w:noWrap/>
            <w:vAlign w:val="bottom"/>
            <w:hideMark/>
          </w:tcPr>
          <w:p w14:paraId="5891009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65.87</w:t>
            </w:r>
          </w:p>
        </w:tc>
      </w:tr>
      <w:tr w:rsidR="00C25E15" w:rsidRPr="00C25E15" w14:paraId="2FB8568D" w14:textId="77777777" w:rsidTr="00B07B78">
        <w:trPr>
          <w:trHeight w:val="300"/>
        </w:trPr>
        <w:tc>
          <w:tcPr>
            <w:tcW w:w="1170" w:type="dxa"/>
            <w:shd w:val="clear" w:color="auto" w:fill="auto"/>
            <w:noWrap/>
            <w:vAlign w:val="bottom"/>
            <w:hideMark/>
          </w:tcPr>
          <w:p w14:paraId="6BAAE8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6ADDEB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744E0A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6C256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7E421D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55F1D4E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3982299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0.981</w:t>
            </w:r>
          </w:p>
        </w:tc>
        <w:tc>
          <w:tcPr>
            <w:tcW w:w="916" w:type="dxa"/>
            <w:shd w:val="clear" w:color="auto" w:fill="auto"/>
            <w:noWrap/>
            <w:vAlign w:val="bottom"/>
            <w:hideMark/>
          </w:tcPr>
          <w:p w14:paraId="5182671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2BA948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AE10CC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56.51</w:t>
            </w:r>
          </w:p>
        </w:tc>
        <w:tc>
          <w:tcPr>
            <w:tcW w:w="831" w:type="dxa"/>
            <w:shd w:val="clear" w:color="auto" w:fill="auto"/>
            <w:noWrap/>
            <w:vAlign w:val="bottom"/>
            <w:hideMark/>
          </w:tcPr>
          <w:p w14:paraId="46B52E2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64.53</w:t>
            </w:r>
          </w:p>
        </w:tc>
      </w:tr>
      <w:tr w:rsidR="00C25E15" w:rsidRPr="00C25E15" w14:paraId="7B2E79E3" w14:textId="77777777" w:rsidTr="00B07B78">
        <w:trPr>
          <w:trHeight w:val="300"/>
        </w:trPr>
        <w:tc>
          <w:tcPr>
            <w:tcW w:w="1170" w:type="dxa"/>
            <w:shd w:val="clear" w:color="auto" w:fill="auto"/>
            <w:noWrap/>
            <w:vAlign w:val="bottom"/>
            <w:hideMark/>
          </w:tcPr>
          <w:p w14:paraId="4DDD248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7CF4FE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739D46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096015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5BED1A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447DEC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2DE7D05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0.9806</w:t>
            </w:r>
          </w:p>
        </w:tc>
        <w:tc>
          <w:tcPr>
            <w:tcW w:w="916" w:type="dxa"/>
            <w:shd w:val="clear" w:color="auto" w:fill="auto"/>
            <w:noWrap/>
            <w:vAlign w:val="bottom"/>
            <w:hideMark/>
          </w:tcPr>
          <w:p w14:paraId="313120A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4BF831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0214AE9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51.71</w:t>
            </w:r>
          </w:p>
        </w:tc>
        <w:tc>
          <w:tcPr>
            <w:tcW w:w="831" w:type="dxa"/>
            <w:shd w:val="clear" w:color="auto" w:fill="auto"/>
            <w:noWrap/>
            <w:vAlign w:val="bottom"/>
            <w:hideMark/>
          </w:tcPr>
          <w:p w14:paraId="6E7AE19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145.21</w:t>
            </w:r>
          </w:p>
        </w:tc>
      </w:tr>
      <w:tr w:rsidR="00C25E15" w:rsidRPr="00C25E15" w14:paraId="6EAB6E9F" w14:textId="77777777" w:rsidTr="00B07B78">
        <w:trPr>
          <w:trHeight w:val="300"/>
        </w:trPr>
        <w:tc>
          <w:tcPr>
            <w:tcW w:w="1170" w:type="dxa"/>
            <w:shd w:val="clear" w:color="auto" w:fill="auto"/>
            <w:noWrap/>
            <w:vAlign w:val="bottom"/>
            <w:hideMark/>
          </w:tcPr>
          <w:p w14:paraId="4106E43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06ECBD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F664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95383D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33F5A50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71C9A44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FB15A9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0.9805</w:t>
            </w:r>
          </w:p>
        </w:tc>
        <w:tc>
          <w:tcPr>
            <w:tcW w:w="916" w:type="dxa"/>
            <w:shd w:val="clear" w:color="auto" w:fill="auto"/>
            <w:noWrap/>
            <w:vAlign w:val="bottom"/>
            <w:hideMark/>
          </w:tcPr>
          <w:p w14:paraId="31EC4DD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173BAF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5FD7E7C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50.67</w:t>
            </w:r>
          </w:p>
        </w:tc>
        <w:tc>
          <w:tcPr>
            <w:tcW w:w="831" w:type="dxa"/>
            <w:shd w:val="clear" w:color="auto" w:fill="auto"/>
            <w:noWrap/>
            <w:vAlign w:val="bottom"/>
            <w:hideMark/>
          </w:tcPr>
          <w:p w14:paraId="78E4700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144.18</w:t>
            </w:r>
          </w:p>
        </w:tc>
      </w:tr>
      <w:tr w:rsidR="00C25E15" w:rsidRPr="00C25E15" w14:paraId="750E7E90" w14:textId="77777777" w:rsidTr="00B07B78">
        <w:trPr>
          <w:trHeight w:val="300"/>
        </w:trPr>
        <w:tc>
          <w:tcPr>
            <w:tcW w:w="1170" w:type="dxa"/>
            <w:shd w:val="clear" w:color="auto" w:fill="auto"/>
            <w:noWrap/>
            <w:vAlign w:val="bottom"/>
            <w:hideMark/>
          </w:tcPr>
          <w:p w14:paraId="41BFCA1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B99A3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C5E2E7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292FB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B18915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288D8FC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solenoid,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9D27E6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7B48ABA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2DED3AB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00F3839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190BCEF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130.29</w:t>
            </w:r>
          </w:p>
        </w:tc>
      </w:tr>
      <w:tr w:rsidR="00C25E15" w:rsidRPr="00C25E15" w14:paraId="20B6BD60" w14:textId="77777777" w:rsidTr="00B07B78">
        <w:trPr>
          <w:trHeight w:val="300"/>
        </w:trPr>
        <w:tc>
          <w:tcPr>
            <w:tcW w:w="1170" w:type="dxa"/>
            <w:shd w:val="clear" w:color="auto" w:fill="auto"/>
            <w:noWrap/>
            <w:vAlign w:val="bottom"/>
            <w:hideMark/>
          </w:tcPr>
          <w:p w14:paraId="481A5A8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610BB9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F9B76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FD7D3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FB9E44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29763E5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solenoid,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3842A0A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0.9801</w:t>
            </w:r>
          </w:p>
        </w:tc>
        <w:tc>
          <w:tcPr>
            <w:tcW w:w="916" w:type="dxa"/>
            <w:shd w:val="clear" w:color="auto" w:fill="auto"/>
            <w:noWrap/>
            <w:vAlign w:val="bottom"/>
            <w:hideMark/>
          </w:tcPr>
          <w:p w14:paraId="6F1A8CC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8975AC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1183406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55.19</w:t>
            </w:r>
          </w:p>
        </w:tc>
        <w:tc>
          <w:tcPr>
            <w:tcW w:w="831" w:type="dxa"/>
            <w:shd w:val="clear" w:color="auto" w:fill="auto"/>
            <w:noWrap/>
            <w:vAlign w:val="bottom"/>
            <w:hideMark/>
          </w:tcPr>
          <w:p w14:paraId="734B097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132.30</w:t>
            </w:r>
          </w:p>
        </w:tc>
      </w:tr>
      <w:tr w:rsidR="00C25E15" w:rsidRPr="00C25E15" w14:paraId="7A115BAA" w14:textId="77777777" w:rsidTr="00B07B78">
        <w:trPr>
          <w:trHeight w:val="300"/>
        </w:trPr>
        <w:tc>
          <w:tcPr>
            <w:tcW w:w="1170" w:type="dxa"/>
            <w:shd w:val="clear" w:color="auto" w:fill="auto"/>
            <w:noWrap/>
            <w:vAlign w:val="bottom"/>
            <w:hideMark/>
          </w:tcPr>
          <w:p w14:paraId="1D8BC6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65264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1EDC5D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9CAFC3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B3B2F7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78998F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36323AF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400C78B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398092D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148D69E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51.87</w:t>
            </w:r>
          </w:p>
        </w:tc>
        <w:tc>
          <w:tcPr>
            <w:tcW w:w="831" w:type="dxa"/>
            <w:shd w:val="clear" w:color="auto" w:fill="auto"/>
            <w:noWrap/>
            <w:vAlign w:val="bottom"/>
            <w:hideMark/>
          </w:tcPr>
          <w:p w14:paraId="102517D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130.16</w:t>
            </w:r>
          </w:p>
        </w:tc>
      </w:tr>
      <w:tr w:rsidR="00C25E15" w:rsidRPr="00C25E15" w14:paraId="66463F88" w14:textId="77777777" w:rsidTr="00B07B78">
        <w:trPr>
          <w:trHeight w:val="300"/>
        </w:trPr>
        <w:tc>
          <w:tcPr>
            <w:tcW w:w="1170" w:type="dxa"/>
            <w:shd w:val="clear" w:color="auto" w:fill="auto"/>
            <w:noWrap/>
            <w:vAlign w:val="bottom"/>
            <w:hideMark/>
          </w:tcPr>
          <w:p w14:paraId="06F6758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8988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CD0925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8AF3E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5BB34F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29EBB7F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2FDE05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7094405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276636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2CFB5F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4583A46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69.06</w:t>
            </w:r>
          </w:p>
        </w:tc>
      </w:tr>
      <w:tr w:rsidR="00C25E15" w:rsidRPr="00C25E15" w14:paraId="19CBF3E4" w14:textId="77777777" w:rsidTr="00B07B78">
        <w:trPr>
          <w:trHeight w:val="300"/>
        </w:trPr>
        <w:tc>
          <w:tcPr>
            <w:tcW w:w="1170" w:type="dxa"/>
            <w:shd w:val="clear" w:color="auto" w:fill="auto"/>
            <w:noWrap/>
            <w:vAlign w:val="bottom"/>
            <w:hideMark/>
          </w:tcPr>
          <w:p w14:paraId="30002EE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134BD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951A31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997D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B731D0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3A2E3E8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1B22CEB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0.9797</w:t>
            </w:r>
          </w:p>
        </w:tc>
        <w:tc>
          <w:tcPr>
            <w:tcW w:w="916" w:type="dxa"/>
            <w:shd w:val="clear" w:color="auto" w:fill="auto"/>
            <w:noWrap/>
            <w:vAlign w:val="bottom"/>
            <w:hideMark/>
          </w:tcPr>
          <w:p w14:paraId="21600E8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7D19392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4BB2D2F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51.95</w:t>
            </w:r>
          </w:p>
        </w:tc>
        <w:tc>
          <w:tcPr>
            <w:tcW w:w="831" w:type="dxa"/>
            <w:shd w:val="clear" w:color="auto" w:fill="auto"/>
            <w:noWrap/>
            <w:vAlign w:val="bottom"/>
            <w:hideMark/>
          </w:tcPr>
          <w:p w14:paraId="2654AF0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130.24</w:t>
            </w:r>
          </w:p>
        </w:tc>
      </w:tr>
      <w:tr w:rsidR="00C25E15" w:rsidRPr="00C25E15" w14:paraId="282E7AF4" w14:textId="77777777" w:rsidTr="00B07B78">
        <w:trPr>
          <w:trHeight w:val="300"/>
        </w:trPr>
        <w:tc>
          <w:tcPr>
            <w:tcW w:w="1170" w:type="dxa"/>
            <w:shd w:val="clear" w:color="auto" w:fill="auto"/>
            <w:noWrap/>
            <w:vAlign w:val="bottom"/>
            <w:hideMark/>
          </w:tcPr>
          <w:p w14:paraId="405842D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508800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225660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FC8560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73989CC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40C2D65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0DA6421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0.9797</w:t>
            </w:r>
          </w:p>
        </w:tc>
        <w:tc>
          <w:tcPr>
            <w:tcW w:w="916" w:type="dxa"/>
            <w:shd w:val="clear" w:color="auto" w:fill="auto"/>
            <w:noWrap/>
            <w:vAlign w:val="bottom"/>
            <w:hideMark/>
          </w:tcPr>
          <w:p w14:paraId="3E424ED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0D64EF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8A0259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54.72</w:t>
            </w:r>
          </w:p>
        </w:tc>
        <w:tc>
          <w:tcPr>
            <w:tcW w:w="831" w:type="dxa"/>
            <w:shd w:val="clear" w:color="auto" w:fill="auto"/>
            <w:noWrap/>
            <w:vAlign w:val="bottom"/>
            <w:hideMark/>
          </w:tcPr>
          <w:p w14:paraId="02CDB1E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62.74</w:t>
            </w:r>
          </w:p>
        </w:tc>
      </w:tr>
      <w:tr w:rsidR="00C25E15" w:rsidRPr="00C25E15" w14:paraId="7890C812" w14:textId="77777777" w:rsidTr="00B07B78">
        <w:trPr>
          <w:trHeight w:val="300"/>
        </w:trPr>
        <w:tc>
          <w:tcPr>
            <w:tcW w:w="1170" w:type="dxa"/>
            <w:shd w:val="clear" w:color="auto" w:fill="auto"/>
            <w:noWrap/>
            <w:vAlign w:val="bottom"/>
            <w:hideMark/>
          </w:tcPr>
          <w:p w14:paraId="1A2FB78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3A0EB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F8683F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681510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A0F540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4916CD5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0AD0125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6B5C72F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4B4368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209C414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60.48</w:t>
            </w:r>
          </w:p>
        </w:tc>
        <w:tc>
          <w:tcPr>
            <w:tcW w:w="831" w:type="dxa"/>
            <w:shd w:val="clear" w:color="auto" w:fill="auto"/>
            <w:noWrap/>
            <w:vAlign w:val="bottom"/>
            <w:hideMark/>
          </w:tcPr>
          <w:p w14:paraId="25819DD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68.51</w:t>
            </w:r>
          </w:p>
        </w:tc>
      </w:tr>
      <w:tr w:rsidR="00C25E15" w:rsidRPr="00C25E15" w14:paraId="175FF14E" w14:textId="77777777" w:rsidTr="00B07B78">
        <w:trPr>
          <w:trHeight w:val="300"/>
        </w:trPr>
        <w:tc>
          <w:tcPr>
            <w:tcW w:w="1170" w:type="dxa"/>
            <w:shd w:val="clear" w:color="auto" w:fill="auto"/>
            <w:noWrap/>
            <w:vAlign w:val="bottom"/>
            <w:hideMark/>
          </w:tcPr>
          <w:p w14:paraId="6558569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FFE3D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BD3521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500362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42A908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6FF71F0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766EFC4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0.9794</w:t>
            </w:r>
          </w:p>
        </w:tc>
        <w:tc>
          <w:tcPr>
            <w:tcW w:w="916" w:type="dxa"/>
            <w:shd w:val="clear" w:color="auto" w:fill="auto"/>
            <w:noWrap/>
            <w:vAlign w:val="bottom"/>
            <w:hideMark/>
          </w:tcPr>
          <w:p w14:paraId="1AD21A6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94A86D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B2438F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45.36</w:t>
            </w:r>
          </w:p>
        </w:tc>
        <w:tc>
          <w:tcPr>
            <w:tcW w:w="831" w:type="dxa"/>
            <w:shd w:val="clear" w:color="auto" w:fill="auto"/>
            <w:noWrap/>
            <w:vAlign w:val="bottom"/>
            <w:hideMark/>
          </w:tcPr>
          <w:p w14:paraId="07A9C7B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53.38</w:t>
            </w:r>
          </w:p>
        </w:tc>
      </w:tr>
      <w:tr w:rsidR="00C25E15" w:rsidRPr="00C25E15" w14:paraId="13604D90" w14:textId="77777777" w:rsidTr="00B07B78">
        <w:trPr>
          <w:trHeight w:val="300"/>
        </w:trPr>
        <w:tc>
          <w:tcPr>
            <w:tcW w:w="1170" w:type="dxa"/>
            <w:shd w:val="clear" w:color="auto" w:fill="auto"/>
            <w:noWrap/>
            <w:vAlign w:val="bottom"/>
            <w:hideMark/>
          </w:tcPr>
          <w:p w14:paraId="56B902C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12AD0E3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140675F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6E7A05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EFE811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54AA5F1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pump,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270FB1A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201E3C0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2F126B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38671C5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34.67</w:t>
            </w:r>
          </w:p>
        </w:tc>
        <w:tc>
          <w:tcPr>
            <w:tcW w:w="831" w:type="dxa"/>
            <w:shd w:val="clear" w:color="auto" w:fill="auto"/>
            <w:noWrap/>
            <w:vAlign w:val="bottom"/>
            <w:hideMark/>
          </w:tcPr>
          <w:p w14:paraId="66B6F19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42.69</w:t>
            </w:r>
          </w:p>
        </w:tc>
      </w:tr>
      <w:tr w:rsidR="00C25E15" w:rsidRPr="00C25E15" w14:paraId="44B88361" w14:textId="77777777" w:rsidTr="00B07B78">
        <w:trPr>
          <w:trHeight w:val="300"/>
        </w:trPr>
        <w:tc>
          <w:tcPr>
            <w:tcW w:w="1170" w:type="dxa"/>
            <w:shd w:val="clear" w:color="auto" w:fill="auto"/>
            <w:noWrap/>
            <w:vAlign w:val="bottom"/>
            <w:hideMark/>
          </w:tcPr>
          <w:p w14:paraId="708C36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22E82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C2FF40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6B2B48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0C440A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13F268C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pump,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5AA16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0.9769</w:t>
            </w:r>
          </w:p>
        </w:tc>
        <w:tc>
          <w:tcPr>
            <w:tcW w:w="916" w:type="dxa"/>
            <w:shd w:val="clear" w:color="auto" w:fill="auto"/>
            <w:noWrap/>
            <w:vAlign w:val="bottom"/>
            <w:hideMark/>
          </w:tcPr>
          <w:p w14:paraId="79272FF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F66F67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C09D27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48.98</w:t>
            </w:r>
          </w:p>
        </w:tc>
        <w:tc>
          <w:tcPr>
            <w:tcW w:w="831" w:type="dxa"/>
            <w:shd w:val="clear" w:color="auto" w:fill="auto"/>
            <w:noWrap/>
            <w:vAlign w:val="bottom"/>
            <w:hideMark/>
          </w:tcPr>
          <w:p w14:paraId="7FDC626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57.01</w:t>
            </w:r>
          </w:p>
        </w:tc>
      </w:tr>
      <w:tr w:rsidR="00C25E15" w:rsidRPr="00C25E15" w14:paraId="0A8E5649" w14:textId="77777777" w:rsidTr="00B07B78">
        <w:trPr>
          <w:trHeight w:val="300"/>
        </w:trPr>
        <w:tc>
          <w:tcPr>
            <w:tcW w:w="1170" w:type="dxa"/>
            <w:shd w:val="clear" w:color="auto" w:fill="auto"/>
            <w:noWrap/>
            <w:vAlign w:val="bottom"/>
            <w:hideMark/>
          </w:tcPr>
          <w:p w14:paraId="7594F84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F05A60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46BFBD5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4CFF8F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98E07D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w:t>
            </w:r>
          </w:p>
        </w:tc>
        <w:tc>
          <w:tcPr>
            <w:tcW w:w="2142" w:type="dxa"/>
            <w:shd w:val="clear" w:color="auto" w:fill="auto"/>
            <w:noWrap/>
            <w:vAlign w:val="bottom"/>
            <w:hideMark/>
          </w:tcPr>
          <w:p w14:paraId="58CEEE1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158FAF8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444CE3F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4D18CF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6198F3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39.13</w:t>
            </w:r>
          </w:p>
        </w:tc>
        <w:tc>
          <w:tcPr>
            <w:tcW w:w="831" w:type="dxa"/>
            <w:shd w:val="clear" w:color="auto" w:fill="auto"/>
            <w:noWrap/>
            <w:vAlign w:val="bottom"/>
            <w:hideMark/>
          </w:tcPr>
          <w:p w14:paraId="1D98D0C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47.15</w:t>
            </w:r>
          </w:p>
        </w:tc>
      </w:tr>
      <w:tr w:rsidR="00C25E15" w:rsidRPr="00C25E15" w14:paraId="74A8E964" w14:textId="77777777" w:rsidTr="00B07B78">
        <w:trPr>
          <w:trHeight w:val="300"/>
        </w:trPr>
        <w:tc>
          <w:tcPr>
            <w:tcW w:w="1170" w:type="dxa"/>
            <w:shd w:val="clear" w:color="auto" w:fill="auto"/>
            <w:noWrap/>
            <w:vAlign w:val="bottom"/>
            <w:hideMark/>
          </w:tcPr>
          <w:p w14:paraId="1190E8E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F43396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0FE4F0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2AB04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BBAAEB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w:t>
            </w:r>
          </w:p>
        </w:tc>
        <w:tc>
          <w:tcPr>
            <w:tcW w:w="2142" w:type="dxa"/>
            <w:shd w:val="clear" w:color="auto" w:fill="auto"/>
            <w:noWrap/>
            <w:vAlign w:val="bottom"/>
            <w:hideMark/>
          </w:tcPr>
          <w:p w14:paraId="53CCE75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76D4A88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0.9759</w:t>
            </w:r>
          </w:p>
        </w:tc>
        <w:tc>
          <w:tcPr>
            <w:tcW w:w="916" w:type="dxa"/>
            <w:shd w:val="clear" w:color="auto" w:fill="auto"/>
            <w:noWrap/>
            <w:vAlign w:val="bottom"/>
            <w:hideMark/>
          </w:tcPr>
          <w:p w14:paraId="5753649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3547E62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225631F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40.03</w:t>
            </w:r>
          </w:p>
        </w:tc>
        <w:tc>
          <w:tcPr>
            <w:tcW w:w="831" w:type="dxa"/>
            <w:shd w:val="clear" w:color="auto" w:fill="auto"/>
            <w:noWrap/>
            <w:vAlign w:val="bottom"/>
            <w:hideMark/>
          </w:tcPr>
          <w:p w14:paraId="5FC71CC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48.06</w:t>
            </w:r>
          </w:p>
        </w:tc>
      </w:tr>
      <w:tr w:rsidR="00C25E15" w:rsidRPr="00C25E15" w14:paraId="19768531" w14:textId="77777777" w:rsidTr="00B07B78">
        <w:trPr>
          <w:trHeight w:val="300"/>
        </w:trPr>
        <w:tc>
          <w:tcPr>
            <w:tcW w:w="1170" w:type="dxa"/>
            <w:shd w:val="clear" w:color="auto" w:fill="auto"/>
            <w:noWrap/>
            <w:vAlign w:val="bottom"/>
            <w:hideMark/>
          </w:tcPr>
          <w:p w14:paraId="0F0EAA6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0AAE0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82779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634051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14B37C8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w:t>
            </w:r>
          </w:p>
        </w:tc>
        <w:tc>
          <w:tcPr>
            <w:tcW w:w="2142" w:type="dxa"/>
            <w:shd w:val="clear" w:color="auto" w:fill="auto"/>
            <w:noWrap/>
            <w:vAlign w:val="bottom"/>
            <w:hideMark/>
          </w:tcPr>
          <w:p w14:paraId="44BDEE1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45648D8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3D972AD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B538B6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F175CE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47.98</w:t>
            </w:r>
          </w:p>
        </w:tc>
        <w:tc>
          <w:tcPr>
            <w:tcW w:w="831" w:type="dxa"/>
            <w:shd w:val="clear" w:color="auto" w:fill="auto"/>
            <w:noWrap/>
            <w:vAlign w:val="bottom"/>
            <w:hideMark/>
          </w:tcPr>
          <w:p w14:paraId="3E53371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56.01</w:t>
            </w:r>
          </w:p>
        </w:tc>
      </w:tr>
      <w:tr w:rsidR="00C25E15" w:rsidRPr="00C25E15" w14:paraId="3F147EE9" w14:textId="77777777" w:rsidTr="00B07B78">
        <w:trPr>
          <w:trHeight w:val="300"/>
        </w:trPr>
        <w:tc>
          <w:tcPr>
            <w:tcW w:w="1170" w:type="dxa"/>
            <w:shd w:val="clear" w:color="auto" w:fill="auto"/>
            <w:noWrap/>
            <w:vAlign w:val="bottom"/>
            <w:hideMark/>
          </w:tcPr>
          <w:p w14:paraId="72E075F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81AD51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86E4C3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6DD66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2C72F1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w:t>
            </w:r>
          </w:p>
        </w:tc>
        <w:tc>
          <w:tcPr>
            <w:tcW w:w="2142" w:type="dxa"/>
            <w:shd w:val="clear" w:color="auto" w:fill="auto"/>
            <w:noWrap/>
            <w:vAlign w:val="bottom"/>
            <w:hideMark/>
          </w:tcPr>
          <w:p w14:paraId="3E677BD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2307078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0.9755</w:t>
            </w:r>
          </w:p>
        </w:tc>
        <w:tc>
          <w:tcPr>
            <w:tcW w:w="916" w:type="dxa"/>
            <w:shd w:val="clear" w:color="auto" w:fill="auto"/>
            <w:noWrap/>
            <w:vAlign w:val="bottom"/>
            <w:hideMark/>
          </w:tcPr>
          <w:p w14:paraId="5FB89BC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83C59E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4E512F5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45.35</w:t>
            </w:r>
          </w:p>
        </w:tc>
        <w:tc>
          <w:tcPr>
            <w:tcW w:w="831" w:type="dxa"/>
            <w:shd w:val="clear" w:color="auto" w:fill="auto"/>
            <w:noWrap/>
            <w:vAlign w:val="bottom"/>
            <w:hideMark/>
          </w:tcPr>
          <w:p w14:paraId="1B91AFD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53.37</w:t>
            </w:r>
          </w:p>
        </w:tc>
      </w:tr>
      <w:tr w:rsidR="00C25E15" w:rsidRPr="00C25E15" w14:paraId="05BCE1A6" w14:textId="77777777" w:rsidTr="00B07B78">
        <w:trPr>
          <w:trHeight w:val="300"/>
        </w:trPr>
        <w:tc>
          <w:tcPr>
            <w:tcW w:w="1170" w:type="dxa"/>
            <w:shd w:val="clear" w:color="auto" w:fill="auto"/>
            <w:noWrap/>
            <w:vAlign w:val="bottom"/>
            <w:hideMark/>
          </w:tcPr>
          <w:p w14:paraId="1055916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B6FCD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0DE22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FAAA2A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02FA7E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6F48453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control_scheme</w:t>
            </w:r>
          </w:p>
        </w:tc>
        <w:tc>
          <w:tcPr>
            <w:tcW w:w="604" w:type="dxa"/>
            <w:shd w:val="clear" w:color="auto" w:fill="auto"/>
            <w:noWrap/>
            <w:vAlign w:val="bottom"/>
            <w:hideMark/>
          </w:tcPr>
          <w:p w14:paraId="42935CB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0.9749</w:t>
            </w:r>
          </w:p>
        </w:tc>
        <w:tc>
          <w:tcPr>
            <w:tcW w:w="916" w:type="dxa"/>
            <w:shd w:val="clear" w:color="auto" w:fill="auto"/>
            <w:noWrap/>
            <w:vAlign w:val="bottom"/>
            <w:hideMark/>
          </w:tcPr>
          <w:p w14:paraId="2A58B2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7BDC57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364D194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66.31</w:t>
            </w:r>
          </w:p>
        </w:tc>
        <w:tc>
          <w:tcPr>
            <w:tcW w:w="831" w:type="dxa"/>
            <w:shd w:val="clear" w:color="auto" w:fill="auto"/>
            <w:noWrap/>
            <w:vAlign w:val="bottom"/>
            <w:hideMark/>
          </w:tcPr>
          <w:p w14:paraId="46CEC73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81.24</w:t>
            </w:r>
          </w:p>
        </w:tc>
      </w:tr>
      <w:tr w:rsidR="00C25E15" w:rsidRPr="00C25E15" w14:paraId="74085900" w14:textId="77777777" w:rsidTr="00B07B78">
        <w:trPr>
          <w:trHeight w:val="300"/>
        </w:trPr>
        <w:tc>
          <w:tcPr>
            <w:tcW w:w="1170" w:type="dxa"/>
            <w:shd w:val="clear" w:color="auto" w:fill="auto"/>
            <w:noWrap/>
            <w:vAlign w:val="bottom"/>
            <w:hideMark/>
          </w:tcPr>
          <w:p w14:paraId="3A2942E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F9124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D3E1C2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2CA19F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E5416C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6AFB245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w:t>
            </w:r>
          </w:p>
        </w:tc>
        <w:tc>
          <w:tcPr>
            <w:tcW w:w="604" w:type="dxa"/>
            <w:shd w:val="clear" w:color="auto" w:fill="auto"/>
            <w:noWrap/>
            <w:vAlign w:val="bottom"/>
            <w:hideMark/>
          </w:tcPr>
          <w:p w14:paraId="3FADF91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0.9748</w:t>
            </w:r>
          </w:p>
        </w:tc>
        <w:tc>
          <w:tcPr>
            <w:tcW w:w="916" w:type="dxa"/>
            <w:shd w:val="clear" w:color="auto" w:fill="auto"/>
            <w:noWrap/>
            <w:vAlign w:val="bottom"/>
            <w:hideMark/>
          </w:tcPr>
          <w:p w14:paraId="1039DF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738F8D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7FAF6F2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65.12</w:t>
            </w:r>
          </w:p>
        </w:tc>
        <w:tc>
          <w:tcPr>
            <w:tcW w:w="831" w:type="dxa"/>
            <w:shd w:val="clear" w:color="auto" w:fill="auto"/>
            <w:noWrap/>
            <w:vAlign w:val="bottom"/>
            <w:hideMark/>
          </w:tcPr>
          <w:p w14:paraId="0849031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80.05</w:t>
            </w:r>
          </w:p>
        </w:tc>
      </w:tr>
      <w:tr w:rsidR="00C25E15" w:rsidRPr="00C25E15" w14:paraId="58667EA1" w14:textId="77777777" w:rsidTr="00B07B78">
        <w:trPr>
          <w:trHeight w:val="300"/>
        </w:trPr>
        <w:tc>
          <w:tcPr>
            <w:tcW w:w="1170" w:type="dxa"/>
            <w:shd w:val="clear" w:color="auto" w:fill="auto"/>
            <w:noWrap/>
            <w:vAlign w:val="bottom"/>
            <w:hideMark/>
          </w:tcPr>
          <w:p w14:paraId="7F4B586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88C182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1875FD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73B1F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E8001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5FBF4D8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gain</w:t>
            </w:r>
          </w:p>
        </w:tc>
        <w:tc>
          <w:tcPr>
            <w:tcW w:w="604" w:type="dxa"/>
            <w:shd w:val="clear" w:color="auto" w:fill="auto"/>
            <w:noWrap/>
            <w:vAlign w:val="bottom"/>
            <w:hideMark/>
          </w:tcPr>
          <w:p w14:paraId="490E0A5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0.9747</w:t>
            </w:r>
          </w:p>
        </w:tc>
        <w:tc>
          <w:tcPr>
            <w:tcW w:w="916" w:type="dxa"/>
            <w:shd w:val="clear" w:color="auto" w:fill="auto"/>
            <w:noWrap/>
            <w:vAlign w:val="bottom"/>
            <w:hideMark/>
          </w:tcPr>
          <w:p w14:paraId="3AB04ED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18CDDC7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2C8F577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61.85</w:t>
            </w:r>
          </w:p>
        </w:tc>
        <w:tc>
          <w:tcPr>
            <w:tcW w:w="831" w:type="dxa"/>
            <w:shd w:val="clear" w:color="auto" w:fill="auto"/>
            <w:noWrap/>
            <w:vAlign w:val="bottom"/>
            <w:hideMark/>
          </w:tcPr>
          <w:p w14:paraId="121C07D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68.65</w:t>
            </w:r>
          </w:p>
        </w:tc>
      </w:tr>
      <w:tr w:rsidR="00C25E15" w:rsidRPr="00C25E15" w14:paraId="6FBECD09" w14:textId="77777777" w:rsidTr="00B07B78">
        <w:trPr>
          <w:trHeight w:val="300"/>
        </w:trPr>
        <w:tc>
          <w:tcPr>
            <w:tcW w:w="1170" w:type="dxa"/>
            <w:shd w:val="clear" w:color="auto" w:fill="auto"/>
            <w:noWrap/>
            <w:vAlign w:val="bottom"/>
            <w:hideMark/>
          </w:tcPr>
          <w:p w14:paraId="6F14BC0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97F4F9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41BFF2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117A18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329D952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626F1D6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control_scheme</w:t>
            </w:r>
          </w:p>
        </w:tc>
        <w:tc>
          <w:tcPr>
            <w:tcW w:w="604" w:type="dxa"/>
            <w:shd w:val="clear" w:color="auto" w:fill="auto"/>
            <w:noWrap/>
            <w:vAlign w:val="bottom"/>
            <w:hideMark/>
          </w:tcPr>
          <w:p w14:paraId="5BC6FEE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0.9746</w:t>
            </w:r>
          </w:p>
        </w:tc>
        <w:tc>
          <w:tcPr>
            <w:tcW w:w="916" w:type="dxa"/>
            <w:shd w:val="clear" w:color="auto" w:fill="auto"/>
            <w:noWrap/>
            <w:vAlign w:val="bottom"/>
            <w:hideMark/>
          </w:tcPr>
          <w:p w14:paraId="7C2D0C7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67447F2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49CE1AE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67.45</w:t>
            </w:r>
          </w:p>
        </w:tc>
        <w:tc>
          <w:tcPr>
            <w:tcW w:w="831" w:type="dxa"/>
            <w:shd w:val="clear" w:color="auto" w:fill="auto"/>
            <w:noWrap/>
            <w:vAlign w:val="bottom"/>
            <w:hideMark/>
          </w:tcPr>
          <w:p w14:paraId="02EA40A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82.38</w:t>
            </w:r>
          </w:p>
        </w:tc>
      </w:tr>
      <w:tr w:rsidR="00C25E15" w:rsidRPr="00C25E15" w14:paraId="580FD5AC" w14:textId="77777777" w:rsidTr="00B07B78">
        <w:trPr>
          <w:trHeight w:val="300"/>
        </w:trPr>
        <w:tc>
          <w:tcPr>
            <w:tcW w:w="1170" w:type="dxa"/>
            <w:shd w:val="clear" w:color="auto" w:fill="auto"/>
            <w:noWrap/>
            <w:vAlign w:val="bottom"/>
            <w:hideMark/>
          </w:tcPr>
          <w:p w14:paraId="05CCBCF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A7A59D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2D4C46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7805C1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3259DE0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3CA7C6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w:t>
            </w:r>
          </w:p>
        </w:tc>
        <w:tc>
          <w:tcPr>
            <w:tcW w:w="604" w:type="dxa"/>
            <w:shd w:val="clear" w:color="auto" w:fill="auto"/>
            <w:noWrap/>
            <w:vAlign w:val="bottom"/>
            <w:hideMark/>
          </w:tcPr>
          <w:p w14:paraId="0B77F8E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14951AF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3738A6D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3662F0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64.04</w:t>
            </w:r>
          </w:p>
        </w:tc>
        <w:tc>
          <w:tcPr>
            <w:tcW w:w="831" w:type="dxa"/>
            <w:shd w:val="clear" w:color="auto" w:fill="auto"/>
            <w:noWrap/>
            <w:vAlign w:val="bottom"/>
            <w:hideMark/>
          </w:tcPr>
          <w:p w14:paraId="5227B32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78.97</w:t>
            </w:r>
          </w:p>
        </w:tc>
      </w:tr>
      <w:tr w:rsidR="00C25E15" w:rsidRPr="00C25E15" w14:paraId="02648ECD" w14:textId="77777777" w:rsidTr="00B07B78">
        <w:trPr>
          <w:trHeight w:val="300"/>
        </w:trPr>
        <w:tc>
          <w:tcPr>
            <w:tcW w:w="1170" w:type="dxa"/>
            <w:shd w:val="clear" w:color="auto" w:fill="auto"/>
            <w:noWrap/>
            <w:vAlign w:val="bottom"/>
            <w:hideMark/>
          </w:tcPr>
          <w:p w14:paraId="72851BC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787512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D41E18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7591B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0650B7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4F761EE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gain</w:t>
            </w:r>
          </w:p>
        </w:tc>
        <w:tc>
          <w:tcPr>
            <w:tcW w:w="604" w:type="dxa"/>
            <w:shd w:val="clear" w:color="auto" w:fill="auto"/>
            <w:noWrap/>
            <w:vAlign w:val="bottom"/>
            <w:hideMark/>
          </w:tcPr>
          <w:p w14:paraId="018CB77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0.9743</w:t>
            </w:r>
          </w:p>
        </w:tc>
        <w:tc>
          <w:tcPr>
            <w:tcW w:w="916" w:type="dxa"/>
            <w:shd w:val="clear" w:color="auto" w:fill="auto"/>
            <w:noWrap/>
            <w:vAlign w:val="bottom"/>
            <w:hideMark/>
          </w:tcPr>
          <w:p w14:paraId="0E66725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0B3D835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51E3AE9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64.26</w:t>
            </w:r>
          </w:p>
        </w:tc>
        <w:tc>
          <w:tcPr>
            <w:tcW w:w="831" w:type="dxa"/>
            <w:shd w:val="clear" w:color="auto" w:fill="auto"/>
            <w:noWrap/>
            <w:vAlign w:val="bottom"/>
            <w:hideMark/>
          </w:tcPr>
          <w:p w14:paraId="26AE28E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71.06</w:t>
            </w:r>
          </w:p>
        </w:tc>
      </w:tr>
      <w:tr w:rsidR="00C25E15" w:rsidRPr="00C25E15" w14:paraId="0B9DE079" w14:textId="77777777" w:rsidTr="00B07B78">
        <w:trPr>
          <w:trHeight w:val="300"/>
        </w:trPr>
        <w:tc>
          <w:tcPr>
            <w:tcW w:w="1170" w:type="dxa"/>
            <w:shd w:val="clear" w:color="auto" w:fill="auto"/>
            <w:noWrap/>
            <w:vAlign w:val="bottom"/>
            <w:hideMark/>
          </w:tcPr>
          <w:p w14:paraId="66C6F04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8FC377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EE8F47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9F7A5C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3CA01C8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6572972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control_scheme</w:t>
            </w:r>
          </w:p>
        </w:tc>
        <w:tc>
          <w:tcPr>
            <w:tcW w:w="604" w:type="dxa"/>
            <w:shd w:val="clear" w:color="auto" w:fill="auto"/>
            <w:noWrap/>
            <w:vAlign w:val="bottom"/>
            <w:hideMark/>
          </w:tcPr>
          <w:p w14:paraId="781E34B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39D875F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03274C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AB5B26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71.97</w:t>
            </w:r>
          </w:p>
        </w:tc>
        <w:tc>
          <w:tcPr>
            <w:tcW w:w="831" w:type="dxa"/>
            <w:shd w:val="clear" w:color="auto" w:fill="auto"/>
            <w:noWrap/>
            <w:vAlign w:val="bottom"/>
            <w:hideMark/>
          </w:tcPr>
          <w:p w14:paraId="578B072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86.90</w:t>
            </w:r>
          </w:p>
        </w:tc>
      </w:tr>
      <w:tr w:rsidR="00C25E15" w:rsidRPr="00C25E15" w14:paraId="4D4FD045" w14:textId="77777777" w:rsidTr="00B07B78">
        <w:trPr>
          <w:trHeight w:val="300"/>
        </w:trPr>
        <w:tc>
          <w:tcPr>
            <w:tcW w:w="1170" w:type="dxa"/>
            <w:shd w:val="clear" w:color="auto" w:fill="auto"/>
            <w:noWrap/>
            <w:vAlign w:val="bottom"/>
            <w:hideMark/>
          </w:tcPr>
          <w:p w14:paraId="42B9471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8EA167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76D123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E60EEA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7AF226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64C79EA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control_scheme</w:t>
            </w:r>
          </w:p>
        </w:tc>
        <w:tc>
          <w:tcPr>
            <w:tcW w:w="604" w:type="dxa"/>
            <w:shd w:val="clear" w:color="auto" w:fill="auto"/>
            <w:noWrap/>
            <w:vAlign w:val="bottom"/>
            <w:hideMark/>
          </w:tcPr>
          <w:p w14:paraId="591F948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0.9738</w:t>
            </w:r>
          </w:p>
        </w:tc>
        <w:tc>
          <w:tcPr>
            <w:tcW w:w="916" w:type="dxa"/>
            <w:shd w:val="clear" w:color="auto" w:fill="auto"/>
            <w:noWrap/>
            <w:vAlign w:val="bottom"/>
            <w:hideMark/>
          </w:tcPr>
          <w:p w14:paraId="2B923A5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3D5DF8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EECD41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71.98</w:t>
            </w:r>
          </w:p>
        </w:tc>
        <w:tc>
          <w:tcPr>
            <w:tcW w:w="831" w:type="dxa"/>
            <w:shd w:val="clear" w:color="auto" w:fill="auto"/>
            <w:noWrap/>
            <w:vAlign w:val="bottom"/>
            <w:hideMark/>
          </w:tcPr>
          <w:p w14:paraId="3E909FD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86.91</w:t>
            </w:r>
          </w:p>
        </w:tc>
      </w:tr>
      <w:tr w:rsidR="00C25E15" w:rsidRPr="00C25E15" w14:paraId="3F564E32" w14:textId="77777777" w:rsidTr="00B07B78">
        <w:trPr>
          <w:trHeight w:val="300"/>
        </w:trPr>
        <w:tc>
          <w:tcPr>
            <w:tcW w:w="1170" w:type="dxa"/>
            <w:shd w:val="clear" w:color="auto" w:fill="auto"/>
            <w:noWrap/>
            <w:vAlign w:val="bottom"/>
            <w:hideMark/>
          </w:tcPr>
          <w:p w14:paraId="09F5BB8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275F4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087E82E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70B1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1657918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38771A9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solenoid, control_scheme</w:t>
            </w:r>
          </w:p>
        </w:tc>
        <w:tc>
          <w:tcPr>
            <w:tcW w:w="604" w:type="dxa"/>
            <w:shd w:val="clear" w:color="auto" w:fill="auto"/>
            <w:noWrap/>
            <w:vAlign w:val="bottom"/>
            <w:hideMark/>
          </w:tcPr>
          <w:p w14:paraId="4C4433A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6F7E5FD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E30851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66E9B1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57.28</w:t>
            </w:r>
          </w:p>
        </w:tc>
        <w:tc>
          <w:tcPr>
            <w:tcW w:w="831" w:type="dxa"/>
            <w:shd w:val="clear" w:color="auto" w:fill="auto"/>
            <w:noWrap/>
            <w:vAlign w:val="bottom"/>
            <w:hideMark/>
          </w:tcPr>
          <w:p w14:paraId="5C40DC7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72.21</w:t>
            </w:r>
          </w:p>
        </w:tc>
      </w:tr>
      <w:tr w:rsidR="00C25E15" w:rsidRPr="00C25E15" w14:paraId="4C235460" w14:textId="77777777" w:rsidTr="00B07B78">
        <w:trPr>
          <w:trHeight w:val="300"/>
        </w:trPr>
        <w:tc>
          <w:tcPr>
            <w:tcW w:w="1170" w:type="dxa"/>
            <w:shd w:val="clear" w:color="auto" w:fill="auto"/>
            <w:noWrap/>
            <w:vAlign w:val="bottom"/>
            <w:hideMark/>
          </w:tcPr>
          <w:p w14:paraId="6D0297E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8A343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C00E2F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910DDA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715008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5BC2FEB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solenoid, control_scheme</w:t>
            </w:r>
          </w:p>
        </w:tc>
        <w:tc>
          <w:tcPr>
            <w:tcW w:w="604" w:type="dxa"/>
            <w:shd w:val="clear" w:color="auto" w:fill="auto"/>
            <w:noWrap/>
            <w:vAlign w:val="bottom"/>
            <w:hideMark/>
          </w:tcPr>
          <w:p w14:paraId="62B3402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0.9714</w:t>
            </w:r>
          </w:p>
        </w:tc>
        <w:tc>
          <w:tcPr>
            <w:tcW w:w="916" w:type="dxa"/>
            <w:shd w:val="clear" w:color="auto" w:fill="auto"/>
            <w:noWrap/>
            <w:vAlign w:val="bottom"/>
            <w:hideMark/>
          </w:tcPr>
          <w:p w14:paraId="11B0C11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4EBFCD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2C4FEFD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57.87</w:t>
            </w:r>
          </w:p>
        </w:tc>
        <w:tc>
          <w:tcPr>
            <w:tcW w:w="831" w:type="dxa"/>
            <w:shd w:val="clear" w:color="auto" w:fill="auto"/>
            <w:noWrap/>
            <w:vAlign w:val="bottom"/>
            <w:hideMark/>
          </w:tcPr>
          <w:p w14:paraId="11B0F13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72.79</w:t>
            </w:r>
          </w:p>
        </w:tc>
      </w:tr>
      <w:tr w:rsidR="00C25E15" w:rsidRPr="00C25E15" w14:paraId="10C6C372" w14:textId="77777777" w:rsidTr="00B07B78">
        <w:trPr>
          <w:trHeight w:val="300"/>
        </w:trPr>
        <w:tc>
          <w:tcPr>
            <w:tcW w:w="1170" w:type="dxa"/>
            <w:shd w:val="clear" w:color="auto" w:fill="auto"/>
            <w:noWrap/>
            <w:vAlign w:val="bottom"/>
            <w:hideMark/>
          </w:tcPr>
          <w:p w14:paraId="0268CEF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9D8259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4268EC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4094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695397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w:t>
            </w:r>
          </w:p>
        </w:tc>
        <w:tc>
          <w:tcPr>
            <w:tcW w:w="2142" w:type="dxa"/>
            <w:shd w:val="clear" w:color="auto" w:fill="auto"/>
            <w:noWrap/>
            <w:vAlign w:val="bottom"/>
            <w:hideMark/>
          </w:tcPr>
          <w:p w14:paraId="65CB85E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system_mode</w:t>
            </w:r>
            <w:proofErr w:type="spellEnd"/>
            <w:r w:rsidRPr="00C25E15">
              <w:rPr>
                <w:rFonts w:ascii="Aptos Narrow" w:hAnsi="Aptos Narrow" w:cs="Times New Roman"/>
                <w:color w:val="000000"/>
                <w:sz w:val="22"/>
                <w:szCs w:val="22"/>
                <w:lang w:val="en-US" w:eastAsia="en-US"/>
              </w:rPr>
              <w:t xml:space="preserve">, 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xml:space="preserve">, </w:t>
            </w:r>
            <w:proofErr w:type="spellStart"/>
            <w:r w:rsidRPr="00C25E15">
              <w:rPr>
                <w:rFonts w:ascii="Aptos Narrow" w:hAnsi="Aptos Narrow" w:cs="Times New Roman"/>
                <w:color w:val="000000"/>
                <w:sz w:val="22"/>
                <w:szCs w:val="22"/>
                <w:lang w:val="en-US" w:eastAsia="en-US"/>
              </w:rPr>
              <w:t>cycle_time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4BDC63F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0.971</w:t>
            </w:r>
          </w:p>
        </w:tc>
        <w:tc>
          <w:tcPr>
            <w:tcW w:w="916" w:type="dxa"/>
            <w:shd w:val="clear" w:color="auto" w:fill="auto"/>
            <w:noWrap/>
            <w:vAlign w:val="bottom"/>
            <w:hideMark/>
          </w:tcPr>
          <w:p w14:paraId="60F45A1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931104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A4956A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63.74</w:t>
            </w:r>
          </w:p>
        </w:tc>
        <w:tc>
          <w:tcPr>
            <w:tcW w:w="831" w:type="dxa"/>
            <w:shd w:val="clear" w:color="auto" w:fill="auto"/>
            <w:noWrap/>
            <w:vAlign w:val="bottom"/>
            <w:hideMark/>
          </w:tcPr>
          <w:p w14:paraId="3A8EBBC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78.67</w:t>
            </w:r>
          </w:p>
        </w:tc>
      </w:tr>
      <w:tr w:rsidR="00C25E15" w:rsidRPr="00C25E15" w14:paraId="56190604" w14:textId="77777777" w:rsidTr="00B07B78">
        <w:trPr>
          <w:trHeight w:val="300"/>
        </w:trPr>
        <w:tc>
          <w:tcPr>
            <w:tcW w:w="1170" w:type="dxa"/>
            <w:shd w:val="clear" w:color="auto" w:fill="auto"/>
            <w:noWrap/>
            <w:vAlign w:val="bottom"/>
            <w:hideMark/>
          </w:tcPr>
          <w:p w14:paraId="3444B37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AA4FDB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6A7605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283FF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792B272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w:t>
            </w:r>
          </w:p>
        </w:tc>
        <w:tc>
          <w:tcPr>
            <w:tcW w:w="2142" w:type="dxa"/>
            <w:shd w:val="clear" w:color="auto" w:fill="auto"/>
            <w:noWrap/>
            <w:vAlign w:val="bottom"/>
            <w:hideMark/>
          </w:tcPr>
          <w:p w14:paraId="0789A1A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system_mode</w:t>
            </w:r>
            <w:proofErr w:type="spellEnd"/>
            <w:r w:rsidRPr="00C25E15">
              <w:rPr>
                <w:rFonts w:ascii="Aptos Narrow" w:hAnsi="Aptos Narrow" w:cs="Times New Roman"/>
                <w:color w:val="000000"/>
                <w:sz w:val="22"/>
                <w:szCs w:val="22"/>
                <w:lang w:val="en-US" w:eastAsia="en-US"/>
              </w:rPr>
              <w:t xml:space="preserve">, 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xml:space="preserve">, </w:t>
            </w:r>
            <w:proofErr w:type="spellStart"/>
            <w:r w:rsidRPr="00C25E15">
              <w:rPr>
                <w:rFonts w:ascii="Aptos Narrow" w:hAnsi="Aptos Narrow" w:cs="Times New Roman"/>
                <w:color w:val="000000"/>
                <w:sz w:val="22"/>
                <w:szCs w:val="22"/>
                <w:lang w:val="en-US" w:eastAsia="en-US"/>
              </w:rPr>
              <w:t>cycle_time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460BCDE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0.9707</w:t>
            </w:r>
          </w:p>
        </w:tc>
        <w:tc>
          <w:tcPr>
            <w:tcW w:w="916" w:type="dxa"/>
            <w:shd w:val="clear" w:color="auto" w:fill="auto"/>
            <w:noWrap/>
            <w:vAlign w:val="bottom"/>
            <w:hideMark/>
          </w:tcPr>
          <w:p w14:paraId="4DE6D3E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B5C65F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2BF8F4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63.06</w:t>
            </w:r>
          </w:p>
        </w:tc>
        <w:tc>
          <w:tcPr>
            <w:tcW w:w="831" w:type="dxa"/>
            <w:shd w:val="clear" w:color="auto" w:fill="auto"/>
            <w:noWrap/>
            <w:vAlign w:val="bottom"/>
            <w:hideMark/>
          </w:tcPr>
          <w:p w14:paraId="59E8E15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77.98</w:t>
            </w:r>
          </w:p>
        </w:tc>
      </w:tr>
    </w:tbl>
    <w:p w14:paraId="439A9013" w14:textId="77777777" w:rsidR="005D4B59" w:rsidRDefault="005D4B59" w:rsidP="00915D89">
      <w:pPr>
        <w:rPr>
          <w:rFonts w:eastAsiaTheme="minorEastAsia"/>
          <w:lang w:val="en-US"/>
        </w:rPr>
      </w:pPr>
    </w:p>
    <w:p w14:paraId="79267D96" w14:textId="77777777" w:rsidR="006660B5" w:rsidRPr="006660B5" w:rsidRDefault="006660B5" w:rsidP="006660B5">
      <w:pPr>
        <w:rPr>
          <w:rFonts w:eastAsiaTheme="minorEastAsia"/>
          <w:lang w:val="en-US"/>
        </w:rPr>
      </w:pPr>
      <w:r w:rsidRPr="006660B5">
        <w:rPr>
          <w:rFonts w:eastAsiaTheme="minorEastAsia"/>
          <w:lang w:val="en-US"/>
        </w:rPr>
        <w:lastRenderedPageBreak/>
        <w:t xml:space="preserve">The analysis of the best-performing models revealed that Random Forest (RF) consistently achieved the highest F1 scores, surpassing XGBoost (XGB) across various feature selection methods. The top-ranked model, utilizing RF with the WFI-XGB ranking method and a feature set reduced to ten features, achieved an F1 score of 0.9811, outperforming all other configurations. This model used a removal-based feature selection method, rem_2, which eliminated rate and </w:t>
      </w:r>
      <w:proofErr w:type="spellStart"/>
      <w:r w:rsidRPr="006660B5">
        <w:rPr>
          <w:rFonts w:eastAsiaTheme="minorEastAsia"/>
          <w:lang w:val="en-US"/>
        </w:rPr>
        <w:t>crc_rate</w:t>
      </w:r>
      <w:proofErr w:type="spellEnd"/>
      <w:r w:rsidRPr="006660B5">
        <w:rPr>
          <w:rFonts w:eastAsiaTheme="minorEastAsia"/>
          <w:lang w:val="en-US"/>
        </w:rPr>
        <w:t>, showing that certain features could be discarded without compromising performance.</w:t>
      </w:r>
    </w:p>
    <w:p w14:paraId="54ACD515" w14:textId="77777777" w:rsidR="006660B5" w:rsidRPr="006660B5" w:rsidRDefault="006660B5" w:rsidP="006660B5">
      <w:pPr>
        <w:rPr>
          <w:rFonts w:eastAsiaTheme="minorEastAsia"/>
          <w:lang w:val="en-US"/>
        </w:rPr>
      </w:pPr>
      <w:r w:rsidRPr="006660B5">
        <w:rPr>
          <w:rFonts w:eastAsiaTheme="minorEastAsia"/>
          <w:lang w:val="en-US"/>
        </w:rPr>
        <w:t xml:space="preserve">Recursive Feature Elimination (RFE) also yielded strong results, particularly when used with RF. The highest F1 score recorded under RFE was 0.9806, demonstrating that RF benefits from progressive feature selection techniques. Models using XGB consistently </w:t>
      </w:r>
      <w:proofErr w:type="gramStart"/>
      <w:r w:rsidRPr="006660B5">
        <w:rPr>
          <w:rFonts w:eastAsiaTheme="minorEastAsia"/>
          <w:lang w:val="en-US"/>
        </w:rPr>
        <w:t>lagged behind</w:t>
      </w:r>
      <w:proofErr w:type="gramEnd"/>
      <w:r w:rsidRPr="006660B5">
        <w:rPr>
          <w:rFonts w:eastAsiaTheme="minorEastAsia"/>
          <w:lang w:val="en-US"/>
        </w:rPr>
        <w:t xml:space="preserve"> in terms of F1 score, with the best XGB model achieving a maximum F1 score of 0.9673, lower than multiple RF models with fewer features.</w:t>
      </w:r>
    </w:p>
    <w:p w14:paraId="05776E8F" w14:textId="77777777" w:rsidR="006660B5" w:rsidRPr="006660B5" w:rsidRDefault="006660B5" w:rsidP="006660B5">
      <w:pPr>
        <w:rPr>
          <w:rFonts w:eastAsiaTheme="minorEastAsia"/>
          <w:lang w:val="en-US"/>
        </w:rPr>
      </w:pPr>
      <w:r w:rsidRPr="006660B5">
        <w:rPr>
          <w:rFonts w:eastAsiaTheme="minorEastAsia"/>
          <w:lang w:val="en-US"/>
        </w:rPr>
        <w:t xml:space="preserve">Feature selection played a crucial role in optimizing model performance. Removing a small number of redundant features, such as solenoid and </w:t>
      </w:r>
      <w:proofErr w:type="spellStart"/>
      <w:r w:rsidRPr="006660B5">
        <w:rPr>
          <w:rFonts w:eastAsiaTheme="minorEastAsia"/>
          <w:lang w:val="en-US"/>
        </w:rPr>
        <w:t>crc_rate</w:t>
      </w:r>
      <w:proofErr w:type="spellEnd"/>
      <w:r w:rsidRPr="006660B5">
        <w:rPr>
          <w:rFonts w:eastAsiaTheme="minorEastAsia"/>
          <w:lang w:val="en-US"/>
        </w:rPr>
        <w:t>, led to significant improvements in both efficiency and accuracy. While models with ten or more features performed the best, configurations with as few as six features still maintained competitive F1 scores above 0.975.</w:t>
      </w:r>
    </w:p>
    <w:p w14:paraId="51D914F4" w14:textId="77777777" w:rsidR="006660B5" w:rsidRPr="006660B5" w:rsidRDefault="006660B5" w:rsidP="006660B5">
      <w:pPr>
        <w:rPr>
          <w:rFonts w:eastAsiaTheme="minorEastAsia"/>
          <w:lang w:val="en-US"/>
        </w:rPr>
      </w:pPr>
      <w:r w:rsidRPr="006660B5">
        <w:rPr>
          <w:rFonts w:eastAsiaTheme="minorEastAsia"/>
          <w:lang w:val="en-US"/>
        </w:rPr>
        <w:t>Interestingly, RF models demonstrated resilience to feature reduction, maintaining high classification accuracy even when only six or seven features were retained. In contrast, XGB models experienced a sharper decline in performance as the feature count decreased. An RF model with only three features still managed to outperform multiple XGB models retaining up to nine features, highlighting RF's superior adaptability when working with a limited number of predictive attributes.</w:t>
      </w:r>
    </w:p>
    <w:p w14:paraId="1005A68A" w14:textId="77777777" w:rsidR="006660B5" w:rsidRPr="006660B5" w:rsidRDefault="006660B5" w:rsidP="006660B5">
      <w:pPr>
        <w:rPr>
          <w:rFonts w:eastAsiaTheme="minorEastAsia"/>
          <w:lang w:val="en-US"/>
        </w:rPr>
      </w:pPr>
      <w:r w:rsidRPr="006660B5">
        <w:rPr>
          <w:rFonts w:eastAsiaTheme="minorEastAsia"/>
          <w:lang w:val="en-US"/>
        </w:rPr>
        <w:t xml:space="preserve">Overall, the findings indicate that RF is the dominant classifier in this dataset, achieving both the highest F1 scores and superior robustness to feature reduction. While XGB remained competitive, it consistently trailed behind RF in terms of F1 score, even in configurations with optimized feature selection. These results underscore the importance </w:t>
      </w:r>
      <w:r w:rsidRPr="006660B5">
        <w:rPr>
          <w:rFonts w:eastAsiaTheme="minorEastAsia"/>
          <w:lang w:val="en-US"/>
        </w:rPr>
        <w:lastRenderedPageBreak/>
        <w:t>of feature selection strategies and confirm that RF is the preferred classifier for maximizing predictive accuracy in this dataset.</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60" w:name="_Toc192164966"/>
      <w:r>
        <w:rPr>
          <w:rFonts w:eastAsiaTheme="minorEastAsia"/>
          <w:lang w:val="en-US"/>
        </w:rPr>
        <w:t>Best accuracy</w:t>
      </w:r>
      <w:bookmarkEnd w:id="60"/>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300B1855" w:rsidR="00274769" w:rsidRDefault="00274769" w:rsidP="00274769">
      <w:pPr>
        <w:pStyle w:val="Caption"/>
        <w:keepNext/>
      </w:pPr>
      <w:bookmarkStart w:id="61" w:name="_Toc193097233"/>
      <w:r>
        <w:t xml:space="preserve">Table </w:t>
      </w:r>
      <w:r>
        <w:fldChar w:fldCharType="begin"/>
      </w:r>
      <w:r>
        <w:instrText>SEQ Table \* ARABIC</w:instrText>
      </w:r>
      <w:r>
        <w:fldChar w:fldCharType="separate"/>
      </w:r>
      <w:r w:rsidR="00584247">
        <w:rPr>
          <w:noProof/>
        </w:rPr>
        <w:t>9</w:t>
      </w:r>
      <w:r>
        <w:fldChar w:fldCharType="end"/>
      </w:r>
      <w:r>
        <w:t xml:space="preserve"> Best </w:t>
      </w:r>
      <w:r w:rsidR="00755C81">
        <w:t xml:space="preserve">30 </w:t>
      </w:r>
      <w:r>
        <w:t>accuracy scores</w:t>
      </w:r>
      <w:r w:rsidR="00DA2CFF">
        <w:t xml:space="preserve"> (Micro Averaging)</w:t>
      </w:r>
      <w:bookmarkEnd w:id="61"/>
    </w:p>
    <w:tbl>
      <w:tblPr>
        <w:tblW w:w="11526"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1170"/>
        <w:gridCol w:w="2160"/>
        <w:gridCol w:w="1029"/>
        <w:gridCol w:w="831"/>
        <w:gridCol w:w="916"/>
        <w:gridCol w:w="1040"/>
        <w:gridCol w:w="1137"/>
        <w:gridCol w:w="831"/>
      </w:tblGrid>
      <w:tr w:rsidR="002E7F9A" w:rsidRPr="00472618" w14:paraId="64824930" w14:textId="77777777" w:rsidTr="00BE0AA7">
        <w:trPr>
          <w:trHeight w:val="300"/>
        </w:trPr>
        <w:tc>
          <w:tcPr>
            <w:tcW w:w="1080" w:type="dxa"/>
            <w:shd w:val="clear" w:color="auto" w:fill="auto"/>
            <w:noWrap/>
            <w:vAlign w:val="bottom"/>
            <w:hideMark/>
          </w:tcPr>
          <w:p w14:paraId="20BE1CC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38622F0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9B2A5E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Model Type</w:t>
            </w:r>
          </w:p>
        </w:tc>
        <w:tc>
          <w:tcPr>
            <w:tcW w:w="1170" w:type="dxa"/>
            <w:shd w:val="clear" w:color="auto" w:fill="auto"/>
            <w:noWrap/>
            <w:vAlign w:val="bottom"/>
            <w:hideMark/>
          </w:tcPr>
          <w:p w14:paraId="512CEA9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Number of Features</w:t>
            </w:r>
          </w:p>
        </w:tc>
        <w:tc>
          <w:tcPr>
            <w:tcW w:w="2160" w:type="dxa"/>
            <w:shd w:val="clear" w:color="auto" w:fill="auto"/>
            <w:noWrap/>
            <w:vAlign w:val="bottom"/>
            <w:hideMark/>
          </w:tcPr>
          <w:p w14:paraId="4331A8A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Removed Features</w:t>
            </w:r>
          </w:p>
        </w:tc>
        <w:tc>
          <w:tcPr>
            <w:tcW w:w="561" w:type="dxa"/>
            <w:shd w:val="clear" w:color="auto" w:fill="auto"/>
            <w:noWrap/>
            <w:vAlign w:val="bottom"/>
            <w:hideMark/>
          </w:tcPr>
          <w:p w14:paraId="631F24A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3CCDA6F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388AD6C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415D641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36D6504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56D27FE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Total Time</w:t>
            </w:r>
          </w:p>
        </w:tc>
      </w:tr>
      <w:tr w:rsidR="002E7F9A" w:rsidRPr="00472618" w14:paraId="6DFB8591" w14:textId="77777777" w:rsidTr="00BE0AA7">
        <w:trPr>
          <w:trHeight w:val="300"/>
        </w:trPr>
        <w:tc>
          <w:tcPr>
            <w:tcW w:w="1080" w:type="dxa"/>
            <w:shd w:val="clear" w:color="auto" w:fill="auto"/>
            <w:noWrap/>
            <w:vAlign w:val="bottom"/>
            <w:hideMark/>
          </w:tcPr>
          <w:p w14:paraId="7FE93AA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7C298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51180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F48E6D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2ACD80E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28D6146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0.9811</w:t>
            </w:r>
          </w:p>
        </w:tc>
        <w:tc>
          <w:tcPr>
            <w:tcW w:w="831" w:type="dxa"/>
            <w:shd w:val="clear" w:color="auto" w:fill="auto"/>
            <w:noWrap/>
            <w:vAlign w:val="bottom"/>
            <w:hideMark/>
          </w:tcPr>
          <w:p w14:paraId="37DA678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0.9811</w:t>
            </w:r>
          </w:p>
        </w:tc>
        <w:tc>
          <w:tcPr>
            <w:tcW w:w="916" w:type="dxa"/>
            <w:shd w:val="clear" w:color="auto" w:fill="auto"/>
            <w:noWrap/>
            <w:vAlign w:val="bottom"/>
            <w:hideMark/>
          </w:tcPr>
          <w:p w14:paraId="50C255E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A671B3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08B2C8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57.85</w:t>
            </w:r>
          </w:p>
        </w:tc>
        <w:tc>
          <w:tcPr>
            <w:tcW w:w="831" w:type="dxa"/>
            <w:shd w:val="clear" w:color="auto" w:fill="auto"/>
            <w:noWrap/>
            <w:vAlign w:val="bottom"/>
            <w:hideMark/>
          </w:tcPr>
          <w:p w14:paraId="2638D97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65.87</w:t>
            </w:r>
          </w:p>
        </w:tc>
      </w:tr>
      <w:tr w:rsidR="002E7F9A" w:rsidRPr="00472618" w14:paraId="62C148EE" w14:textId="77777777" w:rsidTr="00BE0AA7">
        <w:trPr>
          <w:trHeight w:val="300"/>
        </w:trPr>
        <w:tc>
          <w:tcPr>
            <w:tcW w:w="1080" w:type="dxa"/>
            <w:shd w:val="clear" w:color="auto" w:fill="auto"/>
            <w:noWrap/>
            <w:vAlign w:val="bottom"/>
            <w:hideMark/>
          </w:tcPr>
          <w:p w14:paraId="61BECEF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016E3B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92C068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4EF1FB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44A0030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49A1C83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0.9806</w:t>
            </w:r>
          </w:p>
        </w:tc>
        <w:tc>
          <w:tcPr>
            <w:tcW w:w="831" w:type="dxa"/>
            <w:shd w:val="clear" w:color="auto" w:fill="auto"/>
            <w:noWrap/>
            <w:vAlign w:val="bottom"/>
            <w:hideMark/>
          </w:tcPr>
          <w:p w14:paraId="5E8AAC3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0.9806</w:t>
            </w:r>
          </w:p>
        </w:tc>
        <w:tc>
          <w:tcPr>
            <w:tcW w:w="916" w:type="dxa"/>
            <w:shd w:val="clear" w:color="auto" w:fill="auto"/>
            <w:noWrap/>
            <w:vAlign w:val="bottom"/>
            <w:hideMark/>
          </w:tcPr>
          <w:p w14:paraId="08FC8ED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C00D36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26BAF59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51.71</w:t>
            </w:r>
          </w:p>
        </w:tc>
        <w:tc>
          <w:tcPr>
            <w:tcW w:w="831" w:type="dxa"/>
            <w:shd w:val="clear" w:color="auto" w:fill="auto"/>
            <w:noWrap/>
            <w:vAlign w:val="bottom"/>
            <w:hideMark/>
          </w:tcPr>
          <w:p w14:paraId="6D6BFC7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145.21</w:t>
            </w:r>
          </w:p>
        </w:tc>
      </w:tr>
      <w:tr w:rsidR="002E7F9A" w:rsidRPr="00472618" w14:paraId="4B7FFB1F" w14:textId="77777777" w:rsidTr="00BE0AA7">
        <w:trPr>
          <w:trHeight w:val="300"/>
        </w:trPr>
        <w:tc>
          <w:tcPr>
            <w:tcW w:w="1080" w:type="dxa"/>
            <w:shd w:val="clear" w:color="auto" w:fill="auto"/>
            <w:noWrap/>
            <w:vAlign w:val="bottom"/>
            <w:hideMark/>
          </w:tcPr>
          <w:p w14:paraId="2578BDC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415687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45569A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4B09499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3E588AA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solenoid,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65CC2B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0.9802</w:t>
            </w:r>
          </w:p>
        </w:tc>
        <w:tc>
          <w:tcPr>
            <w:tcW w:w="831" w:type="dxa"/>
            <w:shd w:val="clear" w:color="auto" w:fill="auto"/>
            <w:noWrap/>
            <w:vAlign w:val="bottom"/>
            <w:hideMark/>
          </w:tcPr>
          <w:p w14:paraId="64A7A06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0DC1ED5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3BB96A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2E8F28E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45222F5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130.29</w:t>
            </w:r>
          </w:p>
        </w:tc>
      </w:tr>
      <w:tr w:rsidR="002E7F9A" w:rsidRPr="00472618" w14:paraId="21B3B720" w14:textId="77777777" w:rsidTr="00BE0AA7">
        <w:trPr>
          <w:trHeight w:val="300"/>
        </w:trPr>
        <w:tc>
          <w:tcPr>
            <w:tcW w:w="1080" w:type="dxa"/>
            <w:shd w:val="clear" w:color="auto" w:fill="auto"/>
            <w:noWrap/>
            <w:vAlign w:val="bottom"/>
            <w:hideMark/>
          </w:tcPr>
          <w:p w14:paraId="106D400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A3D0D4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332348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3BAF12B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466E923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1AECDC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831" w:type="dxa"/>
            <w:shd w:val="clear" w:color="auto" w:fill="auto"/>
            <w:noWrap/>
            <w:vAlign w:val="bottom"/>
            <w:hideMark/>
          </w:tcPr>
          <w:p w14:paraId="0BDE244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642329F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340D9E9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098A6AC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51.87</w:t>
            </w:r>
          </w:p>
        </w:tc>
        <w:tc>
          <w:tcPr>
            <w:tcW w:w="831" w:type="dxa"/>
            <w:shd w:val="clear" w:color="auto" w:fill="auto"/>
            <w:noWrap/>
            <w:vAlign w:val="bottom"/>
            <w:hideMark/>
          </w:tcPr>
          <w:p w14:paraId="1E2F8FF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130.16</w:t>
            </w:r>
          </w:p>
        </w:tc>
      </w:tr>
      <w:tr w:rsidR="002E7F9A" w:rsidRPr="00472618" w14:paraId="6182BEED" w14:textId="77777777" w:rsidTr="00BE0AA7">
        <w:trPr>
          <w:trHeight w:val="300"/>
        </w:trPr>
        <w:tc>
          <w:tcPr>
            <w:tcW w:w="1080" w:type="dxa"/>
            <w:shd w:val="clear" w:color="auto" w:fill="auto"/>
            <w:noWrap/>
            <w:vAlign w:val="bottom"/>
            <w:hideMark/>
          </w:tcPr>
          <w:p w14:paraId="3A7ADB14"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6335E5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BB7F64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403A1C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2A61CBE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04D8EFE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831" w:type="dxa"/>
            <w:shd w:val="clear" w:color="auto" w:fill="auto"/>
            <w:noWrap/>
            <w:vAlign w:val="bottom"/>
            <w:hideMark/>
          </w:tcPr>
          <w:p w14:paraId="1178629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526ADD0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8AE026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69FE1D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6EA8EC6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69.06</w:t>
            </w:r>
          </w:p>
        </w:tc>
      </w:tr>
      <w:tr w:rsidR="002E7F9A" w:rsidRPr="00472618" w14:paraId="5858B33A" w14:textId="77777777" w:rsidTr="00BE0AA7">
        <w:trPr>
          <w:trHeight w:val="300"/>
        </w:trPr>
        <w:tc>
          <w:tcPr>
            <w:tcW w:w="1080" w:type="dxa"/>
            <w:shd w:val="clear" w:color="auto" w:fill="auto"/>
            <w:noWrap/>
            <w:vAlign w:val="bottom"/>
            <w:hideMark/>
          </w:tcPr>
          <w:p w14:paraId="06A244A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2FA63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092C2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4576D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w:t>
            </w:r>
          </w:p>
        </w:tc>
        <w:tc>
          <w:tcPr>
            <w:tcW w:w="2160" w:type="dxa"/>
            <w:shd w:val="clear" w:color="auto" w:fill="auto"/>
            <w:noWrap/>
            <w:vAlign w:val="bottom"/>
            <w:hideMark/>
          </w:tcPr>
          <w:p w14:paraId="390A916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gain,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6579CED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0.9795</w:t>
            </w:r>
          </w:p>
        </w:tc>
        <w:tc>
          <w:tcPr>
            <w:tcW w:w="831" w:type="dxa"/>
            <w:shd w:val="clear" w:color="auto" w:fill="auto"/>
            <w:noWrap/>
            <w:vAlign w:val="bottom"/>
            <w:hideMark/>
          </w:tcPr>
          <w:p w14:paraId="0D023D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2A08729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2121551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6CA105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60.48</w:t>
            </w:r>
          </w:p>
        </w:tc>
        <w:tc>
          <w:tcPr>
            <w:tcW w:w="831" w:type="dxa"/>
            <w:shd w:val="clear" w:color="auto" w:fill="auto"/>
            <w:noWrap/>
            <w:vAlign w:val="bottom"/>
            <w:hideMark/>
          </w:tcPr>
          <w:p w14:paraId="60E1FAA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68.51</w:t>
            </w:r>
          </w:p>
        </w:tc>
      </w:tr>
      <w:tr w:rsidR="002E7F9A" w:rsidRPr="00472618" w14:paraId="3A0E0BF3" w14:textId="77777777" w:rsidTr="00BE0AA7">
        <w:trPr>
          <w:trHeight w:val="300"/>
        </w:trPr>
        <w:tc>
          <w:tcPr>
            <w:tcW w:w="1080" w:type="dxa"/>
            <w:shd w:val="clear" w:color="auto" w:fill="auto"/>
            <w:noWrap/>
            <w:vAlign w:val="bottom"/>
            <w:hideMark/>
          </w:tcPr>
          <w:p w14:paraId="0AEE6D7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7E9E55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30F16A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9FFC8B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w:t>
            </w:r>
          </w:p>
        </w:tc>
        <w:tc>
          <w:tcPr>
            <w:tcW w:w="2160" w:type="dxa"/>
            <w:shd w:val="clear" w:color="auto" w:fill="auto"/>
            <w:noWrap/>
            <w:vAlign w:val="bottom"/>
            <w:hideMark/>
          </w:tcPr>
          <w:p w14:paraId="64C3930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pump, gain,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3DED6F0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0.9771</w:t>
            </w:r>
          </w:p>
        </w:tc>
        <w:tc>
          <w:tcPr>
            <w:tcW w:w="831" w:type="dxa"/>
            <w:shd w:val="clear" w:color="auto" w:fill="auto"/>
            <w:noWrap/>
            <w:vAlign w:val="bottom"/>
            <w:hideMark/>
          </w:tcPr>
          <w:p w14:paraId="58CA464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62F7C61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6787E6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6796523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34.67</w:t>
            </w:r>
          </w:p>
        </w:tc>
        <w:tc>
          <w:tcPr>
            <w:tcW w:w="831" w:type="dxa"/>
            <w:shd w:val="clear" w:color="auto" w:fill="auto"/>
            <w:noWrap/>
            <w:vAlign w:val="bottom"/>
            <w:hideMark/>
          </w:tcPr>
          <w:p w14:paraId="0CDDF50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42.69</w:t>
            </w:r>
          </w:p>
        </w:tc>
      </w:tr>
      <w:tr w:rsidR="002E7F9A" w:rsidRPr="00472618" w14:paraId="56885765" w14:textId="77777777" w:rsidTr="00BE0AA7">
        <w:trPr>
          <w:trHeight w:val="300"/>
        </w:trPr>
        <w:tc>
          <w:tcPr>
            <w:tcW w:w="1080" w:type="dxa"/>
            <w:shd w:val="clear" w:color="auto" w:fill="auto"/>
            <w:noWrap/>
            <w:vAlign w:val="bottom"/>
            <w:hideMark/>
          </w:tcPr>
          <w:p w14:paraId="70EA6D7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C76337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DA12FC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0A96C1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4EA372F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6F7E16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0.9768</w:t>
            </w:r>
          </w:p>
        </w:tc>
        <w:tc>
          <w:tcPr>
            <w:tcW w:w="831" w:type="dxa"/>
            <w:shd w:val="clear" w:color="auto" w:fill="auto"/>
            <w:noWrap/>
            <w:vAlign w:val="bottom"/>
            <w:hideMark/>
          </w:tcPr>
          <w:p w14:paraId="532BF2A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0.9768</w:t>
            </w:r>
          </w:p>
        </w:tc>
        <w:tc>
          <w:tcPr>
            <w:tcW w:w="916" w:type="dxa"/>
            <w:shd w:val="clear" w:color="auto" w:fill="auto"/>
            <w:noWrap/>
            <w:vAlign w:val="bottom"/>
            <w:hideMark/>
          </w:tcPr>
          <w:p w14:paraId="5809C66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A0DBC1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79.50</w:t>
            </w:r>
          </w:p>
        </w:tc>
        <w:tc>
          <w:tcPr>
            <w:tcW w:w="1137" w:type="dxa"/>
            <w:shd w:val="clear" w:color="auto" w:fill="auto"/>
            <w:noWrap/>
            <w:vAlign w:val="bottom"/>
            <w:hideMark/>
          </w:tcPr>
          <w:p w14:paraId="4BF62B5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63.25</w:t>
            </w:r>
          </w:p>
        </w:tc>
        <w:tc>
          <w:tcPr>
            <w:tcW w:w="831" w:type="dxa"/>
            <w:shd w:val="clear" w:color="auto" w:fill="auto"/>
            <w:noWrap/>
            <w:vAlign w:val="bottom"/>
            <w:hideMark/>
          </w:tcPr>
          <w:p w14:paraId="3DEA09D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150.67</w:t>
            </w:r>
          </w:p>
        </w:tc>
      </w:tr>
      <w:tr w:rsidR="002E7F9A" w:rsidRPr="00472618" w14:paraId="151B6106" w14:textId="77777777" w:rsidTr="00BE0AA7">
        <w:trPr>
          <w:trHeight w:val="300"/>
        </w:trPr>
        <w:tc>
          <w:tcPr>
            <w:tcW w:w="1080" w:type="dxa"/>
            <w:shd w:val="clear" w:color="auto" w:fill="auto"/>
            <w:noWrap/>
            <w:vAlign w:val="bottom"/>
            <w:hideMark/>
          </w:tcPr>
          <w:p w14:paraId="1D45F63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003DF8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FA3B47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4BFEA6C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03520AC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7D75056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831" w:type="dxa"/>
            <w:shd w:val="clear" w:color="auto" w:fill="auto"/>
            <w:noWrap/>
            <w:vAlign w:val="bottom"/>
            <w:hideMark/>
          </w:tcPr>
          <w:p w14:paraId="0D5D43B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4DFAD73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B1EFA6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E78F5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61.48</w:t>
            </w:r>
          </w:p>
        </w:tc>
        <w:tc>
          <w:tcPr>
            <w:tcW w:w="831" w:type="dxa"/>
            <w:shd w:val="clear" w:color="auto" w:fill="auto"/>
            <w:noWrap/>
            <w:vAlign w:val="bottom"/>
            <w:hideMark/>
          </w:tcPr>
          <w:p w14:paraId="6169061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76.41</w:t>
            </w:r>
          </w:p>
        </w:tc>
      </w:tr>
      <w:tr w:rsidR="002E7F9A" w:rsidRPr="00472618" w14:paraId="58B9EAD7" w14:textId="77777777" w:rsidTr="00BE0AA7">
        <w:trPr>
          <w:trHeight w:val="300"/>
        </w:trPr>
        <w:tc>
          <w:tcPr>
            <w:tcW w:w="1080" w:type="dxa"/>
            <w:shd w:val="clear" w:color="auto" w:fill="auto"/>
            <w:noWrap/>
            <w:vAlign w:val="bottom"/>
            <w:hideMark/>
          </w:tcPr>
          <w:p w14:paraId="1A816CD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3A6A7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612838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78B431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149A153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762D820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831" w:type="dxa"/>
            <w:shd w:val="clear" w:color="auto" w:fill="auto"/>
            <w:noWrap/>
            <w:vAlign w:val="bottom"/>
            <w:hideMark/>
          </w:tcPr>
          <w:p w14:paraId="4AE126B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3A97504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59EEF80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3FACF3C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62.53</w:t>
            </w:r>
          </w:p>
        </w:tc>
        <w:tc>
          <w:tcPr>
            <w:tcW w:w="831" w:type="dxa"/>
            <w:shd w:val="clear" w:color="auto" w:fill="auto"/>
            <w:noWrap/>
            <w:vAlign w:val="bottom"/>
            <w:hideMark/>
          </w:tcPr>
          <w:p w14:paraId="6911536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69.32</w:t>
            </w:r>
          </w:p>
        </w:tc>
      </w:tr>
      <w:tr w:rsidR="002E7F9A" w:rsidRPr="00472618" w14:paraId="05AA598E" w14:textId="77777777" w:rsidTr="00BE0AA7">
        <w:trPr>
          <w:trHeight w:val="300"/>
        </w:trPr>
        <w:tc>
          <w:tcPr>
            <w:tcW w:w="1080" w:type="dxa"/>
            <w:shd w:val="clear" w:color="auto" w:fill="auto"/>
            <w:noWrap/>
            <w:vAlign w:val="bottom"/>
            <w:hideMark/>
          </w:tcPr>
          <w:p w14:paraId="2C891FD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39688B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106BA2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F56EB9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4498AE6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3066DE2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831" w:type="dxa"/>
            <w:shd w:val="clear" w:color="auto" w:fill="auto"/>
            <w:noWrap/>
            <w:vAlign w:val="bottom"/>
            <w:hideMark/>
          </w:tcPr>
          <w:p w14:paraId="7565AE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58EBE0C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C1AB40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778DE1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62.88</w:t>
            </w:r>
          </w:p>
        </w:tc>
        <w:tc>
          <w:tcPr>
            <w:tcW w:w="831" w:type="dxa"/>
            <w:shd w:val="clear" w:color="auto" w:fill="auto"/>
            <w:noWrap/>
            <w:vAlign w:val="bottom"/>
            <w:hideMark/>
          </w:tcPr>
          <w:p w14:paraId="52EDBE4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70.91</w:t>
            </w:r>
          </w:p>
        </w:tc>
      </w:tr>
      <w:tr w:rsidR="002E7F9A" w:rsidRPr="00472618" w14:paraId="09896768" w14:textId="77777777" w:rsidTr="00BE0AA7">
        <w:trPr>
          <w:trHeight w:val="300"/>
        </w:trPr>
        <w:tc>
          <w:tcPr>
            <w:tcW w:w="1080" w:type="dxa"/>
            <w:shd w:val="clear" w:color="auto" w:fill="auto"/>
            <w:noWrap/>
            <w:vAlign w:val="bottom"/>
            <w:hideMark/>
          </w:tcPr>
          <w:p w14:paraId="21406EE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EBD0A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4B0D27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3E97C0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w:t>
            </w:r>
          </w:p>
        </w:tc>
        <w:tc>
          <w:tcPr>
            <w:tcW w:w="2160" w:type="dxa"/>
            <w:shd w:val="clear" w:color="auto" w:fill="auto"/>
            <w:noWrap/>
            <w:vAlign w:val="bottom"/>
            <w:hideMark/>
          </w:tcPr>
          <w:p w14:paraId="7F48772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pump,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1A10061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0.9761</w:t>
            </w:r>
          </w:p>
        </w:tc>
        <w:tc>
          <w:tcPr>
            <w:tcW w:w="831" w:type="dxa"/>
            <w:shd w:val="clear" w:color="auto" w:fill="auto"/>
            <w:noWrap/>
            <w:vAlign w:val="bottom"/>
            <w:hideMark/>
          </w:tcPr>
          <w:p w14:paraId="73C72C3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3AF86E8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7B6347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408D01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39.13</w:t>
            </w:r>
          </w:p>
        </w:tc>
        <w:tc>
          <w:tcPr>
            <w:tcW w:w="831" w:type="dxa"/>
            <w:shd w:val="clear" w:color="auto" w:fill="auto"/>
            <w:noWrap/>
            <w:vAlign w:val="bottom"/>
            <w:hideMark/>
          </w:tcPr>
          <w:p w14:paraId="7123E80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47.15</w:t>
            </w:r>
          </w:p>
        </w:tc>
      </w:tr>
      <w:tr w:rsidR="002E7F9A" w:rsidRPr="00472618" w14:paraId="75F876D2" w14:textId="77777777" w:rsidTr="00BE0AA7">
        <w:trPr>
          <w:trHeight w:val="300"/>
        </w:trPr>
        <w:tc>
          <w:tcPr>
            <w:tcW w:w="1080" w:type="dxa"/>
            <w:shd w:val="clear" w:color="auto" w:fill="auto"/>
            <w:noWrap/>
            <w:vAlign w:val="bottom"/>
            <w:hideMark/>
          </w:tcPr>
          <w:p w14:paraId="6E37189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B81DF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C62925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6606FC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w:t>
            </w:r>
          </w:p>
        </w:tc>
        <w:tc>
          <w:tcPr>
            <w:tcW w:w="2160" w:type="dxa"/>
            <w:shd w:val="clear" w:color="auto" w:fill="auto"/>
            <w:noWrap/>
            <w:vAlign w:val="bottom"/>
            <w:hideMark/>
          </w:tcPr>
          <w:p w14:paraId="0CAE02B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pump, control_scheme,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0AA9CD0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0.9757</w:t>
            </w:r>
          </w:p>
        </w:tc>
        <w:tc>
          <w:tcPr>
            <w:tcW w:w="831" w:type="dxa"/>
            <w:shd w:val="clear" w:color="auto" w:fill="auto"/>
            <w:noWrap/>
            <w:vAlign w:val="bottom"/>
            <w:hideMark/>
          </w:tcPr>
          <w:p w14:paraId="2F2BCDD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3E8405A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9D97DA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7B6736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47.98</w:t>
            </w:r>
          </w:p>
        </w:tc>
        <w:tc>
          <w:tcPr>
            <w:tcW w:w="831" w:type="dxa"/>
            <w:shd w:val="clear" w:color="auto" w:fill="auto"/>
            <w:noWrap/>
            <w:vAlign w:val="bottom"/>
            <w:hideMark/>
          </w:tcPr>
          <w:p w14:paraId="0D75A99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56.01</w:t>
            </w:r>
          </w:p>
        </w:tc>
      </w:tr>
      <w:tr w:rsidR="002E7F9A" w:rsidRPr="00472618" w14:paraId="2651FAFB" w14:textId="77777777" w:rsidTr="00BE0AA7">
        <w:trPr>
          <w:trHeight w:val="300"/>
        </w:trPr>
        <w:tc>
          <w:tcPr>
            <w:tcW w:w="1080" w:type="dxa"/>
            <w:shd w:val="clear" w:color="auto" w:fill="auto"/>
            <w:noWrap/>
            <w:vAlign w:val="bottom"/>
            <w:hideMark/>
          </w:tcPr>
          <w:p w14:paraId="2E2FE72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C472E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179D62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B642F6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7D7B93B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 control_scheme</w:t>
            </w:r>
          </w:p>
        </w:tc>
        <w:tc>
          <w:tcPr>
            <w:tcW w:w="561" w:type="dxa"/>
            <w:shd w:val="clear" w:color="auto" w:fill="auto"/>
            <w:noWrap/>
            <w:vAlign w:val="bottom"/>
            <w:hideMark/>
          </w:tcPr>
          <w:p w14:paraId="08DE420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0.9749</w:t>
            </w:r>
          </w:p>
        </w:tc>
        <w:tc>
          <w:tcPr>
            <w:tcW w:w="831" w:type="dxa"/>
            <w:shd w:val="clear" w:color="auto" w:fill="auto"/>
            <w:noWrap/>
            <w:vAlign w:val="bottom"/>
            <w:hideMark/>
          </w:tcPr>
          <w:p w14:paraId="5197ADB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0.9749</w:t>
            </w:r>
          </w:p>
        </w:tc>
        <w:tc>
          <w:tcPr>
            <w:tcW w:w="916" w:type="dxa"/>
            <w:shd w:val="clear" w:color="auto" w:fill="auto"/>
            <w:noWrap/>
            <w:vAlign w:val="bottom"/>
            <w:hideMark/>
          </w:tcPr>
          <w:p w14:paraId="42F0B8B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7EA75B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8B3647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66.31</w:t>
            </w:r>
          </w:p>
        </w:tc>
        <w:tc>
          <w:tcPr>
            <w:tcW w:w="831" w:type="dxa"/>
            <w:shd w:val="clear" w:color="auto" w:fill="auto"/>
            <w:noWrap/>
            <w:vAlign w:val="bottom"/>
            <w:hideMark/>
          </w:tcPr>
          <w:p w14:paraId="4521374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81.24</w:t>
            </w:r>
          </w:p>
        </w:tc>
      </w:tr>
      <w:tr w:rsidR="002E7F9A" w:rsidRPr="00472618" w14:paraId="2AF53286" w14:textId="77777777" w:rsidTr="00BE0AA7">
        <w:trPr>
          <w:trHeight w:val="300"/>
        </w:trPr>
        <w:tc>
          <w:tcPr>
            <w:tcW w:w="1080" w:type="dxa"/>
            <w:shd w:val="clear" w:color="auto" w:fill="auto"/>
            <w:noWrap/>
            <w:vAlign w:val="bottom"/>
            <w:hideMark/>
          </w:tcPr>
          <w:p w14:paraId="173F336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EA4C2B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1CF232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9256CC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5BCB1C6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w:t>
            </w:r>
          </w:p>
        </w:tc>
        <w:tc>
          <w:tcPr>
            <w:tcW w:w="561" w:type="dxa"/>
            <w:shd w:val="clear" w:color="auto" w:fill="auto"/>
            <w:noWrap/>
            <w:vAlign w:val="bottom"/>
            <w:hideMark/>
          </w:tcPr>
          <w:p w14:paraId="1A0E97C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0.9748</w:t>
            </w:r>
          </w:p>
        </w:tc>
        <w:tc>
          <w:tcPr>
            <w:tcW w:w="831" w:type="dxa"/>
            <w:shd w:val="clear" w:color="auto" w:fill="auto"/>
            <w:noWrap/>
            <w:vAlign w:val="bottom"/>
            <w:hideMark/>
          </w:tcPr>
          <w:p w14:paraId="3CE0A14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0.9748</w:t>
            </w:r>
          </w:p>
        </w:tc>
        <w:tc>
          <w:tcPr>
            <w:tcW w:w="916" w:type="dxa"/>
            <w:shd w:val="clear" w:color="auto" w:fill="auto"/>
            <w:noWrap/>
            <w:vAlign w:val="bottom"/>
            <w:hideMark/>
          </w:tcPr>
          <w:p w14:paraId="109701C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C2CB80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2A9C412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65.12</w:t>
            </w:r>
          </w:p>
        </w:tc>
        <w:tc>
          <w:tcPr>
            <w:tcW w:w="831" w:type="dxa"/>
            <w:shd w:val="clear" w:color="auto" w:fill="auto"/>
            <w:noWrap/>
            <w:vAlign w:val="bottom"/>
            <w:hideMark/>
          </w:tcPr>
          <w:p w14:paraId="477D3F6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80.05</w:t>
            </w:r>
          </w:p>
        </w:tc>
      </w:tr>
      <w:tr w:rsidR="002E7F9A" w:rsidRPr="00472618" w14:paraId="189B6C9F" w14:textId="77777777" w:rsidTr="00BE0AA7">
        <w:trPr>
          <w:trHeight w:val="300"/>
        </w:trPr>
        <w:tc>
          <w:tcPr>
            <w:tcW w:w="1080" w:type="dxa"/>
            <w:shd w:val="clear" w:color="auto" w:fill="auto"/>
            <w:noWrap/>
            <w:vAlign w:val="bottom"/>
            <w:hideMark/>
          </w:tcPr>
          <w:p w14:paraId="6447611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65751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C48FDB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2F337E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47B3CC1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gain</w:t>
            </w:r>
          </w:p>
        </w:tc>
        <w:tc>
          <w:tcPr>
            <w:tcW w:w="561" w:type="dxa"/>
            <w:shd w:val="clear" w:color="auto" w:fill="auto"/>
            <w:noWrap/>
            <w:vAlign w:val="bottom"/>
            <w:hideMark/>
          </w:tcPr>
          <w:p w14:paraId="57AA6D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0.9747</w:t>
            </w:r>
          </w:p>
        </w:tc>
        <w:tc>
          <w:tcPr>
            <w:tcW w:w="831" w:type="dxa"/>
            <w:shd w:val="clear" w:color="auto" w:fill="auto"/>
            <w:noWrap/>
            <w:vAlign w:val="bottom"/>
            <w:hideMark/>
          </w:tcPr>
          <w:p w14:paraId="40420B5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0.9747</w:t>
            </w:r>
          </w:p>
        </w:tc>
        <w:tc>
          <w:tcPr>
            <w:tcW w:w="916" w:type="dxa"/>
            <w:shd w:val="clear" w:color="auto" w:fill="auto"/>
            <w:noWrap/>
            <w:vAlign w:val="bottom"/>
            <w:hideMark/>
          </w:tcPr>
          <w:p w14:paraId="40BABEB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573404D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01AB98E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61.85</w:t>
            </w:r>
          </w:p>
        </w:tc>
        <w:tc>
          <w:tcPr>
            <w:tcW w:w="831" w:type="dxa"/>
            <w:shd w:val="clear" w:color="auto" w:fill="auto"/>
            <w:noWrap/>
            <w:vAlign w:val="bottom"/>
            <w:hideMark/>
          </w:tcPr>
          <w:p w14:paraId="2F16CBF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68.65</w:t>
            </w:r>
          </w:p>
        </w:tc>
      </w:tr>
      <w:tr w:rsidR="002E7F9A" w:rsidRPr="00472618" w14:paraId="062EC37A" w14:textId="77777777" w:rsidTr="00BE0AA7">
        <w:trPr>
          <w:trHeight w:val="300"/>
        </w:trPr>
        <w:tc>
          <w:tcPr>
            <w:tcW w:w="1080" w:type="dxa"/>
            <w:shd w:val="clear" w:color="auto" w:fill="auto"/>
            <w:noWrap/>
            <w:vAlign w:val="bottom"/>
            <w:hideMark/>
          </w:tcPr>
          <w:p w14:paraId="08F203C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87D51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107A1F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0D7CBE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01B7340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6C534D0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0.9746</w:t>
            </w:r>
          </w:p>
        </w:tc>
        <w:tc>
          <w:tcPr>
            <w:tcW w:w="831" w:type="dxa"/>
            <w:shd w:val="clear" w:color="auto" w:fill="auto"/>
            <w:noWrap/>
            <w:vAlign w:val="bottom"/>
            <w:hideMark/>
          </w:tcPr>
          <w:p w14:paraId="52BEDBA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0.9746</w:t>
            </w:r>
          </w:p>
        </w:tc>
        <w:tc>
          <w:tcPr>
            <w:tcW w:w="916" w:type="dxa"/>
            <w:shd w:val="clear" w:color="auto" w:fill="auto"/>
            <w:noWrap/>
            <w:vAlign w:val="bottom"/>
            <w:hideMark/>
          </w:tcPr>
          <w:p w14:paraId="7EFCE1B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66D149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66.61</w:t>
            </w:r>
          </w:p>
        </w:tc>
        <w:tc>
          <w:tcPr>
            <w:tcW w:w="1137" w:type="dxa"/>
            <w:shd w:val="clear" w:color="auto" w:fill="auto"/>
            <w:noWrap/>
            <w:vAlign w:val="bottom"/>
            <w:hideMark/>
          </w:tcPr>
          <w:p w14:paraId="61BB7AF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60.26</w:t>
            </w:r>
          </w:p>
        </w:tc>
        <w:tc>
          <w:tcPr>
            <w:tcW w:w="831" w:type="dxa"/>
            <w:shd w:val="clear" w:color="auto" w:fill="auto"/>
            <w:noWrap/>
            <w:vAlign w:val="bottom"/>
            <w:hideMark/>
          </w:tcPr>
          <w:p w14:paraId="7068F93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127.82</w:t>
            </w:r>
          </w:p>
        </w:tc>
      </w:tr>
      <w:tr w:rsidR="002E7F9A" w:rsidRPr="00472618" w14:paraId="5502BDBF" w14:textId="77777777" w:rsidTr="00BE0AA7">
        <w:trPr>
          <w:trHeight w:val="300"/>
        </w:trPr>
        <w:tc>
          <w:tcPr>
            <w:tcW w:w="1080" w:type="dxa"/>
            <w:shd w:val="clear" w:color="auto" w:fill="auto"/>
            <w:noWrap/>
            <w:vAlign w:val="bottom"/>
            <w:hideMark/>
          </w:tcPr>
          <w:p w14:paraId="6B9EF65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5C5E4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E990C4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68715E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w:t>
            </w:r>
          </w:p>
        </w:tc>
        <w:tc>
          <w:tcPr>
            <w:tcW w:w="2160" w:type="dxa"/>
            <w:shd w:val="clear" w:color="auto" w:fill="auto"/>
            <w:noWrap/>
            <w:vAlign w:val="bottom"/>
            <w:hideMark/>
          </w:tcPr>
          <w:p w14:paraId="1761242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 pump, control_scheme</w:t>
            </w:r>
          </w:p>
        </w:tc>
        <w:tc>
          <w:tcPr>
            <w:tcW w:w="561" w:type="dxa"/>
            <w:shd w:val="clear" w:color="auto" w:fill="auto"/>
            <w:noWrap/>
            <w:vAlign w:val="bottom"/>
            <w:hideMark/>
          </w:tcPr>
          <w:p w14:paraId="04B5AE9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831" w:type="dxa"/>
            <w:shd w:val="clear" w:color="auto" w:fill="auto"/>
            <w:noWrap/>
            <w:vAlign w:val="bottom"/>
            <w:hideMark/>
          </w:tcPr>
          <w:p w14:paraId="48F77AF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59356B1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71591F0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3081D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71.97</w:t>
            </w:r>
          </w:p>
        </w:tc>
        <w:tc>
          <w:tcPr>
            <w:tcW w:w="831" w:type="dxa"/>
            <w:shd w:val="clear" w:color="auto" w:fill="auto"/>
            <w:noWrap/>
            <w:vAlign w:val="bottom"/>
            <w:hideMark/>
          </w:tcPr>
          <w:p w14:paraId="6967FA8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86.90</w:t>
            </w:r>
          </w:p>
        </w:tc>
      </w:tr>
      <w:tr w:rsidR="002E7F9A" w:rsidRPr="00472618" w14:paraId="43BE99C4" w14:textId="77777777" w:rsidTr="00BE0AA7">
        <w:trPr>
          <w:trHeight w:val="300"/>
        </w:trPr>
        <w:tc>
          <w:tcPr>
            <w:tcW w:w="1080" w:type="dxa"/>
            <w:shd w:val="clear" w:color="auto" w:fill="auto"/>
            <w:noWrap/>
            <w:vAlign w:val="bottom"/>
            <w:hideMark/>
          </w:tcPr>
          <w:p w14:paraId="6CA010A4"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3AB4B2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D6E0C0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BCC2FB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034FD4B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28A0BB7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831" w:type="dxa"/>
            <w:shd w:val="clear" w:color="auto" w:fill="auto"/>
            <w:noWrap/>
            <w:vAlign w:val="bottom"/>
            <w:hideMark/>
          </w:tcPr>
          <w:p w14:paraId="39447A2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13101F2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6C8849A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55.56</w:t>
            </w:r>
          </w:p>
        </w:tc>
        <w:tc>
          <w:tcPr>
            <w:tcW w:w="1137" w:type="dxa"/>
            <w:shd w:val="clear" w:color="auto" w:fill="auto"/>
            <w:noWrap/>
            <w:vAlign w:val="bottom"/>
            <w:hideMark/>
          </w:tcPr>
          <w:p w14:paraId="437F4D4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61.00</w:t>
            </w:r>
          </w:p>
        </w:tc>
        <w:tc>
          <w:tcPr>
            <w:tcW w:w="831" w:type="dxa"/>
            <w:shd w:val="clear" w:color="auto" w:fill="auto"/>
            <w:noWrap/>
            <w:vAlign w:val="bottom"/>
            <w:hideMark/>
          </w:tcPr>
          <w:p w14:paraId="05C3CDE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116.65</w:t>
            </w:r>
          </w:p>
        </w:tc>
      </w:tr>
      <w:tr w:rsidR="002E7F9A" w:rsidRPr="00472618" w14:paraId="628B3AE6" w14:textId="77777777" w:rsidTr="00BE0AA7">
        <w:trPr>
          <w:trHeight w:val="300"/>
        </w:trPr>
        <w:tc>
          <w:tcPr>
            <w:tcW w:w="1080" w:type="dxa"/>
            <w:shd w:val="clear" w:color="auto" w:fill="auto"/>
            <w:noWrap/>
            <w:vAlign w:val="bottom"/>
            <w:hideMark/>
          </w:tcPr>
          <w:p w14:paraId="4BE6942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7CDC3F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5BE446A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735B44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w:t>
            </w:r>
          </w:p>
        </w:tc>
        <w:tc>
          <w:tcPr>
            <w:tcW w:w="2160" w:type="dxa"/>
            <w:shd w:val="clear" w:color="auto" w:fill="auto"/>
            <w:noWrap/>
            <w:vAlign w:val="bottom"/>
            <w:hideMark/>
          </w:tcPr>
          <w:p w14:paraId="5252BDD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 pump, solenoid, control_scheme</w:t>
            </w:r>
          </w:p>
        </w:tc>
        <w:tc>
          <w:tcPr>
            <w:tcW w:w="561" w:type="dxa"/>
            <w:shd w:val="clear" w:color="auto" w:fill="auto"/>
            <w:noWrap/>
            <w:vAlign w:val="bottom"/>
            <w:hideMark/>
          </w:tcPr>
          <w:p w14:paraId="4B49F96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0.9718</w:t>
            </w:r>
          </w:p>
        </w:tc>
        <w:tc>
          <w:tcPr>
            <w:tcW w:w="831" w:type="dxa"/>
            <w:shd w:val="clear" w:color="auto" w:fill="auto"/>
            <w:noWrap/>
            <w:vAlign w:val="bottom"/>
            <w:hideMark/>
          </w:tcPr>
          <w:p w14:paraId="6FF2FBB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57AFF7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4BE3B8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0FDCDE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57.28</w:t>
            </w:r>
          </w:p>
        </w:tc>
        <w:tc>
          <w:tcPr>
            <w:tcW w:w="831" w:type="dxa"/>
            <w:shd w:val="clear" w:color="auto" w:fill="auto"/>
            <w:noWrap/>
            <w:vAlign w:val="bottom"/>
            <w:hideMark/>
          </w:tcPr>
          <w:p w14:paraId="03D020E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72.21</w:t>
            </w:r>
          </w:p>
        </w:tc>
      </w:tr>
      <w:tr w:rsidR="002E7F9A" w:rsidRPr="00472618" w14:paraId="7CDDEFC5" w14:textId="77777777" w:rsidTr="00BE0AA7">
        <w:trPr>
          <w:trHeight w:val="300"/>
        </w:trPr>
        <w:tc>
          <w:tcPr>
            <w:tcW w:w="1080" w:type="dxa"/>
            <w:shd w:val="clear" w:color="auto" w:fill="auto"/>
            <w:noWrap/>
            <w:vAlign w:val="bottom"/>
            <w:hideMark/>
          </w:tcPr>
          <w:p w14:paraId="70526CE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2529317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85C523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9CA6C8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w:t>
            </w:r>
          </w:p>
        </w:tc>
        <w:tc>
          <w:tcPr>
            <w:tcW w:w="2160" w:type="dxa"/>
            <w:shd w:val="clear" w:color="auto" w:fill="auto"/>
            <w:noWrap/>
            <w:vAlign w:val="bottom"/>
            <w:hideMark/>
          </w:tcPr>
          <w:p w14:paraId="55B21B7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system_mode</w:t>
            </w:r>
            <w:proofErr w:type="spellEnd"/>
            <w:r w:rsidRPr="00472618">
              <w:rPr>
                <w:rFonts w:ascii="Aptos Narrow" w:hAnsi="Aptos Narrow" w:cs="Times New Roman"/>
                <w:color w:val="000000"/>
                <w:sz w:val="22"/>
                <w:szCs w:val="22"/>
                <w:lang w:val="en-US" w:eastAsia="en-US"/>
              </w:rPr>
              <w:t xml:space="preserve">, pump, control_scheme,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xml:space="preserve">, </w:t>
            </w:r>
            <w:proofErr w:type="spellStart"/>
            <w:r w:rsidRPr="00472618">
              <w:rPr>
                <w:rFonts w:ascii="Aptos Narrow" w:hAnsi="Aptos Narrow" w:cs="Times New Roman"/>
                <w:color w:val="000000"/>
                <w:sz w:val="22"/>
                <w:szCs w:val="22"/>
                <w:lang w:val="en-US" w:eastAsia="en-US"/>
              </w:rPr>
              <w:t>cycle_time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2CD43BF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w:t>
            </w:r>
          </w:p>
        </w:tc>
        <w:tc>
          <w:tcPr>
            <w:tcW w:w="831" w:type="dxa"/>
            <w:shd w:val="clear" w:color="auto" w:fill="auto"/>
            <w:noWrap/>
            <w:vAlign w:val="bottom"/>
            <w:hideMark/>
          </w:tcPr>
          <w:p w14:paraId="650DFC4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w:t>
            </w:r>
          </w:p>
        </w:tc>
        <w:tc>
          <w:tcPr>
            <w:tcW w:w="916" w:type="dxa"/>
            <w:shd w:val="clear" w:color="auto" w:fill="auto"/>
            <w:noWrap/>
            <w:vAlign w:val="bottom"/>
            <w:hideMark/>
          </w:tcPr>
          <w:p w14:paraId="6493FF7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CBB6F1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DA275F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63.74</w:t>
            </w:r>
          </w:p>
        </w:tc>
        <w:tc>
          <w:tcPr>
            <w:tcW w:w="831" w:type="dxa"/>
            <w:shd w:val="clear" w:color="auto" w:fill="auto"/>
            <w:noWrap/>
            <w:vAlign w:val="bottom"/>
            <w:hideMark/>
          </w:tcPr>
          <w:p w14:paraId="3C93603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78.67</w:t>
            </w:r>
          </w:p>
        </w:tc>
      </w:tr>
      <w:tr w:rsidR="002E7F9A" w:rsidRPr="00472618" w14:paraId="11BA1B72" w14:textId="77777777" w:rsidTr="00BE0AA7">
        <w:trPr>
          <w:trHeight w:val="300"/>
        </w:trPr>
        <w:tc>
          <w:tcPr>
            <w:tcW w:w="1080" w:type="dxa"/>
            <w:shd w:val="clear" w:color="auto" w:fill="auto"/>
            <w:noWrap/>
            <w:vAlign w:val="bottom"/>
            <w:hideMark/>
          </w:tcPr>
          <w:p w14:paraId="7C3F843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BFD7E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9CA42B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3F373E1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w:t>
            </w:r>
          </w:p>
        </w:tc>
        <w:tc>
          <w:tcPr>
            <w:tcW w:w="2160" w:type="dxa"/>
            <w:shd w:val="clear" w:color="auto" w:fill="auto"/>
            <w:noWrap/>
            <w:vAlign w:val="bottom"/>
            <w:hideMark/>
          </w:tcPr>
          <w:p w14:paraId="4556D09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pump, deadband, control_scheme,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2E8C82C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0.9703</w:t>
            </w:r>
          </w:p>
        </w:tc>
        <w:tc>
          <w:tcPr>
            <w:tcW w:w="831" w:type="dxa"/>
            <w:shd w:val="clear" w:color="auto" w:fill="auto"/>
            <w:noWrap/>
            <w:vAlign w:val="bottom"/>
            <w:hideMark/>
          </w:tcPr>
          <w:p w14:paraId="5F81CAE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0.9703</w:t>
            </w:r>
          </w:p>
        </w:tc>
        <w:tc>
          <w:tcPr>
            <w:tcW w:w="916" w:type="dxa"/>
            <w:shd w:val="clear" w:color="auto" w:fill="auto"/>
            <w:noWrap/>
            <w:vAlign w:val="bottom"/>
            <w:hideMark/>
          </w:tcPr>
          <w:p w14:paraId="115306F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393F314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485190A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39.51</w:t>
            </w:r>
          </w:p>
        </w:tc>
        <w:tc>
          <w:tcPr>
            <w:tcW w:w="831" w:type="dxa"/>
            <w:shd w:val="clear" w:color="auto" w:fill="auto"/>
            <w:noWrap/>
            <w:vAlign w:val="bottom"/>
            <w:hideMark/>
          </w:tcPr>
          <w:p w14:paraId="7C277B8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47.54</w:t>
            </w:r>
          </w:p>
        </w:tc>
      </w:tr>
      <w:tr w:rsidR="002E7F9A" w:rsidRPr="00472618" w14:paraId="6F9516A2" w14:textId="77777777" w:rsidTr="00BE0AA7">
        <w:trPr>
          <w:trHeight w:val="300"/>
        </w:trPr>
        <w:tc>
          <w:tcPr>
            <w:tcW w:w="1080" w:type="dxa"/>
            <w:shd w:val="clear" w:color="auto" w:fill="auto"/>
            <w:noWrap/>
            <w:vAlign w:val="bottom"/>
            <w:hideMark/>
          </w:tcPr>
          <w:p w14:paraId="596538F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B47C11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AC742E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CD0B10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w:t>
            </w:r>
          </w:p>
        </w:tc>
        <w:tc>
          <w:tcPr>
            <w:tcW w:w="2160" w:type="dxa"/>
            <w:shd w:val="clear" w:color="auto" w:fill="auto"/>
            <w:noWrap/>
            <w:vAlign w:val="bottom"/>
            <w:hideMark/>
          </w:tcPr>
          <w:p w14:paraId="6D2341F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system_mode</w:t>
            </w:r>
            <w:proofErr w:type="spellEnd"/>
            <w:r w:rsidRPr="00472618">
              <w:rPr>
                <w:rFonts w:ascii="Aptos Narrow" w:hAnsi="Aptos Narrow" w:cs="Times New Roman"/>
                <w:color w:val="000000"/>
                <w:sz w:val="22"/>
                <w:szCs w:val="22"/>
                <w:lang w:val="en-US" w:eastAsia="en-US"/>
              </w:rPr>
              <w:t>, pump, control_scheme, solenoid, rate</w:t>
            </w:r>
          </w:p>
        </w:tc>
        <w:tc>
          <w:tcPr>
            <w:tcW w:w="561" w:type="dxa"/>
            <w:shd w:val="clear" w:color="auto" w:fill="auto"/>
            <w:noWrap/>
            <w:vAlign w:val="bottom"/>
            <w:hideMark/>
          </w:tcPr>
          <w:p w14:paraId="7CA6690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0.9696</w:t>
            </w:r>
          </w:p>
        </w:tc>
        <w:tc>
          <w:tcPr>
            <w:tcW w:w="831" w:type="dxa"/>
            <w:shd w:val="clear" w:color="auto" w:fill="auto"/>
            <w:noWrap/>
            <w:vAlign w:val="bottom"/>
            <w:hideMark/>
          </w:tcPr>
          <w:p w14:paraId="1718630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0.9696</w:t>
            </w:r>
          </w:p>
        </w:tc>
        <w:tc>
          <w:tcPr>
            <w:tcW w:w="916" w:type="dxa"/>
            <w:shd w:val="clear" w:color="auto" w:fill="auto"/>
            <w:noWrap/>
            <w:vAlign w:val="bottom"/>
            <w:hideMark/>
          </w:tcPr>
          <w:p w14:paraId="1D9CA90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E0DAA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D5CFBA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64.97</w:t>
            </w:r>
          </w:p>
        </w:tc>
        <w:tc>
          <w:tcPr>
            <w:tcW w:w="831" w:type="dxa"/>
            <w:shd w:val="clear" w:color="auto" w:fill="auto"/>
            <w:noWrap/>
            <w:vAlign w:val="bottom"/>
            <w:hideMark/>
          </w:tcPr>
          <w:p w14:paraId="432EA5A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79.90</w:t>
            </w:r>
          </w:p>
        </w:tc>
      </w:tr>
      <w:tr w:rsidR="002E7F9A" w:rsidRPr="00472618" w14:paraId="64381E03" w14:textId="77777777" w:rsidTr="00BE0AA7">
        <w:trPr>
          <w:trHeight w:val="300"/>
        </w:trPr>
        <w:tc>
          <w:tcPr>
            <w:tcW w:w="1080" w:type="dxa"/>
            <w:shd w:val="clear" w:color="auto" w:fill="auto"/>
            <w:noWrap/>
            <w:vAlign w:val="bottom"/>
            <w:hideMark/>
          </w:tcPr>
          <w:p w14:paraId="16256AA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78897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F3D7D8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28101CB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0D2AD4D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3F347B6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0.9695</w:t>
            </w:r>
          </w:p>
        </w:tc>
        <w:tc>
          <w:tcPr>
            <w:tcW w:w="831" w:type="dxa"/>
            <w:shd w:val="clear" w:color="auto" w:fill="auto"/>
            <w:noWrap/>
            <w:vAlign w:val="bottom"/>
            <w:hideMark/>
          </w:tcPr>
          <w:p w14:paraId="5B6EC77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0.9695</w:t>
            </w:r>
          </w:p>
        </w:tc>
        <w:tc>
          <w:tcPr>
            <w:tcW w:w="916" w:type="dxa"/>
            <w:shd w:val="clear" w:color="auto" w:fill="auto"/>
            <w:noWrap/>
            <w:vAlign w:val="bottom"/>
            <w:hideMark/>
          </w:tcPr>
          <w:p w14:paraId="43E781D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236CEBE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24A1B0E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8.79</w:t>
            </w:r>
          </w:p>
        </w:tc>
        <w:tc>
          <w:tcPr>
            <w:tcW w:w="831" w:type="dxa"/>
            <w:shd w:val="clear" w:color="auto" w:fill="auto"/>
            <w:noWrap/>
            <w:vAlign w:val="bottom"/>
            <w:hideMark/>
          </w:tcPr>
          <w:p w14:paraId="6A0BDD5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10.89</w:t>
            </w:r>
          </w:p>
        </w:tc>
      </w:tr>
      <w:tr w:rsidR="002E7F9A" w:rsidRPr="00472618" w14:paraId="2EC63F1F" w14:textId="77777777" w:rsidTr="00BE0AA7">
        <w:trPr>
          <w:trHeight w:val="300"/>
        </w:trPr>
        <w:tc>
          <w:tcPr>
            <w:tcW w:w="1080" w:type="dxa"/>
            <w:shd w:val="clear" w:color="auto" w:fill="auto"/>
            <w:noWrap/>
            <w:vAlign w:val="bottom"/>
            <w:hideMark/>
          </w:tcPr>
          <w:p w14:paraId="6ACA2BE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902378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519C36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45E0F15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w:t>
            </w:r>
          </w:p>
        </w:tc>
        <w:tc>
          <w:tcPr>
            <w:tcW w:w="2160" w:type="dxa"/>
            <w:shd w:val="clear" w:color="auto" w:fill="auto"/>
            <w:noWrap/>
            <w:vAlign w:val="bottom"/>
            <w:hideMark/>
          </w:tcPr>
          <w:p w14:paraId="6197C0D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solenoid,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15CDEC5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0.9673</w:t>
            </w:r>
          </w:p>
        </w:tc>
        <w:tc>
          <w:tcPr>
            <w:tcW w:w="831" w:type="dxa"/>
            <w:shd w:val="clear" w:color="auto" w:fill="auto"/>
            <w:noWrap/>
            <w:vAlign w:val="bottom"/>
            <w:hideMark/>
          </w:tcPr>
          <w:p w14:paraId="17EFD51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0.9673</w:t>
            </w:r>
          </w:p>
        </w:tc>
        <w:tc>
          <w:tcPr>
            <w:tcW w:w="916" w:type="dxa"/>
            <w:shd w:val="clear" w:color="auto" w:fill="auto"/>
            <w:noWrap/>
            <w:vAlign w:val="bottom"/>
            <w:hideMark/>
          </w:tcPr>
          <w:p w14:paraId="66CDA76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7A9BAC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11.22</w:t>
            </w:r>
          </w:p>
        </w:tc>
        <w:tc>
          <w:tcPr>
            <w:tcW w:w="1137" w:type="dxa"/>
            <w:shd w:val="clear" w:color="auto" w:fill="auto"/>
            <w:noWrap/>
            <w:vAlign w:val="bottom"/>
            <w:hideMark/>
          </w:tcPr>
          <w:p w14:paraId="413D352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7.85</w:t>
            </w:r>
          </w:p>
        </w:tc>
        <w:tc>
          <w:tcPr>
            <w:tcW w:w="831" w:type="dxa"/>
            <w:shd w:val="clear" w:color="auto" w:fill="auto"/>
            <w:noWrap/>
            <w:vAlign w:val="bottom"/>
            <w:hideMark/>
          </w:tcPr>
          <w:p w14:paraId="642D092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20.03</w:t>
            </w:r>
          </w:p>
        </w:tc>
      </w:tr>
      <w:tr w:rsidR="002E7F9A" w:rsidRPr="00472618" w14:paraId="49A659B3" w14:textId="77777777" w:rsidTr="00BE0AA7">
        <w:trPr>
          <w:trHeight w:val="300"/>
        </w:trPr>
        <w:tc>
          <w:tcPr>
            <w:tcW w:w="1080" w:type="dxa"/>
            <w:shd w:val="clear" w:color="auto" w:fill="auto"/>
            <w:noWrap/>
            <w:vAlign w:val="bottom"/>
            <w:hideMark/>
          </w:tcPr>
          <w:p w14:paraId="1BCA46A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A05868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107C22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DBDABD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w:t>
            </w:r>
          </w:p>
        </w:tc>
        <w:tc>
          <w:tcPr>
            <w:tcW w:w="2160" w:type="dxa"/>
            <w:shd w:val="clear" w:color="auto" w:fill="auto"/>
            <w:noWrap/>
            <w:vAlign w:val="bottom"/>
            <w:hideMark/>
          </w:tcPr>
          <w:p w14:paraId="4075085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system_mode</w:t>
            </w:r>
            <w:proofErr w:type="spellEnd"/>
            <w:r w:rsidRPr="00472618">
              <w:rPr>
                <w:rFonts w:ascii="Aptos Narrow" w:hAnsi="Aptos Narrow" w:cs="Times New Roman"/>
                <w:color w:val="000000"/>
                <w:sz w:val="22"/>
                <w:szCs w:val="22"/>
                <w:lang w:val="en-US" w:eastAsia="en-US"/>
              </w:rPr>
              <w:t>, pump, control_scheme, solenoid, rate, gain</w:t>
            </w:r>
          </w:p>
        </w:tc>
        <w:tc>
          <w:tcPr>
            <w:tcW w:w="561" w:type="dxa"/>
            <w:shd w:val="clear" w:color="auto" w:fill="auto"/>
            <w:noWrap/>
            <w:vAlign w:val="bottom"/>
            <w:hideMark/>
          </w:tcPr>
          <w:p w14:paraId="64CDD58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478544A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5EA7A5B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608E332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4A4D43C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68.45</w:t>
            </w:r>
          </w:p>
        </w:tc>
        <w:tc>
          <w:tcPr>
            <w:tcW w:w="831" w:type="dxa"/>
            <w:shd w:val="clear" w:color="auto" w:fill="auto"/>
            <w:noWrap/>
            <w:vAlign w:val="bottom"/>
            <w:hideMark/>
          </w:tcPr>
          <w:p w14:paraId="112EC0C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83.38</w:t>
            </w:r>
          </w:p>
        </w:tc>
      </w:tr>
      <w:tr w:rsidR="002E7F9A" w:rsidRPr="00472618" w14:paraId="182619DD" w14:textId="77777777" w:rsidTr="00BE0AA7">
        <w:trPr>
          <w:trHeight w:val="300"/>
        </w:trPr>
        <w:tc>
          <w:tcPr>
            <w:tcW w:w="1080" w:type="dxa"/>
            <w:shd w:val="clear" w:color="auto" w:fill="auto"/>
            <w:noWrap/>
            <w:vAlign w:val="bottom"/>
            <w:hideMark/>
          </w:tcPr>
          <w:p w14:paraId="6708CC7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798D66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D654FA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14A8919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21E55F1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777EA38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w:t>
            </w:r>
          </w:p>
        </w:tc>
        <w:tc>
          <w:tcPr>
            <w:tcW w:w="831" w:type="dxa"/>
            <w:shd w:val="clear" w:color="auto" w:fill="auto"/>
            <w:noWrap/>
            <w:vAlign w:val="bottom"/>
            <w:hideMark/>
          </w:tcPr>
          <w:p w14:paraId="5054D45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w:t>
            </w:r>
          </w:p>
        </w:tc>
        <w:tc>
          <w:tcPr>
            <w:tcW w:w="916" w:type="dxa"/>
            <w:shd w:val="clear" w:color="auto" w:fill="auto"/>
            <w:noWrap/>
            <w:vAlign w:val="bottom"/>
            <w:hideMark/>
          </w:tcPr>
          <w:p w14:paraId="6162634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687363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13.12</w:t>
            </w:r>
          </w:p>
        </w:tc>
        <w:tc>
          <w:tcPr>
            <w:tcW w:w="1137" w:type="dxa"/>
            <w:shd w:val="clear" w:color="auto" w:fill="auto"/>
            <w:noWrap/>
            <w:vAlign w:val="bottom"/>
            <w:hideMark/>
          </w:tcPr>
          <w:p w14:paraId="5C37C84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13.43</w:t>
            </w:r>
          </w:p>
        </w:tc>
        <w:tc>
          <w:tcPr>
            <w:tcW w:w="831" w:type="dxa"/>
            <w:shd w:val="clear" w:color="auto" w:fill="auto"/>
            <w:noWrap/>
            <w:vAlign w:val="bottom"/>
            <w:hideMark/>
          </w:tcPr>
          <w:p w14:paraId="630A2B2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34.47</w:t>
            </w:r>
          </w:p>
        </w:tc>
      </w:tr>
      <w:tr w:rsidR="002E7F9A" w:rsidRPr="00472618" w14:paraId="656D1885" w14:textId="77777777" w:rsidTr="00BE0AA7">
        <w:trPr>
          <w:trHeight w:val="300"/>
        </w:trPr>
        <w:tc>
          <w:tcPr>
            <w:tcW w:w="1080" w:type="dxa"/>
            <w:shd w:val="clear" w:color="auto" w:fill="auto"/>
            <w:noWrap/>
            <w:vAlign w:val="bottom"/>
            <w:hideMark/>
          </w:tcPr>
          <w:p w14:paraId="05C631E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F75CB6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5090FC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7BC41FC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2E03492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4F1ABB7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0.9669</w:t>
            </w:r>
          </w:p>
        </w:tc>
        <w:tc>
          <w:tcPr>
            <w:tcW w:w="831" w:type="dxa"/>
            <w:shd w:val="clear" w:color="auto" w:fill="auto"/>
            <w:noWrap/>
            <w:vAlign w:val="bottom"/>
            <w:hideMark/>
          </w:tcPr>
          <w:p w14:paraId="4F9734C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0.9669</w:t>
            </w:r>
          </w:p>
        </w:tc>
        <w:tc>
          <w:tcPr>
            <w:tcW w:w="916" w:type="dxa"/>
            <w:shd w:val="clear" w:color="auto" w:fill="auto"/>
            <w:noWrap/>
            <w:vAlign w:val="bottom"/>
            <w:hideMark/>
          </w:tcPr>
          <w:p w14:paraId="76CF862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259C52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13.64</w:t>
            </w:r>
          </w:p>
        </w:tc>
        <w:tc>
          <w:tcPr>
            <w:tcW w:w="1137" w:type="dxa"/>
            <w:shd w:val="clear" w:color="auto" w:fill="auto"/>
            <w:noWrap/>
            <w:vAlign w:val="bottom"/>
            <w:hideMark/>
          </w:tcPr>
          <w:p w14:paraId="18EC69B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12.40</w:t>
            </w:r>
          </w:p>
        </w:tc>
        <w:tc>
          <w:tcPr>
            <w:tcW w:w="831" w:type="dxa"/>
            <w:shd w:val="clear" w:color="auto" w:fill="auto"/>
            <w:noWrap/>
            <w:vAlign w:val="bottom"/>
            <w:hideMark/>
          </w:tcPr>
          <w:p w14:paraId="40A06C7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33.97</w:t>
            </w:r>
          </w:p>
        </w:tc>
      </w:tr>
      <w:tr w:rsidR="002E7F9A" w:rsidRPr="00472618" w14:paraId="6A4BEF02" w14:textId="77777777" w:rsidTr="00BE0AA7">
        <w:trPr>
          <w:trHeight w:val="300"/>
        </w:trPr>
        <w:tc>
          <w:tcPr>
            <w:tcW w:w="1080" w:type="dxa"/>
            <w:shd w:val="clear" w:color="auto" w:fill="auto"/>
            <w:noWrap/>
            <w:vAlign w:val="bottom"/>
            <w:hideMark/>
          </w:tcPr>
          <w:p w14:paraId="6B36173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526892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6973A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35AF3EC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1F07A15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02C68DE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831" w:type="dxa"/>
            <w:shd w:val="clear" w:color="auto" w:fill="auto"/>
            <w:noWrap/>
            <w:vAlign w:val="bottom"/>
            <w:hideMark/>
          </w:tcPr>
          <w:p w14:paraId="163DDED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916" w:type="dxa"/>
            <w:shd w:val="clear" w:color="auto" w:fill="auto"/>
            <w:noWrap/>
            <w:vAlign w:val="bottom"/>
            <w:hideMark/>
          </w:tcPr>
          <w:p w14:paraId="5E997E8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197A48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7190DF8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10.63</w:t>
            </w:r>
          </w:p>
        </w:tc>
        <w:tc>
          <w:tcPr>
            <w:tcW w:w="831" w:type="dxa"/>
            <w:shd w:val="clear" w:color="auto" w:fill="auto"/>
            <w:noWrap/>
            <w:vAlign w:val="bottom"/>
            <w:hideMark/>
          </w:tcPr>
          <w:p w14:paraId="5DDC5F9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20.04</w:t>
            </w:r>
          </w:p>
        </w:tc>
      </w:tr>
      <w:tr w:rsidR="002E7F9A" w:rsidRPr="00472618" w14:paraId="295ACFAA" w14:textId="77777777" w:rsidTr="00BE0AA7">
        <w:trPr>
          <w:trHeight w:val="300"/>
        </w:trPr>
        <w:tc>
          <w:tcPr>
            <w:tcW w:w="1080" w:type="dxa"/>
            <w:shd w:val="clear" w:color="auto" w:fill="auto"/>
            <w:noWrap/>
            <w:vAlign w:val="bottom"/>
            <w:hideMark/>
          </w:tcPr>
          <w:p w14:paraId="39B0151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324D86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8F069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3842A08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6F165D7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480BD3E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831" w:type="dxa"/>
            <w:shd w:val="clear" w:color="auto" w:fill="auto"/>
            <w:noWrap/>
            <w:vAlign w:val="bottom"/>
            <w:hideMark/>
          </w:tcPr>
          <w:p w14:paraId="08CD179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916" w:type="dxa"/>
            <w:shd w:val="clear" w:color="auto" w:fill="auto"/>
            <w:noWrap/>
            <w:vAlign w:val="bottom"/>
            <w:hideMark/>
          </w:tcPr>
          <w:p w14:paraId="3F0DD69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10ED37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1.25</w:t>
            </w:r>
          </w:p>
        </w:tc>
        <w:tc>
          <w:tcPr>
            <w:tcW w:w="1137" w:type="dxa"/>
            <w:shd w:val="clear" w:color="auto" w:fill="auto"/>
            <w:noWrap/>
            <w:vAlign w:val="bottom"/>
            <w:hideMark/>
          </w:tcPr>
          <w:p w14:paraId="777E51E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9.95</w:t>
            </w:r>
          </w:p>
        </w:tc>
        <w:tc>
          <w:tcPr>
            <w:tcW w:w="831" w:type="dxa"/>
            <w:shd w:val="clear" w:color="auto" w:fill="auto"/>
            <w:noWrap/>
            <w:vAlign w:val="bottom"/>
            <w:hideMark/>
          </w:tcPr>
          <w:p w14:paraId="4419B5A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11.29</w:t>
            </w:r>
          </w:p>
        </w:tc>
      </w:tr>
    </w:tbl>
    <w:p w14:paraId="61E0F04F" w14:textId="77777777" w:rsidR="00016B00" w:rsidRPr="006660B5" w:rsidRDefault="00016B00" w:rsidP="00016B00">
      <w:pPr>
        <w:rPr>
          <w:rFonts w:eastAsiaTheme="minorEastAsia"/>
          <w:lang w:val="en-US"/>
        </w:rPr>
      </w:pPr>
    </w:p>
    <w:p w14:paraId="22CCFA89" w14:textId="77777777" w:rsidR="006660B5" w:rsidRPr="006660B5" w:rsidRDefault="006660B5" w:rsidP="006660B5">
      <w:pPr>
        <w:rPr>
          <w:rFonts w:eastAsiaTheme="minorEastAsia"/>
          <w:lang w:val="en-US"/>
        </w:rPr>
      </w:pPr>
      <w:r w:rsidRPr="006660B5">
        <w:rPr>
          <w:rFonts w:eastAsiaTheme="minorEastAsia"/>
          <w:lang w:val="en-US"/>
        </w:rPr>
        <w:t xml:space="preserve">The analysis of model accuracy rankings reveals that Random Forest (RF) consistently achieved the highest accuracy scores, outperforming XGBoost (XGB) in most configurations. The top-ranked model, which utilized RF with the WFI-XGB ranking method and the rem_2 feature selection strategy, achieved an accuracy of 0.9811. This model retained ten features, removing rate and </w:t>
      </w:r>
      <w:proofErr w:type="spellStart"/>
      <w:r w:rsidRPr="006660B5">
        <w:rPr>
          <w:rFonts w:eastAsiaTheme="minorEastAsia"/>
          <w:lang w:val="en-US"/>
        </w:rPr>
        <w:t>crc_rate</w:t>
      </w:r>
      <w:proofErr w:type="spellEnd"/>
      <w:r w:rsidRPr="006660B5">
        <w:rPr>
          <w:rFonts w:eastAsiaTheme="minorEastAsia"/>
          <w:lang w:val="en-US"/>
        </w:rPr>
        <w:t>, demonstrating that certain features could be eliminated without negatively impacting classification accuracy.</w:t>
      </w:r>
    </w:p>
    <w:p w14:paraId="2CB4156A" w14:textId="77777777" w:rsidR="006660B5" w:rsidRPr="006660B5" w:rsidRDefault="006660B5" w:rsidP="006660B5">
      <w:pPr>
        <w:rPr>
          <w:rFonts w:eastAsiaTheme="minorEastAsia"/>
          <w:lang w:val="en-US"/>
        </w:rPr>
      </w:pPr>
      <w:r w:rsidRPr="006660B5">
        <w:rPr>
          <w:rFonts w:eastAsiaTheme="minorEastAsia"/>
          <w:lang w:val="en-US"/>
        </w:rPr>
        <w:t>Recursive Feature Elimination (RFE) also proved to be an effective selection method, with an RF-based RFE model achieving an accuracy of 0.9806 while retaining eleven features. Other high-ranking models followed a similar trend, with the rem_3 and rem_4 feature selection methods producing RF models with eight or nine features while maintaining high accuracy scores above 0.977.</w:t>
      </w:r>
    </w:p>
    <w:p w14:paraId="13A64D77" w14:textId="77777777" w:rsidR="006660B5" w:rsidRPr="006660B5" w:rsidRDefault="006660B5" w:rsidP="006660B5">
      <w:pPr>
        <w:rPr>
          <w:rFonts w:eastAsiaTheme="minorEastAsia"/>
          <w:lang w:val="en-US"/>
        </w:rPr>
      </w:pPr>
      <w:r w:rsidRPr="006660B5">
        <w:rPr>
          <w:rFonts w:eastAsiaTheme="minorEastAsia"/>
          <w:lang w:val="en-US"/>
        </w:rPr>
        <w:t xml:space="preserve">RF demonstrated superior robustness to feature reduction, maintaining high accuracy even when only six or seven features were retained. Notably, an RF model with just four </w:t>
      </w:r>
      <w:r w:rsidRPr="006660B5">
        <w:rPr>
          <w:rFonts w:eastAsiaTheme="minorEastAsia"/>
          <w:lang w:val="en-US"/>
        </w:rPr>
        <w:lastRenderedPageBreak/>
        <w:t>features achieved an accuracy of 0.971, outperforming multiple XGB models with significantly more features. In contrast, XGB models experienced a more noticeable decline in accuracy as the number of selected features decreased. The best XGB model recorded an accuracy of 0.9695, ranking lower than several RF models with fewer features.</w:t>
      </w:r>
    </w:p>
    <w:p w14:paraId="6DF68C6B" w14:textId="77777777" w:rsidR="006660B5" w:rsidRPr="006660B5" w:rsidRDefault="006660B5" w:rsidP="006660B5">
      <w:pPr>
        <w:rPr>
          <w:rFonts w:eastAsiaTheme="minorEastAsia"/>
          <w:lang w:val="en-US"/>
        </w:rPr>
      </w:pPr>
      <w:r w:rsidRPr="006660B5">
        <w:rPr>
          <w:rFonts w:eastAsiaTheme="minorEastAsia"/>
          <w:lang w:val="en-US"/>
        </w:rPr>
        <w:t>These findings indicate that RF is the superior classifier in terms of accuracy, consistently delivering the highest scores across a variety of feature selection strategies. While XGB remained competitive, particularly in terms of computational efficiency, it did not achieve the top accuracy scores. This reinforces the conclusion that RF is the preferred model when maximizing predictive accuracy is the primary objective.</w:t>
      </w:r>
    </w:p>
    <w:p w14:paraId="3C2D22AB" w14:textId="77777777" w:rsidR="00A8454D" w:rsidRPr="00F86A45" w:rsidRDefault="00A8454D" w:rsidP="00A8454D">
      <w:pPr>
        <w:rPr>
          <w:rFonts w:eastAsiaTheme="minorEastAsia"/>
          <w:lang w:val="en-US"/>
        </w:rPr>
      </w:pPr>
    </w:p>
    <w:p w14:paraId="6F48B0BD" w14:textId="2B1238EE" w:rsidR="00F86A45" w:rsidRPr="004B2E82" w:rsidRDefault="00EA4646" w:rsidP="00F86A45">
      <w:pPr>
        <w:pStyle w:val="Heading3"/>
        <w:jc w:val="left"/>
        <w:rPr>
          <w:rFonts w:eastAsiaTheme="minorEastAsia"/>
        </w:rPr>
      </w:pPr>
      <w:bookmarkStart w:id="62" w:name="_Toc192164967"/>
      <w:r w:rsidRPr="004B2E82">
        <w:rPr>
          <w:rFonts w:eastAsiaTheme="minorEastAsia"/>
        </w:rPr>
        <w:t>Performance of Models with Limited Features</w:t>
      </w:r>
      <w:bookmarkEnd w:id="62"/>
    </w:p>
    <w:p w14:paraId="5F0BAA30" w14:textId="791233B7" w:rsidR="00DF61A2" w:rsidRPr="00565AE5" w:rsidRDefault="00565AE5" w:rsidP="00DF61A2">
      <w:pPr>
        <w:rPr>
          <w:rFonts w:eastAsiaTheme="minorEastAsia"/>
          <w:lang w:val="en-US"/>
        </w:rPr>
      </w:pPr>
      <w:r w:rsidRPr="00565AE5">
        <w:rPr>
          <w:lang w:eastAsia="en-US"/>
        </w:rPr>
        <w:t>The analysis of model performance with a limited number of features focused on identifying configurations that maintain high classification accuracy and efficiency despite a reduced feature set. The results confirm that Random Forest (RF) consistently outperformed XGBoost (XGB), even when working with fewer than nine features. The highest-ranked model in this category used RF with WFI-XGB ranking, which retained nine features and achieved an F1 score of 0.9795, outperforming all other models. In contrast, the best XGB model, which also used nine features, achieved an F1 score of 0.9673, further emphasizing RF’s advantage in this setting.</w:t>
      </w:r>
    </w:p>
    <w:p w14:paraId="6DD93689" w14:textId="5451BEA5" w:rsidR="0043071D" w:rsidRDefault="00027916" w:rsidP="00924AD9">
      <w:pPr>
        <w:spacing w:before="100" w:beforeAutospacing="1" w:after="100" w:afterAutospacing="1"/>
        <w:rPr>
          <w:lang w:eastAsia="en-US"/>
        </w:rPr>
      </w:pPr>
      <w:r w:rsidRPr="00027916">
        <w:rPr>
          <w:lang w:eastAsia="en-US"/>
        </w:rPr>
        <w:t xml:space="preserve">Table </w:t>
      </w:r>
      <w:r w:rsidR="00B57C39">
        <w:rPr>
          <w:lang w:eastAsia="en-US"/>
        </w:rPr>
        <w:t>10</w:t>
      </w:r>
      <w:r w:rsidRPr="00027916">
        <w:rPr>
          <w:lang w:eastAsia="en-US"/>
        </w:rPr>
        <w:t xml:space="preserve"> presents the best-performing models under feature-limited conditions:</w:t>
      </w:r>
    </w:p>
    <w:p w14:paraId="1EF27D03" w14:textId="046CAE42" w:rsidR="00924AD9" w:rsidRDefault="00924AD9" w:rsidP="00924AD9">
      <w:pPr>
        <w:pStyle w:val="Caption"/>
        <w:keepNext/>
      </w:pPr>
      <w:bookmarkStart w:id="63" w:name="_Toc193097234"/>
      <w:r>
        <w:t xml:space="preserve">Table </w:t>
      </w:r>
      <w:fldSimple w:instr=" SEQ Table \* ARABIC ">
        <w:r w:rsidR="00584247">
          <w:rPr>
            <w:noProof/>
          </w:rPr>
          <w:t>10</w:t>
        </w:r>
      </w:fldSimple>
      <w:r>
        <w:t xml:space="preserve"> </w:t>
      </w:r>
      <w:r w:rsidRPr="00F85F5E">
        <w:t xml:space="preserve">Best preforming combinations when reducing the number of features to </w:t>
      </w:r>
      <w:r w:rsidR="00DB36B0">
        <w:t>9</w:t>
      </w:r>
      <w:r w:rsidRPr="00F85F5E">
        <w:t xml:space="preserve"> or less (Micro Average)</w:t>
      </w:r>
      <w:bookmarkEnd w:id="63"/>
    </w:p>
    <w:tbl>
      <w:tblPr>
        <w:tblW w:w="11715"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760"/>
        <w:gridCol w:w="1220"/>
        <w:gridCol w:w="3240"/>
        <w:gridCol w:w="1029"/>
        <w:gridCol w:w="831"/>
        <w:gridCol w:w="916"/>
        <w:gridCol w:w="1040"/>
        <w:gridCol w:w="1137"/>
        <w:gridCol w:w="720"/>
      </w:tblGrid>
      <w:tr w:rsidR="008C693E" w:rsidRPr="00E8049C" w14:paraId="0D17290E" w14:textId="77777777" w:rsidTr="008C693E">
        <w:trPr>
          <w:trHeight w:val="300"/>
        </w:trPr>
        <w:tc>
          <w:tcPr>
            <w:tcW w:w="1170" w:type="dxa"/>
            <w:shd w:val="clear" w:color="auto" w:fill="auto"/>
            <w:noWrap/>
            <w:vAlign w:val="bottom"/>
            <w:hideMark/>
          </w:tcPr>
          <w:p w14:paraId="316C14C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7DCCD57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Model Type</w:t>
            </w:r>
          </w:p>
        </w:tc>
        <w:tc>
          <w:tcPr>
            <w:tcW w:w="1220" w:type="dxa"/>
            <w:shd w:val="clear" w:color="auto" w:fill="auto"/>
            <w:noWrap/>
            <w:vAlign w:val="bottom"/>
            <w:hideMark/>
          </w:tcPr>
          <w:p w14:paraId="47C5640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Number of Features</w:t>
            </w:r>
          </w:p>
        </w:tc>
        <w:tc>
          <w:tcPr>
            <w:tcW w:w="3240" w:type="dxa"/>
            <w:shd w:val="clear" w:color="auto" w:fill="auto"/>
            <w:noWrap/>
            <w:vAlign w:val="bottom"/>
            <w:hideMark/>
          </w:tcPr>
          <w:p w14:paraId="7A9B541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Removed Features</w:t>
            </w:r>
          </w:p>
        </w:tc>
        <w:tc>
          <w:tcPr>
            <w:tcW w:w="681" w:type="dxa"/>
            <w:shd w:val="clear" w:color="auto" w:fill="auto"/>
            <w:noWrap/>
            <w:vAlign w:val="bottom"/>
            <w:hideMark/>
          </w:tcPr>
          <w:p w14:paraId="33F586E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6D459E6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22DA44F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2A93602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72DCEED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Evaluation Time</w:t>
            </w:r>
          </w:p>
        </w:tc>
        <w:tc>
          <w:tcPr>
            <w:tcW w:w="720" w:type="dxa"/>
            <w:shd w:val="clear" w:color="auto" w:fill="auto"/>
            <w:noWrap/>
            <w:vAlign w:val="bottom"/>
            <w:hideMark/>
          </w:tcPr>
          <w:p w14:paraId="20C3A82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Total Time</w:t>
            </w:r>
          </w:p>
        </w:tc>
      </w:tr>
      <w:tr w:rsidR="008C693E" w:rsidRPr="00E8049C" w14:paraId="2F2008EF" w14:textId="77777777" w:rsidTr="008C693E">
        <w:trPr>
          <w:trHeight w:val="300"/>
        </w:trPr>
        <w:tc>
          <w:tcPr>
            <w:tcW w:w="1170" w:type="dxa"/>
            <w:shd w:val="clear" w:color="auto" w:fill="auto"/>
            <w:noWrap/>
            <w:vAlign w:val="bottom"/>
            <w:hideMark/>
          </w:tcPr>
          <w:p w14:paraId="191F146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4517C12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2B57375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4BF31D9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48C3C01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0.9795</w:t>
            </w:r>
          </w:p>
        </w:tc>
        <w:tc>
          <w:tcPr>
            <w:tcW w:w="831" w:type="dxa"/>
            <w:shd w:val="clear" w:color="auto" w:fill="auto"/>
            <w:noWrap/>
            <w:vAlign w:val="bottom"/>
            <w:hideMark/>
          </w:tcPr>
          <w:p w14:paraId="18AC103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1BF6BEC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400FBD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4C9EEA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60.48</w:t>
            </w:r>
          </w:p>
        </w:tc>
        <w:tc>
          <w:tcPr>
            <w:tcW w:w="720" w:type="dxa"/>
            <w:shd w:val="clear" w:color="auto" w:fill="auto"/>
            <w:noWrap/>
            <w:vAlign w:val="bottom"/>
            <w:hideMark/>
          </w:tcPr>
          <w:p w14:paraId="21D6239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68.51</w:t>
            </w:r>
          </w:p>
        </w:tc>
      </w:tr>
      <w:tr w:rsidR="008C693E" w:rsidRPr="00E8049C" w14:paraId="64064E70" w14:textId="77777777" w:rsidTr="008C693E">
        <w:trPr>
          <w:trHeight w:val="300"/>
        </w:trPr>
        <w:tc>
          <w:tcPr>
            <w:tcW w:w="1170" w:type="dxa"/>
            <w:shd w:val="clear" w:color="auto" w:fill="auto"/>
            <w:noWrap/>
            <w:vAlign w:val="bottom"/>
            <w:hideMark/>
          </w:tcPr>
          <w:p w14:paraId="52F8F71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714B62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0F067EC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073B903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pump,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1318264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0.9771</w:t>
            </w:r>
          </w:p>
        </w:tc>
        <w:tc>
          <w:tcPr>
            <w:tcW w:w="831" w:type="dxa"/>
            <w:shd w:val="clear" w:color="auto" w:fill="auto"/>
            <w:noWrap/>
            <w:vAlign w:val="bottom"/>
            <w:hideMark/>
          </w:tcPr>
          <w:p w14:paraId="2080862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7DA62C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B03314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4866F5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34.67</w:t>
            </w:r>
          </w:p>
        </w:tc>
        <w:tc>
          <w:tcPr>
            <w:tcW w:w="720" w:type="dxa"/>
            <w:shd w:val="clear" w:color="auto" w:fill="auto"/>
            <w:noWrap/>
            <w:vAlign w:val="bottom"/>
            <w:hideMark/>
          </w:tcPr>
          <w:p w14:paraId="646A7B3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42.69</w:t>
            </w:r>
          </w:p>
        </w:tc>
      </w:tr>
      <w:tr w:rsidR="008C693E" w:rsidRPr="00E8049C" w14:paraId="5BA4D440" w14:textId="77777777" w:rsidTr="008C693E">
        <w:trPr>
          <w:trHeight w:val="300"/>
        </w:trPr>
        <w:tc>
          <w:tcPr>
            <w:tcW w:w="1170" w:type="dxa"/>
            <w:shd w:val="clear" w:color="auto" w:fill="auto"/>
            <w:noWrap/>
            <w:vAlign w:val="bottom"/>
            <w:hideMark/>
          </w:tcPr>
          <w:p w14:paraId="40AD5FDB"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C7CD80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7DBEAA5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1698E97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0340BCB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0.9761</w:t>
            </w:r>
          </w:p>
        </w:tc>
        <w:tc>
          <w:tcPr>
            <w:tcW w:w="831" w:type="dxa"/>
            <w:shd w:val="clear" w:color="auto" w:fill="auto"/>
            <w:noWrap/>
            <w:vAlign w:val="bottom"/>
            <w:hideMark/>
          </w:tcPr>
          <w:p w14:paraId="65948D7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0F034DD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CCF2D5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30C425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39.13</w:t>
            </w:r>
          </w:p>
        </w:tc>
        <w:tc>
          <w:tcPr>
            <w:tcW w:w="720" w:type="dxa"/>
            <w:shd w:val="clear" w:color="auto" w:fill="auto"/>
            <w:noWrap/>
            <w:vAlign w:val="bottom"/>
            <w:hideMark/>
          </w:tcPr>
          <w:p w14:paraId="08590F1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47.15</w:t>
            </w:r>
          </w:p>
        </w:tc>
      </w:tr>
      <w:tr w:rsidR="008C693E" w:rsidRPr="00E8049C" w14:paraId="0B5A881B" w14:textId="77777777" w:rsidTr="008C693E">
        <w:trPr>
          <w:trHeight w:val="300"/>
        </w:trPr>
        <w:tc>
          <w:tcPr>
            <w:tcW w:w="1170" w:type="dxa"/>
            <w:shd w:val="clear" w:color="auto" w:fill="auto"/>
            <w:noWrap/>
            <w:vAlign w:val="bottom"/>
            <w:hideMark/>
          </w:tcPr>
          <w:p w14:paraId="1A60ECB2"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lastRenderedPageBreak/>
              <w:t>WFI-XGB</w:t>
            </w:r>
          </w:p>
        </w:tc>
        <w:tc>
          <w:tcPr>
            <w:tcW w:w="760" w:type="dxa"/>
            <w:shd w:val="clear" w:color="auto" w:fill="auto"/>
            <w:noWrap/>
            <w:vAlign w:val="bottom"/>
            <w:hideMark/>
          </w:tcPr>
          <w:p w14:paraId="2B4E27B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481C62A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0402984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7298F1A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0.9757</w:t>
            </w:r>
          </w:p>
        </w:tc>
        <w:tc>
          <w:tcPr>
            <w:tcW w:w="831" w:type="dxa"/>
            <w:shd w:val="clear" w:color="auto" w:fill="auto"/>
            <w:noWrap/>
            <w:vAlign w:val="bottom"/>
            <w:hideMark/>
          </w:tcPr>
          <w:p w14:paraId="707B51E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4603159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7F5F2A1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0DFEE4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47.98</w:t>
            </w:r>
          </w:p>
        </w:tc>
        <w:tc>
          <w:tcPr>
            <w:tcW w:w="720" w:type="dxa"/>
            <w:shd w:val="clear" w:color="auto" w:fill="auto"/>
            <w:noWrap/>
            <w:vAlign w:val="bottom"/>
            <w:hideMark/>
          </w:tcPr>
          <w:p w14:paraId="29C5264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56.01</w:t>
            </w:r>
          </w:p>
        </w:tc>
      </w:tr>
      <w:tr w:rsidR="008C693E" w:rsidRPr="00E8049C" w14:paraId="3E22122B" w14:textId="77777777" w:rsidTr="008C693E">
        <w:trPr>
          <w:trHeight w:val="300"/>
        </w:trPr>
        <w:tc>
          <w:tcPr>
            <w:tcW w:w="1170" w:type="dxa"/>
            <w:shd w:val="clear" w:color="auto" w:fill="auto"/>
            <w:noWrap/>
            <w:vAlign w:val="bottom"/>
            <w:hideMark/>
          </w:tcPr>
          <w:p w14:paraId="231F92F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E033DD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6FFCE5E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540C244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control_scheme</w:t>
            </w:r>
          </w:p>
        </w:tc>
        <w:tc>
          <w:tcPr>
            <w:tcW w:w="681" w:type="dxa"/>
            <w:shd w:val="clear" w:color="auto" w:fill="auto"/>
            <w:noWrap/>
            <w:vAlign w:val="bottom"/>
            <w:hideMark/>
          </w:tcPr>
          <w:p w14:paraId="70D8D0D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0.9741</w:t>
            </w:r>
          </w:p>
        </w:tc>
        <w:tc>
          <w:tcPr>
            <w:tcW w:w="831" w:type="dxa"/>
            <w:shd w:val="clear" w:color="auto" w:fill="auto"/>
            <w:noWrap/>
            <w:vAlign w:val="bottom"/>
            <w:hideMark/>
          </w:tcPr>
          <w:p w14:paraId="48D1D85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35669AF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3C52CEA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4FCE412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71.97</w:t>
            </w:r>
          </w:p>
        </w:tc>
        <w:tc>
          <w:tcPr>
            <w:tcW w:w="720" w:type="dxa"/>
            <w:shd w:val="clear" w:color="auto" w:fill="auto"/>
            <w:noWrap/>
            <w:vAlign w:val="bottom"/>
            <w:hideMark/>
          </w:tcPr>
          <w:p w14:paraId="36A6F5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86.90</w:t>
            </w:r>
          </w:p>
        </w:tc>
      </w:tr>
      <w:tr w:rsidR="008C693E" w:rsidRPr="00E8049C" w14:paraId="398A17F6" w14:textId="77777777" w:rsidTr="008C693E">
        <w:trPr>
          <w:trHeight w:val="300"/>
        </w:trPr>
        <w:tc>
          <w:tcPr>
            <w:tcW w:w="1170" w:type="dxa"/>
            <w:shd w:val="clear" w:color="auto" w:fill="auto"/>
            <w:noWrap/>
            <w:vAlign w:val="bottom"/>
            <w:hideMark/>
          </w:tcPr>
          <w:p w14:paraId="28E028F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BE7090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31F584E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32F9916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solenoid, control_scheme</w:t>
            </w:r>
          </w:p>
        </w:tc>
        <w:tc>
          <w:tcPr>
            <w:tcW w:w="681" w:type="dxa"/>
            <w:shd w:val="clear" w:color="auto" w:fill="auto"/>
            <w:noWrap/>
            <w:vAlign w:val="bottom"/>
            <w:hideMark/>
          </w:tcPr>
          <w:p w14:paraId="2B4BE85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0.9718</w:t>
            </w:r>
          </w:p>
        </w:tc>
        <w:tc>
          <w:tcPr>
            <w:tcW w:w="831" w:type="dxa"/>
            <w:shd w:val="clear" w:color="auto" w:fill="auto"/>
            <w:noWrap/>
            <w:vAlign w:val="bottom"/>
            <w:hideMark/>
          </w:tcPr>
          <w:p w14:paraId="1A1C6BB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4F5CB10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3200552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1D06DF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57.28</w:t>
            </w:r>
          </w:p>
        </w:tc>
        <w:tc>
          <w:tcPr>
            <w:tcW w:w="720" w:type="dxa"/>
            <w:shd w:val="clear" w:color="auto" w:fill="auto"/>
            <w:noWrap/>
            <w:vAlign w:val="bottom"/>
            <w:hideMark/>
          </w:tcPr>
          <w:p w14:paraId="4416CB8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72.21</w:t>
            </w:r>
          </w:p>
        </w:tc>
      </w:tr>
      <w:tr w:rsidR="008C693E" w:rsidRPr="00E8049C" w14:paraId="273D2719" w14:textId="77777777" w:rsidTr="008C693E">
        <w:trPr>
          <w:trHeight w:val="300"/>
        </w:trPr>
        <w:tc>
          <w:tcPr>
            <w:tcW w:w="1170" w:type="dxa"/>
            <w:shd w:val="clear" w:color="auto" w:fill="auto"/>
            <w:noWrap/>
            <w:vAlign w:val="bottom"/>
            <w:hideMark/>
          </w:tcPr>
          <w:p w14:paraId="280B5D8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236D5DC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3219D25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w:t>
            </w:r>
          </w:p>
        </w:tc>
        <w:tc>
          <w:tcPr>
            <w:tcW w:w="3240" w:type="dxa"/>
            <w:shd w:val="clear" w:color="auto" w:fill="auto"/>
            <w:noWrap/>
            <w:vAlign w:val="bottom"/>
            <w:hideMark/>
          </w:tcPr>
          <w:p w14:paraId="23A8600E"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xml:space="preserve">, pump,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xml:space="preserve">, </w:t>
            </w:r>
            <w:proofErr w:type="spellStart"/>
            <w:r w:rsidRPr="00E8049C">
              <w:rPr>
                <w:rFonts w:ascii="Aptos Narrow" w:hAnsi="Aptos Narrow" w:cs="Times New Roman"/>
                <w:color w:val="000000"/>
                <w:sz w:val="22"/>
                <w:szCs w:val="22"/>
                <w:lang w:val="en-US" w:eastAsia="en-US"/>
              </w:rPr>
              <w:t>cycle_time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0D79AEE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w:t>
            </w:r>
          </w:p>
        </w:tc>
        <w:tc>
          <w:tcPr>
            <w:tcW w:w="831" w:type="dxa"/>
            <w:shd w:val="clear" w:color="auto" w:fill="auto"/>
            <w:noWrap/>
            <w:vAlign w:val="bottom"/>
            <w:hideMark/>
          </w:tcPr>
          <w:p w14:paraId="1036FDF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w:t>
            </w:r>
          </w:p>
        </w:tc>
        <w:tc>
          <w:tcPr>
            <w:tcW w:w="916" w:type="dxa"/>
            <w:shd w:val="clear" w:color="auto" w:fill="auto"/>
            <w:noWrap/>
            <w:vAlign w:val="bottom"/>
            <w:hideMark/>
          </w:tcPr>
          <w:p w14:paraId="28BA2C8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94BD0B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3C9234B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63.74</w:t>
            </w:r>
          </w:p>
        </w:tc>
        <w:tc>
          <w:tcPr>
            <w:tcW w:w="720" w:type="dxa"/>
            <w:shd w:val="clear" w:color="auto" w:fill="auto"/>
            <w:noWrap/>
            <w:vAlign w:val="bottom"/>
            <w:hideMark/>
          </w:tcPr>
          <w:p w14:paraId="4FFC906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78.67</w:t>
            </w:r>
          </w:p>
        </w:tc>
      </w:tr>
      <w:tr w:rsidR="008C693E" w:rsidRPr="00E8049C" w14:paraId="28877B50" w14:textId="77777777" w:rsidTr="008C693E">
        <w:trPr>
          <w:trHeight w:val="300"/>
        </w:trPr>
        <w:tc>
          <w:tcPr>
            <w:tcW w:w="1170" w:type="dxa"/>
            <w:shd w:val="clear" w:color="auto" w:fill="auto"/>
            <w:noWrap/>
            <w:vAlign w:val="bottom"/>
            <w:hideMark/>
          </w:tcPr>
          <w:p w14:paraId="72799EB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71548E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09DD8E6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w:t>
            </w:r>
          </w:p>
        </w:tc>
        <w:tc>
          <w:tcPr>
            <w:tcW w:w="3240" w:type="dxa"/>
            <w:shd w:val="clear" w:color="auto" w:fill="auto"/>
            <w:noWrap/>
            <w:vAlign w:val="bottom"/>
            <w:hideMark/>
          </w:tcPr>
          <w:p w14:paraId="13ABCC33"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deadband,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40C5736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0.9703</w:t>
            </w:r>
          </w:p>
        </w:tc>
        <w:tc>
          <w:tcPr>
            <w:tcW w:w="831" w:type="dxa"/>
            <w:shd w:val="clear" w:color="auto" w:fill="auto"/>
            <w:noWrap/>
            <w:vAlign w:val="bottom"/>
            <w:hideMark/>
          </w:tcPr>
          <w:p w14:paraId="71E91D1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0.9703</w:t>
            </w:r>
          </w:p>
        </w:tc>
        <w:tc>
          <w:tcPr>
            <w:tcW w:w="916" w:type="dxa"/>
            <w:shd w:val="clear" w:color="auto" w:fill="auto"/>
            <w:noWrap/>
            <w:vAlign w:val="bottom"/>
            <w:hideMark/>
          </w:tcPr>
          <w:p w14:paraId="170D0F8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B19C61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6D08F6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39.51</w:t>
            </w:r>
          </w:p>
        </w:tc>
        <w:tc>
          <w:tcPr>
            <w:tcW w:w="720" w:type="dxa"/>
            <w:shd w:val="clear" w:color="auto" w:fill="auto"/>
            <w:noWrap/>
            <w:vAlign w:val="bottom"/>
            <w:hideMark/>
          </w:tcPr>
          <w:p w14:paraId="1A1B689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47.54</w:t>
            </w:r>
          </w:p>
        </w:tc>
      </w:tr>
      <w:tr w:rsidR="008C693E" w:rsidRPr="00E8049C" w14:paraId="667B2FD2" w14:textId="77777777" w:rsidTr="008C693E">
        <w:trPr>
          <w:trHeight w:val="300"/>
        </w:trPr>
        <w:tc>
          <w:tcPr>
            <w:tcW w:w="1170" w:type="dxa"/>
            <w:shd w:val="clear" w:color="auto" w:fill="auto"/>
            <w:noWrap/>
            <w:vAlign w:val="bottom"/>
            <w:hideMark/>
          </w:tcPr>
          <w:p w14:paraId="3CF1A59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3C9B72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771AD09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5AC21FA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pump, control_scheme, solenoid, rate</w:t>
            </w:r>
          </w:p>
        </w:tc>
        <w:tc>
          <w:tcPr>
            <w:tcW w:w="681" w:type="dxa"/>
            <w:shd w:val="clear" w:color="auto" w:fill="auto"/>
            <w:noWrap/>
            <w:vAlign w:val="bottom"/>
            <w:hideMark/>
          </w:tcPr>
          <w:p w14:paraId="644442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0.9696</w:t>
            </w:r>
          </w:p>
        </w:tc>
        <w:tc>
          <w:tcPr>
            <w:tcW w:w="831" w:type="dxa"/>
            <w:shd w:val="clear" w:color="auto" w:fill="auto"/>
            <w:noWrap/>
            <w:vAlign w:val="bottom"/>
            <w:hideMark/>
          </w:tcPr>
          <w:p w14:paraId="29B5086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0.9696</w:t>
            </w:r>
          </w:p>
        </w:tc>
        <w:tc>
          <w:tcPr>
            <w:tcW w:w="916" w:type="dxa"/>
            <w:shd w:val="clear" w:color="auto" w:fill="auto"/>
            <w:noWrap/>
            <w:vAlign w:val="bottom"/>
            <w:hideMark/>
          </w:tcPr>
          <w:p w14:paraId="210FD86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77ED5C0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7F0615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64.97</w:t>
            </w:r>
          </w:p>
        </w:tc>
        <w:tc>
          <w:tcPr>
            <w:tcW w:w="720" w:type="dxa"/>
            <w:shd w:val="clear" w:color="auto" w:fill="auto"/>
            <w:noWrap/>
            <w:vAlign w:val="bottom"/>
            <w:hideMark/>
          </w:tcPr>
          <w:p w14:paraId="0BD4317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79.90</w:t>
            </w:r>
          </w:p>
        </w:tc>
      </w:tr>
      <w:tr w:rsidR="008C693E" w:rsidRPr="00E8049C" w14:paraId="61F95270" w14:textId="77777777" w:rsidTr="008C693E">
        <w:trPr>
          <w:trHeight w:val="300"/>
        </w:trPr>
        <w:tc>
          <w:tcPr>
            <w:tcW w:w="1170" w:type="dxa"/>
            <w:shd w:val="clear" w:color="auto" w:fill="auto"/>
            <w:noWrap/>
            <w:vAlign w:val="bottom"/>
            <w:hideMark/>
          </w:tcPr>
          <w:p w14:paraId="0AE190B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AC1159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6766788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612B636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solenoid,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589170B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0.9673</w:t>
            </w:r>
          </w:p>
        </w:tc>
        <w:tc>
          <w:tcPr>
            <w:tcW w:w="831" w:type="dxa"/>
            <w:shd w:val="clear" w:color="auto" w:fill="auto"/>
            <w:noWrap/>
            <w:vAlign w:val="bottom"/>
            <w:hideMark/>
          </w:tcPr>
          <w:p w14:paraId="5E9EC1F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0.9673</w:t>
            </w:r>
          </w:p>
        </w:tc>
        <w:tc>
          <w:tcPr>
            <w:tcW w:w="916" w:type="dxa"/>
            <w:shd w:val="clear" w:color="auto" w:fill="auto"/>
            <w:noWrap/>
            <w:vAlign w:val="bottom"/>
            <w:hideMark/>
          </w:tcPr>
          <w:p w14:paraId="0B8459F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F7BC01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11.22</w:t>
            </w:r>
          </w:p>
        </w:tc>
        <w:tc>
          <w:tcPr>
            <w:tcW w:w="1137" w:type="dxa"/>
            <w:shd w:val="clear" w:color="auto" w:fill="auto"/>
            <w:noWrap/>
            <w:vAlign w:val="bottom"/>
            <w:hideMark/>
          </w:tcPr>
          <w:p w14:paraId="7984A25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7.85</w:t>
            </w:r>
          </w:p>
        </w:tc>
        <w:tc>
          <w:tcPr>
            <w:tcW w:w="720" w:type="dxa"/>
            <w:shd w:val="clear" w:color="auto" w:fill="auto"/>
            <w:noWrap/>
            <w:vAlign w:val="bottom"/>
            <w:hideMark/>
          </w:tcPr>
          <w:p w14:paraId="705402B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20.03</w:t>
            </w:r>
          </w:p>
        </w:tc>
      </w:tr>
      <w:tr w:rsidR="008C693E" w:rsidRPr="00E8049C" w14:paraId="30EF09F8" w14:textId="77777777" w:rsidTr="008C693E">
        <w:trPr>
          <w:trHeight w:val="300"/>
        </w:trPr>
        <w:tc>
          <w:tcPr>
            <w:tcW w:w="1170" w:type="dxa"/>
            <w:shd w:val="clear" w:color="auto" w:fill="auto"/>
            <w:noWrap/>
            <w:vAlign w:val="bottom"/>
            <w:hideMark/>
          </w:tcPr>
          <w:p w14:paraId="0C388F4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2E4EC4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493D9C7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5BA7962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pump, control_scheme, solenoid, rate, gain</w:t>
            </w:r>
          </w:p>
        </w:tc>
        <w:tc>
          <w:tcPr>
            <w:tcW w:w="681" w:type="dxa"/>
            <w:shd w:val="clear" w:color="auto" w:fill="auto"/>
            <w:noWrap/>
            <w:vAlign w:val="bottom"/>
            <w:hideMark/>
          </w:tcPr>
          <w:p w14:paraId="4738671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59D74F5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340BBE1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18800A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98EA68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68.45</w:t>
            </w:r>
          </w:p>
        </w:tc>
        <w:tc>
          <w:tcPr>
            <w:tcW w:w="720" w:type="dxa"/>
            <w:shd w:val="clear" w:color="auto" w:fill="auto"/>
            <w:noWrap/>
            <w:vAlign w:val="bottom"/>
            <w:hideMark/>
          </w:tcPr>
          <w:p w14:paraId="1097F71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83.38</w:t>
            </w:r>
          </w:p>
        </w:tc>
      </w:tr>
      <w:tr w:rsidR="008C693E" w:rsidRPr="00E8049C" w14:paraId="40A692CF" w14:textId="77777777" w:rsidTr="008C693E">
        <w:trPr>
          <w:trHeight w:val="300"/>
        </w:trPr>
        <w:tc>
          <w:tcPr>
            <w:tcW w:w="1170" w:type="dxa"/>
            <w:shd w:val="clear" w:color="auto" w:fill="auto"/>
            <w:noWrap/>
            <w:vAlign w:val="bottom"/>
            <w:hideMark/>
          </w:tcPr>
          <w:p w14:paraId="024C6B1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3DD6D2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0B6F9A2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w:t>
            </w:r>
          </w:p>
        </w:tc>
        <w:tc>
          <w:tcPr>
            <w:tcW w:w="3240" w:type="dxa"/>
            <w:shd w:val="clear" w:color="auto" w:fill="auto"/>
            <w:noWrap/>
            <w:vAlign w:val="bottom"/>
            <w:hideMark/>
          </w:tcPr>
          <w:p w14:paraId="53792D1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xml:space="preserve">, pump, control_scheme, solenoid, </w:t>
            </w:r>
            <w:proofErr w:type="spellStart"/>
            <w:r w:rsidRPr="00E8049C">
              <w:rPr>
                <w:rFonts w:ascii="Aptos Narrow" w:hAnsi="Aptos Narrow" w:cs="Times New Roman"/>
                <w:color w:val="000000"/>
                <w:sz w:val="22"/>
                <w:szCs w:val="22"/>
                <w:lang w:val="en-US" w:eastAsia="en-US"/>
              </w:rPr>
              <w:t>cycle_time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6AC3DFA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0.9643</w:t>
            </w:r>
          </w:p>
        </w:tc>
        <w:tc>
          <w:tcPr>
            <w:tcW w:w="831" w:type="dxa"/>
            <w:shd w:val="clear" w:color="auto" w:fill="auto"/>
            <w:noWrap/>
            <w:vAlign w:val="bottom"/>
            <w:hideMark/>
          </w:tcPr>
          <w:p w14:paraId="77675BF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0.9643</w:t>
            </w:r>
          </w:p>
        </w:tc>
        <w:tc>
          <w:tcPr>
            <w:tcW w:w="916" w:type="dxa"/>
            <w:shd w:val="clear" w:color="auto" w:fill="auto"/>
            <w:noWrap/>
            <w:vAlign w:val="bottom"/>
            <w:hideMark/>
          </w:tcPr>
          <w:p w14:paraId="533FCDD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1C8E3C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22D85E3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74.40</w:t>
            </w:r>
          </w:p>
        </w:tc>
        <w:tc>
          <w:tcPr>
            <w:tcW w:w="720" w:type="dxa"/>
            <w:shd w:val="clear" w:color="auto" w:fill="auto"/>
            <w:noWrap/>
            <w:vAlign w:val="bottom"/>
            <w:hideMark/>
          </w:tcPr>
          <w:p w14:paraId="61A2E13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89.33</w:t>
            </w:r>
          </w:p>
        </w:tc>
      </w:tr>
      <w:tr w:rsidR="008C693E" w:rsidRPr="00E8049C" w14:paraId="076482ED" w14:textId="77777777" w:rsidTr="008C693E">
        <w:trPr>
          <w:trHeight w:val="300"/>
        </w:trPr>
        <w:tc>
          <w:tcPr>
            <w:tcW w:w="1170" w:type="dxa"/>
            <w:shd w:val="clear" w:color="auto" w:fill="auto"/>
            <w:noWrap/>
            <w:vAlign w:val="bottom"/>
            <w:hideMark/>
          </w:tcPr>
          <w:p w14:paraId="264C461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BE3600E"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5FB928C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w:t>
            </w:r>
          </w:p>
        </w:tc>
        <w:tc>
          <w:tcPr>
            <w:tcW w:w="3240" w:type="dxa"/>
            <w:shd w:val="clear" w:color="auto" w:fill="auto"/>
            <w:noWrap/>
            <w:vAlign w:val="bottom"/>
            <w:hideMark/>
          </w:tcPr>
          <w:p w14:paraId="5D5D373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xml:space="preserve">, pump, deadband,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xml:space="preserve">, </w:t>
            </w:r>
            <w:proofErr w:type="spellStart"/>
            <w:r w:rsidRPr="00E8049C">
              <w:rPr>
                <w:rFonts w:ascii="Aptos Narrow" w:hAnsi="Aptos Narrow" w:cs="Times New Roman"/>
                <w:color w:val="000000"/>
                <w:sz w:val="22"/>
                <w:szCs w:val="22"/>
                <w:lang w:val="en-US" w:eastAsia="en-US"/>
              </w:rPr>
              <w:t>cycle_time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5C1D627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0.9642</w:t>
            </w:r>
          </w:p>
        </w:tc>
        <w:tc>
          <w:tcPr>
            <w:tcW w:w="831" w:type="dxa"/>
            <w:shd w:val="clear" w:color="auto" w:fill="auto"/>
            <w:noWrap/>
            <w:vAlign w:val="bottom"/>
            <w:hideMark/>
          </w:tcPr>
          <w:p w14:paraId="6E58909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0.9642</w:t>
            </w:r>
          </w:p>
        </w:tc>
        <w:tc>
          <w:tcPr>
            <w:tcW w:w="916" w:type="dxa"/>
            <w:shd w:val="clear" w:color="auto" w:fill="auto"/>
            <w:noWrap/>
            <w:vAlign w:val="bottom"/>
            <w:hideMark/>
          </w:tcPr>
          <w:p w14:paraId="56AF73E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3FF362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0CDFF1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43.93</w:t>
            </w:r>
          </w:p>
        </w:tc>
        <w:tc>
          <w:tcPr>
            <w:tcW w:w="720" w:type="dxa"/>
            <w:shd w:val="clear" w:color="auto" w:fill="auto"/>
            <w:noWrap/>
            <w:vAlign w:val="bottom"/>
            <w:hideMark/>
          </w:tcPr>
          <w:p w14:paraId="49C0E02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58.86</w:t>
            </w:r>
          </w:p>
        </w:tc>
      </w:tr>
      <w:tr w:rsidR="008C693E" w:rsidRPr="00E8049C" w14:paraId="5D1806D1" w14:textId="77777777" w:rsidTr="008C693E">
        <w:trPr>
          <w:trHeight w:val="300"/>
        </w:trPr>
        <w:tc>
          <w:tcPr>
            <w:tcW w:w="1170" w:type="dxa"/>
            <w:shd w:val="clear" w:color="auto" w:fill="auto"/>
            <w:noWrap/>
            <w:vAlign w:val="bottom"/>
            <w:hideMark/>
          </w:tcPr>
          <w:p w14:paraId="26B183A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259A16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316BAA3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0A6DB0F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2D2B857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0.9639</w:t>
            </w:r>
          </w:p>
        </w:tc>
        <w:tc>
          <w:tcPr>
            <w:tcW w:w="831" w:type="dxa"/>
            <w:shd w:val="clear" w:color="auto" w:fill="auto"/>
            <w:noWrap/>
            <w:vAlign w:val="bottom"/>
            <w:hideMark/>
          </w:tcPr>
          <w:p w14:paraId="79AB2E5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0.9639</w:t>
            </w:r>
          </w:p>
        </w:tc>
        <w:tc>
          <w:tcPr>
            <w:tcW w:w="916" w:type="dxa"/>
            <w:shd w:val="clear" w:color="auto" w:fill="auto"/>
            <w:noWrap/>
            <w:vAlign w:val="bottom"/>
            <w:hideMark/>
          </w:tcPr>
          <w:p w14:paraId="371DCE3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D7C211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6E0F444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8.42</w:t>
            </w:r>
          </w:p>
        </w:tc>
        <w:tc>
          <w:tcPr>
            <w:tcW w:w="720" w:type="dxa"/>
            <w:shd w:val="clear" w:color="auto" w:fill="auto"/>
            <w:noWrap/>
            <w:vAlign w:val="bottom"/>
            <w:hideMark/>
          </w:tcPr>
          <w:p w14:paraId="5ABB437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10.53</w:t>
            </w:r>
          </w:p>
        </w:tc>
      </w:tr>
      <w:tr w:rsidR="008C693E" w:rsidRPr="00E8049C" w14:paraId="6BAEB3B7" w14:textId="77777777" w:rsidTr="008C693E">
        <w:trPr>
          <w:trHeight w:val="300"/>
        </w:trPr>
        <w:tc>
          <w:tcPr>
            <w:tcW w:w="1170" w:type="dxa"/>
            <w:shd w:val="clear" w:color="auto" w:fill="auto"/>
            <w:noWrap/>
            <w:vAlign w:val="bottom"/>
            <w:hideMark/>
          </w:tcPr>
          <w:p w14:paraId="5A5ABDE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8EDCAF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199011C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4705D37B"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control_scheme</w:t>
            </w:r>
          </w:p>
        </w:tc>
        <w:tc>
          <w:tcPr>
            <w:tcW w:w="681" w:type="dxa"/>
            <w:shd w:val="clear" w:color="auto" w:fill="auto"/>
            <w:noWrap/>
            <w:vAlign w:val="bottom"/>
            <w:hideMark/>
          </w:tcPr>
          <w:p w14:paraId="458F02A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0.9628</w:t>
            </w:r>
          </w:p>
        </w:tc>
        <w:tc>
          <w:tcPr>
            <w:tcW w:w="831" w:type="dxa"/>
            <w:shd w:val="clear" w:color="auto" w:fill="auto"/>
            <w:noWrap/>
            <w:vAlign w:val="bottom"/>
            <w:hideMark/>
          </w:tcPr>
          <w:p w14:paraId="1A64B86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0.9628</w:t>
            </w:r>
          </w:p>
        </w:tc>
        <w:tc>
          <w:tcPr>
            <w:tcW w:w="916" w:type="dxa"/>
            <w:shd w:val="clear" w:color="auto" w:fill="auto"/>
            <w:noWrap/>
            <w:vAlign w:val="bottom"/>
            <w:hideMark/>
          </w:tcPr>
          <w:p w14:paraId="2502053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98E7CE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4A5B4C3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9.76</w:t>
            </w:r>
          </w:p>
        </w:tc>
        <w:tc>
          <w:tcPr>
            <w:tcW w:w="720" w:type="dxa"/>
            <w:shd w:val="clear" w:color="auto" w:fill="auto"/>
            <w:noWrap/>
            <w:vAlign w:val="bottom"/>
            <w:hideMark/>
          </w:tcPr>
          <w:p w14:paraId="2B86C13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19.17</w:t>
            </w:r>
          </w:p>
        </w:tc>
      </w:tr>
      <w:tr w:rsidR="008C693E" w:rsidRPr="00E8049C" w14:paraId="2A9DF9D5" w14:textId="77777777" w:rsidTr="008C693E">
        <w:trPr>
          <w:trHeight w:val="300"/>
        </w:trPr>
        <w:tc>
          <w:tcPr>
            <w:tcW w:w="1170" w:type="dxa"/>
            <w:shd w:val="clear" w:color="auto" w:fill="auto"/>
            <w:noWrap/>
            <w:vAlign w:val="bottom"/>
            <w:hideMark/>
          </w:tcPr>
          <w:p w14:paraId="0B275E3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D9BCD42"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75EB6C5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63A8E84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pump,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61E2CF9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0.9627</w:t>
            </w:r>
          </w:p>
        </w:tc>
        <w:tc>
          <w:tcPr>
            <w:tcW w:w="831" w:type="dxa"/>
            <w:shd w:val="clear" w:color="auto" w:fill="auto"/>
            <w:noWrap/>
            <w:vAlign w:val="bottom"/>
            <w:hideMark/>
          </w:tcPr>
          <w:p w14:paraId="5541D23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0.9627</w:t>
            </w:r>
          </w:p>
        </w:tc>
        <w:tc>
          <w:tcPr>
            <w:tcW w:w="916" w:type="dxa"/>
            <w:shd w:val="clear" w:color="auto" w:fill="auto"/>
            <w:noWrap/>
            <w:vAlign w:val="bottom"/>
            <w:hideMark/>
          </w:tcPr>
          <w:p w14:paraId="592AF22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F97CDE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5DC20E2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8.34</w:t>
            </w:r>
          </w:p>
        </w:tc>
        <w:tc>
          <w:tcPr>
            <w:tcW w:w="720" w:type="dxa"/>
            <w:shd w:val="clear" w:color="auto" w:fill="auto"/>
            <w:noWrap/>
            <w:vAlign w:val="bottom"/>
            <w:hideMark/>
          </w:tcPr>
          <w:p w14:paraId="78A69B3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10.44</w:t>
            </w:r>
          </w:p>
        </w:tc>
      </w:tr>
      <w:tr w:rsidR="008C693E" w:rsidRPr="00E8049C" w14:paraId="678E668D" w14:textId="77777777" w:rsidTr="008C693E">
        <w:trPr>
          <w:trHeight w:val="300"/>
        </w:trPr>
        <w:tc>
          <w:tcPr>
            <w:tcW w:w="1170" w:type="dxa"/>
            <w:shd w:val="clear" w:color="auto" w:fill="auto"/>
            <w:noWrap/>
            <w:vAlign w:val="bottom"/>
            <w:hideMark/>
          </w:tcPr>
          <w:p w14:paraId="78ABBF1B"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272A86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7F8EEE7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295F470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solenoid, control_scheme</w:t>
            </w:r>
          </w:p>
        </w:tc>
        <w:tc>
          <w:tcPr>
            <w:tcW w:w="681" w:type="dxa"/>
            <w:shd w:val="clear" w:color="auto" w:fill="auto"/>
            <w:noWrap/>
            <w:vAlign w:val="bottom"/>
            <w:hideMark/>
          </w:tcPr>
          <w:p w14:paraId="4733BEC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272A310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18A7D2D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7950D1F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2C9378E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9.14</w:t>
            </w:r>
          </w:p>
        </w:tc>
        <w:tc>
          <w:tcPr>
            <w:tcW w:w="720" w:type="dxa"/>
            <w:shd w:val="clear" w:color="auto" w:fill="auto"/>
            <w:noWrap/>
            <w:vAlign w:val="bottom"/>
            <w:hideMark/>
          </w:tcPr>
          <w:p w14:paraId="3091E1C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18.55</w:t>
            </w:r>
          </w:p>
        </w:tc>
      </w:tr>
      <w:tr w:rsidR="008C693E" w:rsidRPr="00E8049C" w14:paraId="39FF2B94" w14:textId="77777777" w:rsidTr="008C693E">
        <w:trPr>
          <w:trHeight w:val="300"/>
        </w:trPr>
        <w:tc>
          <w:tcPr>
            <w:tcW w:w="1170" w:type="dxa"/>
            <w:shd w:val="clear" w:color="auto" w:fill="auto"/>
            <w:noWrap/>
            <w:vAlign w:val="bottom"/>
            <w:hideMark/>
          </w:tcPr>
          <w:p w14:paraId="1134BDE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ABE8B0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542F978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40D5359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4E74CA8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0.961</w:t>
            </w:r>
          </w:p>
        </w:tc>
        <w:tc>
          <w:tcPr>
            <w:tcW w:w="831" w:type="dxa"/>
            <w:shd w:val="clear" w:color="auto" w:fill="auto"/>
            <w:noWrap/>
            <w:vAlign w:val="bottom"/>
            <w:hideMark/>
          </w:tcPr>
          <w:p w14:paraId="71896DA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0.961</w:t>
            </w:r>
          </w:p>
        </w:tc>
        <w:tc>
          <w:tcPr>
            <w:tcW w:w="916" w:type="dxa"/>
            <w:shd w:val="clear" w:color="auto" w:fill="auto"/>
            <w:noWrap/>
            <w:vAlign w:val="bottom"/>
            <w:hideMark/>
          </w:tcPr>
          <w:p w14:paraId="403FD79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C3E798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33C8CFF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7.98</w:t>
            </w:r>
          </w:p>
        </w:tc>
        <w:tc>
          <w:tcPr>
            <w:tcW w:w="720" w:type="dxa"/>
            <w:shd w:val="clear" w:color="auto" w:fill="auto"/>
            <w:noWrap/>
            <w:vAlign w:val="bottom"/>
            <w:hideMark/>
          </w:tcPr>
          <w:p w14:paraId="39DEF8E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10.08</w:t>
            </w:r>
          </w:p>
        </w:tc>
      </w:tr>
      <w:tr w:rsidR="008C693E" w:rsidRPr="00E8049C" w14:paraId="259C05F9" w14:textId="77777777" w:rsidTr="008C693E">
        <w:trPr>
          <w:trHeight w:val="300"/>
        </w:trPr>
        <w:tc>
          <w:tcPr>
            <w:tcW w:w="1170" w:type="dxa"/>
            <w:shd w:val="clear" w:color="auto" w:fill="auto"/>
            <w:noWrap/>
            <w:vAlign w:val="bottom"/>
            <w:hideMark/>
          </w:tcPr>
          <w:p w14:paraId="2A9D9E6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80AEDB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7305E3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43F28BE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4AEE563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0.9598</w:t>
            </w:r>
          </w:p>
        </w:tc>
        <w:tc>
          <w:tcPr>
            <w:tcW w:w="831" w:type="dxa"/>
            <w:shd w:val="clear" w:color="auto" w:fill="auto"/>
            <w:noWrap/>
            <w:vAlign w:val="bottom"/>
            <w:hideMark/>
          </w:tcPr>
          <w:p w14:paraId="346E5D6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0.9598</w:t>
            </w:r>
          </w:p>
        </w:tc>
        <w:tc>
          <w:tcPr>
            <w:tcW w:w="916" w:type="dxa"/>
            <w:shd w:val="clear" w:color="auto" w:fill="auto"/>
            <w:noWrap/>
            <w:vAlign w:val="bottom"/>
            <w:hideMark/>
          </w:tcPr>
          <w:p w14:paraId="09017DE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947BFB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70929D2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7.53</w:t>
            </w:r>
          </w:p>
        </w:tc>
        <w:tc>
          <w:tcPr>
            <w:tcW w:w="720" w:type="dxa"/>
            <w:shd w:val="clear" w:color="auto" w:fill="auto"/>
            <w:noWrap/>
            <w:vAlign w:val="bottom"/>
            <w:hideMark/>
          </w:tcPr>
          <w:p w14:paraId="43A4D56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9.63</w:t>
            </w:r>
          </w:p>
        </w:tc>
      </w:tr>
      <w:tr w:rsidR="008C693E" w:rsidRPr="00E8049C" w14:paraId="0EDB05F2" w14:textId="77777777" w:rsidTr="008C693E">
        <w:trPr>
          <w:trHeight w:val="300"/>
        </w:trPr>
        <w:tc>
          <w:tcPr>
            <w:tcW w:w="1170" w:type="dxa"/>
            <w:shd w:val="clear" w:color="auto" w:fill="auto"/>
            <w:noWrap/>
            <w:vAlign w:val="bottom"/>
            <w:hideMark/>
          </w:tcPr>
          <w:p w14:paraId="5BA83ED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033781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5D2955F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15D32412"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pump, control_scheme, solenoid, rate</w:t>
            </w:r>
          </w:p>
        </w:tc>
        <w:tc>
          <w:tcPr>
            <w:tcW w:w="681" w:type="dxa"/>
            <w:shd w:val="clear" w:color="auto" w:fill="auto"/>
            <w:noWrap/>
            <w:vAlign w:val="bottom"/>
            <w:hideMark/>
          </w:tcPr>
          <w:p w14:paraId="601B836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0.9595</w:t>
            </w:r>
          </w:p>
        </w:tc>
        <w:tc>
          <w:tcPr>
            <w:tcW w:w="831" w:type="dxa"/>
            <w:shd w:val="clear" w:color="auto" w:fill="auto"/>
            <w:noWrap/>
            <w:vAlign w:val="bottom"/>
            <w:hideMark/>
          </w:tcPr>
          <w:p w14:paraId="1A8C0CF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0.9595</w:t>
            </w:r>
          </w:p>
        </w:tc>
        <w:tc>
          <w:tcPr>
            <w:tcW w:w="916" w:type="dxa"/>
            <w:shd w:val="clear" w:color="auto" w:fill="auto"/>
            <w:noWrap/>
            <w:vAlign w:val="bottom"/>
            <w:hideMark/>
          </w:tcPr>
          <w:p w14:paraId="09DA025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B98E70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03E3B11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9.27</w:t>
            </w:r>
          </w:p>
        </w:tc>
        <w:tc>
          <w:tcPr>
            <w:tcW w:w="720" w:type="dxa"/>
            <w:shd w:val="clear" w:color="auto" w:fill="auto"/>
            <w:noWrap/>
            <w:vAlign w:val="bottom"/>
            <w:hideMark/>
          </w:tcPr>
          <w:p w14:paraId="510D860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18.68</w:t>
            </w:r>
          </w:p>
        </w:tc>
      </w:tr>
    </w:tbl>
    <w:p w14:paraId="2882BB6C" w14:textId="77777777" w:rsidR="006D0314" w:rsidRPr="006D0314" w:rsidRDefault="006D0314" w:rsidP="006D0314"/>
    <w:p w14:paraId="5EAC9FD7" w14:textId="67D2192D" w:rsidR="00027916" w:rsidRDefault="00027916" w:rsidP="00027916">
      <w:pPr>
        <w:pStyle w:val="Caption"/>
        <w:keepNext/>
      </w:pPr>
    </w:p>
    <w:p w14:paraId="017AA623" w14:textId="77777777" w:rsidR="004A6B20" w:rsidRPr="004A6B20" w:rsidRDefault="004A6B20" w:rsidP="004A6B20">
      <w:pPr>
        <w:rPr>
          <w:rFonts w:eastAsiaTheme="minorEastAsia"/>
          <w:lang w:val="en-US"/>
        </w:rPr>
      </w:pPr>
      <w:proofErr w:type="gramStart"/>
      <w:r w:rsidRPr="004A6B20">
        <w:rPr>
          <w:rFonts w:eastAsiaTheme="minorEastAsia"/>
          <w:lang w:val="en-US"/>
        </w:rPr>
        <w:t>The</w:t>
      </w:r>
      <w:proofErr w:type="gramEnd"/>
      <w:r w:rsidRPr="004A6B20">
        <w:rPr>
          <w:rFonts w:eastAsiaTheme="minorEastAsia"/>
          <w:lang w:val="en-US"/>
        </w:rPr>
        <w:t xml:space="preserve"> analysis of model performance with a limited number of features focused on identifying configurations that maintain high classification accuracy and efficiency despite a reduced feature set. The results confirm that Random Forest (RF) consistently </w:t>
      </w:r>
      <w:r w:rsidRPr="004A6B20">
        <w:rPr>
          <w:rFonts w:eastAsiaTheme="minorEastAsia"/>
          <w:lang w:val="en-US"/>
        </w:rPr>
        <w:lastRenderedPageBreak/>
        <w:t>outperformed XGBoost (XGB), even when working with fewer than nine features. The highest-ranked model in this category used RF with WFI-XGB ranking, which retained nine features and achieved an F1 score of 0.9795, outperforming all other models. In contrast, the best XGB model, which also used nine features, achieved an F1 score of only 0.9673, further emphasizing RF’s advantage in this setting.</w:t>
      </w:r>
    </w:p>
    <w:p w14:paraId="594450AC" w14:textId="77777777" w:rsidR="004A6B20" w:rsidRPr="004A6B20" w:rsidRDefault="004A6B20" w:rsidP="004A6B20">
      <w:pPr>
        <w:rPr>
          <w:rFonts w:eastAsiaTheme="minorEastAsia"/>
          <w:lang w:val="en-US"/>
        </w:rPr>
      </w:pPr>
      <w:r w:rsidRPr="004A6B20">
        <w:rPr>
          <w:rFonts w:eastAsiaTheme="minorEastAsia"/>
          <w:lang w:val="en-US"/>
        </w:rPr>
        <w:t xml:space="preserve">The best-performing models generally retained between eight and nine features, with WFI-XGB ranking proving to be the most effective selection method. This method consistently led to the top-ranked models across both RF and XGB classifiers. Notably, an RF model with only six features achieved an F1 score of 0.9757, demonstrating that some degree of feature reduction can be beneficial without significantly compromising accuracy. However, once the number of features was </w:t>
      </w:r>
      <w:proofErr w:type="gramStart"/>
      <w:r w:rsidRPr="004A6B20">
        <w:rPr>
          <w:rFonts w:eastAsiaTheme="minorEastAsia"/>
          <w:lang w:val="en-US"/>
        </w:rPr>
        <w:t>reduced</w:t>
      </w:r>
      <w:proofErr w:type="gramEnd"/>
      <w:r w:rsidRPr="004A6B20">
        <w:rPr>
          <w:rFonts w:eastAsiaTheme="minorEastAsia"/>
          <w:lang w:val="en-US"/>
        </w:rPr>
        <w:t xml:space="preserve"> below seven, performance began to drop sharply, indicating that certain key features are essential for maintaining predictive strength.</w:t>
      </w:r>
    </w:p>
    <w:p w14:paraId="2CD7CD06" w14:textId="77777777" w:rsidR="004A6B20" w:rsidRPr="004A6B20" w:rsidRDefault="004A6B20" w:rsidP="004A6B20">
      <w:pPr>
        <w:rPr>
          <w:rFonts w:eastAsiaTheme="minorEastAsia"/>
          <w:lang w:val="en-US"/>
        </w:rPr>
      </w:pPr>
      <w:r w:rsidRPr="004A6B20">
        <w:rPr>
          <w:rFonts w:eastAsiaTheme="minorEastAsia"/>
          <w:lang w:val="en-US"/>
        </w:rPr>
        <w:t>A particularly striking result is that an RF model with only three features achieved an F1 score of 0.9642, outperforming multiple XGB models that retained as many as nine features. This highlights RF’s ability to maintain classification performance even under extreme feature constraints, whereas XGB models with similar or greater feature counts failed to achieve comparable scores. This reinforces the conclusion that RF is a more robust classifier in this dataset, particularly when the number of available features is highly limited.</w:t>
      </w:r>
    </w:p>
    <w:p w14:paraId="6DE12BC1" w14:textId="77777777" w:rsidR="004A6B20" w:rsidRPr="004A6B20" w:rsidRDefault="004A6B20" w:rsidP="004A6B20">
      <w:pPr>
        <w:rPr>
          <w:rFonts w:eastAsiaTheme="minorEastAsia"/>
          <w:lang w:val="en-US"/>
        </w:rPr>
      </w:pPr>
      <w:r w:rsidRPr="004A6B20">
        <w:rPr>
          <w:rFonts w:eastAsiaTheme="minorEastAsia"/>
          <w:lang w:val="en-US"/>
        </w:rPr>
        <w:t>The most frequently removed features among the top-performing models included Control Scheme, Solenoid, and Pump, suggesting that these variables contribute little to predictive accuracy. Their consistent exclusion in high-ranking configurations indicates that they were either redundant or carried minimal useful signal compared to other features.</w:t>
      </w:r>
    </w:p>
    <w:p w14:paraId="72587D60" w14:textId="77777777" w:rsidR="004A6B20" w:rsidRPr="004A6B20" w:rsidRDefault="004A6B20" w:rsidP="004A6B20">
      <w:pPr>
        <w:rPr>
          <w:rFonts w:eastAsiaTheme="minorEastAsia"/>
          <w:lang w:val="en-US"/>
        </w:rPr>
      </w:pPr>
      <w:r w:rsidRPr="004A6B20">
        <w:rPr>
          <w:rFonts w:eastAsiaTheme="minorEastAsia"/>
          <w:lang w:val="en-US"/>
        </w:rPr>
        <w:t xml:space="preserve">Although XGB remained competitive, especially in efficiency, RF models consistently achieved higher F1 scores. Even when using only six or seven features, RF models maintained F1 scores above 0.96, whereas XGB models struggled to reach comparable </w:t>
      </w:r>
      <w:r w:rsidRPr="004A6B20">
        <w:rPr>
          <w:rFonts w:eastAsiaTheme="minorEastAsia"/>
          <w:lang w:val="en-US"/>
        </w:rPr>
        <w:lastRenderedPageBreak/>
        <w:t>levels even with nine features. Additionally, RF required significantly more computational time, particularly for feature selection and evaluation, with some configurations requiring over 200 seconds, whereas similar XGB models completed in under 70 seconds.</w:t>
      </w:r>
    </w:p>
    <w:p w14:paraId="47CECC3A" w14:textId="77777777" w:rsidR="004A6B20" w:rsidRPr="004A6B20" w:rsidRDefault="004A6B20" w:rsidP="004A6B20">
      <w:pPr>
        <w:rPr>
          <w:rFonts w:eastAsiaTheme="minorEastAsia"/>
          <w:lang w:val="en-US"/>
        </w:rPr>
      </w:pPr>
      <w:r w:rsidRPr="004A6B20">
        <w:rPr>
          <w:rFonts w:eastAsiaTheme="minorEastAsia"/>
          <w:lang w:val="en-US"/>
        </w:rPr>
        <w:t xml:space="preserve">These findings confirm that Random Forest is the dominant model in feature-limited scenarios, delivering superior classification accuracy across all configurations. However, XGB remains a viable option where computational efficiency is a primary concern, as it consistently </w:t>
      </w:r>
      <w:proofErr w:type="gramStart"/>
      <w:r w:rsidRPr="004A6B20">
        <w:rPr>
          <w:rFonts w:eastAsiaTheme="minorEastAsia"/>
          <w:lang w:val="en-US"/>
        </w:rPr>
        <w:t>required</w:t>
      </w:r>
      <w:proofErr w:type="gramEnd"/>
      <w:r w:rsidRPr="004A6B20">
        <w:rPr>
          <w:rFonts w:eastAsiaTheme="minorEastAsia"/>
          <w:lang w:val="en-US"/>
        </w:rPr>
        <w:t xml:space="preserve"> less processing time while still maintaining reasonable predictive performance. The results demonstrate that, despite the advantages of XGB’s efficiency, RF’s ability to maintain high accuracy with fewer features makes it the superior choice for maximizing predictive power in constrained feature environments.</w:t>
      </w:r>
    </w:p>
    <w:p w14:paraId="3DE39B33" w14:textId="77777777" w:rsidR="00B9254D" w:rsidRDefault="00B9254D" w:rsidP="00F913EE">
      <w:pPr>
        <w:rPr>
          <w:rFonts w:eastAsiaTheme="minorEastAsia"/>
          <w:lang w:val="en-US"/>
        </w:rPr>
      </w:pPr>
    </w:p>
    <w:p w14:paraId="02B79D00" w14:textId="35DCC817" w:rsidR="00122056" w:rsidRDefault="004A4644" w:rsidP="000057AB">
      <w:pPr>
        <w:pStyle w:val="Heading3"/>
        <w:rPr>
          <w:rFonts w:eastAsiaTheme="minorEastAsia"/>
          <w:lang w:val="en-US"/>
        </w:rPr>
      </w:pPr>
      <w:bookmarkStart w:id="64" w:name="_Toc192164968"/>
      <w:r>
        <w:rPr>
          <w:rFonts w:eastAsiaTheme="minorEastAsia"/>
          <w:lang w:val="en-US"/>
        </w:rPr>
        <w:t xml:space="preserve">Performance on </w:t>
      </w:r>
      <w:bookmarkEnd w:id="64"/>
      <w:r w:rsidR="006E4690">
        <w:rPr>
          <w:rFonts w:eastAsiaTheme="minorEastAsia"/>
          <w:lang w:val="en-US"/>
        </w:rPr>
        <w:t>Time Taken</w:t>
      </w:r>
    </w:p>
    <w:p w14:paraId="6C7032FD" w14:textId="5C24105F" w:rsidR="00122056" w:rsidRPr="00122056" w:rsidRDefault="00122056" w:rsidP="00122056">
      <w:r w:rsidRPr="00122056">
        <w:t>To evaluate the efficiency of model configurations, we analyzed the time taken for ranking, feature selection, and evaluation. Initially, models were ranked by F1 score, and the top 1</w:t>
      </w:r>
      <w:r w:rsidR="00465B27">
        <w:t>3</w:t>
      </w:r>
      <w:r w:rsidRPr="00122056">
        <w:t xml:space="preserve"> best-performing models were then sorted by the smallest total time taken. This ensures a focus on models that not only deliver high classification performance but also maintain computational efficiency, which is essential for real-time applications.</w:t>
      </w:r>
    </w:p>
    <w:p w14:paraId="3B6446DC" w14:textId="332597B0" w:rsidR="009C1207" w:rsidRDefault="000057AB" w:rsidP="000057AB">
      <w:pPr>
        <w:pStyle w:val="Caption"/>
        <w:keepNext/>
      </w:pPr>
      <w:bookmarkStart w:id="65" w:name="_Toc193097235"/>
      <w:r>
        <w:t xml:space="preserve">Table </w:t>
      </w:r>
      <w:r>
        <w:fldChar w:fldCharType="begin"/>
      </w:r>
      <w:r>
        <w:instrText>SEQ Table \* ARABIC</w:instrText>
      </w:r>
      <w:r>
        <w:fldChar w:fldCharType="separate"/>
      </w:r>
      <w:r w:rsidR="00584247">
        <w:rPr>
          <w:noProof/>
        </w:rPr>
        <w:t>11</w:t>
      </w:r>
      <w:r>
        <w:fldChar w:fldCharType="end"/>
      </w:r>
      <w:r>
        <w:t xml:space="preserve"> </w:t>
      </w:r>
      <w:r w:rsidR="00302DFB" w:rsidRPr="00302DFB">
        <w:t>Ranking of Model Configurations by Total Computational Time</w:t>
      </w:r>
      <w:r w:rsidR="001E056C">
        <w:t xml:space="preserve"> (Best 1</w:t>
      </w:r>
      <w:r w:rsidR="00465B27">
        <w:t>3</w:t>
      </w:r>
      <w:r w:rsidR="001E056C">
        <w:t xml:space="preserve"> F1 Scores</w:t>
      </w:r>
      <w:r w:rsidR="00E30430">
        <w:t>)</w:t>
      </w:r>
      <w:bookmarkEnd w:id="65"/>
    </w:p>
    <w:p w14:paraId="04E89501" w14:textId="62C85B52" w:rsidR="000057AB" w:rsidRDefault="009C1207" w:rsidP="000057AB">
      <w:pPr>
        <w:pStyle w:val="Caption"/>
        <w:keepNext/>
      </w:pPr>
      <w:r>
        <w:t>(micro averaging)</w:t>
      </w:r>
    </w:p>
    <w:tbl>
      <w:tblPr>
        <w:tblW w:w="12045"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130"/>
        <w:gridCol w:w="760"/>
        <w:gridCol w:w="1170"/>
        <w:gridCol w:w="2970"/>
        <w:gridCol w:w="1011"/>
        <w:gridCol w:w="916"/>
        <w:gridCol w:w="1040"/>
        <w:gridCol w:w="1137"/>
        <w:gridCol w:w="831"/>
      </w:tblGrid>
      <w:tr w:rsidR="00CB7EB3" w:rsidRPr="00CB7EB3" w14:paraId="2B83BC44" w14:textId="77777777" w:rsidTr="00F77BE3">
        <w:trPr>
          <w:trHeight w:val="300"/>
        </w:trPr>
        <w:tc>
          <w:tcPr>
            <w:tcW w:w="1080" w:type="dxa"/>
            <w:shd w:val="clear" w:color="auto" w:fill="auto"/>
            <w:noWrap/>
            <w:vAlign w:val="bottom"/>
            <w:hideMark/>
          </w:tcPr>
          <w:p w14:paraId="166F7D27"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Rank Method</w:t>
            </w:r>
          </w:p>
        </w:tc>
        <w:tc>
          <w:tcPr>
            <w:tcW w:w="1130" w:type="dxa"/>
            <w:shd w:val="clear" w:color="auto" w:fill="auto"/>
            <w:noWrap/>
            <w:vAlign w:val="bottom"/>
            <w:hideMark/>
          </w:tcPr>
          <w:p w14:paraId="4E20F97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620E275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Model Type</w:t>
            </w:r>
          </w:p>
        </w:tc>
        <w:tc>
          <w:tcPr>
            <w:tcW w:w="1170" w:type="dxa"/>
            <w:shd w:val="clear" w:color="auto" w:fill="auto"/>
            <w:noWrap/>
            <w:vAlign w:val="bottom"/>
            <w:hideMark/>
          </w:tcPr>
          <w:p w14:paraId="4F05F7C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Number of Features</w:t>
            </w:r>
          </w:p>
        </w:tc>
        <w:tc>
          <w:tcPr>
            <w:tcW w:w="2970" w:type="dxa"/>
            <w:shd w:val="clear" w:color="auto" w:fill="auto"/>
            <w:noWrap/>
            <w:vAlign w:val="bottom"/>
            <w:hideMark/>
          </w:tcPr>
          <w:p w14:paraId="3300440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Removed Features</w:t>
            </w:r>
          </w:p>
        </w:tc>
        <w:tc>
          <w:tcPr>
            <w:tcW w:w="1011" w:type="dxa"/>
            <w:shd w:val="clear" w:color="auto" w:fill="auto"/>
            <w:noWrap/>
            <w:vAlign w:val="bottom"/>
            <w:hideMark/>
          </w:tcPr>
          <w:p w14:paraId="6EBA063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718E650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7EC64B4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841DFBF"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323161DA"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Total Time</w:t>
            </w:r>
          </w:p>
        </w:tc>
      </w:tr>
      <w:tr w:rsidR="00CB7EB3" w:rsidRPr="00CB7EB3" w14:paraId="0435CA43" w14:textId="77777777" w:rsidTr="00F77BE3">
        <w:trPr>
          <w:trHeight w:val="300"/>
        </w:trPr>
        <w:tc>
          <w:tcPr>
            <w:tcW w:w="1080" w:type="dxa"/>
            <w:shd w:val="clear" w:color="auto" w:fill="auto"/>
            <w:noWrap/>
            <w:vAlign w:val="bottom"/>
            <w:hideMark/>
          </w:tcPr>
          <w:p w14:paraId="0D11B15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7ACDEE29"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9368FA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ECD3EF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8</w:t>
            </w:r>
          </w:p>
        </w:tc>
        <w:tc>
          <w:tcPr>
            <w:tcW w:w="2970" w:type="dxa"/>
            <w:shd w:val="clear" w:color="auto" w:fill="auto"/>
            <w:noWrap/>
            <w:vAlign w:val="bottom"/>
            <w:hideMark/>
          </w:tcPr>
          <w:p w14:paraId="52F5AFD8"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rate, pump, gain,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4AF4791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1FD595C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FDF14B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C2B414C"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34.67</w:t>
            </w:r>
          </w:p>
        </w:tc>
        <w:tc>
          <w:tcPr>
            <w:tcW w:w="831" w:type="dxa"/>
            <w:shd w:val="clear" w:color="auto" w:fill="auto"/>
            <w:noWrap/>
            <w:vAlign w:val="bottom"/>
            <w:hideMark/>
          </w:tcPr>
          <w:p w14:paraId="7274C1A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42.69</w:t>
            </w:r>
          </w:p>
        </w:tc>
      </w:tr>
      <w:tr w:rsidR="00CB7EB3" w:rsidRPr="00CB7EB3" w14:paraId="52F8B3CF" w14:textId="77777777" w:rsidTr="00F77BE3">
        <w:trPr>
          <w:trHeight w:val="300"/>
        </w:trPr>
        <w:tc>
          <w:tcPr>
            <w:tcW w:w="1080" w:type="dxa"/>
            <w:shd w:val="clear" w:color="auto" w:fill="auto"/>
            <w:noWrap/>
            <w:vAlign w:val="bottom"/>
            <w:hideMark/>
          </w:tcPr>
          <w:p w14:paraId="0A3F849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41CEDE5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83473A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C91433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w:t>
            </w:r>
          </w:p>
        </w:tc>
        <w:tc>
          <w:tcPr>
            <w:tcW w:w="2970" w:type="dxa"/>
            <w:shd w:val="clear" w:color="auto" w:fill="auto"/>
            <w:noWrap/>
            <w:vAlign w:val="bottom"/>
            <w:hideMark/>
          </w:tcPr>
          <w:p w14:paraId="5BCBCFD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pump, solenoid, </w:t>
            </w:r>
            <w:proofErr w:type="spellStart"/>
            <w:r w:rsidRPr="00CB7EB3">
              <w:rPr>
                <w:rFonts w:ascii="Aptos Narrow" w:hAnsi="Aptos Narrow" w:cs="Times New Roman"/>
                <w:color w:val="000000"/>
                <w:sz w:val="22"/>
                <w:szCs w:val="22"/>
                <w:lang w:val="en-US" w:eastAsia="en-US"/>
              </w:rPr>
              <w:t>crc_rate</w:t>
            </w:r>
            <w:proofErr w:type="spellEnd"/>
            <w:r w:rsidRPr="00CB7EB3">
              <w:rPr>
                <w:rFonts w:ascii="Aptos Narrow" w:hAnsi="Aptos Narrow" w:cs="Times New Roman"/>
                <w:color w:val="000000"/>
                <w:sz w:val="22"/>
                <w:szCs w:val="22"/>
                <w:lang w:val="en-US" w:eastAsia="en-US"/>
              </w:rPr>
              <w:t>, rate, gain</w:t>
            </w:r>
          </w:p>
        </w:tc>
        <w:tc>
          <w:tcPr>
            <w:tcW w:w="1011" w:type="dxa"/>
            <w:shd w:val="clear" w:color="auto" w:fill="auto"/>
            <w:noWrap/>
            <w:vAlign w:val="bottom"/>
            <w:hideMark/>
          </w:tcPr>
          <w:p w14:paraId="0C2CDDC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3044A76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4D8112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0162DF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39.13</w:t>
            </w:r>
          </w:p>
        </w:tc>
        <w:tc>
          <w:tcPr>
            <w:tcW w:w="831" w:type="dxa"/>
            <w:shd w:val="clear" w:color="auto" w:fill="auto"/>
            <w:noWrap/>
            <w:vAlign w:val="bottom"/>
            <w:hideMark/>
          </w:tcPr>
          <w:p w14:paraId="6DEDB2F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47.15</w:t>
            </w:r>
          </w:p>
        </w:tc>
      </w:tr>
      <w:tr w:rsidR="00CB7EB3" w:rsidRPr="00CB7EB3" w14:paraId="177718EE" w14:textId="77777777" w:rsidTr="00F77BE3">
        <w:trPr>
          <w:trHeight w:val="300"/>
        </w:trPr>
        <w:tc>
          <w:tcPr>
            <w:tcW w:w="1080" w:type="dxa"/>
            <w:shd w:val="clear" w:color="auto" w:fill="auto"/>
            <w:noWrap/>
            <w:vAlign w:val="bottom"/>
            <w:hideMark/>
          </w:tcPr>
          <w:p w14:paraId="4B672099"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4E5A69D1"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D9A67C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364BA74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w:t>
            </w:r>
          </w:p>
        </w:tc>
        <w:tc>
          <w:tcPr>
            <w:tcW w:w="2970" w:type="dxa"/>
            <w:shd w:val="clear" w:color="auto" w:fill="auto"/>
            <w:noWrap/>
            <w:vAlign w:val="bottom"/>
            <w:hideMark/>
          </w:tcPr>
          <w:p w14:paraId="0F5CFD8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pump, control_scheme, solenoid, </w:t>
            </w:r>
            <w:proofErr w:type="spellStart"/>
            <w:r w:rsidRPr="00CB7EB3">
              <w:rPr>
                <w:rFonts w:ascii="Aptos Narrow" w:hAnsi="Aptos Narrow" w:cs="Times New Roman"/>
                <w:color w:val="000000"/>
                <w:sz w:val="22"/>
                <w:szCs w:val="22"/>
                <w:lang w:val="en-US" w:eastAsia="en-US"/>
              </w:rPr>
              <w:t>crc_rate</w:t>
            </w:r>
            <w:proofErr w:type="spellEnd"/>
            <w:r w:rsidRPr="00CB7EB3">
              <w:rPr>
                <w:rFonts w:ascii="Aptos Narrow" w:hAnsi="Aptos Narrow" w:cs="Times New Roman"/>
                <w:color w:val="000000"/>
                <w:sz w:val="22"/>
                <w:szCs w:val="22"/>
                <w:lang w:val="en-US" w:eastAsia="en-US"/>
              </w:rPr>
              <w:t>, rate, gain</w:t>
            </w:r>
          </w:p>
        </w:tc>
        <w:tc>
          <w:tcPr>
            <w:tcW w:w="1011" w:type="dxa"/>
            <w:shd w:val="clear" w:color="auto" w:fill="auto"/>
            <w:noWrap/>
            <w:vAlign w:val="bottom"/>
            <w:hideMark/>
          </w:tcPr>
          <w:p w14:paraId="77AF36E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17DB725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8BDAB9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F6CF76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47.98</w:t>
            </w:r>
          </w:p>
        </w:tc>
        <w:tc>
          <w:tcPr>
            <w:tcW w:w="831" w:type="dxa"/>
            <w:shd w:val="clear" w:color="auto" w:fill="auto"/>
            <w:noWrap/>
            <w:vAlign w:val="bottom"/>
            <w:hideMark/>
          </w:tcPr>
          <w:p w14:paraId="125D118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56.01</w:t>
            </w:r>
          </w:p>
        </w:tc>
      </w:tr>
      <w:tr w:rsidR="00CB7EB3" w:rsidRPr="00CB7EB3" w14:paraId="1F1E8155" w14:textId="77777777" w:rsidTr="00F77BE3">
        <w:trPr>
          <w:trHeight w:val="300"/>
        </w:trPr>
        <w:tc>
          <w:tcPr>
            <w:tcW w:w="1080" w:type="dxa"/>
            <w:shd w:val="clear" w:color="auto" w:fill="auto"/>
            <w:noWrap/>
            <w:vAlign w:val="bottom"/>
            <w:hideMark/>
          </w:tcPr>
          <w:p w14:paraId="6B57438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0DC63AF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8D0836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580266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10</w:t>
            </w:r>
          </w:p>
        </w:tc>
        <w:tc>
          <w:tcPr>
            <w:tcW w:w="2970" w:type="dxa"/>
            <w:shd w:val="clear" w:color="auto" w:fill="auto"/>
            <w:noWrap/>
            <w:vAlign w:val="bottom"/>
            <w:hideMark/>
          </w:tcPr>
          <w:p w14:paraId="704D94A8"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rate,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7D23925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0.9811</w:t>
            </w:r>
          </w:p>
        </w:tc>
        <w:tc>
          <w:tcPr>
            <w:tcW w:w="916" w:type="dxa"/>
            <w:shd w:val="clear" w:color="auto" w:fill="auto"/>
            <w:noWrap/>
            <w:vAlign w:val="bottom"/>
            <w:hideMark/>
          </w:tcPr>
          <w:p w14:paraId="58B20E6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1DFC74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40EC052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57.85</w:t>
            </w:r>
          </w:p>
        </w:tc>
        <w:tc>
          <w:tcPr>
            <w:tcW w:w="831" w:type="dxa"/>
            <w:shd w:val="clear" w:color="auto" w:fill="auto"/>
            <w:noWrap/>
            <w:vAlign w:val="bottom"/>
            <w:hideMark/>
          </w:tcPr>
          <w:p w14:paraId="398E31E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65.87</w:t>
            </w:r>
          </w:p>
        </w:tc>
      </w:tr>
      <w:tr w:rsidR="00CB7EB3" w:rsidRPr="00CB7EB3" w14:paraId="7E15CE47" w14:textId="77777777" w:rsidTr="00F77BE3">
        <w:trPr>
          <w:trHeight w:val="300"/>
        </w:trPr>
        <w:tc>
          <w:tcPr>
            <w:tcW w:w="1080" w:type="dxa"/>
            <w:shd w:val="clear" w:color="auto" w:fill="auto"/>
            <w:noWrap/>
            <w:vAlign w:val="bottom"/>
            <w:hideMark/>
          </w:tcPr>
          <w:p w14:paraId="6E6A5F3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01D4CC3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BABACE7"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4ACCD1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9</w:t>
            </w:r>
          </w:p>
        </w:tc>
        <w:tc>
          <w:tcPr>
            <w:tcW w:w="2970" w:type="dxa"/>
            <w:shd w:val="clear" w:color="auto" w:fill="auto"/>
            <w:noWrap/>
            <w:vAlign w:val="bottom"/>
            <w:hideMark/>
          </w:tcPr>
          <w:p w14:paraId="44440EA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rate, gain,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79AFAD7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639EF7A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48F22B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6233EC5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60.48</w:t>
            </w:r>
          </w:p>
        </w:tc>
        <w:tc>
          <w:tcPr>
            <w:tcW w:w="831" w:type="dxa"/>
            <w:shd w:val="clear" w:color="auto" w:fill="auto"/>
            <w:noWrap/>
            <w:vAlign w:val="bottom"/>
            <w:hideMark/>
          </w:tcPr>
          <w:p w14:paraId="7CFFD83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68.51</w:t>
            </w:r>
          </w:p>
        </w:tc>
      </w:tr>
      <w:tr w:rsidR="00CB7EB3" w:rsidRPr="00CB7EB3" w14:paraId="4C1E6EB9" w14:textId="77777777" w:rsidTr="00F77BE3">
        <w:trPr>
          <w:trHeight w:val="300"/>
        </w:trPr>
        <w:tc>
          <w:tcPr>
            <w:tcW w:w="1080" w:type="dxa"/>
            <w:shd w:val="clear" w:color="auto" w:fill="auto"/>
            <w:noWrap/>
            <w:vAlign w:val="bottom"/>
            <w:hideMark/>
          </w:tcPr>
          <w:p w14:paraId="3CF1174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0815BED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54696E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93DBC2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11</w:t>
            </w:r>
          </w:p>
        </w:tc>
        <w:tc>
          <w:tcPr>
            <w:tcW w:w="2970" w:type="dxa"/>
            <w:shd w:val="clear" w:color="auto" w:fill="auto"/>
            <w:noWrap/>
            <w:vAlign w:val="bottom"/>
            <w:hideMark/>
          </w:tcPr>
          <w:p w14:paraId="2068462A"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6E60CB2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125E74E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CB7A4B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3C3823A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50BBB51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69.06</w:t>
            </w:r>
          </w:p>
        </w:tc>
      </w:tr>
      <w:tr w:rsidR="00CB7EB3" w:rsidRPr="00CB7EB3" w14:paraId="3F140005" w14:textId="77777777" w:rsidTr="00F77BE3">
        <w:trPr>
          <w:trHeight w:val="300"/>
        </w:trPr>
        <w:tc>
          <w:tcPr>
            <w:tcW w:w="1080" w:type="dxa"/>
            <w:shd w:val="clear" w:color="auto" w:fill="auto"/>
            <w:noWrap/>
            <w:vAlign w:val="bottom"/>
            <w:hideMark/>
          </w:tcPr>
          <w:p w14:paraId="4984FC61"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SP</w:t>
            </w:r>
          </w:p>
        </w:tc>
        <w:tc>
          <w:tcPr>
            <w:tcW w:w="1130" w:type="dxa"/>
            <w:shd w:val="clear" w:color="auto" w:fill="auto"/>
            <w:noWrap/>
            <w:vAlign w:val="bottom"/>
            <w:hideMark/>
          </w:tcPr>
          <w:p w14:paraId="0DD2F0B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069E117"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C1E6B8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260FEC0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42574C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4BFEA9B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03C2027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44E5440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62.53</w:t>
            </w:r>
          </w:p>
        </w:tc>
        <w:tc>
          <w:tcPr>
            <w:tcW w:w="831" w:type="dxa"/>
            <w:shd w:val="clear" w:color="auto" w:fill="auto"/>
            <w:noWrap/>
            <w:vAlign w:val="bottom"/>
            <w:hideMark/>
          </w:tcPr>
          <w:p w14:paraId="2A70A91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69.32</w:t>
            </w:r>
          </w:p>
        </w:tc>
      </w:tr>
      <w:tr w:rsidR="00CB7EB3" w:rsidRPr="00CB7EB3" w14:paraId="714DA257" w14:textId="77777777" w:rsidTr="00F77BE3">
        <w:trPr>
          <w:trHeight w:val="300"/>
        </w:trPr>
        <w:tc>
          <w:tcPr>
            <w:tcW w:w="1080" w:type="dxa"/>
            <w:shd w:val="clear" w:color="auto" w:fill="auto"/>
            <w:noWrap/>
            <w:vAlign w:val="bottom"/>
            <w:hideMark/>
          </w:tcPr>
          <w:p w14:paraId="3DC5BC1C"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65CE56F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7EAFE93"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843E8D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304796F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6E88E6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42AADDB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3009152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677CE77C"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62.88</w:t>
            </w:r>
          </w:p>
        </w:tc>
        <w:tc>
          <w:tcPr>
            <w:tcW w:w="831" w:type="dxa"/>
            <w:shd w:val="clear" w:color="auto" w:fill="auto"/>
            <w:noWrap/>
            <w:vAlign w:val="bottom"/>
            <w:hideMark/>
          </w:tcPr>
          <w:p w14:paraId="3DC95EF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70.91</w:t>
            </w:r>
          </w:p>
        </w:tc>
      </w:tr>
      <w:tr w:rsidR="00CB7EB3" w:rsidRPr="00CB7EB3" w14:paraId="22C2F778" w14:textId="77777777" w:rsidTr="00F77BE3">
        <w:trPr>
          <w:trHeight w:val="300"/>
        </w:trPr>
        <w:tc>
          <w:tcPr>
            <w:tcW w:w="1080" w:type="dxa"/>
            <w:shd w:val="clear" w:color="auto" w:fill="auto"/>
            <w:noWrap/>
            <w:vAlign w:val="bottom"/>
            <w:hideMark/>
          </w:tcPr>
          <w:p w14:paraId="73B3A2E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lastRenderedPageBreak/>
              <w:t>WFI-RF</w:t>
            </w:r>
          </w:p>
        </w:tc>
        <w:tc>
          <w:tcPr>
            <w:tcW w:w="1130" w:type="dxa"/>
            <w:shd w:val="clear" w:color="auto" w:fill="auto"/>
            <w:noWrap/>
            <w:vAlign w:val="bottom"/>
            <w:hideMark/>
          </w:tcPr>
          <w:p w14:paraId="4D7D1AFC"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53810FAF"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17C602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2B82215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D06F34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7EAFF98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004B13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F0F90E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61.48</w:t>
            </w:r>
          </w:p>
        </w:tc>
        <w:tc>
          <w:tcPr>
            <w:tcW w:w="831" w:type="dxa"/>
            <w:shd w:val="clear" w:color="auto" w:fill="auto"/>
            <w:noWrap/>
            <w:vAlign w:val="bottom"/>
            <w:hideMark/>
          </w:tcPr>
          <w:p w14:paraId="6335D1E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76.41</w:t>
            </w:r>
          </w:p>
        </w:tc>
      </w:tr>
      <w:tr w:rsidR="00CB7EB3" w:rsidRPr="00CB7EB3" w14:paraId="0BD4C3B0" w14:textId="77777777" w:rsidTr="00F77BE3">
        <w:trPr>
          <w:trHeight w:val="300"/>
        </w:trPr>
        <w:tc>
          <w:tcPr>
            <w:tcW w:w="1080" w:type="dxa"/>
            <w:shd w:val="clear" w:color="auto" w:fill="auto"/>
            <w:noWrap/>
            <w:vAlign w:val="bottom"/>
            <w:hideMark/>
          </w:tcPr>
          <w:p w14:paraId="0A24C91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SP</w:t>
            </w:r>
          </w:p>
        </w:tc>
        <w:tc>
          <w:tcPr>
            <w:tcW w:w="1130" w:type="dxa"/>
            <w:shd w:val="clear" w:color="auto" w:fill="auto"/>
            <w:noWrap/>
            <w:vAlign w:val="bottom"/>
            <w:hideMark/>
          </w:tcPr>
          <w:p w14:paraId="40443068"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301DB9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42C2D9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11</w:t>
            </w:r>
          </w:p>
        </w:tc>
        <w:tc>
          <w:tcPr>
            <w:tcW w:w="2970" w:type="dxa"/>
            <w:shd w:val="clear" w:color="auto" w:fill="auto"/>
            <w:noWrap/>
            <w:vAlign w:val="bottom"/>
            <w:hideMark/>
          </w:tcPr>
          <w:p w14:paraId="3DDEE6C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6DD0A24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77ED866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6E4B1CAC"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5297F64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51.87</w:t>
            </w:r>
          </w:p>
        </w:tc>
        <w:tc>
          <w:tcPr>
            <w:tcW w:w="831" w:type="dxa"/>
            <w:shd w:val="clear" w:color="auto" w:fill="auto"/>
            <w:noWrap/>
            <w:vAlign w:val="bottom"/>
            <w:hideMark/>
          </w:tcPr>
          <w:p w14:paraId="2AD0157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130.16</w:t>
            </w:r>
          </w:p>
        </w:tc>
      </w:tr>
      <w:tr w:rsidR="00CB7EB3" w:rsidRPr="00CB7EB3" w14:paraId="279FCE3C" w14:textId="77777777" w:rsidTr="00F77BE3">
        <w:trPr>
          <w:trHeight w:val="300"/>
        </w:trPr>
        <w:tc>
          <w:tcPr>
            <w:tcW w:w="1080" w:type="dxa"/>
            <w:shd w:val="clear" w:color="auto" w:fill="auto"/>
            <w:noWrap/>
            <w:vAlign w:val="bottom"/>
            <w:hideMark/>
          </w:tcPr>
          <w:p w14:paraId="207AF24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27AE44D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39305C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009A85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10</w:t>
            </w:r>
          </w:p>
        </w:tc>
        <w:tc>
          <w:tcPr>
            <w:tcW w:w="2970" w:type="dxa"/>
            <w:shd w:val="clear" w:color="auto" w:fill="auto"/>
            <w:noWrap/>
            <w:vAlign w:val="bottom"/>
            <w:hideMark/>
          </w:tcPr>
          <w:p w14:paraId="2D8B913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solenoid,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26678F0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6DE6B0B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6157C7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4155FA4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1A6ECC4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130.29</w:t>
            </w:r>
          </w:p>
        </w:tc>
      </w:tr>
      <w:tr w:rsidR="00CB7EB3" w:rsidRPr="00CB7EB3" w14:paraId="18C2F785" w14:textId="77777777" w:rsidTr="00F77BE3">
        <w:trPr>
          <w:trHeight w:val="300"/>
        </w:trPr>
        <w:tc>
          <w:tcPr>
            <w:tcW w:w="1080" w:type="dxa"/>
            <w:shd w:val="clear" w:color="auto" w:fill="auto"/>
            <w:noWrap/>
            <w:vAlign w:val="bottom"/>
            <w:hideMark/>
          </w:tcPr>
          <w:p w14:paraId="7585265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WFI-RF</w:t>
            </w:r>
          </w:p>
        </w:tc>
        <w:tc>
          <w:tcPr>
            <w:tcW w:w="1130" w:type="dxa"/>
            <w:shd w:val="clear" w:color="auto" w:fill="auto"/>
            <w:noWrap/>
            <w:vAlign w:val="bottom"/>
            <w:hideMark/>
          </w:tcPr>
          <w:p w14:paraId="101BBA1C"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BF7F2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FDA694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11</w:t>
            </w:r>
          </w:p>
        </w:tc>
        <w:tc>
          <w:tcPr>
            <w:tcW w:w="2970" w:type="dxa"/>
            <w:shd w:val="clear" w:color="auto" w:fill="auto"/>
            <w:noWrap/>
            <w:vAlign w:val="bottom"/>
            <w:hideMark/>
          </w:tcPr>
          <w:p w14:paraId="7905961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1541C46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0.9806</w:t>
            </w:r>
          </w:p>
        </w:tc>
        <w:tc>
          <w:tcPr>
            <w:tcW w:w="916" w:type="dxa"/>
            <w:shd w:val="clear" w:color="auto" w:fill="auto"/>
            <w:noWrap/>
            <w:vAlign w:val="bottom"/>
            <w:hideMark/>
          </w:tcPr>
          <w:p w14:paraId="171886C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2F72E3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7FB527C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51.71</w:t>
            </w:r>
          </w:p>
        </w:tc>
        <w:tc>
          <w:tcPr>
            <w:tcW w:w="831" w:type="dxa"/>
            <w:shd w:val="clear" w:color="auto" w:fill="auto"/>
            <w:noWrap/>
            <w:vAlign w:val="bottom"/>
            <w:hideMark/>
          </w:tcPr>
          <w:p w14:paraId="63C507A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145.21</w:t>
            </w:r>
          </w:p>
        </w:tc>
      </w:tr>
      <w:tr w:rsidR="00CB7EB3" w:rsidRPr="00CB7EB3" w14:paraId="1CB436BA" w14:textId="77777777" w:rsidTr="00F77BE3">
        <w:trPr>
          <w:trHeight w:val="300"/>
        </w:trPr>
        <w:tc>
          <w:tcPr>
            <w:tcW w:w="1080" w:type="dxa"/>
            <w:shd w:val="clear" w:color="auto" w:fill="auto"/>
            <w:noWrap/>
            <w:vAlign w:val="bottom"/>
            <w:hideMark/>
          </w:tcPr>
          <w:p w14:paraId="7BD8A13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WFI-RF</w:t>
            </w:r>
          </w:p>
        </w:tc>
        <w:tc>
          <w:tcPr>
            <w:tcW w:w="1130" w:type="dxa"/>
            <w:shd w:val="clear" w:color="auto" w:fill="auto"/>
            <w:noWrap/>
            <w:vAlign w:val="bottom"/>
            <w:hideMark/>
          </w:tcPr>
          <w:p w14:paraId="40ACEB4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4CA12A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F5238D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605B781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A5C933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0.9768</w:t>
            </w:r>
          </w:p>
        </w:tc>
        <w:tc>
          <w:tcPr>
            <w:tcW w:w="916" w:type="dxa"/>
            <w:shd w:val="clear" w:color="auto" w:fill="auto"/>
            <w:noWrap/>
            <w:vAlign w:val="bottom"/>
            <w:hideMark/>
          </w:tcPr>
          <w:p w14:paraId="3C8893A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E952C0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79.50</w:t>
            </w:r>
          </w:p>
        </w:tc>
        <w:tc>
          <w:tcPr>
            <w:tcW w:w="1137" w:type="dxa"/>
            <w:shd w:val="clear" w:color="auto" w:fill="auto"/>
            <w:noWrap/>
            <w:vAlign w:val="bottom"/>
            <w:hideMark/>
          </w:tcPr>
          <w:p w14:paraId="1BC6275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63.25</w:t>
            </w:r>
          </w:p>
        </w:tc>
        <w:tc>
          <w:tcPr>
            <w:tcW w:w="831" w:type="dxa"/>
            <w:shd w:val="clear" w:color="auto" w:fill="auto"/>
            <w:noWrap/>
            <w:vAlign w:val="bottom"/>
            <w:hideMark/>
          </w:tcPr>
          <w:p w14:paraId="1BE0DE1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150.67</w:t>
            </w:r>
          </w:p>
        </w:tc>
      </w:tr>
    </w:tbl>
    <w:p w14:paraId="5446A1BD" w14:textId="77777777" w:rsidR="004A4644" w:rsidRDefault="004A4644" w:rsidP="004A4644">
      <w:pPr>
        <w:rPr>
          <w:rFonts w:eastAsiaTheme="minorEastAsia"/>
          <w:lang w:val="en-US"/>
        </w:rPr>
      </w:pPr>
    </w:p>
    <w:p w14:paraId="3D3B4B61" w14:textId="77777777" w:rsidR="004A6B20" w:rsidRPr="004A6B20" w:rsidRDefault="004A6B20" w:rsidP="004A6B20">
      <w:pPr>
        <w:rPr>
          <w:rFonts w:eastAsiaTheme="minorEastAsia"/>
          <w:lang w:val="en-US"/>
        </w:rPr>
      </w:pPr>
      <w:r w:rsidRPr="004A6B20">
        <w:rPr>
          <w:rFonts w:eastAsiaTheme="minorEastAsia"/>
          <w:lang w:val="en-US"/>
        </w:rPr>
        <w:t xml:space="preserve">The fastest model overall was WFI-XGB with rem_4, which removed rate, pump, gain, and </w:t>
      </w:r>
      <w:proofErr w:type="spellStart"/>
      <w:r w:rsidRPr="004A6B20">
        <w:rPr>
          <w:rFonts w:eastAsiaTheme="minorEastAsia"/>
          <w:lang w:val="en-US"/>
        </w:rPr>
        <w:t>crc_rate</w:t>
      </w:r>
      <w:proofErr w:type="spellEnd"/>
      <w:r w:rsidRPr="004A6B20">
        <w:rPr>
          <w:rFonts w:eastAsiaTheme="minorEastAsia"/>
          <w:lang w:val="en-US"/>
        </w:rPr>
        <w:t>, achieving an F1 score of 0.9771 with a total computation time of 42.69 seconds. Similarly, models using rem_5 and rem_6 also performed efficiently, keeping the total computation time below 56 seconds while maintaining F1 scores above 0.975. The highest-ranked model in terms of F1 score (WFI-XGB rem_2, F1 = 0.9811) required 65.87 seconds for full execution, demonstrating that balancing feature selection and model efficiency is crucial.</w:t>
      </w:r>
    </w:p>
    <w:p w14:paraId="26C78C33" w14:textId="77777777" w:rsidR="004A6B20" w:rsidRPr="004A6B20" w:rsidRDefault="004A6B20" w:rsidP="004A6B20">
      <w:pPr>
        <w:rPr>
          <w:rFonts w:eastAsiaTheme="minorEastAsia"/>
          <w:lang w:val="en-US"/>
        </w:rPr>
      </w:pPr>
      <w:r w:rsidRPr="004A6B20">
        <w:rPr>
          <w:rFonts w:eastAsiaTheme="minorEastAsia"/>
          <w:lang w:val="en-US"/>
        </w:rPr>
        <w:t xml:space="preserve">Feature selection played a significant role in determining total processing time. Simpler feature selection methods, such as rem_4, rem_5, and rem_6, resulted in shorter total computation times, ranging from 42 to 56 seconds, while keeping F1 scores competitive. In contrast, more complex feature selection methods, such as Recursive Feature Elimination (RFE) and Sequential Progressive Feature Selection (SPFS), required significantly longer processing times, often exceeding 130 seconds, despite offering only marginal improvements in F1 scores. Additionally, Random Forest models generally </w:t>
      </w:r>
      <w:proofErr w:type="gramStart"/>
      <w:r w:rsidRPr="004A6B20">
        <w:rPr>
          <w:rFonts w:eastAsiaTheme="minorEastAsia"/>
          <w:lang w:val="en-US"/>
        </w:rPr>
        <w:t>required</w:t>
      </w:r>
      <w:proofErr w:type="gramEnd"/>
      <w:r w:rsidRPr="004A6B20">
        <w:rPr>
          <w:rFonts w:eastAsiaTheme="minorEastAsia"/>
          <w:lang w:val="en-US"/>
        </w:rPr>
        <w:t xml:space="preserve"> longer computation times, particularly for feature selection and evaluation. For instance, the WFI-RF model using SPFS took 150.67 seconds, whereas comparable XGBoost (XGB) models completed in under 70 seconds.</w:t>
      </w:r>
    </w:p>
    <w:p w14:paraId="505A50B3" w14:textId="77777777" w:rsidR="004A6B20" w:rsidRPr="004A6B20" w:rsidRDefault="004A6B20" w:rsidP="004A6B20">
      <w:pPr>
        <w:rPr>
          <w:rFonts w:eastAsiaTheme="minorEastAsia"/>
          <w:lang w:val="en-US"/>
        </w:rPr>
      </w:pPr>
      <w:r w:rsidRPr="004A6B20">
        <w:rPr>
          <w:rFonts w:eastAsiaTheme="minorEastAsia"/>
          <w:lang w:val="en-US"/>
        </w:rPr>
        <w:t>The findings confirm that XGBoost consistently outperformed Random Forest in computational efficiency, maintaining strong performance while requiring less time. The best trade-off models combined XGBoost with lightweight feature selection techniques, such as rem_4 to rem_6, achieving high accuracy within 42–56 seconds. On the other hand, models utilizing RFE and SPFS delivered slightly higher F1 scores but at the cost of significantly increased processing time, often exceeding 130 seconds.</w:t>
      </w:r>
    </w:p>
    <w:p w14:paraId="47AAB665" w14:textId="680E8908" w:rsidR="00F74996" w:rsidRDefault="004A6B20" w:rsidP="006E4690">
      <w:pPr>
        <w:rPr>
          <w:rFonts w:eastAsiaTheme="minorEastAsia"/>
          <w:lang w:val="en-US"/>
        </w:rPr>
      </w:pPr>
      <w:r w:rsidRPr="004A6B20">
        <w:rPr>
          <w:rFonts w:eastAsiaTheme="minorEastAsia"/>
          <w:lang w:val="en-US"/>
        </w:rPr>
        <w:lastRenderedPageBreak/>
        <w:t>Overall, feature selection plays a crucial role in determining total computational time. The findings suggest that for real-time applications, avoiding complex feature selection methods like RFE and SPFS can significantly reduce processing time while maintaining competitive accuracy. The most optimal models combined XGBoost with rem_4, rem_5, or rem_6, delivering high F1 scores while keeping processing times under 60 seconds, making them ideal for real-time intrusion detection and similar applications where efficiency is paramount.</w:t>
      </w:r>
    </w:p>
    <w:p w14:paraId="2DED37C8" w14:textId="77777777" w:rsidR="004A6B20" w:rsidRDefault="004A6B20" w:rsidP="006E4690">
      <w:pPr>
        <w:rPr>
          <w:rFonts w:eastAsiaTheme="minorEastAsia"/>
          <w:lang w:val="en-US"/>
        </w:rPr>
      </w:pPr>
    </w:p>
    <w:p w14:paraId="4B6221C0" w14:textId="3C5D6F1E" w:rsidR="001F5599" w:rsidRPr="006E4690" w:rsidRDefault="001F5599" w:rsidP="001F5599">
      <w:pPr>
        <w:pStyle w:val="Heading3"/>
        <w:rPr>
          <w:rFonts w:eastAsiaTheme="minorEastAsia"/>
          <w:lang w:val="en-US"/>
        </w:rPr>
      </w:pPr>
      <w:r>
        <w:rPr>
          <w:rFonts w:eastAsiaTheme="minorEastAsia"/>
          <w:lang w:val="en-US"/>
        </w:rPr>
        <w:t>Model Comparison</w:t>
      </w:r>
    </w:p>
    <w:p w14:paraId="757644D4" w14:textId="77777777" w:rsidR="006E4690" w:rsidRPr="006E4690" w:rsidRDefault="006E4690" w:rsidP="006E4690">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 relatively high accuracy, their total computation time was drastically higher than XGBoost models. For instance, an RF model using RFE with 13 features required 576.12 seconds, compared to a similar XGB model requiring only 162.08 seconds—over three times faster.</w:t>
      </w:r>
    </w:p>
    <w:p w14:paraId="5E4E8811" w14:textId="77777777" w:rsidR="006E4690" w:rsidRPr="002A5FF9" w:rsidRDefault="006E4690" w:rsidP="002A5FF9">
      <w:pPr>
        <w:rPr>
          <w:rFonts w:eastAsiaTheme="minorEastAsia"/>
          <w:lang w:val="en-US"/>
        </w:rPr>
      </w:pPr>
    </w:p>
    <w:p w14:paraId="109800CC" w14:textId="7C7127A6" w:rsidR="00584247" w:rsidRDefault="00584247" w:rsidP="00584247">
      <w:pPr>
        <w:pStyle w:val="Caption"/>
        <w:keepNext/>
      </w:pPr>
      <w:bookmarkStart w:id="66" w:name="_Toc193097236"/>
      <w:r>
        <w:t xml:space="preserve">Table </w:t>
      </w:r>
      <w:fldSimple w:instr=" SEQ Table \* ARABIC ">
        <w:r>
          <w:rPr>
            <w:noProof/>
          </w:rPr>
          <w:t>12</w:t>
        </w:r>
      </w:fldSimple>
      <w:r>
        <w:t xml:space="preserve"> </w:t>
      </w:r>
      <w:r w:rsidRPr="00026C93">
        <w:t>Time comparison between RF and XGBoost</w:t>
      </w:r>
      <w:bookmarkEnd w:id="66"/>
    </w:p>
    <w:tbl>
      <w:tblPr>
        <w:tblW w:w="11338"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1040"/>
        <w:gridCol w:w="777"/>
        <w:gridCol w:w="913"/>
        <w:gridCol w:w="1177"/>
        <w:gridCol w:w="1029"/>
        <w:gridCol w:w="831"/>
        <w:gridCol w:w="916"/>
        <w:gridCol w:w="1554"/>
        <w:gridCol w:w="1137"/>
        <w:gridCol w:w="831"/>
      </w:tblGrid>
      <w:tr w:rsidR="00C36EDA" w:rsidRPr="00C36EDA" w14:paraId="77D2DC9D" w14:textId="77777777" w:rsidTr="00193C24">
        <w:trPr>
          <w:trHeight w:val="300"/>
        </w:trPr>
        <w:tc>
          <w:tcPr>
            <w:tcW w:w="1133" w:type="dxa"/>
            <w:shd w:val="clear" w:color="auto" w:fill="auto"/>
            <w:noWrap/>
            <w:vAlign w:val="bottom"/>
            <w:hideMark/>
          </w:tcPr>
          <w:p w14:paraId="4347C665"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3392F459"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Feature Selection</w:t>
            </w:r>
          </w:p>
        </w:tc>
        <w:tc>
          <w:tcPr>
            <w:tcW w:w="777" w:type="dxa"/>
            <w:shd w:val="clear" w:color="auto" w:fill="auto"/>
            <w:noWrap/>
            <w:vAlign w:val="bottom"/>
            <w:hideMark/>
          </w:tcPr>
          <w:p w14:paraId="27B4C423"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Model Type</w:t>
            </w:r>
          </w:p>
        </w:tc>
        <w:tc>
          <w:tcPr>
            <w:tcW w:w="913" w:type="dxa"/>
            <w:shd w:val="clear" w:color="auto" w:fill="auto"/>
            <w:noWrap/>
            <w:vAlign w:val="bottom"/>
            <w:hideMark/>
          </w:tcPr>
          <w:p w14:paraId="5CD54955"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Average Type</w:t>
            </w:r>
          </w:p>
        </w:tc>
        <w:tc>
          <w:tcPr>
            <w:tcW w:w="1177" w:type="dxa"/>
            <w:shd w:val="clear" w:color="auto" w:fill="auto"/>
            <w:noWrap/>
            <w:vAlign w:val="bottom"/>
            <w:hideMark/>
          </w:tcPr>
          <w:p w14:paraId="7D6B1AD1"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7D5F31CD"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48068380"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3CEFB36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Ranking Time</w:t>
            </w:r>
          </w:p>
        </w:tc>
        <w:tc>
          <w:tcPr>
            <w:tcW w:w="1554" w:type="dxa"/>
            <w:shd w:val="clear" w:color="auto" w:fill="auto"/>
            <w:noWrap/>
            <w:vAlign w:val="bottom"/>
            <w:hideMark/>
          </w:tcPr>
          <w:p w14:paraId="52C2FB9E"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D3BBDE2"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17F046A5"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Total Time</w:t>
            </w:r>
          </w:p>
        </w:tc>
      </w:tr>
      <w:tr w:rsidR="00C36EDA" w:rsidRPr="00C36EDA" w14:paraId="62671008" w14:textId="77777777" w:rsidTr="00193C24">
        <w:trPr>
          <w:trHeight w:val="300"/>
        </w:trPr>
        <w:tc>
          <w:tcPr>
            <w:tcW w:w="1133" w:type="dxa"/>
            <w:shd w:val="clear" w:color="auto" w:fill="auto"/>
            <w:noWrap/>
            <w:vAlign w:val="bottom"/>
            <w:hideMark/>
          </w:tcPr>
          <w:p w14:paraId="6F666779"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69C7149"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RFE</w:t>
            </w:r>
          </w:p>
        </w:tc>
        <w:tc>
          <w:tcPr>
            <w:tcW w:w="777" w:type="dxa"/>
            <w:shd w:val="clear" w:color="auto" w:fill="auto"/>
            <w:noWrap/>
            <w:vAlign w:val="bottom"/>
            <w:hideMark/>
          </w:tcPr>
          <w:p w14:paraId="7AB2DFBF"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3B3EA79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6DB0E403"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D67321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0.9802</w:t>
            </w:r>
          </w:p>
        </w:tc>
        <w:tc>
          <w:tcPr>
            <w:tcW w:w="831" w:type="dxa"/>
            <w:shd w:val="clear" w:color="auto" w:fill="auto"/>
            <w:noWrap/>
            <w:vAlign w:val="bottom"/>
            <w:hideMark/>
          </w:tcPr>
          <w:p w14:paraId="3AF88AD8"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6BF3640C"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7352098E"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2D458DB0"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60597193"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130.29</w:t>
            </w:r>
          </w:p>
        </w:tc>
      </w:tr>
      <w:tr w:rsidR="00C36EDA" w:rsidRPr="00C36EDA" w14:paraId="553560C7" w14:textId="77777777" w:rsidTr="00193C24">
        <w:trPr>
          <w:trHeight w:val="300"/>
        </w:trPr>
        <w:tc>
          <w:tcPr>
            <w:tcW w:w="1133" w:type="dxa"/>
            <w:shd w:val="clear" w:color="auto" w:fill="auto"/>
            <w:noWrap/>
            <w:vAlign w:val="bottom"/>
            <w:hideMark/>
          </w:tcPr>
          <w:p w14:paraId="26DEF7DF"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D7EE3E"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SPFS</w:t>
            </w:r>
          </w:p>
        </w:tc>
        <w:tc>
          <w:tcPr>
            <w:tcW w:w="777" w:type="dxa"/>
            <w:shd w:val="clear" w:color="auto" w:fill="auto"/>
            <w:noWrap/>
            <w:vAlign w:val="bottom"/>
            <w:hideMark/>
          </w:tcPr>
          <w:p w14:paraId="40DB9E42"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44532CBB"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45E7EB35"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79847ECF"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0.9746</w:t>
            </w:r>
          </w:p>
        </w:tc>
        <w:tc>
          <w:tcPr>
            <w:tcW w:w="831" w:type="dxa"/>
            <w:shd w:val="clear" w:color="auto" w:fill="auto"/>
            <w:noWrap/>
            <w:vAlign w:val="bottom"/>
            <w:hideMark/>
          </w:tcPr>
          <w:p w14:paraId="6B01C04F"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0.9746</w:t>
            </w:r>
          </w:p>
        </w:tc>
        <w:tc>
          <w:tcPr>
            <w:tcW w:w="916" w:type="dxa"/>
            <w:shd w:val="clear" w:color="auto" w:fill="auto"/>
            <w:noWrap/>
            <w:vAlign w:val="bottom"/>
            <w:hideMark/>
          </w:tcPr>
          <w:p w14:paraId="3D3B934E"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318EF3E0"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66.61</w:t>
            </w:r>
          </w:p>
        </w:tc>
        <w:tc>
          <w:tcPr>
            <w:tcW w:w="1137" w:type="dxa"/>
            <w:shd w:val="clear" w:color="auto" w:fill="auto"/>
            <w:noWrap/>
            <w:vAlign w:val="bottom"/>
            <w:hideMark/>
          </w:tcPr>
          <w:p w14:paraId="542E985D"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60.26</w:t>
            </w:r>
          </w:p>
        </w:tc>
        <w:tc>
          <w:tcPr>
            <w:tcW w:w="831" w:type="dxa"/>
            <w:shd w:val="clear" w:color="auto" w:fill="auto"/>
            <w:noWrap/>
            <w:vAlign w:val="bottom"/>
            <w:hideMark/>
          </w:tcPr>
          <w:p w14:paraId="1A980646"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127.82</w:t>
            </w:r>
          </w:p>
        </w:tc>
      </w:tr>
      <w:tr w:rsidR="00C36EDA" w:rsidRPr="00C36EDA" w14:paraId="4C355BD5" w14:textId="77777777" w:rsidTr="00193C24">
        <w:trPr>
          <w:trHeight w:val="300"/>
        </w:trPr>
        <w:tc>
          <w:tcPr>
            <w:tcW w:w="1133" w:type="dxa"/>
            <w:shd w:val="clear" w:color="auto" w:fill="auto"/>
            <w:noWrap/>
            <w:vAlign w:val="bottom"/>
            <w:hideMark/>
          </w:tcPr>
          <w:p w14:paraId="7BCE98B7"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C5B04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RFE</w:t>
            </w:r>
          </w:p>
        </w:tc>
        <w:tc>
          <w:tcPr>
            <w:tcW w:w="777" w:type="dxa"/>
            <w:shd w:val="clear" w:color="auto" w:fill="auto"/>
            <w:noWrap/>
            <w:vAlign w:val="bottom"/>
            <w:hideMark/>
          </w:tcPr>
          <w:p w14:paraId="1E092B5A"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0D0EA12"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49B08E3A"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D64204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0.9673</w:t>
            </w:r>
          </w:p>
        </w:tc>
        <w:tc>
          <w:tcPr>
            <w:tcW w:w="831" w:type="dxa"/>
            <w:shd w:val="clear" w:color="auto" w:fill="auto"/>
            <w:noWrap/>
            <w:vAlign w:val="bottom"/>
            <w:hideMark/>
          </w:tcPr>
          <w:p w14:paraId="15362B18"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0.9673</w:t>
            </w:r>
          </w:p>
        </w:tc>
        <w:tc>
          <w:tcPr>
            <w:tcW w:w="916" w:type="dxa"/>
            <w:shd w:val="clear" w:color="auto" w:fill="auto"/>
            <w:noWrap/>
            <w:vAlign w:val="bottom"/>
            <w:hideMark/>
          </w:tcPr>
          <w:p w14:paraId="5A1FE426"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14807AFF"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11.22</w:t>
            </w:r>
          </w:p>
        </w:tc>
        <w:tc>
          <w:tcPr>
            <w:tcW w:w="1137" w:type="dxa"/>
            <w:shd w:val="clear" w:color="auto" w:fill="auto"/>
            <w:noWrap/>
            <w:vAlign w:val="bottom"/>
            <w:hideMark/>
          </w:tcPr>
          <w:p w14:paraId="1FFB3F69"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7.85</w:t>
            </w:r>
          </w:p>
        </w:tc>
        <w:tc>
          <w:tcPr>
            <w:tcW w:w="831" w:type="dxa"/>
            <w:shd w:val="clear" w:color="auto" w:fill="auto"/>
            <w:noWrap/>
            <w:vAlign w:val="bottom"/>
            <w:hideMark/>
          </w:tcPr>
          <w:p w14:paraId="04BC7085"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20.03</w:t>
            </w:r>
          </w:p>
        </w:tc>
      </w:tr>
      <w:tr w:rsidR="00C36EDA" w:rsidRPr="00C36EDA" w14:paraId="653FE354" w14:textId="77777777" w:rsidTr="00193C24">
        <w:trPr>
          <w:trHeight w:val="300"/>
        </w:trPr>
        <w:tc>
          <w:tcPr>
            <w:tcW w:w="1133" w:type="dxa"/>
            <w:shd w:val="clear" w:color="auto" w:fill="auto"/>
            <w:noWrap/>
            <w:vAlign w:val="bottom"/>
            <w:hideMark/>
          </w:tcPr>
          <w:p w14:paraId="3610D917"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65119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SPFS</w:t>
            </w:r>
          </w:p>
        </w:tc>
        <w:tc>
          <w:tcPr>
            <w:tcW w:w="777" w:type="dxa"/>
            <w:shd w:val="clear" w:color="auto" w:fill="auto"/>
            <w:noWrap/>
            <w:vAlign w:val="bottom"/>
            <w:hideMark/>
          </w:tcPr>
          <w:p w14:paraId="236167BD"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AD57DDF"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1B4AC767"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41420BC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0.9662</w:t>
            </w:r>
          </w:p>
        </w:tc>
        <w:tc>
          <w:tcPr>
            <w:tcW w:w="831" w:type="dxa"/>
            <w:shd w:val="clear" w:color="auto" w:fill="auto"/>
            <w:noWrap/>
            <w:vAlign w:val="bottom"/>
            <w:hideMark/>
          </w:tcPr>
          <w:p w14:paraId="1DC9C60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0.9662</w:t>
            </w:r>
          </w:p>
        </w:tc>
        <w:tc>
          <w:tcPr>
            <w:tcW w:w="916" w:type="dxa"/>
            <w:shd w:val="clear" w:color="auto" w:fill="auto"/>
            <w:noWrap/>
            <w:vAlign w:val="bottom"/>
            <w:hideMark/>
          </w:tcPr>
          <w:p w14:paraId="60BDD480"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6D8E1EEB"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13.14</w:t>
            </w:r>
          </w:p>
        </w:tc>
        <w:tc>
          <w:tcPr>
            <w:tcW w:w="1137" w:type="dxa"/>
            <w:shd w:val="clear" w:color="auto" w:fill="auto"/>
            <w:noWrap/>
            <w:vAlign w:val="bottom"/>
            <w:hideMark/>
          </w:tcPr>
          <w:p w14:paraId="00451735"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9.95</w:t>
            </w:r>
          </w:p>
        </w:tc>
        <w:tc>
          <w:tcPr>
            <w:tcW w:w="831" w:type="dxa"/>
            <w:shd w:val="clear" w:color="auto" w:fill="auto"/>
            <w:noWrap/>
            <w:vAlign w:val="bottom"/>
            <w:hideMark/>
          </w:tcPr>
          <w:p w14:paraId="75980D37"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24.04</w:t>
            </w:r>
          </w:p>
        </w:tc>
      </w:tr>
    </w:tbl>
    <w:p w14:paraId="26F09AD0" w14:textId="77777777" w:rsidR="00302DFB" w:rsidRDefault="00302DFB" w:rsidP="004A4644">
      <w:pPr>
        <w:rPr>
          <w:rFonts w:eastAsiaTheme="minorEastAsia"/>
          <w:lang w:val="en-US"/>
        </w:rPr>
      </w:pPr>
    </w:p>
    <w:p w14:paraId="535B7063" w14:textId="39A31B5D" w:rsidR="008A1408" w:rsidRPr="00983069" w:rsidRDefault="00983069" w:rsidP="004A4644">
      <w:pPr>
        <w:rPr>
          <w:rFonts w:eastAsiaTheme="minorEastAsia"/>
          <w:lang w:val="en-US"/>
        </w:rPr>
      </w:pPr>
      <w:r w:rsidRPr="00983069">
        <w:rPr>
          <w:rFonts w:eastAsiaTheme="minorEastAsia"/>
        </w:rPr>
        <w:t xml:space="preserve">These results confirm that high-performance models can be selected based on both F1 score and efficiency, ensuring an optimal balance between accuracy and computational speed. XGBoost consistently maintained superior efficiency, making it the preferred choice for real-time applications such as intrusion detection systems, where timely responses are as important as predictive performance. While RF models can still provide </w:t>
      </w:r>
      <w:r w:rsidRPr="00983069">
        <w:rPr>
          <w:rFonts w:eastAsiaTheme="minorEastAsia"/>
        </w:rPr>
        <w:lastRenderedPageBreak/>
        <w:t>good accuracy, their much higher computational costs make them less suitable for time-sensitive applications.</w:t>
      </w:r>
    </w:p>
    <w:p w14:paraId="375EF504" w14:textId="77777777" w:rsidR="006C1E69" w:rsidRPr="00915D89" w:rsidRDefault="006C1E69" w:rsidP="00915D89">
      <w:pPr>
        <w:rPr>
          <w:rFonts w:eastAsiaTheme="minorEastAsia"/>
          <w:lang w:val="en-US"/>
        </w:rPr>
      </w:pPr>
    </w:p>
    <w:p w14:paraId="183D5BD1" w14:textId="586092A9" w:rsidR="00915D89" w:rsidRPr="00915D89" w:rsidRDefault="00915D89" w:rsidP="00915D89">
      <w:pPr>
        <w:pStyle w:val="Heading2"/>
        <w:rPr>
          <w:rFonts w:eastAsiaTheme="minorEastAsia"/>
        </w:rPr>
      </w:pPr>
      <w:bookmarkStart w:id="67" w:name="_Toc192164969"/>
      <w:r w:rsidRPr="00915D89">
        <w:rPr>
          <w:rFonts w:eastAsiaTheme="minorEastAsia"/>
        </w:rPr>
        <w:t>Summary of Findings</w:t>
      </w:r>
      <w:bookmarkEnd w:id="67"/>
    </w:p>
    <w:p w14:paraId="6FE8EC1C" w14:textId="77777777" w:rsidR="00F65589" w:rsidRPr="00F65589" w:rsidRDefault="00F65589" w:rsidP="00F65589">
      <w:pPr>
        <w:rPr>
          <w:rFonts w:eastAsiaTheme="minorEastAsia"/>
          <w:lang w:val="en-US"/>
        </w:rPr>
      </w:pPr>
      <w:bookmarkStart w:id="68" w:name="_Toc192164970"/>
      <w:r w:rsidRPr="00F65589">
        <w:rPr>
          <w:rFonts w:eastAsiaTheme="minorEastAsia"/>
          <w:lang w:val="en-US"/>
        </w:rPr>
        <w:t>This study evaluates the impact of feature selection, classifier choice, and computational efficiency on model performance for intrusion detection in gas pipeline SCADA systems, focusing on the Response dataset, which contains 12 features. The results confirm that models retaining 8 to 10 features achieved the highest F1 scores, balancing predictive accuracy and computational efficiency. Feature reduction below 6 features led to a significant decline in performance, reinforcing the importance of retaining key predictive attributes. While removing redundant features improved efficiency, eliminating too many features degraded classification accuracy.</w:t>
      </w:r>
    </w:p>
    <w:p w14:paraId="55B6F0EC" w14:textId="77777777" w:rsidR="00F65589" w:rsidRPr="00F65589" w:rsidRDefault="00F65589" w:rsidP="00F65589">
      <w:pPr>
        <w:rPr>
          <w:rFonts w:eastAsiaTheme="minorEastAsia"/>
          <w:lang w:val="en-US"/>
        </w:rPr>
      </w:pPr>
      <w:r w:rsidRPr="00F65589">
        <w:rPr>
          <w:rFonts w:eastAsiaTheme="minorEastAsia"/>
          <w:lang w:val="en-US"/>
        </w:rPr>
        <w:t>Feature selection techniques played a critical role in determining model performance. Recursive Feature Elimination (RFE) and Weighted Feature Importance (WFI) consistently yielded the best results, with RFE slightly outperforming other selection methods. Removal-based techniques, such as rem_2 and rem_3, demonstrated that some features could be discarded without a major loss in accuracy. However, when more than 6 features were removed, a clear performance decline was observed, confirming the importance of certain key attributes in the dataset.</w:t>
      </w:r>
    </w:p>
    <w:p w14:paraId="47AA72EA" w14:textId="6C25F92C" w:rsidR="003D0E0D" w:rsidRDefault="00F65589" w:rsidP="009E55C0">
      <w:pPr>
        <w:rPr>
          <w:rFonts w:eastAsiaTheme="minorEastAsia"/>
          <w:lang w:val="en-US"/>
        </w:rPr>
      </w:pPr>
      <w:r w:rsidRPr="00F65589">
        <w:rPr>
          <w:rFonts w:eastAsiaTheme="minorEastAsia"/>
          <w:lang w:val="en-US"/>
        </w:rPr>
        <w:t>The results also highlight differences in classifier performance. Random Forest (RF) outperformed XGBoost (XGB) across most feature selection methods, particularly in scenarios where fewer than 9 features were retained. However, XGB demonstrated superior computational efficiency, completing training and evaluation in significantly less time than RF models. While XGB remained competitive in terms of F1 score, its best configuration (F1 = 0.9673) did not match the top RF models (F1 = 0.9811), indicating that RF maintains superior classification accuracy when working with limited features.</w:t>
      </w:r>
    </w:p>
    <w:p w14:paraId="283DDF12" w14:textId="77777777" w:rsidR="00F65589" w:rsidRPr="003D0E0D" w:rsidRDefault="00F65589" w:rsidP="009E55C0">
      <w:pPr>
        <w:rPr>
          <w:rFonts w:eastAsiaTheme="minorEastAsia"/>
          <w:lang w:val="en-US"/>
        </w:rPr>
      </w:pPr>
    </w:p>
    <w:p w14:paraId="21105474" w14:textId="6AD210CB" w:rsidR="006C15D3" w:rsidRDefault="006C15D3" w:rsidP="00AF314F">
      <w:pPr>
        <w:pStyle w:val="Heading3"/>
        <w:spacing w:line="360" w:lineRule="auto"/>
        <w:rPr>
          <w:rFonts w:eastAsiaTheme="minorEastAsia"/>
        </w:rPr>
      </w:pPr>
      <w:r w:rsidRPr="006C15D3">
        <w:rPr>
          <w:rFonts w:eastAsiaTheme="minorEastAsia"/>
        </w:rPr>
        <w:lastRenderedPageBreak/>
        <w:t>Key Observations</w:t>
      </w:r>
      <w:bookmarkEnd w:id="68"/>
    </w:p>
    <w:p w14:paraId="42CC436F" w14:textId="77777777" w:rsidR="00F65589" w:rsidRPr="00F65589" w:rsidRDefault="00F65589" w:rsidP="00F65589">
      <w:pPr>
        <w:rPr>
          <w:rFonts w:eastAsiaTheme="minorEastAsia"/>
          <w:lang w:val="en-US"/>
        </w:rPr>
      </w:pPr>
      <w:r w:rsidRPr="00F65589">
        <w:rPr>
          <w:rFonts w:eastAsiaTheme="minorEastAsia"/>
          <w:lang w:val="en-US"/>
        </w:rPr>
        <w:t>The feature ranking analysis revealed that Weighted Feature Importance (WFI) and Statistical Properties (SP) were among the most effective methods for identifying the most informative features. Models utilizing WFI-based feature selection consistently achieved high F1 scores, particularly when paired with Random Forest, demonstrating the effectiveness of ranking-guided feature elimination. The best-performing model recorded an F1 score of 0.9811 using WFI-XGB with RF, reinforcing the importance of strategic feature selection in optimizing predictive performance.</w:t>
      </w:r>
    </w:p>
    <w:p w14:paraId="3143C707" w14:textId="77777777" w:rsidR="00F65589" w:rsidRPr="00F65589" w:rsidRDefault="00F65589" w:rsidP="00F65589">
      <w:pPr>
        <w:rPr>
          <w:rFonts w:eastAsiaTheme="minorEastAsia"/>
          <w:lang w:val="en-US"/>
        </w:rPr>
      </w:pPr>
      <w:r w:rsidRPr="00F65589">
        <w:rPr>
          <w:rFonts w:eastAsiaTheme="minorEastAsia"/>
          <w:lang w:val="en-US"/>
        </w:rPr>
        <w:t>Computational efficiency varied significantly between XGBoost and Random Forest. XGBoost consistently required less processing time, particularly when working with fewer than 9 features. In contrast, RF models took significantly longer to train and evaluate, with some high-F1 configurations requiring over 80 seconds, whereas comparable XGB models completed in under 20 seconds. This highlights the trade-off between RF’s superior classification accuracy and XGB’s faster computation times, making XGB more suitable for time-sensitive applications.</w:t>
      </w:r>
    </w:p>
    <w:p w14:paraId="103718E2" w14:textId="77777777" w:rsidR="00F65589" w:rsidRPr="00F65589" w:rsidRDefault="00F65589" w:rsidP="00F65589">
      <w:pPr>
        <w:rPr>
          <w:rFonts w:eastAsiaTheme="minorEastAsia"/>
          <w:lang w:val="en-US"/>
        </w:rPr>
      </w:pPr>
      <w:r w:rsidRPr="00F65589">
        <w:rPr>
          <w:rFonts w:eastAsiaTheme="minorEastAsia"/>
          <w:lang w:val="en-US"/>
        </w:rPr>
        <w:t xml:space="preserve">Feature removal analysis showed that eliminating low-importance features such as Control Scheme, Solenoid, and Pump had </w:t>
      </w:r>
      <w:proofErr w:type="gramStart"/>
      <w:r w:rsidRPr="00F65589">
        <w:rPr>
          <w:rFonts w:eastAsiaTheme="minorEastAsia"/>
          <w:lang w:val="en-US"/>
        </w:rPr>
        <w:t>minimal</w:t>
      </w:r>
      <w:proofErr w:type="gramEnd"/>
      <w:r w:rsidRPr="00F65589">
        <w:rPr>
          <w:rFonts w:eastAsiaTheme="minorEastAsia"/>
          <w:lang w:val="en-US"/>
        </w:rPr>
        <w:t xml:space="preserve"> impact on model performance. These features were consistently discarded in high-ranking models, suggesting they contributed little to predictive accuracy. However, removing more than 6 features led to a gradual decline in classification performance, confirming that certain attributes play a crucial role in maintaining model effectiveness.</w:t>
      </w:r>
    </w:p>
    <w:p w14:paraId="2CC25891" w14:textId="77777777" w:rsidR="00F65589" w:rsidRPr="00F65589" w:rsidRDefault="00F65589" w:rsidP="00F65589">
      <w:pPr>
        <w:rPr>
          <w:rFonts w:eastAsiaTheme="minorEastAsia"/>
          <w:lang w:val="en-US"/>
        </w:rPr>
      </w:pPr>
      <w:r w:rsidRPr="00F65589">
        <w:rPr>
          <w:rFonts w:eastAsiaTheme="minorEastAsia"/>
          <w:lang w:val="en-US"/>
        </w:rPr>
        <w:t xml:space="preserve">An important finding was RF’s resilience to extreme feature constraints. A Random Forest model with only 3 features (F1 = 0.9642) still outperformed multiple XGBoost models retaining 9 features, highlighting RF’s ability to maintain strong classification accuracy despite aggressive feature reduction. On the other hand, XGBoost models struggled to achieve comparable performance even when more features were retained, reinforcing RF’s robustness in feature-limited scenarios. These findings confirm that while XGBoost </w:t>
      </w:r>
      <w:r w:rsidRPr="00F65589">
        <w:rPr>
          <w:rFonts w:eastAsiaTheme="minorEastAsia"/>
          <w:lang w:val="en-US"/>
        </w:rPr>
        <w:lastRenderedPageBreak/>
        <w:t>offers efficiency, Random Forest remains the superior choice for maintaining high classification accuracy in this dataset.</w:t>
      </w:r>
    </w:p>
    <w:p w14:paraId="5E2C8832" w14:textId="61853322" w:rsidR="007F41CC" w:rsidRPr="007F41CC" w:rsidRDefault="007F41CC" w:rsidP="007F41CC">
      <w:pPr>
        <w:rPr>
          <w:rFonts w:eastAsiaTheme="minorEastAsia"/>
          <w:lang w:val="en-US"/>
        </w:rPr>
      </w:pP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9" w:name="_Toc192164971"/>
      <w:r w:rsidRPr="006C15D3">
        <w:rPr>
          <w:rFonts w:eastAsiaTheme="minorEastAsia"/>
        </w:rPr>
        <w:t>Summary of Best-Performing Configurations</w:t>
      </w:r>
      <w:bookmarkEnd w:id="69"/>
    </w:p>
    <w:p w14:paraId="2A36C8A8" w14:textId="132459D2" w:rsidR="00D4780F" w:rsidRPr="00D4780F" w:rsidRDefault="00D4780F" w:rsidP="00D4780F">
      <w:pPr>
        <w:rPr>
          <w:rFonts w:eastAsiaTheme="minorEastAsia"/>
          <w:lang w:val="en-US"/>
        </w:rPr>
      </w:pPr>
      <w:r w:rsidRPr="00D4780F">
        <w:rPr>
          <w:rFonts w:eastAsiaTheme="minorEastAsia"/>
          <w:lang w:val="en-US"/>
        </w:rPr>
        <w:t xml:space="preserve">The best-performing configurations focused on using RFE and SPFS feature selection methods with </w:t>
      </w:r>
      <w:r w:rsidR="009E55C0">
        <w:rPr>
          <w:rFonts w:eastAsiaTheme="minorEastAsia"/>
          <w:lang w:val="en-US"/>
        </w:rPr>
        <w:t>the Random Forest model</w:t>
      </w:r>
      <w:r w:rsidRPr="00D4780F">
        <w:rPr>
          <w:rFonts w:eastAsiaTheme="minorEastAsia"/>
          <w:lang w:val="en-US"/>
        </w:rPr>
        <w:t>. The top-ranked models consistently achieved F1 scores a</w:t>
      </w:r>
      <w:r w:rsidR="00FD6829">
        <w:rPr>
          <w:rFonts w:eastAsiaTheme="minorEastAsia"/>
          <w:lang w:val="en-US"/>
        </w:rPr>
        <w:t>round</w:t>
      </w:r>
      <w:r w:rsidRPr="00D4780F">
        <w:rPr>
          <w:rFonts w:eastAsiaTheme="minorEastAsia"/>
          <w:lang w:val="en-US"/>
        </w:rPr>
        <w:t xml:space="preserve"> 0.9</w:t>
      </w:r>
      <w:r w:rsidR="009E55C0">
        <w:rPr>
          <w:rFonts w:eastAsiaTheme="minorEastAsia"/>
          <w:lang w:val="en-US"/>
        </w:rPr>
        <w:t>8</w:t>
      </w:r>
      <w:r w:rsidRPr="00D4780F">
        <w:rPr>
          <w:rFonts w:eastAsiaTheme="minorEastAsia"/>
          <w:lang w:val="en-US"/>
        </w:rPr>
        <w:t xml:space="preserve">, with the highest F1 score </w:t>
      </w:r>
      <w:r w:rsidR="00FD6829">
        <w:rPr>
          <w:rFonts w:eastAsiaTheme="minorEastAsia"/>
          <w:lang w:val="en-US"/>
        </w:rPr>
        <w:t xml:space="preserve">at </w:t>
      </w:r>
      <w:r w:rsidRPr="00D4780F">
        <w:rPr>
          <w:rFonts w:eastAsiaTheme="minorEastAsia"/>
          <w:lang w:val="en-US"/>
        </w:rPr>
        <w:t>0.9</w:t>
      </w:r>
      <w:r w:rsidR="00FD6829">
        <w:rPr>
          <w:rFonts w:eastAsiaTheme="minorEastAsia"/>
          <w:lang w:val="en-US"/>
        </w:rPr>
        <w:t>806</w:t>
      </w:r>
      <w:r w:rsidRPr="00D4780F">
        <w:rPr>
          <w:rFonts w:eastAsiaTheme="minorEastAsia"/>
          <w:lang w:val="en-US"/>
        </w:rPr>
        <w:t xml:space="preserve"> obtained using WFI-</w:t>
      </w:r>
      <w:r w:rsidR="00FD6829">
        <w:rPr>
          <w:rFonts w:eastAsiaTheme="minorEastAsia"/>
          <w:lang w:val="en-US"/>
        </w:rPr>
        <w:t>RF</w:t>
      </w:r>
      <w:r w:rsidRPr="00D4780F">
        <w:rPr>
          <w:rFonts w:eastAsiaTheme="minorEastAsia"/>
          <w:lang w:val="en-US"/>
        </w:rPr>
        <w:t xml:space="preserve"> combined with RFE</w:t>
      </w:r>
      <w:r w:rsidR="00FD6829">
        <w:rPr>
          <w:rFonts w:eastAsiaTheme="minorEastAsia"/>
          <w:lang w:val="en-US"/>
        </w:rPr>
        <w:t xml:space="preserve"> and a Random Forest model</w:t>
      </w:r>
      <w:r w:rsidRPr="00D4780F">
        <w:rPr>
          <w:rFonts w:eastAsiaTheme="minorEastAsia"/>
          <w:lang w:val="en-US"/>
        </w:rPr>
        <w:t>. The graph below visualizes the best-performing configurations, illustrating that models retaining 1</w:t>
      </w:r>
      <w:r w:rsidR="00FD6829">
        <w:rPr>
          <w:rFonts w:eastAsiaTheme="minorEastAsia"/>
          <w:lang w:val="en-US"/>
        </w:rPr>
        <w:t>0</w:t>
      </w:r>
      <w:r w:rsidRPr="00D4780F">
        <w:rPr>
          <w:rFonts w:eastAsiaTheme="minorEastAsia"/>
          <w:lang w:val="en-US"/>
        </w:rPr>
        <w:t xml:space="preserve"> to 1</w:t>
      </w:r>
      <w:r w:rsidR="00FD6829">
        <w:rPr>
          <w:rFonts w:eastAsiaTheme="minorEastAsia"/>
          <w:lang w:val="en-US"/>
        </w:rPr>
        <w:t>1</w:t>
      </w:r>
      <w:r w:rsidRPr="00D4780F">
        <w:rPr>
          <w:rFonts w:eastAsiaTheme="minorEastAsia"/>
          <w:lang w:val="en-US"/>
        </w:rPr>
        <w:t xml:space="preserve"> features generally performed the best.</w:t>
      </w:r>
    </w:p>
    <w:p w14:paraId="79575F81" w14:textId="226DA871" w:rsidR="004C694C" w:rsidRDefault="007307F3" w:rsidP="004C694C">
      <w:pPr>
        <w:pStyle w:val="NormalWeb"/>
        <w:keepNext/>
        <w:spacing w:line="360" w:lineRule="auto"/>
      </w:pPr>
      <w:r>
        <w:rPr>
          <w:noProof/>
        </w:rPr>
        <w:lastRenderedPageBreak/>
        <w:drawing>
          <wp:inline distT="0" distB="0" distL="0" distR="0" wp14:anchorId="486B99E8" wp14:editId="30901475">
            <wp:extent cx="5943600" cy="4184650"/>
            <wp:effectExtent l="0" t="0" r="0" b="6350"/>
            <wp:docPr id="1755445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6FF98AAE" w14:textId="7303071D" w:rsidR="00FB7745" w:rsidRDefault="004C694C" w:rsidP="004C694C">
      <w:pPr>
        <w:pStyle w:val="Caption"/>
      </w:pPr>
      <w:bookmarkStart w:id="70" w:name="_Toc193097222"/>
      <w:r>
        <w:t xml:space="preserve">Figure </w:t>
      </w:r>
      <w:fldSimple w:instr=" SEQ Figure \* ARABIC ">
        <w:r w:rsidR="00C230BB">
          <w:rPr>
            <w:noProof/>
          </w:rPr>
          <w:t>9</w:t>
        </w:r>
      </w:fldSimple>
      <w:r>
        <w:t xml:space="preserve"> </w:t>
      </w:r>
      <w:r w:rsidRPr="002373C8">
        <w:t>Graph showing all combinations best F1-Score</w:t>
      </w:r>
      <w:bookmarkEnd w:id="70"/>
    </w:p>
    <w:p w14:paraId="24064D9A" w14:textId="77777777" w:rsidR="00D4780F" w:rsidRPr="00D4780F" w:rsidRDefault="00D4780F" w:rsidP="00D4780F"/>
    <w:p w14:paraId="74A19B51" w14:textId="1D0623F8" w:rsidR="00D4780F" w:rsidRPr="00D4780F" w:rsidRDefault="00D4780F" w:rsidP="00D4780F">
      <w:pPr>
        <w:rPr>
          <w:rFonts w:eastAsiaTheme="minorEastAsia"/>
          <w:lang w:val="en-US"/>
        </w:rPr>
      </w:pPr>
      <w:r w:rsidRPr="00D4780F">
        <w:rPr>
          <w:rFonts w:eastAsiaTheme="minorEastAsia"/>
          <w:lang w:val="en-US"/>
        </w:rPr>
        <w:t>The most effective configurations were those that balanced feature selection and ranking methods while maintaining computational efficiency. Models that retained 1</w:t>
      </w:r>
      <w:r w:rsidR="00FD6829">
        <w:rPr>
          <w:rFonts w:eastAsiaTheme="minorEastAsia"/>
          <w:lang w:val="en-US"/>
        </w:rPr>
        <w:t>0</w:t>
      </w:r>
      <w:r w:rsidRPr="00D4780F">
        <w:rPr>
          <w:rFonts w:eastAsiaTheme="minorEastAsia"/>
          <w:lang w:val="en-US"/>
        </w:rPr>
        <w:t xml:space="preserve"> or 1</w:t>
      </w:r>
      <w:r w:rsidR="00FD6829">
        <w:rPr>
          <w:rFonts w:eastAsiaTheme="minorEastAsia"/>
          <w:lang w:val="en-US"/>
        </w:rPr>
        <w:t>1</w:t>
      </w:r>
      <w:r w:rsidRPr="00D4780F">
        <w:rPr>
          <w:rFonts w:eastAsiaTheme="minorEastAsia"/>
          <w:lang w:val="en-US"/>
        </w:rPr>
        <w:t xml:space="preserve"> features using WFI-</w:t>
      </w:r>
      <w:r w:rsidR="00FD6829">
        <w:rPr>
          <w:rFonts w:eastAsiaTheme="minorEastAsia"/>
          <w:lang w:val="en-US"/>
        </w:rPr>
        <w:t>RF</w:t>
      </w:r>
      <w:r w:rsidRPr="00D4780F">
        <w:rPr>
          <w:rFonts w:eastAsiaTheme="minorEastAsia"/>
          <w:lang w:val="en-US"/>
        </w:rPr>
        <w:t xml:space="preserve"> and </w:t>
      </w:r>
      <w:r w:rsidR="00FD6829">
        <w:rPr>
          <w:rFonts w:eastAsiaTheme="minorEastAsia"/>
          <w:lang w:val="en-US"/>
        </w:rPr>
        <w:t>RFE</w:t>
      </w:r>
      <w:r w:rsidRPr="00D4780F">
        <w:rPr>
          <w:rFonts w:eastAsiaTheme="minorEastAsia"/>
          <w:lang w:val="en-US"/>
        </w:rPr>
        <w:t xml:space="preserve"> consistently outperformed others, achieving both high accuracy and efficiency. While RF-based models</w:t>
      </w:r>
      <w:r w:rsidR="00A414E7">
        <w:rPr>
          <w:rFonts w:eastAsiaTheme="minorEastAsia"/>
          <w:lang w:val="en-US"/>
        </w:rPr>
        <w:t xml:space="preserve"> achieved a greater F1 score on average</w:t>
      </w:r>
      <w:r w:rsidRPr="00D4780F">
        <w:rPr>
          <w:rFonts w:eastAsiaTheme="minorEastAsia"/>
          <w:lang w:val="en-US"/>
        </w:rPr>
        <w:t>, their significantly higher computational time ma</w:t>
      </w:r>
      <w:r w:rsidR="00A414E7">
        <w:rPr>
          <w:rFonts w:eastAsiaTheme="minorEastAsia"/>
          <w:lang w:val="en-US"/>
        </w:rPr>
        <w:t>kes</w:t>
      </w:r>
      <w:r w:rsidRPr="00D4780F">
        <w:rPr>
          <w:rFonts w:eastAsiaTheme="minorEastAsia"/>
          <w:lang w:val="en-US"/>
        </w:rPr>
        <w:t xml:space="preserve"> them less suitable for real-time applications.</w:t>
      </w:r>
    </w:p>
    <w:p w14:paraId="76D07AA4" w14:textId="77777777" w:rsidR="00D4780F" w:rsidRPr="00D4780F" w:rsidRDefault="00D4780F" w:rsidP="00D4780F">
      <w:pPr>
        <w:rPr>
          <w:rFonts w:eastAsiaTheme="minorEastAsia"/>
          <w:lang w:val="en-US"/>
        </w:rPr>
      </w:pPr>
      <w:r w:rsidRPr="00D4780F">
        <w:rPr>
          <w:rFonts w:eastAsiaTheme="minorEastAsia"/>
          <w:lang w:val="en-US"/>
        </w:rPr>
        <w:t xml:space="preserve">The results validate the effectiveness of a structured feature selection approach, confirming that an optimal balance of features, ranking methods, and classifiers leads to superior model performance. These findings serve as a guideline for designing efficient </w:t>
      </w:r>
      <w:r w:rsidRPr="00D4780F">
        <w:rPr>
          <w:rFonts w:eastAsiaTheme="minorEastAsia"/>
          <w:lang w:val="en-US"/>
        </w:rPr>
        <w:lastRenderedPageBreak/>
        <w:t>machine learning models in SCADA intrusion detection systems, ensuring both accuracy and computational feasibility.</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71" w:name="_Toc192164972"/>
      <w:r w:rsidRPr="00857050">
        <w:t>Conclusion</w:t>
      </w:r>
      <w:bookmarkEnd w:id="71"/>
    </w:p>
    <w:p w14:paraId="5167970F" w14:textId="77777777" w:rsidR="005F160C" w:rsidRPr="005F160C" w:rsidRDefault="005F160C" w:rsidP="005F160C">
      <w:pPr>
        <w:rPr>
          <w:rFonts w:eastAsiaTheme="minorEastAsia"/>
          <w:lang w:val="en-US"/>
        </w:rPr>
      </w:pPr>
      <w:r w:rsidRPr="005F160C">
        <w:rPr>
          <w:rFonts w:eastAsiaTheme="minorEastAsia"/>
          <w:lang w:val="en-US"/>
        </w:rPr>
        <w:t>This study applied the RS-BMLMS (Robust Strategy for Best Machine Learning Model Selection) methodology to enhance intrusion detection in gas pipeline SCADA systems. Key findings emphasize the importance of effectively combining feature selection, ranking methods, and classifiers to optimize accuracy and computational efficiency. Optimal performance was achieved using models retaining 8 to 10 features, with Recursive Feature Elimination (RFE) and Sequential Progressive Feature Selection (SPFS) proving most effective. Removal-based methods (e.g., rem_2 to rem_4) demonstrated that some features could be safely removed; however, eliminating more than six features caused significant accuracy drops.</w:t>
      </w:r>
    </w:p>
    <w:p w14:paraId="0E1AEEBF" w14:textId="77777777" w:rsidR="005F160C" w:rsidRPr="005F160C" w:rsidRDefault="005F160C" w:rsidP="005F160C">
      <w:pPr>
        <w:rPr>
          <w:rFonts w:eastAsiaTheme="minorEastAsia"/>
          <w:lang w:val="en-US"/>
        </w:rPr>
      </w:pPr>
      <w:r w:rsidRPr="005F160C">
        <w:rPr>
          <w:rFonts w:eastAsiaTheme="minorEastAsia"/>
          <w:lang w:val="en-US"/>
        </w:rPr>
        <w:t>Classifier comparisons showed Random Forest (RF) consistently achieved higher predictive accuracy and F1 scores compared to XGBoost (XGB), even under substantial feature reduction. RF displayed remarkable resilience, maintaining high accuracy with as few as three features, whereas XGB experienced notable performance declines with reduced features. Nevertheless, XGB demonstrated significantly better computational efficiency, making it ideal for real-time detection scenarios.</w:t>
      </w:r>
    </w:p>
    <w:p w14:paraId="3A45D620" w14:textId="77777777" w:rsidR="005F160C" w:rsidRPr="005F160C" w:rsidRDefault="005F160C" w:rsidP="005F160C">
      <w:pPr>
        <w:rPr>
          <w:rFonts w:eastAsiaTheme="minorEastAsia"/>
          <w:lang w:val="en-US"/>
        </w:rPr>
      </w:pPr>
      <w:r w:rsidRPr="005F160C">
        <w:rPr>
          <w:rFonts w:eastAsiaTheme="minorEastAsia"/>
          <w:lang w:val="en-US"/>
        </w:rPr>
        <w:t>Feature ranking methods such as Weighted Feature Importance (WFI) and Statistical Properties (SP) were highly effective, particularly when integrated with RFE-based feature selection techniques, leading to the highest F1 score (0.9811). Features like Control Scheme, Solenoid, and Pump consistently had minimal predictive impact and were frequently removed without harming accuracy.</w:t>
      </w:r>
    </w:p>
    <w:p w14:paraId="24346111" w14:textId="77777777" w:rsidR="005F160C" w:rsidRPr="005F160C" w:rsidRDefault="005F160C" w:rsidP="005F160C">
      <w:pPr>
        <w:rPr>
          <w:rFonts w:eastAsiaTheme="minorEastAsia"/>
          <w:lang w:val="en-US"/>
        </w:rPr>
      </w:pPr>
      <w:r w:rsidRPr="005F160C">
        <w:rPr>
          <w:rFonts w:eastAsiaTheme="minorEastAsia"/>
          <w:lang w:val="en-US"/>
        </w:rPr>
        <w:t xml:space="preserve">Overall, the RS-BMLMS methodology provided a structured, repeatable framework that optimized intrusion detection model performance, highlighting RF’s accuracy advantage </w:t>
      </w:r>
      <w:r w:rsidRPr="005F160C">
        <w:rPr>
          <w:rFonts w:eastAsiaTheme="minorEastAsia"/>
          <w:lang w:val="en-US"/>
        </w:rPr>
        <w:lastRenderedPageBreak/>
        <w:t>and robustness in feature-limited scenarios, and XGB’s strength in computational speed. Future research could further refine these approaches by exploring additional feature-ranking and optimization techniques.</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72" w:name="_Toc192164973"/>
      <w:r w:rsidRPr="524D1CB7">
        <w:t xml:space="preserve">Scope of Future </w:t>
      </w:r>
      <w:proofErr w:type="spellStart"/>
      <w:r w:rsidRPr="524D1CB7">
        <w:t>Research</w:t>
      </w:r>
      <w:r w:rsidRPr="524D1CB7">
        <w:rPr>
          <w:vertAlign w:val="superscript"/>
        </w:rPr>
        <w:t>e</w:t>
      </w:r>
      <w:bookmarkEnd w:id="72"/>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73" w:name="_Toc192164974"/>
      <w:r w:rsidRPr="006834D3">
        <w:t>References</w:t>
      </w:r>
      <w:bookmarkEnd w:id="73"/>
    </w:p>
    <w:p w14:paraId="1EBC0814" w14:textId="6E49F6D7" w:rsidR="00FE2034" w:rsidRPr="00762BCD" w:rsidRDefault="524D1CB7" w:rsidP="00AF314F">
      <w:bookmarkStart w:id="74"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74"/>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75" w:name="_Toc192164975"/>
      <w:bookmarkStart w:id="76" w:name="_Hlk64541123"/>
      <w:r w:rsidRPr="009825C1">
        <w:t>Appendix A</w:t>
      </w:r>
      <w:r>
        <w:t>: xxx</w:t>
      </w:r>
      <w:bookmarkEnd w:id="75"/>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lastRenderedPageBreak/>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76"/>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lastRenderedPageBreak/>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lastRenderedPageBreak/>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46590AC2" w:rsidR="00481709" w:rsidRPr="00481709" w:rsidRDefault="00481709" w:rsidP="00481709">
      <w:pPr>
        <w:rPr>
          <w:i/>
          <w:iCs/>
        </w:rPr>
      </w:pPr>
      <w:bookmarkStart w:id="77" w:name="_Toc193097237"/>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584247">
        <w:rPr>
          <w:i/>
          <w:iCs/>
          <w:noProof/>
        </w:rPr>
        <w:t>13</w:t>
      </w:r>
      <w:r w:rsidRPr="00481709">
        <w:rPr>
          <w:i/>
          <w:iCs/>
        </w:rPr>
        <w:fldChar w:fldCharType="end"/>
      </w:r>
      <w:r w:rsidRPr="00481709">
        <w:rPr>
          <w:i/>
          <w:iCs/>
        </w:rPr>
        <w:t xml:space="preserve"> Full Evaluation Log csv file</w:t>
      </w:r>
      <w:bookmarkEnd w:id="77"/>
    </w:p>
    <w:tbl>
      <w:tblPr>
        <w:tblW w:w="11304"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040"/>
        <w:gridCol w:w="760"/>
        <w:gridCol w:w="1012"/>
        <w:gridCol w:w="1171"/>
        <w:gridCol w:w="1029"/>
        <w:gridCol w:w="1041"/>
        <w:gridCol w:w="943"/>
        <w:gridCol w:w="1054"/>
        <w:gridCol w:w="1137"/>
        <w:gridCol w:w="1054"/>
      </w:tblGrid>
      <w:tr w:rsidR="009D298D" w:rsidRPr="009D298D" w14:paraId="13C43895" w14:textId="77777777" w:rsidTr="009D298D">
        <w:trPr>
          <w:trHeight w:val="300"/>
        </w:trPr>
        <w:tc>
          <w:tcPr>
            <w:tcW w:w="1063" w:type="dxa"/>
            <w:shd w:val="clear" w:color="auto" w:fill="auto"/>
            <w:noWrap/>
            <w:vAlign w:val="bottom"/>
            <w:hideMark/>
          </w:tcPr>
          <w:p w14:paraId="32644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4D1E4F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1EDBB6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6DE46D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Average Type</w:t>
            </w:r>
          </w:p>
        </w:tc>
        <w:tc>
          <w:tcPr>
            <w:tcW w:w="1171" w:type="dxa"/>
            <w:shd w:val="clear" w:color="auto" w:fill="auto"/>
            <w:noWrap/>
            <w:vAlign w:val="bottom"/>
            <w:hideMark/>
          </w:tcPr>
          <w:p w14:paraId="6F3F86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2911A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Accuracy</w:t>
            </w:r>
          </w:p>
        </w:tc>
        <w:tc>
          <w:tcPr>
            <w:tcW w:w="1041" w:type="dxa"/>
            <w:shd w:val="clear" w:color="auto" w:fill="auto"/>
            <w:noWrap/>
            <w:vAlign w:val="bottom"/>
            <w:hideMark/>
          </w:tcPr>
          <w:p w14:paraId="008892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00F1C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5796CB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F0385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552BFE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Total Time</w:t>
            </w:r>
          </w:p>
        </w:tc>
      </w:tr>
      <w:tr w:rsidR="009D298D" w:rsidRPr="009D298D" w14:paraId="7C91A5E1" w14:textId="77777777" w:rsidTr="009D298D">
        <w:trPr>
          <w:trHeight w:val="300"/>
        </w:trPr>
        <w:tc>
          <w:tcPr>
            <w:tcW w:w="1063" w:type="dxa"/>
            <w:shd w:val="clear" w:color="auto" w:fill="auto"/>
            <w:noWrap/>
            <w:vAlign w:val="bottom"/>
            <w:hideMark/>
          </w:tcPr>
          <w:p w14:paraId="5740AD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73D6B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6246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74123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0BC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682DB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40372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1AA5CE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F3B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1DBFC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7F7312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162.0835</w:t>
            </w:r>
          </w:p>
        </w:tc>
      </w:tr>
      <w:tr w:rsidR="009D298D" w:rsidRPr="009D298D" w14:paraId="263616D1" w14:textId="77777777" w:rsidTr="009D298D">
        <w:trPr>
          <w:trHeight w:val="300"/>
        </w:trPr>
        <w:tc>
          <w:tcPr>
            <w:tcW w:w="1063" w:type="dxa"/>
            <w:shd w:val="clear" w:color="auto" w:fill="auto"/>
            <w:noWrap/>
            <w:vAlign w:val="bottom"/>
            <w:hideMark/>
          </w:tcPr>
          <w:p w14:paraId="57209E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95DE7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2941D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7328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8DF1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0C85D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504276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629DEA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F2D9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7230A4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4F19A7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172.929</w:t>
            </w:r>
          </w:p>
        </w:tc>
      </w:tr>
      <w:tr w:rsidR="009D298D" w:rsidRPr="009D298D" w14:paraId="243BF09A" w14:textId="77777777" w:rsidTr="009D298D">
        <w:trPr>
          <w:trHeight w:val="300"/>
        </w:trPr>
        <w:tc>
          <w:tcPr>
            <w:tcW w:w="1063" w:type="dxa"/>
            <w:shd w:val="clear" w:color="auto" w:fill="auto"/>
            <w:noWrap/>
            <w:vAlign w:val="bottom"/>
            <w:hideMark/>
          </w:tcPr>
          <w:p w14:paraId="5DB25F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0244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5189B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0C3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8AAA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7E043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09A0F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270EC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4046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79EBFC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6D45A7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184.1397</w:t>
            </w:r>
          </w:p>
        </w:tc>
      </w:tr>
      <w:tr w:rsidR="009D298D" w:rsidRPr="009D298D" w14:paraId="5FFFE3E9" w14:textId="77777777" w:rsidTr="009D298D">
        <w:trPr>
          <w:trHeight w:val="300"/>
        </w:trPr>
        <w:tc>
          <w:tcPr>
            <w:tcW w:w="1063" w:type="dxa"/>
            <w:shd w:val="clear" w:color="auto" w:fill="auto"/>
            <w:noWrap/>
            <w:vAlign w:val="bottom"/>
            <w:hideMark/>
          </w:tcPr>
          <w:p w14:paraId="0DC28F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04D7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0BB3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528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9B3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CF629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281246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B64F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68A2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82FAE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384F94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168.9164</w:t>
            </w:r>
          </w:p>
        </w:tc>
      </w:tr>
      <w:tr w:rsidR="009D298D" w:rsidRPr="009D298D" w14:paraId="689C9E0B" w14:textId="77777777" w:rsidTr="009D298D">
        <w:trPr>
          <w:trHeight w:val="300"/>
        </w:trPr>
        <w:tc>
          <w:tcPr>
            <w:tcW w:w="1063" w:type="dxa"/>
            <w:shd w:val="clear" w:color="auto" w:fill="auto"/>
            <w:noWrap/>
            <w:vAlign w:val="bottom"/>
            <w:hideMark/>
          </w:tcPr>
          <w:p w14:paraId="3C031F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D65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0A357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72B7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FC9D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98FD8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5C17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7128E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94C8B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8A39F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5830F1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90.1249</w:t>
            </w:r>
          </w:p>
        </w:tc>
      </w:tr>
      <w:tr w:rsidR="009D298D" w:rsidRPr="009D298D" w14:paraId="570808AC" w14:textId="77777777" w:rsidTr="009D298D">
        <w:trPr>
          <w:trHeight w:val="300"/>
        </w:trPr>
        <w:tc>
          <w:tcPr>
            <w:tcW w:w="1063" w:type="dxa"/>
            <w:shd w:val="clear" w:color="auto" w:fill="auto"/>
            <w:noWrap/>
            <w:vAlign w:val="bottom"/>
            <w:hideMark/>
          </w:tcPr>
          <w:p w14:paraId="408C3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59D4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4434C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DB7F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3C2D4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DA04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9D640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33D188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670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39E74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20F7A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168.692</w:t>
            </w:r>
          </w:p>
        </w:tc>
      </w:tr>
      <w:tr w:rsidR="009D298D" w:rsidRPr="009D298D" w14:paraId="53EB61F0" w14:textId="77777777" w:rsidTr="009D298D">
        <w:trPr>
          <w:trHeight w:val="300"/>
        </w:trPr>
        <w:tc>
          <w:tcPr>
            <w:tcW w:w="1063" w:type="dxa"/>
            <w:shd w:val="clear" w:color="auto" w:fill="auto"/>
            <w:noWrap/>
            <w:vAlign w:val="bottom"/>
            <w:hideMark/>
          </w:tcPr>
          <w:p w14:paraId="70BE36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49AA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130CB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7E9AA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A4689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7A7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1CF0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B3844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A36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EC76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42B279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91.6446</w:t>
            </w:r>
          </w:p>
        </w:tc>
      </w:tr>
      <w:tr w:rsidR="009D298D" w:rsidRPr="009D298D" w14:paraId="2F350D08" w14:textId="77777777" w:rsidTr="009D298D">
        <w:trPr>
          <w:trHeight w:val="300"/>
        </w:trPr>
        <w:tc>
          <w:tcPr>
            <w:tcW w:w="1063" w:type="dxa"/>
            <w:shd w:val="clear" w:color="auto" w:fill="auto"/>
            <w:noWrap/>
            <w:vAlign w:val="bottom"/>
            <w:hideMark/>
          </w:tcPr>
          <w:p w14:paraId="449ACF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28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23B50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95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CBCC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8F4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399D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D77F3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BFF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18A745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6429B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163.1363</w:t>
            </w:r>
          </w:p>
        </w:tc>
      </w:tr>
      <w:tr w:rsidR="009D298D" w:rsidRPr="009D298D" w14:paraId="07A3B02F" w14:textId="77777777" w:rsidTr="009D298D">
        <w:trPr>
          <w:trHeight w:val="300"/>
        </w:trPr>
        <w:tc>
          <w:tcPr>
            <w:tcW w:w="1063" w:type="dxa"/>
            <w:shd w:val="clear" w:color="auto" w:fill="auto"/>
            <w:noWrap/>
            <w:vAlign w:val="bottom"/>
            <w:hideMark/>
          </w:tcPr>
          <w:p w14:paraId="6FB42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DF375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FFC0F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EC42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BFF2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902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7A929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E197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38E3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B6DB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2B661E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83.5117</w:t>
            </w:r>
          </w:p>
        </w:tc>
      </w:tr>
      <w:tr w:rsidR="009D298D" w:rsidRPr="009D298D" w14:paraId="3F570F79" w14:textId="77777777" w:rsidTr="009D298D">
        <w:trPr>
          <w:trHeight w:val="300"/>
        </w:trPr>
        <w:tc>
          <w:tcPr>
            <w:tcW w:w="1063" w:type="dxa"/>
            <w:shd w:val="clear" w:color="auto" w:fill="auto"/>
            <w:noWrap/>
            <w:vAlign w:val="bottom"/>
            <w:hideMark/>
          </w:tcPr>
          <w:p w14:paraId="0692B8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5CD6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420F33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F1F39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DCB1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FB84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4FE1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8F716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213E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87342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48DC1D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87.0979</w:t>
            </w:r>
          </w:p>
        </w:tc>
      </w:tr>
      <w:tr w:rsidR="009D298D" w:rsidRPr="009D298D" w14:paraId="324F7E3D" w14:textId="77777777" w:rsidTr="009D298D">
        <w:trPr>
          <w:trHeight w:val="300"/>
        </w:trPr>
        <w:tc>
          <w:tcPr>
            <w:tcW w:w="1063" w:type="dxa"/>
            <w:shd w:val="clear" w:color="auto" w:fill="auto"/>
            <w:noWrap/>
            <w:vAlign w:val="bottom"/>
            <w:hideMark/>
          </w:tcPr>
          <w:p w14:paraId="429208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SP</w:t>
            </w:r>
          </w:p>
        </w:tc>
        <w:tc>
          <w:tcPr>
            <w:tcW w:w="1040" w:type="dxa"/>
            <w:shd w:val="clear" w:color="auto" w:fill="auto"/>
            <w:noWrap/>
            <w:vAlign w:val="bottom"/>
            <w:hideMark/>
          </w:tcPr>
          <w:p w14:paraId="776EEC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07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B935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54111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20C43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686420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5B536A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A26D3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E824D0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57D21A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161.2713</w:t>
            </w:r>
          </w:p>
        </w:tc>
      </w:tr>
      <w:tr w:rsidR="009D298D" w:rsidRPr="009D298D" w14:paraId="551D0659" w14:textId="77777777" w:rsidTr="009D298D">
        <w:trPr>
          <w:trHeight w:val="300"/>
        </w:trPr>
        <w:tc>
          <w:tcPr>
            <w:tcW w:w="1063" w:type="dxa"/>
            <w:shd w:val="clear" w:color="auto" w:fill="auto"/>
            <w:noWrap/>
            <w:vAlign w:val="bottom"/>
            <w:hideMark/>
          </w:tcPr>
          <w:p w14:paraId="63C458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83E1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47BEF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AFB2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C6992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0D41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4160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4D15AE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3E4CB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B69A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707F0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90.7725</w:t>
            </w:r>
          </w:p>
        </w:tc>
      </w:tr>
      <w:tr w:rsidR="009D298D" w:rsidRPr="009D298D" w14:paraId="6EE728EF" w14:textId="77777777" w:rsidTr="009D298D">
        <w:trPr>
          <w:trHeight w:val="300"/>
        </w:trPr>
        <w:tc>
          <w:tcPr>
            <w:tcW w:w="1063" w:type="dxa"/>
            <w:shd w:val="clear" w:color="auto" w:fill="auto"/>
            <w:noWrap/>
            <w:vAlign w:val="bottom"/>
            <w:hideMark/>
          </w:tcPr>
          <w:p w14:paraId="1358BF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EB21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141EC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7E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ED6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E938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301579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3B658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01E3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618435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2815F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184.7024</w:t>
            </w:r>
          </w:p>
        </w:tc>
      </w:tr>
      <w:tr w:rsidR="009D298D" w:rsidRPr="009D298D" w14:paraId="6F0FC76F" w14:textId="77777777" w:rsidTr="009D298D">
        <w:trPr>
          <w:trHeight w:val="300"/>
        </w:trPr>
        <w:tc>
          <w:tcPr>
            <w:tcW w:w="1063" w:type="dxa"/>
            <w:shd w:val="clear" w:color="auto" w:fill="auto"/>
            <w:noWrap/>
            <w:vAlign w:val="bottom"/>
            <w:hideMark/>
          </w:tcPr>
          <w:p w14:paraId="4A0ACA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04F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9B9AA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C193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51E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8365E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6A163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528889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6D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1714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60D1E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70.5741</w:t>
            </w:r>
          </w:p>
        </w:tc>
      </w:tr>
      <w:tr w:rsidR="009D298D" w:rsidRPr="009D298D" w14:paraId="12EB2194" w14:textId="77777777" w:rsidTr="009D298D">
        <w:trPr>
          <w:trHeight w:val="300"/>
        </w:trPr>
        <w:tc>
          <w:tcPr>
            <w:tcW w:w="1063" w:type="dxa"/>
            <w:shd w:val="clear" w:color="auto" w:fill="auto"/>
            <w:noWrap/>
            <w:vAlign w:val="bottom"/>
            <w:hideMark/>
          </w:tcPr>
          <w:p w14:paraId="29A74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29539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1D4803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48A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DF034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1FC78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644DAC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68E0B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EF1F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49AB8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6EB0E2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174.6284</w:t>
            </w:r>
          </w:p>
        </w:tc>
      </w:tr>
      <w:tr w:rsidR="009D298D" w:rsidRPr="009D298D" w14:paraId="7A9486E3" w14:textId="77777777" w:rsidTr="009D298D">
        <w:trPr>
          <w:trHeight w:val="300"/>
        </w:trPr>
        <w:tc>
          <w:tcPr>
            <w:tcW w:w="1063" w:type="dxa"/>
            <w:shd w:val="clear" w:color="auto" w:fill="auto"/>
            <w:noWrap/>
            <w:vAlign w:val="bottom"/>
            <w:hideMark/>
          </w:tcPr>
          <w:p w14:paraId="3607B7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24E8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0413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75AFE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EF2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03A9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12E15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26706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5614D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0F6CE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4753F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95.5143</w:t>
            </w:r>
          </w:p>
        </w:tc>
      </w:tr>
      <w:tr w:rsidR="009D298D" w:rsidRPr="009D298D" w14:paraId="14B04EBB" w14:textId="77777777" w:rsidTr="009D298D">
        <w:trPr>
          <w:trHeight w:val="300"/>
        </w:trPr>
        <w:tc>
          <w:tcPr>
            <w:tcW w:w="1063" w:type="dxa"/>
            <w:shd w:val="clear" w:color="auto" w:fill="auto"/>
            <w:noWrap/>
            <w:vAlign w:val="bottom"/>
            <w:hideMark/>
          </w:tcPr>
          <w:p w14:paraId="56CB2B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515B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B42EE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1C371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E8D1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F4AC4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1A4F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478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74B4C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3EB686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7B4B59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160.5399</w:t>
            </w:r>
          </w:p>
        </w:tc>
      </w:tr>
      <w:tr w:rsidR="009D298D" w:rsidRPr="009D298D" w14:paraId="18D28879" w14:textId="77777777" w:rsidTr="009D298D">
        <w:trPr>
          <w:trHeight w:val="300"/>
        </w:trPr>
        <w:tc>
          <w:tcPr>
            <w:tcW w:w="1063" w:type="dxa"/>
            <w:shd w:val="clear" w:color="auto" w:fill="auto"/>
            <w:noWrap/>
            <w:vAlign w:val="bottom"/>
            <w:hideMark/>
          </w:tcPr>
          <w:p w14:paraId="20B126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1260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181A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2BA7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782B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8BFF7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F4BA1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025B2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46DB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4F16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0316B2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77.5723</w:t>
            </w:r>
          </w:p>
        </w:tc>
      </w:tr>
      <w:tr w:rsidR="009D298D" w:rsidRPr="009D298D" w14:paraId="3439CD0D" w14:textId="77777777" w:rsidTr="009D298D">
        <w:trPr>
          <w:trHeight w:val="300"/>
        </w:trPr>
        <w:tc>
          <w:tcPr>
            <w:tcW w:w="1063" w:type="dxa"/>
            <w:shd w:val="clear" w:color="auto" w:fill="auto"/>
            <w:noWrap/>
            <w:vAlign w:val="bottom"/>
            <w:hideMark/>
          </w:tcPr>
          <w:p w14:paraId="6CD491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EA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1E76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BD7A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197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576F0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FE586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858C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1649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AC1BE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65A63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81.1068</w:t>
            </w:r>
          </w:p>
        </w:tc>
      </w:tr>
      <w:tr w:rsidR="009D298D" w:rsidRPr="009D298D" w14:paraId="1383B7E6" w14:textId="77777777" w:rsidTr="009D298D">
        <w:trPr>
          <w:trHeight w:val="300"/>
        </w:trPr>
        <w:tc>
          <w:tcPr>
            <w:tcW w:w="1063" w:type="dxa"/>
            <w:shd w:val="clear" w:color="auto" w:fill="auto"/>
            <w:noWrap/>
            <w:vAlign w:val="bottom"/>
            <w:hideMark/>
          </w:tcPr>
          <w:p w14:paraId="3FCDD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A261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E7F46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BA71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2B2DB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622DF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37726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07FD3C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90DA9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3C3C53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715CE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159.7612</w:t>
            </w:r>
          </w:p>
        </w:tc>
      </w:tr>
      <w:tr w:rsidR="009D298D" w:rsidRPr="009D298D" w14:paraId="29086919" w14:textId="77777777" w:rsidTr="009D298D">
        <w:trPr>
          <w:trHeight w:val="300"/>
        </w:trPr>
        <w:tc>
          <w:tcPr>
            <w:tcW w:w="1063" w:type="dxa"/>
            <w:shd w:val="clear" w:color="auto" w:fill="auto"/>
            <w:noWrap/>
            <w:vAlign w:val="bottom"/>
            <w:hideMark/>
          </w:tcPr>
          <w:p w14:paraId="1620C6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272DF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E58C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4879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5DAC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16C4C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65857F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5120FC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7137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77BD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33ED13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76.4487</w:t>
            </w:r>
          </w:p>
        </w:tc>
      </w:tr>
      <w:tr w:rsidR="009D298D" w:rsidRPr="009D298D" w14:paraId="7825CDF7" w14:textId="77777777" w:rsidTr="009D298D">
        <w:trPr>
          <w:trHeight w:val="300"/>
        </w:trPr>
        <w:tc>
          <w:tcPr>
            <w:tcW w:w="1063" w:type="dxa"/>
            <w:shd w:val="clear" w:color="auto" w:fill="auto"/>
            <w:noWrap/>
            <w:vAlign w:val="bottom"/>
            <w:hideMark/>
          </w:tcPr>
          <w:p w14:paraId="2B0397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C90A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9473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15BA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08FB5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70A24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7893B7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04A34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9D8D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7E9387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7CCA4E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188.6198</w:t>
            </w:r>
          </w:p>
        </w:tc>
      </w:tr>
      <w:tr w:rsidR="009D298D" w:rsidRPr="009D298D" w14:paraId="7AF349FB" w14:textId="77777777" w:rsidTr="009D298D">
        <w:trPr>
          <w:trHeight w:val="300"/>
        </w:trPr>
        <w:tc>
          <w:tcPr>
            <w:tcW w:w="1063" w:type="dxa"/>
            <w:shd w:val="clear" w:color="auto" w:fill="auto"/>
            <w:noWrap/>
            <w:vAlign w:val="bottom"/>
            <w:hideMark/>
          </w:tcPr>
          <w:p w14:paraId="180303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AF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78A0D5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2D7D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2AA2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4A1A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202BF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66E52B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0CF69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008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3E23B5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66.4274</w:t>
            </w:r>
          </w:p>
        </w:tc>
      </w:tr>
      <w:tr w:rsidR="009D298D" w:rsidRPr="009D298D" w14:paraId="74835C2C" w14:textId="77777777" w:rsidTr="009D298D">
        <w:trPr>
          <w:trHeight w:val="300"/>
        </w:trPr>
        <w:tc>
          <w:tcPr>
            <w:tcW w:w="1063" w:type="dxa"/>
            <w:shd w:val="clear" w:color="auto" w:fill="auto"/>
            <w:noWrap/>
            <w:vAlign w:val="bottom"/>
            <w:hideMark/>
          </w:tcPr>
          <w:p w14:paraId="1B65B0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40FE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3626B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C668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AD99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329AA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77987F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2D82B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102F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F02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7CCA35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72.2666</w:t>
            </w:r>
          </w:p>
        </w:tc>
      </w:tr>
      <w:tr w:rsidR="009D298D" w:rsidRPr="009D298D" w14:paraId="03F642AE" w14:textId="77777777" w:rsidTr="009D298D">
        <w:trPr>
          <w:trHeight w:val="300"/>
        </w:trPr>
        <w:tc>
          <w:tcPr>
            <w:tcW w:w="1063" w:type="dxa"/>
            <w:shd w:val="clear" w:color="auto" w:fill="auto"/>
            <w:noWrap/>
            <w:vAlign w:val="bottom"/>
            <w:hideMark/>
          </w:tcPr>
          <w:p w14:paraId="7380FA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2291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73754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B91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7B55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19B74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3618F2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0A23DA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C739F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CB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15D41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63.6443</w:t>
            </w:r>
          </w:p>
        </w:tc>
      </w:tr>
      <w:tr w:rsidR="009D298D" w:rsidRPr="009D298D" w14:paraId="3FB91F7C" w14:textId="77777777" w:rsidTr="009D298D">
        <w:trPr>
          <w:trHeight w:val="300"/>
        </w:trPr>
        <w:tc>
          <w:tcPr>
            <w:tcW w:w="1063" w:type="dxa"/>
            <w:shd w:val="clear" w:color="auto" w:fill="auto"/>
            <w:noWrap/>
            <w:vAlign w:val="bottom"/>
            <w:hideMark/>
          </w:tcPr>
          <w:p w14:paraId="60B828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3F690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50F0B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2B86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9C355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70E3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4138C3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1D8D2B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BBAD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ADE0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12938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73.8244</w:t>
            </w:r>
          </w:p>
        </w:tc>
      </w:tr>
      <w:tr w:rsidR="009D298D" w:rsidRPr="009D298D" w14:paraId="323E101A" w14:textId="77777777" w:rsidTr="009D298D">
        <w:trPr>
          <w:trHeight w:val="300"/>
        </w:trPr>
        <w:tc>
          <w:tcPr>
            <w:tcW w:w="1063" w:type="dxa"/>
            <w:shd w:val="clear" w:color="auto" w:fill="auto"/>
            <w:noWrap/>
            <w:vAlign w:val="bottom"/>
            <w:hideMark/>
          </w:tcPr>
          <w:p w14:paraId="7501E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4B904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F3AA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D7F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2119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C67D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41087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22D79F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1306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5F5EC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467930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69.5586</w:t>
            </w:r>
          </w:p>
        </w:tc>
      </w:tr>
      <w:tr w:rsidR="009D298D" w:rsidRPr="009D298D" w14:paraId="226C5EB9" w14:textId="77777777" w:rsidTr="009D298D">
        <w:trPr>
          <w:trHeight w:val="300"/>
        </w:trPr>
        <w:tc>
          <w:tcPr>
            <w:tcW w:w="1063" w:type="dxa"/>
            <w:shd w:val="clear" w:color="auto" w:fill="auto"/>
            <w:noWrap/>
            <w:vAlign w:val="bottom"/>
            <w:hideMark/>
          </w:tcPr>
          <w:p w14:paraId="1D4900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AF8D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DC27B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9102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B6624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6BDCF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05C1F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1F7B0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4AA1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8238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06A92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63.0228</w:t>
            </w:r>
          </w:p>
        </w:tc>
      </w:tr>
      <w:tr w:rsidR="009D298D" w:rsidRPr="009D298D" w14:paraId="3BE4ABAA" w14:textId="77777777" w:rsidTr="009D298D">
        <w:trPr>
          <w:trHeight w:val="300"/>
        </w:trPr>
        <w:tc>
          <w:tcPr>
            <w:tcW w:w="1063" w:type="dxa"/>
            <w:shd w:val="clear" w:color="auto" w:fill="auto"/>
            <w:noWrap/>
            <w:vAlign w:val="bottom"/>
            <w:hideMark/>
          </w:tcPr>
          <w:p w14:paraId="2847FC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CAD81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7455A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A9BCBA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DFE0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6AA95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6BE25C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05E1E4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FA04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3926B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43374F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64.9106</w:t>
            </w:r>
          </w:p>
        </w:tc>
      </w:tr>
      <w:tr w:rsidR="009D298D" w:rsidRPr="009D298D" w14:paraId="13A12F96" w14:textId="77777777" w:rsidTr="009D298D">
        <w:trPr>
          <w:trHeight w:val="300"/>
        </w:trPr>
        <w:tc>
          <w:tcPr>
            <w:tcW w:w="1063" w:type="dxa"/>
            <w:shd w:val="clear" w:color="auto" w:fill="auto"/>
            <w:noWrap/>
            <w:vAlign w:val="bottom"/>
            <w:hideMark/>
          </w:tcPr>
          <w:p w14:paraId="169864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4E33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27E8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0764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B216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71AB9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1CD084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0.9658</w:t>
            </w:r>
          </w:p>
        </w:tc>
        <w:tc>
          <w:tcPr>
            <w:tcW w:w="943" w:type="dxa"/>
            <w:shd w:val="clear" w:color="auto" w:fill="auto"/>
            <w:noWrap/>
            <w:vAlign w:val="bottom"/>
            <w:hideMark/>
          </w:tcPr>
          <w:p w14:paraId="7D9FD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B7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A27EA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52.3542</w:t>
            </w:r>
          </w:p>
        </w:tc>
        <w:tc>
          <w:tcPr>
            <w:tcW w:w="1054" w:type="dxa"/>
            <w:shd w:val="clear" w:color="auto" w:fill="auto"/>
            <w:noWrap/>
            <w:vAlign w:val="bottom"/>
            <w:hideMark/>
          </w:tcPr>
          <w:p w14:paraId="685804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62.6175</w:t>
            </w:r>
          </w:p>
        </w:tc>
      </w:tr>
      <w:tr w:rsidR="009D298D" w:rsidRPr="009D298D" w14:paraId="3DEA5077" w14:textId="77777777" w:rsidTr="009D298D">
        <w:trPr>
          <w:trHeight w:val="300"/>
        </w:trPr>
        <w:tc>
          <w:tcPr>
            <w:tcW w:w="1063" w:type="dxa"/>
            <w:shd w:val="clear" w:color="auto" w:fill="auto"/>
            <w:noWrap/>
            <w:vAlign w:val="bottom"/>
            <w:hideMark/>
          </w:tcPr>
          <w:p w14:paraId="2B2D0D2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5E65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25EA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4473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A53A2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6A26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3A915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943" w:type="dxa"/>
            <w:shd w:val="clear" w:color="auto" w:fill="auto"/>
            <w:noWrap/>
            <w:vAlign w:val="bottom"/>
            <w:hideMark/>
          </w:tcPr>
          <w:p w14:paraId="6088D3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C38FA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0E0B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56.9024</w:t>
            </w:r>
          </w:p>
        </w:tc>
        <w:tc>
          <w:tcPr>
            <w:tcW w:w="1054" w:type="dxa"/>
            <w:shd w:val="clear" w:color="auto" w:fill="auto"/>
            <w:noWrap/>
            <w:vAlign w:val="bottom"/>
            <w:hideMark/>
          </w:tcPr>
          <w:p w14:paraId="38916C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72.3084</w:t>
            </w:r>
          </w:p>
        </w:tc>
      </w:tr>
      <w:tr w:rsidR="009D298D" w:rsidRPr="009D298D" w14:paraId="33F60FFE" w14:textId="77777777" w:rsidTr="009D298D">
        <w:trPr>
          <w:trHeight w:val="300"/>
        </w:trPr>
        <w:tc>
          <w:tcPr>
            <w:tcW w:w="1063" w:type="dxa"/>
            <w:shd w:val="clear" w:color="auto" w:fill="auto"/>
            <w:noWrap/>
            <w:vAlign w:val="bottom"/>
            <w:hideMark/>
          </w:tcPr>
          <w:p w14:paraId="4A5248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1B724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9F532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A47D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763A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BE5D7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4C50F3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943" w:type="dxa"/>
            <w:shd w:val="clear" w:color="auto" w:fill="auto"/>
            <w:noWrap/>
            <w:vAlign w:val="bottom"/>
            <w:hideMark/>
          </w:tcPr>
          <w:p w14:paraId="4A1013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B7A2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0EC89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51.6252</w:t>
            </w:r>
          </w:p>
        </w:tc>
        <w:tc>
          <w:tcPr>
            <w:tcW w:w="1054" w:type="dxa"/>
            <w:shd w:val="clear" w:color="auto" w:fill="auto"/>
            <w:noWrap/>
            <w:vAlign w:val="bottom"/>
            <w:hideMark/>
          </w:tcPr>
          <w:p w14:paraId="1D7531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67.0312</w:t>
            </w:r>
          </w:p>
        </w:tc>
      </w:tr>
      <w:tr w:rsidR="009D298D" w:rsidRPr="009D298D" w14:paraId="38CDAA63" w14:textId="77777777" w:rsidTr="009D298D">
        <w:trPr>
          <w:trHeight w:val="300"/>
        </w:trPr>
        <w:tc>
          <w:tcPr>
            <w:tcW w:w="1063" w:type="dxa"/>
            <w:shd w:val="clear" w:color="auto" w:fill="auto"/>
            <w:noWrap/>
            <w:vAlign w:val="bottom"/>
            <w:hideMark/>
          </w:tcPr>
          <w:p w14:paraId="32B066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506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CB420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4D97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CBC93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ED3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46343A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0.9637</w:t>
            </w:r>
          </w:p>
        </w:tc>
        <w:tc>
          <w:tcPr>
            <w:tcW w:w="943" w:type="dxa"/>
            <w:shd w:val="clear" w:color="auto" w:fill="auto"/>
            <w:noWrap/>
            <w:vAlign w:val="bottom"/>
            <w:hideMark/>
          </w:tcPr>
          <w:p w14:paraId="35A63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7E19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1A596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52.764</w:t>
            </w:r>
          </w:p>
        </w:tc>
        <w:tc>
          <w:tcPr>
            <w:tcW w:w="1054" w:type="dxa"/>
            <w:shd w:val="clear" w:color="auto" w:fill="auto"/>
            <w:noWrap/>
            <w:vAlign w:val="bottom"/>
            <w:hideMark/>
          </w:tcPr>
          <w:p w14:paraId="188B7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68.17</w:t>
            </w:r>
          </w:p>
        </w:tc>
      </w:tr>
      <w:tr w:rsidR="009D298D" w:rsidRPr="009D298D" w14:paraId="7AD3A78C" w14:textId="77777777" w:rsidTr="009D298D">
        <w:trPr>
          <w:trHeight w:val="300"/>
        </w:trPr>
        <w:tc>
          <w:tcPr>
            <w:tcW w:w="1063" w:type="dxa"/>
            <w:shd w:val="clear" w:color="auto" w:fill="auto"/>
            <w:noWrap/>
            <w:vAlign w:val="bottom"/>
            <w:hideMark/>
          </w:tcPr>
          <w:p w14:paraId="533F9F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AD29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D0E4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CAF3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6AA1F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FB3D7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5A4D1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0.9627</w:t>
            </w:r>
          </w:p>
        </w:tc>
        <w:tc>
          <w:tcPr>
            <w:tcW w:w="943" w:type="dxa"/>
            <w:shd w:val="clear" w:color="auto" w:fill="auto"/>
            <w:noWrap/>
            <w:vAlign w:val="bottom"/>
            <w:hideMark/>
          </w:tcPr>
          <w:p w14:paraId="7CFDD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388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3F625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51.7998</w:t>
            </w:r>
          </w:p>
        </w:tc>
        <w:tc>
          <w:tcPr>
            <w:tcW w:w="1054" w:type="dxa"/>
            <w:shd w:val="clear" w:color="auto" w:fill="auto"/>
            <w:noWrap/>
            <w:vAlign w:val="bottom"/>
            <w:hideMark/>
          </w:tcPr>
          <w:p w14:paraId="1518FD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67.2057</w:t>
            </w:r>
          </w:p>
        </w:tc>
      </w:tr>
      <w:tr w:rsidR="009D298D" w:rsidRPr="009D298D" w14:paraId="131EA68E" w14:textId="77777777" w:rsidTr="009D298D">
        <w:trPr>
          <w:trHeight w:val="300"/>
        </w:trPr>
        <w:tc>
          <w:tcPr>
            <w:tcW w:w="1063" w:type="dxa"/>
            <w:shd w:val="clear" w:color="auto" w:fill="auto"/>
            <w:noWrap/>
            <w:vAlign w:val="bottom"/>
            <w:hideMark/>
          </w:tcPr>
          <w:p w14:paraId="4AC400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C5E78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F41DF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19CE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234C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FBE4D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0CF13D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943" w:type="dxa"/>
            <w:shd w:val="clear" w:color="auto" w:fill="auto"/>
            <w:noWrap/>
            <w:vAlign w:val="bottom"/>
            <w:hideMark/>
          </w:tcPr>
          <w:p w14:paraId="3C9FB4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5E7C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37894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191.8283</w:t>
            </w:r>
          </w:p>
        </w:tc>
        <w:tc>
          <w:tcPr>
            <w:tcW w:w="1054" w:type="dxa"/>
            <w:shd w:val="clear" w:color="auto" w:fill="auto"/>
            <w:noWrap/>
            <w:vAlign w:val="bottom"/>
            <w:hideMark/>
          </w:tcPr>
          <w:p w14:paraId="279B7D3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580.5184</w:t>
            </w:r>
          </w:p>
        </w:tc>
      </w:tr>
      <w:tr w:rsidR="009D298D" w:rsidRPr="009D298D" w14:paraId="3721FC46" w14:textId="77777777" w:rsidTr="009D298D">
        <w:trPr>
          <w:trHeight w:val="300"/>
        </w:trPr>
        <w:tc>
          <w:tcPr>
            <w:tcW w:w="1063" w:type="dxa"/>
            <w:shd w:val="clear" w:color="auto" w:fill="auto"/>
            <w:noWrap/>
            <w:vAlign w:val="bottom"/>
            <w:hideMark/>
          </w:tcPr>
          <w:p w14:paraId="031ED0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283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EE4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3D33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3FF33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C537C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37D514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943" w:type="dxa"/>
            <w:shd w:val="clear" w:color="auto" w:fill="auto"/>
            <w:noWrap/>
            <w:vAlign w:val="bottom"/>
            <w:hideMark/>
          </w:tcPr>
          <w:p w14:paraId="7B3C96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E6A5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0A801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198.406</w:t>
            </w:r>
          </w:p>
        </w:tc>
        <w:tc>
          <w:tcPr>
            <w:tcW w:w="1054" w:type="dxa"/>
            <w:shd w:val="clear" w:color="auto" w:fill="auto"/>
            <w:noWrap/>
            <w:vAlign w:val="bottom"/>
            <w:hideMark/>
          </w:tcPr>
          <w:p w14:paraId="3847D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250.2361</w:t>
            </w:r>
          </w:p>
        </w:tc>
      </w:tr>
      <w:tr w:rsidR="009D298D" w:rsidRPr="009D298D" w14:paraId="4336F5D7" w14:textId="77777777" w:rsidTr="009D298D">
        <w:trPr>
          <w:trHeight w:val="300"/>
        </w:trPr>
        <w:tc>
          <w:tcPr>
            <w:tcW w:w="1063" w:type="dxa"/>
            <w:shd w:val="clear" w:color="auto" w:fill="auto"/>
            <w:noWrap/>
            <w:vAlign w:val="bottom"/>
            <w:hideMark/>
          </w:tcPr>
          <w:p w14:paraId="4B42A1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4425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0F6B2E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85A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F74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595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50F3D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943" w:type="dxa"/>
            <w:shd w:val="clear" w:color="auto" w:fill="auto"/>
            <w:noWrap/>
            <w:vAlign w:val="bottom"/>
            <w:hideMark/>
          </w:tcPr>
          <w:p w14:paraId="6AFDB1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818A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1B38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69.7961</w:t>
            </w:r>
          </w:p>
        </w:tc>
        <w:tc>
          <w:tcPr>
            <w:tcW w:w="1054" w:type="dxa"/>
            <w:shd w:val="clear" w:color="auto" w:fill="auto"/>
            <w:noWrap/>
            <w:vAlign w:val="bottom"/>
            <w:hideMark/>
          </w:tcPr>
          <w:p w14:paraId="5FC929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80.0594</w:t>
            </w:r>
          </w:p>
        </w:tc>
      </w:tr>
      <w:tr w:rsidR="009D298D" w:rsidRPr="009D298D" w14:paraId="1AC58EAD" w14:textId="77777777" w:rsidTr="009D298D">
        <w:trPr>
          <w:trHeight w:val="300"/>
        </w:trPr>
        <w:tc>
          <w:tcPr>
            <w:tcW w:w="1063" w:type="dxa"/>
            <w:shd w:val="clear" w:color="auto" w:fill="auto"/>
            <w:noWrap/>
            <w:vAlign w:val="bottom"/>
            <w:hideMark/>
          </w:tcPr>
          <w:p w14:paraId="4D7432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CAD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DC4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68A1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0E88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F8E54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50D73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52CD3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DF5F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2864FE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226.6316</w:t>
            </w:r>
          </w:p>
        </w:tc>
        <w:tc>
          <w:tcPr>
            <w:tcW w:w="1054" w:type="dxa"/>
            <w:shd w:val="clear" w:color="auto" w:fill="auto"/>
            <w:noWrap/>
            <w:vAlign w:val="bottom"/>
            <w:hideMark/>
          </w:tcPr>
          <w:p w14:paraId="4595B1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659.6489</w:t>
            </w:r>
          </w:p>
        </w:tc>
      </w:tr>
      <w:tr w:rsidR="009D298D" w:rsidRPr="009D298D" w14:paraId="48E88E54" w14:textId="77777777" w:rsidTr="009D298D">
        <w:trPr>
          <w:trHeight w:val="300"/>
        </w:trPr>
        <w:tc>
          <w:tcPr>
            <w:tcW w:w="1063" w:type="dxa"/>
            <w:shd w:val="clear" w:color="auto" w:fill="auto"/>
            <w:noWrap/>
            <w:vAlign w:val="bottom"/>
            <w:hideMark/>
          </w:tcPr>
          <w:p w14:paraId="083AD8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495CF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25610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AC9F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0F964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130F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062A34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C651E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C09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BE90B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222.0824</w:t>
            </w:r>
          </w:p>
        </w:tc>
        <w:tc>
          <w:tcPr>
            <w:tcW w:w="1054" w:type="dxa"/>
            <w:shd w:val="clear" w:color="auto" w:fill="auto"/>
            <w:noWrap/>
            <w:vAlign w:val="bottom"/>
            <w:hideMark/>
          </w:tcPr>
          <w:p w14:paraId="467D1D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273.9125</w:t>
            </w:r>
          </w:p>
        </w:tc>
      </w:tr>
      <w:tr w:rsidR="009D298D" w:rsidRPr="009D298D" w14:paraId="4778C0C5" w14:textId="77777777" w:rsidTr="009D298D">
        <w:trPr>
          <w:trHeight w:val="300"/>
        </w:trPr>
        <w:tc>
          <w:tcPr>
            <w:tcW w:w="1063" w:type="dxa"/>
            <w:shd w:val="clear" w:color="auto" w:fill="auto"/>
            <w:noWrap/>
            <w:vAlign w:val="bottom"/>
            <w:hideMark/>
          </w:tcPr>
          <w:p w14:paraId="1951D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43E33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14C7DD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8578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7831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7D652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7B337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AEE3E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0EB1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0534EA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196.9263</w:t>
            </w:r>
          </w:p>
        </w:tc>
        <w:tc>
          <w:tcPr>
            <w:tcW w:w="1054" w:type="dxa"/>
            <w:shd w:val="clear" w:color="auto" w:fill="auto"/>
            <w:noWrap/>
            <w:vAlign w:val="bottom"/>
            <w:hideMark/>
          </w:tcPr>
          <w:p w14:paraId="5A13DF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576.1224</w:t>
            </w:r>
          </w:p>
        </w:tc>
      </w:tr>
      <w:tr w:rsidR="009D298D" w:rsidRPr="009D298D" w14:paraId="5A5FC9AA" w14:textId="77777777" w:rsidTr="009D298D">
        <w:trPr>
          <w:trHeight w:val="300"/>
        </w:trPr>
        <w:tc>
          <w:tcPr>
            <w:tcW w:w="1063" w:type="dxa"/>
            <w:shd w:val="clear" w:color="auto" w:fill="auto"/>
            <w:noWrap/>
            <w:vAlign w:val="bottom"/>
            <w:hideMark/>
          </w:tcPr>
          <w:p w14:paraId="48269F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B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586A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6EFA6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2E10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566C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49FD8C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33E879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89B0A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EDDD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216.9796</w:t>
            </w:r>
          </w:p>
        </w:tc>
        <w:tc>
          <w:tcPr>
            <w:tcW w:w="1054" w:type="dxa"/>
            <w:shd w:val="clear" w:color="auto" w:fill="auto"/>
            <w:noWrap/>
            <w:vAlign w:val="bottom"/>
            <w:hideMark/>
          </w:tcPr>
          <w:p w14:paraId="4F85C8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268.8097</w:t>
            </w:r>
          </w:p>
        </w:tc>
      </w:tr>
      <w:tr w:rsidR="009D298D" w:rsidRPr="009D298D" w14:paraId="52CC2F52" w14:textId="77777777" w:rsidTr="009D298D">
        <w:trPr>
          <w:trHeight w:val="300"/>
        </w:trPr>
        <w:tc>
          <w:tcPr>
            <w:tcW w:w="1063" w:type="dxa"/>
            <w:shd w:val="clear" w:color="auto" w:fill="auto"/>
            <w:noWrap/>
            <w:vAlign w:val="bottom"/>
            <w:hideMark/>
          </w:tcPr>
          <w:p w14:paraId="4D68C6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A09A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74548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F50A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E9F87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EAB35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0F2E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046F1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5D86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99905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215.05</w:t>
            </w:r>
          </w:p>
        </w:tc>
        <w:tc>
          <w:tcPr>
            <w:tcW w:w="1054" w:type="dxa"/>
            <w:shd w:val="clear" w:color="auto" w:fill="auto"/>
            <w:noWrap/>
            <w:vAlign w:val="bottom"/>
            <w:hideMark/>
          </w:tcPr>
          <w:p w14:paraId="0E6EF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239.76</w:t>
            </w:r>
          </w:p>
        </w:tc>
      </w:tr>
      <w:tr w:rsidR="009D298D" w:rsidRPr="009D298D" w14:paraId="088E0E3C" w14:textId="77777777" w:rsidTr="009D298D">
        <w:trPr>
          <w:trHeight w:val="300"/>
        </w:trPr>
        <w:tc>
          <w:tcPr>
            <w:tcW w:w="1063" w:type="dxa"/>
            <w:shd w:val="clear" w:color="auto" w:fill="auto"/>
            <w:noWrap/>
            <w:vAlign w:val="bottom"/>
            <w:hideMark/>
          </w:tcPr>
          <w:p w14:paraId="018DA3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D499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423B7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95210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5324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02349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ADDE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7843E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51A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2B9A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215.966</w:t>
            </w:r>
          </w:p>
        </w:tc>
        <w:tc>
          <w:tcPr>
            <w:tcW w:w="1054" w:type="dxa"/>
            <w:shd w:val="clear" w:color="auto" w:fill="auto"/>
            <w:noWrap/>
            <w:vAlign w:val="bottom"/>
            <w:hideMark/>
          </w:tcPr>
          <w:p w14:paraId="44D3B3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246.6425</w:t>
            </w:r>
          </w:p>
        </w:tc>
      </w:tr>
      <w:tr w:rsidR="009D298D" w:rsidRPr="009D298D" w14:paraId="221228E3" w14:textId="77777777" w:rsidTr="009D298D">
        <w:trPr>
          <w:trHeight w:val="300"/>
        </w:trPr>
        <w:tc>
          <w:tcPr>
            <w:tcW w:w="1063" w:type="dxa"/>
            <w:shd w:val="clear" w:color="auto" w:fill="auto"/>
            <w:noWrap/>
            <w:vAlign w:val="bottom"/>
            <w:hideMark/>
          </w:tcPr>
          <w:p w14:paraId="33FDFB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A724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41E5D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FEE7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D0EF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3474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5B6B13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943" w:type="dxa"/>
            <w:shd w:val="clear" w:color="auto" w:fill="auto"/>
            <w:noWrap/>
            <w:vAlign w:val="bottom"/>
            <w:hideMark/>
          </w:tcPr>
          <w:p w14:paraId="502AB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383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33B107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214.9426</w:t>
            </w:r>
          </w:p>
        </w:tc>
        <w:tc>
          <w:tcPr>
            <w:tcW w:w="1054" w:type="dxa"/>
            <w:shd w:val="clear" w:color="auto" w:fill="auto"/>
            <w:noWrap/>
            <w:vAlign w:val="bottom"/>
            <w:hideMark/>
          </w:tcPr>
          <w:p w14:paraId="296BA7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553.9626</w:t>
            </w:r>
          </w:p>
        </w:tc>
      </w:tr>
      <w:tr w:rsidR="009D298D" w:rsidRPr="009D298D" w14:paraId="49B52A7D" w14:textId="77777777" w:rsidTr="009D298D">
        <w:trPr>
          <w:trHeight w:val="300"/>
        </w:trPr>
        <w:tc>
          <w:tcPr>
            <w:tcW w:w="1063" w:type="dxa"/>
            <w:shd w:val="clear" w:color="auto" w:fill="auto"/>
            <w:noWrap/>
            <w:vAlign w:val="bottom"/>
            <w:hideMark/>
          </w:tcPr>
          <w:p w14:paraId="6F1638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92EB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678D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49E29E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BAEA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C7FB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FB35B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943" w:type="dxa"/>
            <w:shd w:val="clear" w:color="auto" w:fill="auto"/>
            <w:noWrap/>
            <w:vAlign w:val="bottom"/>
            <w:hideMark/>
          </w:tcPr>
          <w:p w14:paraId="26375B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4C0D1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643E4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220.5252</w:t>
            </w:r>
          </w:p>
        </w:tc>
        <w:tc>
          <w:tcPr>
            <w:tcW w:w="1054" w:type="dxa"/>
            <w:shd w:val="clear" w:color="auto" w:fill="auto"/>
            <w:noWrap/>
            <w:vAlign w:val="bottom"/>
            <w:hideMark/>
          </w:tcPr>
          <w:p w14:paraId="434503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590.3405</w:t>
            </w:r>
          </w:p>
        </w:tc>
      </w:tr>
      <w:tr w:rsidR="009D298D" w:rsidRPr="009D298D" w14:paraId="564E075F" w14:textId="77777777" w:rsidTr="009D298D">
        <w:trPr>
          <w:trHeight w:val="300"/>
        </w:trPr>
        <w:tc>
          <w:tcPr>
            <w:tcW w:w="1063" w:type="dxa"/>
            <w:shd w:val="clear" w:color="auto" w:fill="auto"/>
            <w:noWrap/>
            <w:vAlign w:val="bottom"/>
            <w:hideMark/>
          </w:tcPr>
          <w:p w14:paraId="1A5DCA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2A1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0AC5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4FB9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F8C29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05921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387D7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0.9613</w:t>
            </w:r>
          </w:p>
        </w:tc>
        <w:tc>
          <w:tcPr>
            <w:tcW w:w="943" w:type="dxa"/>
            <w:shd w:val="clear" w:color="auto" w:fill="auto"/>
            <w:noWrap/>
            <w:vAlign w:val="bottom"/>
            <w:hideMark/>
          </w:tcPr>
          <w:p w14:paraId="6BC57E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838E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5C0463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193.2668</w:t>
            </w:r>
          </w:p>
        </w:tc>
        <w:tc>
          <w:tcPr>
            <w:tcW w:w="1054" w:type="dxa"/>
            <w:shd w:val="clear" w:color="auto" w:fill="auto"/>
            <w:noWrap/>
            <w:vAlign w:val="bottom"/>
            <w:hideMark/>
          </w:tcPr>
          <w:p w14:paraId="2F57CC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581.957</w:t>
            </w:r>
          </w:p>
        </w:tc>
      </w:tr>
      <w:tr w:rsidR="009D298D" w:rsidRPr="009D298D" w14:paraId="67E70DE2" w14:textId="77777777" w:rsidTr="009D298D">
        <w:trPr>
          <w:trHeight w:val="300"/>
        </w:trPr>
        <w:tc>
          <w:tcPr>
            <w:tcW w:w="1063" w:type="dxa"/>
            <w:shd w:val="clear" w:color="auto" w:fill="auto"/>
            <w:noWrap/>
            <w:vAlign w:val="bottom"/>
            <w:hideMark/>
          </w:tcPr>
          <w:p w14:paraId="118CA0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52F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10312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F464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3AF98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ADFE3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1041" w:type="dxa"/>
            <w:shd w:val="clear" w:color="auto" w:fill="auto"/>
            <w:noWrap/>
            <w:vAlign w:val="bottom"/>
            <w:hideMark/>
          </w:tcPr>
          <w:p w14:paraId="6B362E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943" w:type="dxa"/>
            <w:shd w:val="clear" w:color="auto" w:fill="auto"/>
            <w:noWrap/>
            <w:vAlign w:val="bottom"/>
            <w:hideMark/>
          </w:tcPr>
          <w:p w14:paraId="339D2F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2CBD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3F7B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216.3696</w:t>
            </w:r>
          </w:p>
        </w:tc>
        <w:tc>
          <w:tcPr>
            <w:tcW w:w="1054" w:type="dxa"/>
            <w:shd w:val="clear" w:color="auto" w:fill="auto"/>
            <w:noWrap/>
            <w:vAlign w:val="bottom"/>
            <w:hideMark/>
          </w:tcPr>
          <w:p w14:paraId="0E6586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438.9121</w:t>
            </w:r>
          </w:p>
        </w:tc>
      </w:tr>
      <w:tr w:rsidR="009D298D" w:rsidRPr="009D298D" w14:paraId="269562FA" w14:textId="77777777" w:rsidTr="009D298D">
        <w:trPr>
          <w:trHeight w:val="300"/>
        </w:trPr>
        <w:tc>
          <w:tcPr>
            <w:tcW w:w="1063" w:type="dxa"/>
            <w:shd w:val="clear" w:color="auto" w:fill="auto"/>
            <w:noWrap/>
            <w:vAlign w:val="bottom"/>
            <w:hideMark/>
          </w:tcPr>
          <w:p w14:paraId="49D67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39B34F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44C77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93F5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10A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BB9E8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77A271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0.9611</w:t>
            </w:r>
          </w:p>
        </w:tc>
        <w:tc>
          <w:tcPr>
            <w:tcW w:w="943" w:type="dxa"/>
            <w:shd w:val="clear" w:color="auto" w:fill="auto"/>
            <w:noWrap/>
            <w:vAlign w:val="bottom"/>
            <w:hideMark/>
          </w:tcPr>
          <w:p w14:paraId="41951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F61F3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BC5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198.8509</w:t>
            </w:r>
          </w:p>
        </w:tc>
        <w:tc>
          <w:tcPr>
            <w:tcW w:w="1054" w:type="dxa"/>
            <w:shd w:val="clear" w:color="auto" w:fill="auto"/>
            <w:noWrap/>
            <w:vAlign w:val="bottom"/>
            <w:hideMark/>
          </w:tcPr>
          <w:p w14:paraId="14A8B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250.681</w:t>
            </w:r>
          </w:p>
        </w:tc>
      </w:tr>
      <w:tr w:rsidR="009D298D" w:rsidRPr="009D298D" w14:paraId="6E6857A5" w14:textId="77777777" w:rsidTr="009D298D">
        <w:trPr>
          <w:trHeight w:val="300"/>
        </w:trPr>
        <w:tc>
          <w:tcPr>
            <w:tcW w:w="1063" w:type="dxa"/>
            <w:shd w:val="clear" w:color="auto" w:fill="auto"/>
            <w:noWrap/>
            <w:vAlign w:val="bottom"/>
            <w:hideMark/>
          </w:tcPr>
          <w:p w14:paraId="270266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1B0B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4BA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84ED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AA6E0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07A2E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9014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0.9608</w:t>
            </w:r>
          </w:p>
        </w:tc>
        <w:tc>
          <w:tcPr>
            <w:tcW w:w="943" w:type="dxa"/>
            <w:shd w:val="clear" w:color="auto" w:fill="auto"/>
            <w:noWrap/>
            <w:vAlign w:val="bottom"/>
            <w:hideMark/>
          </w:tcPr>
          <w:p w14:paraId="6BEA1C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F6335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6C03F9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196.1758</w:t>
            </w:r>
          </w:p>
        </w:tc>
        <w:tc>
          <w:tcPr>
            <w:tcW w:w="1054" w:type="dxa"/>
            <w:shd w:val="clear" w:color="auto" w:fill="auto"/>
            <w:noWrap/>
            <w:vAlign w:val="bottom"/>
            <w:hideMark/>
          </w:tcPr>
          <w:p w14:paraId="6F92D0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575.3719</w:t>
            </w:r>
          </w:p>
        </w:tc>
      </w:tr>
      <w:tr w:rsidR="009D298D" w:rsidRPr="009D298D" w14:paraId="07FF2B45" w14:textId="77777777" w:rsidTr="009D298D">
        <w:trPr>
          <w:trHeight w:val="300"/>
        </w:trPr>
        <w:tc>
          <w:tcPr>
            <w:tcW w:w="1063" w:type="dxa"/>
            <w:shd w:val="clear" w:color="auto" w:fill="auto"/>
            <w:noWrap/>
            <w:vAlign w:val="bottom"/>
            <w:hideMark/>
          </w:tcPr>
          <w:p w14:paraId="2E2370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0AE7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F7167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CA5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0D58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E1B54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DE06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32A97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B9B8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08D12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222.2565</w:t>
            </w:r>
          </w:p>
        </w:tc>
        <w:tc>
          <w:tcPr>
            <w:tcW w:w="1054" w:type="dxa"/>
            <w:shd w:val="clear" w:color="auto" w:fill="auto"/>
            <w:noWrap/>
            <w:vAlign w:val="bottom"/>
            <w:hideMark/>
          </w:tcPr>
          <w:p w14:paraId="5C1761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655.2738</w:t>
            </w:r>
          </w:p>
        </w:tc>
      </w:tr>
      <w:tr w:rsidR="009D298D" w:rsidRPr="009D298D" w14:paraId="5AABB2C9" w14:textId="77777777" w:rsidTr="009D298D">
        <w:trPr>
          <w:trHeight w:val="300"/>
        </w:trPr>
        <w:tc>
          <w:tcPr>
            <w:tcW w:w="1063" w:type="dxa"/>
            <w:shd w:val="clear" w:color="auto" w:fill="auto"/>
            <w:noWrap/>
            <w:vAlign w:val="bottom"/>
            <w:hideMark/>
          </w:tcPr>
          <w:p w14:paraId="1AD52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FA8F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06E7A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96864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4DFB9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DD9F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01FF3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6ED4E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7E9E5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322CA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223.2803</w:t>
            </w:r>
          </w:p>
        </w:tc>
        <w:tc>
          <w:tcPr>
            <w:tcW w:w="1054" w:type="dxa"/>
            <w:shd w:val="clear" w:color="auto" w:fill="auto"/>
            <w:noWrap/>
            <w:vAlign w:val="bottom"/>
            <w:hideMark/>
          </w:tcPr>
          <w:p w14:paraId="48B81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275.1104</w:t>
            </w:r>
          </w:p>
        </w:tc>
      </w:tr>
      <w:tr w:rsidR="009D298D" w:rsidRPr="009D298D" w14:paraId="1CB3260F" w14:textId="77777777" w:rsidTr="009D298D">
        <w:trPr>
          <w:trHeight w:val="300"/>
        </w:trPr>
        <w:tc>
          <w:tcPr>
            <w:tcW w:w="1063" w:type="dxa"/>
            <w:shd w:val="clear" w:color="auto" w:fill="auto"/>
            <w:noWrap/>
            <w:vAlign w:val="bottom"/>
            <w:hideMark/>
          </w:tcPr>
          <w:p w14:paraId="1B0F2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26B7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848FC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FC93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A88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6D23E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37089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78469C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7DE14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2DC1F1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215.8557</w:t>
            </w:r>
          </w:p>
        </w:tc>
        <w:tc>
          <w:tcPr>
            <w:tcW w:w="1054" w:type="dxa"/>
            <w:shd w:val="clear" w:color="auto" w:fill="auto"/>
            <w:noWrap/>
            <w:vAlign w:val="bottom"/>
            <w:hideMark/>
          </w:tcPr>
          <w:p w14:paraId="0449C2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438.3982</w:t>
            </w:r>
          </w:p>
        </w:tc>
      </w:tr>
      <w:tr w:rsidR="009D298D" w:rsidRPr="009D298D" w14:paraId="7AB9397B" w14:textId="77777777" w:rsidTr="009D298D">
        <w:trPr>
          <w:trHeight w:val="300"/>
        </w:trPr>
        <w:tc>
          <w:tcPr>
            <w:tcW w:w="1063" w:type="dxa"/>
            <w:shd w:val="clear" w:color="auto" w:fill="auto"/>
            <w:noWrap/>
            <w:vAlign w:val="bottom"/>
            <w:hideMark/>
          </w:tcPr>
          <w:p w14:paraId="514EC7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3852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C141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F7DF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41F5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5D81E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75D86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46936B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0894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E546C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215.9117</w:t>
            </w:r>
          </w:p>
        </w:tc>
        <w:tc>
          <w:tcPr>
            <w:tcW w:w="1054" w:type="dxa"/>
            <w:shd w:val="clear" w:color="auto" w:fill="auto"/>
            <w:noWrap/>
            <w:vAlign w:val="bottom"/>
            <w:hideMark/>
          </w:tcPr>
          <w:p w14:paraId="17C4FA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267.7417</w:t>
            </w:r>
          </w:p>
        </w:tc>
      </w:tr>
      <w:tr w:rsidR="009D298D" w:rsidRPr="009D298D" w14:paraId="67E86528" w14:textId="77777777" w:rsidTr="009D298D">
        <w:trPr>
          <w:trHeight w:val="300"/>
        </w:trPr>
        <w:tc>
          <w:tcPr>
            <w:tcW w:w="1063" w:type="dxa"/>
            <w:shd w:val="clear" w:color="auto" w:fill="auto"/>
            <w:noWrap/>
            <w:vAlign w:val="bottom"/>
            <w:hideMark/>
          </w:tcPr>
          <w:p w14:paraId="40065D8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F3E12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6237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F33F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BE0CB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2E97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B255F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5E1C2E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24F4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6CB79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212.8829</w:t>
            </w:r>
          </w:p>
        </w:tc>
        <w:tc>
          <w:tcPr>
            <w:tcW w:w="1054" w:type="dxa"/>
            <w:shd w:val="clear" w:color="auto" w:fill="auto"/>
            <w:noWrap/>
            <w:vAlign w:val="bottom"/>
            <w:hideMark/>
          </w:tcPr>
          <w:p w14:paraId="770A7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237.5929</w:t>
            </w:r>
          </w:p>
        </w:tc>
      </w:tr>
      <w:tr w:rsidR="009D298D" w:rsidRPr="009D298D" w14:paraId="01A8C77F" w14:textId="77777777" w:rsidTr="009D298D">
        <w:trPr>
          <w:trHeight w:val="300"/>
        </w:trPr>
        <w:tc>
          <w:tcPr>
            <w:tcW w:w="1063" w:type="dxa"/>
            <w:shd w:val="clear" w:color="auto" w:fill="auto"/>
            <w:noWrap/>
            <w:vAlign w:val="bottom"/>
            <w:hideMark/>
          </w:tcPr>
          <w:p w14:paraId="44E59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843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7077A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21D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98C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01B11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697585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1F84D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30C8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B80C4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215.5306</w:t>
            </w:r>
          </w:p>
        </w:tc>
        <w:tc>
          <w:tcPr>
            <w:tcW w:w="1054" w:type="dxa"/>
            <w:shd w:val="clear" w:color="auto" w:fill="auto"/>
            <w:noWrap/>
            <w:vAlign w:val="bottom"/>
            <w:hideMark/>
          </w:tcPr>
          <w:p w14:paraId="15F8B7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246.2072</w:t>
            </w:r>
          </w:p>
        </w:tc>
      </w:tr>
      <w:tr w:rsidR="009D298D" w:rsidRPr="009D298D" w14:paraId="2E28DB39" w14:textId="77777777" w:rsidTr="009D298D">
        <w:trPr>
          <w:trHeight w:val="300"/>
        </w:trPr>
        <w:tc>
          <w:tcPr>
            <w:tcW w:w="1063" w:type="dxa"/>
            <w:shd w:val="clear" w:color="auto" w:fill="auto"/>
            <w:noWrap/>
            <w:vAlign w:val="bottom"/>
            <w:hideMark/>
          </w:tcPr>
          <w:p w14:paraId="0F0D0D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CB5B4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E79E8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5D636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5E65D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5207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07E0F4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0.9605</w:t>
            </w:r>
          </w:p>
        </w:tc>
        <w:tc>
          <w:tcPr>
            <w:tcW w:w="943" w:type="dxa"/>
            <w:shd w:val="clear" w:color="auto" w:fill="auto"/>
            <w:noWrap/>
            <w:vAlign w:val="bottom"/>
            <w:hideMark/>
          </w:tcPr>
          <w:p w14:paraId="7928A0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69D26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75E507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216.6426</w:t>
            </w:r>
          </w:p>
        </w:tc>
        <w:tc>
          <w:tcPr>
            <w:tcW w:w="1054" w:type="dxa"/>
            <w:shd w:val="clear" w:color="auto" w:fill="auto"/>
            <w:noWrap/>
            <w:vAlign w:val="bottom"/>
            <w:hideMark/>
          </w:tcPr>
          <w:p w14:paraId="6E578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555.6626</w:t>
            </w:r>
          </w:p>
        </w:tc>
      </w:tr>
      <w:tr w:rsidR="009D298D" w:rsidRPr="009D298D" w14:paraId="6C55D00E" w14:textId="77777777" w:rsidTr="009D298D">
        <w:trPr>
          <w:trHeight w:val="300"/>
        </w:trPr>
        <w:tc>
          <w:tcPr>
            <w:tcW w:w="1063" w:type="dxa"/>
            <w:shd w:val="clear" w:color="auto" w:fill="auto"/>
            <w:noWrap/>
            <w:vAlign w:val="bottom"/>
            <w:hideMark/>
          </w:tcPr>
          <w:p w14:paraId="6C178C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81A4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E8767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A1E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BADF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6A80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C18FE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0.9604</w:t>
            </w:r>
          </w:p>
        </w:tc>
        <w:tc>
          <w:tcPr>
            <w:tcW w:w="943" w:type="dxa"/>
            <w:shd w:val="clear" w:color="auto" w:fill="auto"/>
            <w:noWrap/>
            <w:vAlign w:val="bottom"/>
            <w:hideMark/>
          </w:tcPr>
          <w:p w14:paraId="60227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B7CF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17A2FF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218.278</w:t>
            </w:r>
          </w:p>
        </w:tc>
        <w:tc>
          <w:tcPr>
            <w:tcW w:w="1054" w:type="dxa"/>
            <w:shd w:val="clear" w:color="auto" w:fill="auto"/>
            <w:noWrap/>
            <w:vAlign w:val="bottom"/>
            <w:hideMark/>
          </w:tcPr>
          <w:p w14:paraId="632A64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588.0933</w:t>
            </w:r>
          </w:p>
        </w:tc>
      </w:tr>
      <w:tr w:rsidR="009D298D" w:rsidRPr="009D298D" w14:paraId="06084B09" w14:textId="77777777" w:rsidTr="009D298D">
        <w:trPr>
          <w:trHeight w:val="300"/>
        </w:trPr>
        <w:tc>
          <w:tcPr>
            <w:tcW w:w="1063" w:type="dxa"/>
            <w:shd w:val="clear" w:color="auto" w:fill="auto"/>
            <w:noWrap/>
            <w:vAlign w:val="bottom"/>
            <w:hideMark/>
          </w:tcPr>
          <w:p w14:paraId="47120F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AE72F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1161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FC6D32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9F3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FB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1041" w:type="dxa"/>
            <w:shd w:val="clear" w:color="auto" w:fill="auto"/>
            <w:noWrap/>
            <w:vAlign w:val="bottom"/>
            <w:hideMark/>
          </w:tcPr>
          <w:p w14:paraId="568C6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943" w:type="dxa"/>
            <w:shd w:val="clear" w:color="auto" w:fill="auto"/>
            <w:noWrap/>
            <w:vAlign w:val="bottom"/>
            <w:hideMark/>
          </w:tcPr>
          <w:p w14:paraId="6F071F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F4152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7FC92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223.3047</w:t>
            </w:r>
          </w:p>
        </w:tc>
        <w:tc>
          <w:tcPr>
            <w:tcW w:w="1054" w:type="dxa"/>
            <w:shd w:val="clear" w:color="auto" w:fill="auto"/>
            <w:noWrap/>
            <w:vAlign w:val="bottom"/>
            <w:hideMark/>
          </w:tcPr>
          <w:p w14:paraId="7F8756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248.0147</w:t>
            </w:r>
          </w:p>
        </w:tc>
      </w:tr>
      <w:tr w:rsidR="009D298D" w:rsidRPr="009D298D" w14:paraId="418272C9" w14:textId="77777777" w:rsidTr="009D298D">
        <w:trPr>
          <w:trHeight w:val="300"/>
        </w:trPr>
        <w:tc>
          <w:tcPr>
            <w:tcW w:w="1063" w:type="dxa"/>
            <w:shd w:val="clear" w:color="auto" w:fill="auto"/>
            <w:noWrap/>
            <w:vAlign w:val="bottom"/>
            <w:hideMark/>
          </w:tcPr>
          <w:p w14:paraId="53A34A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6BA7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F804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35F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CE0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499950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w:t>
            </w:r>
          </w:p>
        </w:tc>
        <w:tc>
          <w:tcPr>
            <w:tcW w:w="1041" w:type="dxa"/>
            <w:shd w:val="clear" w:color="auto" w:fill="auto"/>
            <w:noWrap/>
            <w:vAlign w:val="bottom"/>
            <w:hideMark/>
          </w:tcPr>
          <w:p w14:paraId="6EA70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0.9599</w:t>
            </w:r>
          </w:p>
        </w:tc>
        <w:tc>
          <w:tcPr>
            <w:tcW w:w="943" w:type="dxa"/>
            <w:shd w:val="clear" w:color="auto" w:fill="auto"/>
            <w:noWrap/>
            <w:vAlign w:val="bottom"/>
            <w:hideMark/>
          </w:tcPr>
          <w:p w14:paraId="57F4FB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C6BAB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A40B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224.066</w:t>
            </w:r>
          </w:p>
        </w:tc>
        <w:tc>
          <w:tcPr>
            <w:tcW w:w="1054" w:type="dxa"/>
            <w:shd w:val="clear" w:color="auto" w:fill="auto"/>
            <w:noWrap/>
            <w:vAlign w:val="bottom"/>
            <w:hideMark/>
          </w:tcPr>
          <w:p w14:paraId="254775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248.776</w:t>
            </w:r>
          </w:p>
        </w:tc>
      </w:tr>
      <w:tr w:rsidR="009D298D" w:rsidRPr="009D298D" w14:paraId="3E13D1E1" w14:textId="77777777" w:rsidTr="009D298D">
        <w:trPr>
          <w:trHeight w:val="300"/>
        </w:trPr>
        <w:tc>
          <w:tcPr>
            <w:tcW w:w="1063" w:type="dxa"/>
            <w:shd w:val="clear" w:color="auto" w:fill="auto"/>
            <w:noWrap/>
            <w:vAlign w:val="bottom"/>
            <w:hideMark/>
          </w:tcPr>
          <w:p w14:paraId="264382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F97C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C373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B6B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96DF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F72D9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1FEA5E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0.9596</w:t>
            </w:r>
          </w:p>
        </w:tc>
        <w:tc>
          <w:tcPr>
            <w:tcW w:w="943" w:type="dxa"/>
            <w:shd w:val="clear" w:color="auto" w:fill="auto"/>
            <w:noWrap/>
            <w:vAlign w:val="bottom"/>
            <w:hideMark/>
          </w:tcPr>
          <w:p w14:paraId="11C3D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24A31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365A4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62.8392</w:t>
            </w:r>
          </w:p>
        </w:tc>
        <w:tc>
          <w:tcPr>
            <w:tcW w:w="1054" w:type="dxa"/>
            <w:shd w:val="clear" w:color="auto" w:fill="auto"/>
            <w:noWrap/>
            <w:vAlign w:val="bottom"/>
            <w:hideMark/>
          </w:tcPr>
          <w:p w14:paraId="3D609A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73.1025</w:t>
            </w:r>
          </w:p>
        </w:tc>
      </w:tr>
      <w:tr w:rsidR="009D298D" w:rsidRPr="009D298D" w14:paraId="3A71DCB4" w14:textId="77777777" w:rsidTr="009D298D">
        <w:trPr>
          <w:trHeight w:val="300"/>
        </w:trPr>
        <w:tc>
          <w:tcPr>
            <w:tcW w:w="1063" w:type="dxa"/>
            <w:shd w:val="clear" w:color="auto" w:fill="auto"/>
            <w:noWrap/>
            <w:vAlign w:val="bottom"/>
            <w:hideMark/>
          </w:tcPr>
          <w:p w14:paraId="30B7F9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E0E9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B766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1F7A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9AD7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1F758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29181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943" w:type="dxa"/>
            <w:shd w:val="clear" w:color="auto" w:fill="auto"/>
            <w:noWrap/>
            <w:vAlign w:val="bottom"/>
            <w:hideMark/>
          </w:tcPr>
          <w:p w14:paraId="534CA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EA445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F1666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223.4063</w:t>
            </w:r>
          </w:p>
        </w:tc>
        <w:tc>
          <w:tcPr>
            <w:tcW w:w="1054" w:type="dxa"/>
            <w:shd w:val="clear" w:color="auto" w:fill="auto"/>
            <w:noWrap/>
            <w:vAlign w:val="bottom"/>
            <w:hideMark/>
          </w:tcPr>
          <w:p w14:paraId="597A0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254.0829</w:t>
            </w:r>
          </w:p>
        </w:tc>
      </w:tr>
      <w:tr w:rsidR="009D298D" w:rsidRPr="009D298D" w14:paraId="119CA6F5" w14:textId="77777777" w:rsidTr="009D298D">
        <w:trPr>
          <w:trHeight w:val="300"/>
        </w:trPr>
        <w:tc>
          <w:tcPr>
            <w:tcW w:w="1063" w:type="dxa"/>
            <w:shd w:val="clear" w:color="auto" w:fill="auto"/>
            <w:noWrap/>
            <w:vAlign w:val="bottom"/>
            <w:hideMark/>
          </w:tcPr>
          <w:p w14:paraId="77BF96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0F82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A09BE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2E95F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E0AC8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3FF6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4832D5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943" w:type="dxa"/>
            <w:shd w:val="clear" w:color="auto" w:fill="auto"/>
            <w:noWrap/>
            <w:vAlign w:val="bottom"/>
            <w:hideMark/>
          </w:tcPr>
          <w:p w14:paraId="55DC0D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60FEB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BD08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206.2593</w:t>
            </w:r>
          </w:p>
        </w:tc>
        <w:tc>
          <w:tcPr>
            <w:tcW w:w="1054" w:type="dxa"/>
            <w:shd w:val="clear" w:color="auto" w:fill="auto"/>
            <w:noWrap/>
            <w:vAlign w:val="bottom"/>
            <w:hideMark/>
          </w:tcPr>
          <w:p w14:paraId="6944D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258.0894</w:t>
            </w:r>
          </w:p>
        </w:tc>
      </w:tr>
      <w:tr w:rsidR="009D298D" w:rsidRPr="009D298D" w14:paraId="33544B76" w14:textId="77777777" w:rsidTr="009D298D">
        <w:trPr>
          <w:trHeight w:val="300"/>
        </w:trPr>
        <w:tc>
          <w:tcPr>
            <w:tcW w:w="1063" w:type="dxa"/>
            <w:shd w:val="clear" w:color="auto" w:fill="auto"/>
            <w:noWrap/>
            <w:vAlign w:val="bottom"/>
            <w:hideMark/>
          </w:tcPr>
          <w:p w14:paraId="2815C4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61DE79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44B2D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312F6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9852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9A8CE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5DDF5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209013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524E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A87E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207.8593</w:t>
            </w:r>
          </w:p>
        </w:tc>
        <w:tc>
          <w:tcPr>
            <w:tcW w:w="1054" w:type="dxa"/>
            <w:shd w:val="clear" w:color="auto" w:fill="auto"/>
            <w:noWrap/>
            <w:vAlign w:val="bottom"/>
            <w:hideMark/>
          </w:tcPr>
          <w:p w14:paraId="09FC6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259.6893</w:t>
            </w:r>
          </w:p>
        </w:tc>
      </w:tr>
      <w:tr w:rsidR="009D298D" w:rsidRPr="009D298D" w14:paraId="510996B3" w14:textId="77777777" w:rsidTr="009D298D">
        <w:trPr>
          <w:trHeight w:val="300"/>
        </w:trPr>
        <w:tc>
          <w:tcPr>
            <w:tcW w:w="1063" w:type="dxa"/>
            <w:shd w:val="clear" w:color="auto" w:fill="auto"/>
            <w:noWrap/>
            <w:vAlign w:val="bottom"/>
            <w:hideMark/>
          </w:tcPr>
          <w:p w14:paraId="7AA4206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7D28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82D4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0BD7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617D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4C1C7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9E902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3BC39D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A7ABD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1D53C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223.375</w:t>
            </w:r>
          </w:p>
        </w:tc>
        <w:tc>
          <w:tcPr>
            <w:tcW w:w="1054" w:type="dxa"/>
            <w:shd w:val="clear" w:color="auto" w:fill="auto"/>
            <w:noWrap/>
            <w:vAlign w:val="bottom"/>
            <w:hideMark/>
          </w:tcPr>
          <w:p w14:paraId="5C8AB9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254.0516</w:t>
            </w:r>
          </w:p>
        </w:tc>
      </w:tr>
      <w:tr w:rsidR="009D298D" w:rsidRPr="009D298D" w14:paraId="1ECB6904" w14:textId="77777777" w:rsidTr="009D298D">
        <w:trPr>
          <w:trHeight w:val="300"/>
        </w:trPr>
        <w:tc>
          <w:tcPr>
            <w:tcW w:w="1063" w:type="dxa"/>
            <w:shd w:val="clear" w:color="auto" w:fill="auto"/>
            <w:noWrap/>
            <w:vAlign w:val="bottom"/>
            <w:hideMark/>
          </w:tcPr>
          <w:p w14:paraId="78C66A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018B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94124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242E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19F4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CB561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1041" w:type="dxa"/>
            <w:shd w:val="clear" w:color="auto" w:fill="auto"/>
            <w:noWrap/>
            <w:vAlign w:val="bottom"/>
            <w:hideMark/>
          </w:tcPr>
          <w:p w14:paraId="3A430D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943" w:type="dxa"/>
            <w:shd w:val="clear" w:color="auto" w:fill="auto"/>
            <w:noWrap/>
            <w:vAlign w:val="bottom"/>
            <w:hideMark/>
          </w:tcPr>
          <w:p w14:paraId="5277AE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4809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49D9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213.8135</w:t>
            </w:r>
          </w:p>
        </w:tc>
        <w:tc>
          <w:tcPr>
            <w:tcW w:w="1054" w:type="dxa"/>
            <w:shd w:val="clear" w:color="auto" w:fill="auto"/>
            <w:noWrap/>
            <w:vAlign w:val="bottom"/>
            <w:hideMark/>
          </w:tcPr>
          <w:p w14:paraId="0BF05A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265.6436</w:t>
            </w:r>
          </w:p>
        </w:tc>
      </w:tr>
      <w:tr w:rsidR="009D298D" w:rsidRPr="009D298D" w14:paraId="15A772C5" w14:textId="77777777" w:rsidTr="009D298D">
        <w:trPr>
          <w:trHeight w:val="300"/>
        </w:trPr>
        <w:tc>
          <w:tcPr>
            <w:tcW w:w="1063" w:type="dxa"/>
            <w:shd w:val="clear" w:color="auto" w:fill="auto"/>
            <w:noWrap/>
            <w:vAlign w:val="bottom"/>
            <w:hideMark/>
          </w:tcPr>
          <w:p w14:paraId="19C3E6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6B66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248D9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C828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CCC0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86CD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660DCC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943" w:type="dxa"/>
            <w:shd w:val="clear" w:color="auto" w:fill="auto"/>
            <w:noWrap/>
            <w:vAlign w:val="bottom"/>
            <w:hideMark/>
          </w:tcPr>
          <w:p w14:paraId="0F8BA7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BB03A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2D2B5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230.227</w:t>
            </w:r>
          </w:p>
        </w:tc>
        <w:tc>
          <w:tcPr>
            <w:tcW w:w="1054" w:type="dxa"/>
            <w:shd w:val="clear" w:color="auto" w:fill="auto"/>
            <w:noWrap/>
            <w:vAlign w:val="bottom"/>
            <w:hideMark/>
          </w:tcPr>
          <w:p w14:paraId="588F89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254.937</w:t>
            </w:r>
          </w:p>
        </w:tc>
      </w:tr>
      <w:tr w:rsidR="009D298D" w:rsidRPr="009D298D" w14:paraId="294DCB99" w14:textId="77777777" w:rsidTr="009D298D">
        <w:trPr>
          <w:trHeight w:val="300"/>
        </w:trPr>
        <w:tc>
          <w:tcPr>
            <w:tcW w:w="1063" w:type="dxa"/>
            <w:shd w:val="clear" w:color="auto" w:fill="auto"/>
            <w:noWrap/>
            <w:vAlign w:val="bottom"/>
            <w:hideMark/>
          </w:tcPr>
          <w:p w14:paraId="6B1BF3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489F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F115B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031D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7C81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E0F54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3F6FF1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w:t>
            </w:r>
          </w:p>
        </w:tc>
        <w:tc>
          <w:tcPr>
            <w:tcW w:w="943" w:type="dxa"/>
            <w:shd w:val="clear" w:color="auto" w:fill="auto"/>
            <w:noWrap/>
            <w:vAlign w:val="bottom"/>
            <w:hideMark/>
          </w:tcPr>
          <w:p w14:paraId="1D02AE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AFC41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6BF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232.1167</w:t>
            </w:r>
          </w:p>
        </w:tc>
        <w:tc>
          <w:tcPr>
            <w:tcW w:w="1054" w:type="dxa"/>
            <w:shd w:val="clear" w:color="auto" w:fill="auto"/>
            <w:noWrap/>
            <w:vAlign w:val="bottom"/>
            <w:hideMark/>
          </w:tcPr>
          <w:p w14:paraId="6B11E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256.8267</w:t>
            </w:r>
          </w:p>
        </w:tc>
      </w:tr>
      <w:tr w:rsidR="009D298D" w:rsidRPr="009D298D" w14:paraId="7C9515A8" w14:textId="77777777" w:rsidTr="009D298D">
        <w:trPr>
          <w:trHeight w:val="300"/>
        </w:trPr>
        <w:tc>
          <w:tcPr>
            <w:tcW w:w="1063" w:type="dxa"/>
            <w:shd w:val="clear" w:color="auto" w:fill="auto"/>
            <w:noWrap/>
            <w:vAlign w:val="bottom"/>
            <w:hideMark/>
          </w:tcPr>
          <w:p w14:paraId="13EDE4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86BC1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8DDE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0187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9B2FD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5E902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0.9566</w:t>
            </w:r>
          </w:p>
        </w:tc>
        <w:tc>
          <w:tcPr>
            <w:tcW w:w="1041" w:type="dxa"/>
            <w:shd w:val="clear" w:color="auto" w:fill="auto"/>
            <w:noWrap/>
            <w:vAlign w:val="bottom"/>
            <w:hideMark/>
          </w:tcPr>
          <w:p w14:paraId="0BD560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0.9551</w:t>
            </w:r>
          </w:p>
        </w:tc>
        <w:tc>
          <w:tcPr>
            <w:tcW w:w="943" w:type="dxa"/>
            <w:shd w:val="clear" w:color="auto" w:fill="auto"/>
            <w:noWrap/>
            <w:vAlign w:val="bottom"/>
            <w:hideMark/>
          </w:tcPr>
          <w:p w14:paraId="41A440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54F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6F534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211.9905</w:t>
            </w:r>
          </w:p>
        </w:tc>
        <w:tc>
          <w:tcPr>
            <w:tcW w:w="1054" w:type="dxa"/>
            <w:shd w:val="clear" w:color="auto" w:fill="auto"/>
            <w:noWrap/>
            <w:vAlign w:val="bottom"/>
            <w:hideMark/>
          </w:tcPr>
          <w:p w14:paraId="77E3E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263.8206</w:t>
            </w:r>
          </w:p>
        </w:tc>
      </w:tr>
      <w:tr w:rsidR="009D298D" w:rsidRPr="009D298D" w14:paraId="10C6EE79" w14:textId="77777777" w:rsidTr="009D298D">
        <w:trPr>
          <w:trHeight w:val="300"/>
        </w:trPr>
        <w:tc>
          <w:tcPr>
            <w:tcW w:w="1063" w:type="dxa"/>
            <w:shd w:val="clear" w:color="auto" w:fill="auto"/>
            <w:noWrap/>
            <w:vAlign w:val="bottom"/>
            <w:hideMark/>
          </w:tcPr>
          <w:p w14:paraId="2F6FE2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8BF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1B850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7080D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B09DA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37A24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2611CF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53D448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1E162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8505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223.3571</w:t>
            </w:r>
          </w:p>
        </w:tc>
        <w:tc>
          <w:tcPr>
            <w:tcW w:w="1054" w:type="dxa"/>
            <w:shd w:val="clear" w:color="auto" w:fill="auto"/>
            <w:noWrap/>
            <w:vAlign w:val="bottom"/>
            <w:hideMark/>
          </w:tcPr>
          <w:p w14:paraId="202399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275.1872</w:t>
            </w:r>
          </w:p>
        </w:tc>
      </w:tr>
      <w:tr w:rsidR="009D298D" w:rsidRPr="009D298D" w14:paraId="48F57074" w14:textId="77777777" w:rsidTr="009D298D">
        <w:trPr>
          <w:trHeight w:val="300"/>
        </w:trPr>
        <w:tc>
          <w:tcPr>
            <w:tcW w:w="1063" w:type="dxa"/>
            <w:shd w:val="clear" w:color="auto" w:fill="auto"/>
            <w:noWrap/>
            <w:vAlign w:val="bottom"/>
            <w:hideMark/>
          </w:tcPr>
          <w:p w14:paraId="2898A7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654B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00A60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C6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6B5DC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F1E93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18704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124E1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92906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5FC81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57.1208</w:t>
            </w:r>
          </w:p>
        </w:tc>
        <w:tc>
          <w:tcPr>
            <w:tcW w:w="1054" w:type="dxa"/>
            <w:shd w:val="clear" w:color="auto" w:fill="auto"/>
            <w:noWrap/>
            <w:vAlign w:val="bottom"/>
            <w:hideMark/>
          </w:tcPr>
          <w:p w14:paraId="12F48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67.3841</w:t>
            </w:r>
          </w:p>
        </w:tc>
      </w:tr>
      <w:tr w:rsidR="009D298D" w:rsidRPr="009D298D" w14:paraId="30CFA857" w14:textId="77777777" w:rsidTr="009D298D">
        <w:trPr>
          <w:trHeight w:val="300"/>
        </w:trPr>
        <w:tc>
          <w:tcPr>
            <w:tcW w:w="1063" w:type="dxa"/>
            <w:shd w:val="clear" w:color="auto" w:fill="auto"/>
            <w:noWrap/>
            <w:vAlign w:val="bottom"/>
            <w:hideMark/>
          </w:tcPr>
          <w:p w14:paraId="7C60A4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28E2A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3136C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2E71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FBCB0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18707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5E8078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943" w:type="dxa"/>
            <w:shd w:val="clear" w:color="auto" w:fill="auto"/>
            <w:noWrap/>
            <w:vAlign w:val="bottom"/>
            <w:hideMark/>
          </w:tcPr>
          <w:p w14:paraId="7348A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4E022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58A39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239.3821</w:t>
            </w:r>
          </w:p>
        </w:tc>
        <w:tc>
          <w:tcPr>
            <w:tcW w:w="1054" w:type="dxa"/>
            <w:shd w:val="clear" w:color="auto" w:fill="auto"/>
            <w:noWrap/>
            <w:vAlign w:val="bottom"/>
            <w:hideMark/>
          </w:tcPr>
          <w:p w14:paraId="02B9E6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264.0921</w:t>
            </w:r>
          </w:p>
        </w:tc>
      </w:tr>
      <w:tr w:rsidR="009D298D" w:rsidRPr="009D298D" w14:paraId="6160D79E" w14:textId="77777777" w:rsidTr="009D298D">
        <w:trPr>
          <w:trHeight w:val="300"/>
        </w:trPr>
        <w:tc>
          <w:tcPr>
            <w:tcW w:w="1063" w:type="dxa"/>
            <w:shd w:val="clear" w:color="auto" w:fill="auto"/>
            <w:noWrap/>
            <w:vAlign w:val="bottom"/>
            <w:hideMark/>
          </w:tcPr>
          <w:p w14:paraId="40ACF2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5D60A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F621D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2CE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5381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71AC5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7E9F5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943" w:type="dxa"/>
            <w:shd w:val="clear" w:color="auto" w:fill="auto"/>
            <w:noWrap/>
            <w:vAlign w:val="bottom"/>
            <w:hideMark/>
          </w:tcPr>
          <w:p w14:paraId="4625E7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72F8E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67296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250.9743</w:t>
            </w:r>
          </w:p>
        </w:tc>
        <w:tc>
          <w:tcPr>
            <w:tcW w:w="1054" w:type="dxa"/>
            <w:shd w:val="clear" w:color="auto" w:fill="auto"/>
            <w:noWrap/>
            <w:vAlign w:val="bottom"/>
            <w:hideMark/>
          </w:tcPr>
          <w:p w14:paraId="65113D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275.6843</w:t>
            </w:r>
          </w:p>
        </w:tc>
      </w:tr>
      <w:tr w:rsidR="009D298D" w:rsidRPr="009D298D" w14:paraId="06F1A718" w14:textId="77777777" w:rsidTr="009D298D">
        <w:trPr>
          <w:trHeight w:val="300"/>
        </w:trPr>
        <w:tc>
          <w:tcPr>
            <w:tcW w:w="1063" w:type="dxa"/>
            <w:shd w:val="clear" w:color="auto" w:fill="auto"/>
            <w:noWrap/>
            <w:vAlign w:val="bottom"/>
            <w:hideMark/>
          </w:tcPr>
          <w:p w14:paraId="44BD9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F2BB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302E1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0928C0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1139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6538D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7B4A85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0.9532</w:t>
            </w:r>
          </w:p>
        </w:tc>
        <w:tc>
          <w:tcPr>
            <w:tcW w:w="943" w:type="dxa"/>
            <w:shd w:val="clear" w:color="auto" w:fill="auto"/>
            <w:noWrap/>
            <w:vAlign w:val="bottom"/>
            <w:hideMark/>
          </w:tcPr>
          <w:p w14:paraId="2ABBB4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E08FC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9C8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224.6456</w:t>
            </w:r>
          </w:p>
        </w:tc>
        <w:tc>
          <w:tcPr>
            <w:tcW w:w="1054" w:type="dxa"/>
            <w:shd w:val="clear" w:color="auto" w:fill="auto"/>
            <w:noWrap/>
            <w:vAlign w:val="bottom"/>
            <w:hideMark/>
          </w:tcPr>
          <w:p w14:paraId="654444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276.4757</w:t>
            </w:r>
          </w:p>
        </w:tc>
      </w:tr>
      <w:tr w:rsidR="009D298D" w:rsidRPr="009D298D" w14:paraId="648DAAC8" w14:textId="77777777" w:rsidTr="009D298D">
        <w:trPr>
          <w:trHeight w:val="300"/>
        </w:trPr>
        <w:tc>
          <w:tcPr>
            <w:tcW w:w="1063" w:type="dxa"/>
            <w:shd w:val="clear" w:color="auto" w:fill="auto"/>
            <w:noWrap/>
            <w:vAlign w:val="bottom"/>
            <w:hideMark/>
          </w:tcPr>
          <w:p w14:paraId="504F0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5F8D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3BBD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310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4526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46EB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728EC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0.9528</w:t>
            </w:r>
          </w:p>
        </w:tc>
        <w:tc>
          <w:tcPr>
            <w:tcW w:w="943" w:type="dxa"/>
            <w:shd w:val="clear" w:color="auto" w:fill="auto"/>
            <w:noWrap/>
            <w:vAlign w:val="bottom"/>
            <w:hideMark/>
          </w:tcPr>
          <w:p w14:paraId="79A1C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D74E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88400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238.7612</w:t>
            </w:r>
          </w:p>
        </w:tc>
        <w:tc>
          <w:tcPr>
            <w:tcW w:w="1054" w:type="dxa"/>
            <w:shd w:val="clear" w:color="auto" w:fill="auto"/>
            <w:noWrap/>
            <w:vAlign w:val="bottom"/>
            <w:hideMark/>
          </w:tcPr>
          <w:p w14:paraId="1B108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263.4712</w:t>
            </w:r>
          </w:p>
        </w:tc>
      </w:tr>
      <w:tr w:rsidR="009D298D" w:rsidRPr="009D298D" w14:paraId="36FD74E5" w14:textId="77777777" w:rsidTr="009D298D">
        <w:trPr>
          <w:trHeight w:val="300"/>
        </w:trPr>
        <w:tc>
          <w:tcPr>
            <w:tcW w:w="1063" w:type="dxa"/>
            <w:shd w:val="clear" w:color="auto" w:fill="auto"/>
            <w:noWrap/>
            <w:vAlign w:val="bottom"/>
            <w:hideMark/>
          </w:tcPr>
          <w:p w14:paraId="34FB3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4D1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FA051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5715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D8D8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D8ABB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523F5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0.9518</w:t>
            </w:r>
          </w:p>
        </w:tc>
        <w:tc>
          <w:tcPr>
            <w:tcW w:w="943" w:type="dxa"/>
            <w:shd w:val="clear" w:color="auto" w:fill="auto"/>
            <w:noWrap/>
            <w:vAlign w:val="bottom"/>
            <w:hideMark/>
          </w:tcPr>
          <w:p w14:paraId="19F57C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9A2DB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CB8C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53.8096</w:t>
            </w:r>
          </w:p>
        </w:tc>
        <w:tc>
          <w:tcPr>
            <w:tcW w:w="1054" w:type="dxa"/>
            <w:shd w:val="clear" w:color="auto" w:fill="auto"/>
            <w:noWrap/>
            <w:vAlign w:val="bottom"/>
            <w:hideMark/>
          </w:tcPr>
          <w:p w14:paraId="56DEA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64.0729</w:t>
            </w:r>
          </w:p>
        </w:tc>
      </w:tr>
      <w:tr w:rsidR="009D298D" w:rsidRPr="009D298D" w14:paraId="5B042756" w14:textId="77777777" w:rsidTr="009D298D">
        <w:trPr>
          <w:trHeight w:val="300"/>
        </w:trPr>
        <w:tc>
          <w:tcPr>
            <w:tcW w:w="1063" w:type="dxa"/>
            <w:shd w:val="clear" w:color="auto" w:fill="auto"/>
            <w:noWrap/>
            <w:vAlign w:val="bottom"/>
            <w:hideMark/>
          </w:tcPr>
          <w:p w14:paraId="503CF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49E5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E801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67C1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35B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989C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3CF697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943" w:type="dxa"/>
            <w:shd w:val="clear" w:color="auto" w:fill="auto"/>
            <w:noWrap/>
            <w:vAlign w:val="bottom"/>
            <w:hideMark/>
          </w:tcPr>
          <w:p w14:paraId="3C9BC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FFFB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FD12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207.2949</w:t>
            </w:r>
          </w:p>
        </w:tc>
        <w:tc>
          <w:tcPr>
            <w:tcW w:w="1054" w:type="dxa"/>
            <w:shd w:val="clear" w:color="auto" w:fill="auto"/>
            <w:noWrap/>
            <w:vAlign w:val="bottom"/>
            <w:hideMark/>
          </w:tcPr>
          <w:p w14:paraId="2627A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237.9715</w:t>
            </w:r>
          </w:p>
        </w:tc>
      </w:tr>
      <w:tr w:rsidR="009D298D" w:rsidRPr="009D298D" w14:paraId="004195E4" w14:textId="77777777" w:rsidTr="009D298D">
        <w:trPr>
          <w:trHeight w:val="300"/>
        </w:trPr>
        <w:tc>
          <w:tcPr>
            <w:tcW w:w="1063" w:type="dxa"/>
            <w:shd w:val="clear" w:color="auto" w:fill="auto"/>
            <w:noWrap/>
            <w:vAlign w:val="bottom"/>
            <w:hideMark/>
          </w:tcPr>
          <w:p w14:paraId="691756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51C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095CC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D2C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97058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10A5E5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53088A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943" w:type="dxa"/>
            <w:shd w:val="clear" w:color="auto" w:fill="auto"/>
            <w:noWrap/>
            <w:vAlign w:val="bottom"/>
            <w:hideMark/>
          </w:tcPr>
          <w:p w14:paraId="280894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C313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7C2D8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60.9729</w:t>
            </w:r>
          </w:p>
        </w:tc>
        <w:tc>
          <w:tcPr>
            <w:tcW w:w="1054" w:type="dxa"/>
            <w:shd w:val="clear" w:color="auto" w:fill="auto"/>
            <w:noWrap/>
            <w:vAlign w:val="bottom"/>
            <w:hideMark/>
          </w:tcPr>
          <w:p w14:paraId="490281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76.3789</w:t>
            </w:r>
          </w:p>
        </w:tc>
      </w:tr>
      <w:tr w:rsidR="009D298D" w:rsidRPr="009D298D" w14:paraId="59EB5980" w14:textId="77777777" w:rsidTr="009D298D">
        <w:trPr>
          <w:trHeight w:val="300"/>
        </w:trPr>
        <w:tc>
          <w:tcPr>
            <w:tcW w:w="1063" w:type="dxa"/>
            <w:shd w:val="clear" w:color="auto" w:fill="auto"/>
            <w:noWrap/>
            <w:vAlign w:val="bottom"/>
            <w:hideMark/>
          </w:tcPr>
          <w:p w14:paraId="36678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D12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6A3B6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8E4C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130B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02F13B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11517A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0.9512</w:t>
            </w:r>
          </w:p>
        </w:tc>
        <w:tc>
          <w:tcPr>
            <w:tcW w:w="943" w:type="dxa"/>
            <w:shd w:val="clear" w:color="auto" w:fill="auto"/>
            <w:noWrap/>
            <w:vAlign w:val="bottom"/>
            <w:hideMark/>
          </w:tcPr>
          <w:p w14:paraId="20F02C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8D8A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AA27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251.2735</w:t>
            </w:r>
          </w:p>
        </w:tc>
        <w:tc>
          <w:tcPr>
            <w:tcW w:w="1054" w:type="dxa"/>
            <w:shd w:val="clear" w:color="auto" w:fill="auto"/>
            <w:noWrap/>
            <w:vAlign w:val="bottom"/>
            <w:hideMark/>
          </w:tcPr>
          <w:p w14:paraId="79B2C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275.9835</w:t>
            </w:r>
          </w:p>
        </w:tc>
      </w:tr>
      <w:tr w:rsidR="009D298D" w:rsidRPr="009D298D" w14:paraId="6F1C52D2" w14:textId="77777777" w:rsidTr="009D298D">
        <w:trPr>
          <w:trHeight w:val="300"/>
        </w:trPr>
        <w:tc>
          <w:tcPr>
            <w:tcW w:w="1063" w:type="dxa"/>
            <w:shd w:val="clear" w:color="auto" w:fill="auto"/>
            <w:noWrap/>
            <w:vAlign w:val="bottom"/>
            <w:hideMark/>
          </w:tcPr>
          <w:p w14:paraId="7C69F6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1852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8188E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21E2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0CB7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4D0B3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6F6250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0.9501</w:t>
            </w:r>
          </w:p>
        </w:tc>
        <w:tc>
          <w:tcPr>
            <w:tcW w:w="943" w:type="dxa"/>
            <w:shd w:val="clear" w:color="auto" w:fill="auto"/>
            <w:noWrap/>
            <w:vAlign w:val="bottom"/>
            <w:hideMark/>
          </w:tcPr>
          <w:p w14:paraId="5E1E47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B824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5E4C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208.6028</w:t>
            </w:r>
          </w:p>
        </w:tc>
        <w:tc>
          <w:tcPr>
            <w:tcW w:w="1054" w:type="dxa"/>
            <w:shd w:val="clear" w:color="auto" w:fill="auto"/>
            <w:noWrap/>
            <w:vAlign w:val="bottom"/>
            <w:hideMark/>
          </w:tcPr>
          <w:p w14:paraId="5D9D1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239.2794</w:t>
            </w:r>
          </w:p>
        </w:tc>
      </w:tr>
      <w:tr w:rsidR="009D298D" w:rsidRPr="009D298D" w14:paraId="0AC78B22" w14:textId="77777777" w:rsidTr="009D298D">
        <w:trPr>
          <w:trHeight w:val="300"/>
        </w:trPr>
        <w:tc>
          <w:tcPr>
            <w:tcW w:w="1063" w:type="dxa"/>
            <w:shd w:val="clear" w:color="auto" w:fill="auto"/>
            <w:noWrap/>
            <w:vAlign w:val="bottom"/>
            <w:hideMark/>
          </w:tcPr>
          <w:p w14:paraId="63D2DC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51B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A1A98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96ABC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DECC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06B6B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1041" w:type="dxa"/>
            <w:shd w:val="clear" w:color="auto" w:fill="auto"/>
            <w:noWrap/>
            <w:vAlign w:val="bottom"/>
            <w:hideMark/>
          </w:tcPr>
          <w:p w14:paraId="58F0E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943" w:type="dxa"/>
            <w:shd w:val="clear" w:color="auto" w:fill="auto"/>
            <w:noWrap/>
            <w:vAlign w:val="bottom"/>
            <w:hideMark/>
          </w:tcPr>
          <w:p w14:paraId="45706B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4D721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C1E9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214.4513</w:t>
            </w:r>
          </w:p>
        </w:tc>
        <w:tc>
          <w:tcPr>
            <w:tcW w:w="1054" w:type="dxa"/>
            <w:shd w:val="clear" w:color="auto" w:fill="auto"/>
            <w:noWrap/>
            <w:vAlign w:val="bottom"/>
            <w:hideMark/>
          </w:tcPr>
          <w:p w14:paraId="4C76F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245.1278</w:t>
            </w:r>
          </w:p>
        </w:tc>
      </w:tr>
      <w:tr w:rsidR="009D298D" w:rsidRPr="009D298D" w14:paraId="0DD1EBAB" w14:textId="77777777" w:rsidTr="009D298D">
        <w:trPr>
          <w:trHeight w:val="300"/>
        </w:trPr>
        <w:tc>
          <w:tcPr>
            <w:tcW w:w="1063" w:type="dxa"/>
            <w:shd w:val="clear" w:color="auto" w:fill="auto"/>
            <w:noWrap/>
            <w:vAlign w:val="bottom"/>
            <w:hideMark/>
          </w:tcPr>
          <w:p w14:paraId="12ABB1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CD27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5C6E3C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B1F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9C08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B7A2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1041" w:type="dxa"/>
            <w:shd w:val="clear" w:color="auto" w:fill="auto"/>
            <w:noWrap/>
            <w:vAlign w:val="bottom"/>
            <w:hideMark/>
          </w:tcPr>
          <w:p w14:paraId="649FC7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943" w:type="dxa"/>
            <w:shd w:val="clear" w:color="auto" w:fill="auto"/>
            <w:noWrap/>
            <w:vAlign w:val="bottom"/>
            <w:hideMark/>
          </w:tcPr>
          <w:p w14:paraId="24C2D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2486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7C74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237.3647</w:t>
            </w:r>
          </w:p>
        </w:tc>
        <w:tc>
          <w:tcPr>
            <w:tcW w:w="1054" w:type="dxa"/>
            <w:shd w:val="clear" w:color="auto" w:fill="auto"/>
            <w:noWrap/>
            <w:vAlign w:val="bottom"/>
            <w:hideMark/>
          </w:tcPr>
          <w:p w14:paraId="578B15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289.1947</w:t>
            </w:r>
          </w:p>
        </w:tc>
      </w:tr>
      <w:tr w:rsidR="009D298D" w:rsidRPr="009D298D" w14:paraId="502F739E" w14:textId="77777777" w:rsidTr="009D298D">
        <w:trPr>
          <w:trHeight w:val="300"/>
        </w:trPr>
        <w:tc>
          <w:tcPr>
            <w:tcW w:w="1063" w:type="dxa"/>
            <w:shd w:val="clear" w:color="auto" w:fill="auto"/>
            <w:noWrap/>
            <w:vAlign w:val="bottom"/>
            <w:hideMark/>
          </w:tcPr>
          <w:p w14:paraId="535BD6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31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8639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C82F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AC856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09C0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4BD87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0.9488</w:t>
            </w:r>
          </w:p>
        </w:tc>
        <w:tc>
          <w:tcPr>
            <w:tcW w:w="943" w:type="dxa"/>
            <w:shd w:val="clear" w:color="auto" w:fill="auto"/>
            <w:noWrap/>
            <w:vAlign w:val="bottom"/>
            <w:hideMark/>
          </w:tcPr>
          <w:p w14:paraId="5ACBC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6CF47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9AE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4DB913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71.5701</w:t>
            </w:r>
          </w:p>
        </w:tc>
      </w:tr>
      <w:tr w:rsidR="009D298D" w:rsidRPr="009D298D" w14:paraId="7A7F538C" w14:textId="77777777" w:rsidTr="009D298D">
        <w:trPr>
          <w:trHeight w:val="300"/>
        </w:trPr>
        <w:tc>
          <w:tcPr>
            <w:tcW w:w="1063" w:type="dxa"/>
            <w:shd w:val="clear" w:color="auto" w:fill="auto"/>
            <w:noWrap/>
            <w:vAlign w:val="bottom"/>
            <w:hideMark/>
          </w:tcPr>
          <w:p w14:paraId="2DD528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5835B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B483FD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C6C1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D02B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EDFA1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005EB8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943" w:type="dxa"/>
            <w:shd w:val="clear" w:color="auto" w:fill="auto"/>
            <w:noWrap/>
            <w:vAlign w:val="bottom"/>
            <w:hideMark/>
          </w:tcPr>
          <w:p w14:paraId="7D5316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78423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2346BB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269.1365</w:t>
            </w:r>
          </w:p>
        </w:tc>
        <w:tc>
          <w:tcPr>
            <w:tcW w:w="1054" w:type="dxa"/>
            <w:shd w:val="clear" w:color="auto" w:fill="auto"/>
            <w:noWrap/>
            <w:vAlign w:val="bottom"/>
            <w:hideMark/>
          </w:tcPr>
          <w:p w14:paraId="6B8F7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293.8465</w:t>
            </w:r>
          </w:p>
        </w:tc>
      </w:tr>
      <w:tr w:rsidR="009D298D" w:rsidRPr="009D298D" w14:paraId="1B4CD251" w14:textId="77777777" w:rsidTr="009D298D">
        <w:trPr>
          <w:trHeight w:val="300"/>
        </w:trPr>
        <w:tc>
          <w:tcPr>
            <w:tcW w:w="1063" w:type="dxa"/>
            <w:shd w:val="clear" w:color="auto" w:fill="auto"/>
            <w:noWrap/>
            <w:vAlign w:val="bottom"/>
            <w:hideMark/>
          </w:tcPr>
          <w:p w14:paraId="1B2825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3C74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04907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A518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B14C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62589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0.9497</w:t>
            </w:r>
          </w:p>
        </w:tc>
        <w:tc>
          <w:tcPr>
            <w:tcW w:w="1041" w:type="dxa"/>
            <w:shd w:val="clear" w:color="auto" w:fill="auto"/>
            <w:noWrap/>
            <w:vAlign w:val="bottom"/>
            <w:hideMark/>
          </w:tcPr>
          <w:p w14:paraId="34C54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0.9476</w:t>
            </w:r>
          </w:p>
        </w:tc>
        <w:tc>
          <w:tcPr>
            <w:tcW w:w="943" w:type="dxa"/>
            <w:shd w:val="clear" w:color="auto" w:fill="auto"/>
            <w:noWrap/>
            <w:vAlign w:val="bottom"/>
            <w:hideMark/>
          </w:tcPr>
          <w:p w14:paraId="22C356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AE42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DF33A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217.598</w:t>
            </w:r>
          </w:p>
        </w:tc>
        <w:tc>
          <w:tcPr>
            <w:tcW w:w="1054" w:type="dxa"/>
            <w:shd w:val="clear" w:color="auto" w:fill="auto"/>
            <w:noWrap/>
            <w:vAlign w:val="bottom"/>
            <w:hideMark/>
          </w:tcPr>
          <w:p w14:paraId="570CA6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248.2746</w:t>
            </w:r>
          </w:p>
        </w:tc>
      </w:tr>
      <w:tr w:rsidR="009D298D" w:rsidRPr="009D298D" w14:paraId="49BEF489" w14:textId="77777777" w:rsidTr="009D298D">
        <w:trPr>
          <w:trHeight w:val="300"/>
        </w:trPr>
        <w:tc>
          <w:tcPr>
            <w:tcW w:w="1063" w:type="dxa"/>
            <w:shd w:val="clear" w:color="auto" w:fill="auto"/>
            <w:noWrap/>
            <w:vAlign w:val="bottom"/>
            <w:hideMark/>
          </w:tcPr>
          <w:p w14:paraId="7C2258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C9FF6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FC42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40E1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25F5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5E52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0.9484</w:t>
            </w:r>
          </w:p>
        </w:tc>
        <w:tc>
          <w:tcPr>
            <w:tcW w:w="1041" w:type="dxa"/>
            <w:shd w:val="clear" w:color="auto" w:fill="auto"/>
            <w:noWrap/>
            <w:vAlign w:val="bottom"/>
            <w:hideMark/>
          </w:tcPr>
          <w:p w14:paraId="19F5B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0.9464</w:t>
            </w:r>
          </w:p>
        </w:tc>
        <w:tc>
          <w:tcPr>
            <w:tcW w:w="943" w:type="dxa"/>
            <w:shd w:val="clear" w:color="auto" w:fill="auto"/>
            <w:noWrap/>
            <w:vAlign w:val="bottom"/>
            <w:hideMark/>
          </w:tcPr>
          <w:p w14:paraId="0E511F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93566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0AEFD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234.7604</w:t>
            </w:r>
          </w:p>
        </w:tc>
        <w:tc>
          <w:tcPr>
            <w:tcW w:w="1054" w:type="dxa"/>
            <w:shd w:val="clear" w:color="auto" w:fill="auto"/>
            <w:noWrap/>
            <w:vAlign w:val="bottom"/>
            <w:hideMark/>
          </w:tcPr>
          <w:p w14:paraId="044442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286.5905</w:t>
            </w:r>
          </w:p>
        </w:tc>
      </w:tr>
      <w:tr w:rsidR="009D298D" w:rsidRPr="009D298D" w14:paraId="262E73CA" w14:textId="77777777" w:rsidTr="009D298D">
        <w:trPr>
          <w:trHeight w:val="300"/>
        </w:trPr>
        <w:tc>
          <w:tcPr>
            <w:tcW w:w="1063" w:type="dxa"/>
            <w:shd w:val="clear" w:color="auto" w:fill="auto"/>
            <w:noWrap/>
            <w:vAlign w:val="bottom"/>
            <w:hideMark/>
          </w:tcPr>
          <w:p w14:paraId="5A8203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8C94B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D5C9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8273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8A44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2FE03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3ECEDB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0.9463</w:t>
            </w:r>
          </w:p>
        </w:tc>
        <w:tc>
          <w:tcPr>
            <w:tcW w:w="943" w:type="dxa"/>
            <w:shd w:val="clear" w:color="auto" w:fill="auto"/>
            <w:noWrap/>
            <w:vAlign w:val="bottom"/>
            <w:hideMark/>
          </w:tcPr>
          <w:p w14:paraId="212D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539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5F7BD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271.0955</w:t>
            </w:r>
          </w:p>
        </w:tc>
        <w:tc>
          <w:tcPr>
            <w:tcW w:w="1054" w:type="dxa"/>
            <w:shd w:val="clear" w:color="auto" w:fill="auto"/>
            <w:noWrap/>
            <w:vAlign w:val="bottom"/>
            <w:hideMark/>
          </w:tcPr>
          <w:p w14:paraId="4C1D9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295.8055</w:t>
            </w:r>
          </w:p>
        </w:tc>
      </w:tr>
      <w:tr w:rsidR="009D298D" w:rsidRPr="009D298D" w14:paraId="1102F550" w14:textId="77777777" w:rsidTr="009D298D">
        <w:trPr>
          <w:trHeight w:val="300"/>
        </w:trPr>
        <w:tc>
          <w:tcPr>
            <w:tcW w:w="1063" w:type="dxa"/>
            <w:shd w:val="clear" w:color="auto" w:fill="auto"/>
            <w:noWrap/>
            <w:vAlign w:val="bottom"/>
            <w:hideMark/>
          </w:tcPr>
          <w:p w14:paraId="6EED56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0C95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57D35E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D3B76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F2F07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0078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5E1C1D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943" w:type="dxa"/>
            <w:shd w:val="clear" w:color="auto" w:fill="auto"/>
            <w:noWrap/>
            <w:vAlign w:val="bottom"/>
            <w:hideMark/>
          </w:tcPr>
          <w:p w14:paraId="5F06B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F003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8B316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191.7316</w:t>
            </w:r>
          </w:p>
        </w:tc>
        <w:tc>
          <w:tcPr>
            <w:tcW w:w="1054" w:type="dxa"/>
            <w:shd w:val="clear" w:color="auto" w:fill="auto"/>
            <w:noWrap/>
            <w:vAlign w:val="bottom"/>
            <w:hideMark/>
          </w:tcPr>
          <w:p w14:paraId="096C0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243.5617</w:t>
            </w:r>
          </w:p>
        </w:tc>
      </w:tr>
      <w:tr w:rsidR="009D298D" w:rsidRPr="009D298D" w14:paraId="58AE7EA1" w14:textId="77777777" w:rsidTr="009D298D">
        <w:trPr>
          <w:trHeight w:val="300"/>
        </w:trPr>
        <w:tc>
          <w:tcPr>
            <w:tcW w:w="1063" w:type="dxa"/>
            <w:shd w:val="clear" w:color="auto" w:fill="auto"/>
            <w:noWrap/>
            <w:vAlign w:val="bottom"/>
            <w:hideMark/>
          </w:tcPr>
          <w:p w14:paraId="76523F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6B5C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DC039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70B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9F5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05558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3BBE1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0.9421</w:t>
            </w:r>
          </w:p>
        </w:tc>
        <w:tc>
          <w:tcPr>
            <w:tcW w:w="943" w:type="dxa"/>
            <w:shd w:val="clear" w:color="auto" w:fill="auto"/>
            <w:noWrap/>
            <w:vAlign w:val="bottom"/>
            <w:hideMark/>
          </w:tcPr>
          <w:p w14:paraId="66F2BC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93A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504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195.1189</w:t>
            </w:r>
          </w:p>
        </w:tc>
        <w:tc>
          <w:tcPr>
            <w:tcW w:w="1054" w:type="dxa"/>
            <w:shd w:val="clear" w:color="auto" w:fill="auto"/>
            <w:noWrap/>
            <w:vAlign w:val="bottom"/>
            <w:hideMark/>
          </w:tcPr>
          <w:p w14:paraId="7C36AD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246.949</w:t>
            </w:r>
          </w:p>
        </w:tc>
      </w:tr>
      <w:tr w:rsidR="009D298D" w:rsidRPr="009D298D" w14:paraId="287C4FF8" w14:textId="77777777" w:rsidTr="009D298D">
        <w:trPr>
          <w:trHeight w:val="300"/>
        </w:trPr>
        <w:tc>
          <w:tcPr>
            <w:tcW w:w="1063" w:type="dxa"/>
            <w:shd w:val="clear" w:color="auto" w:fill="auto"/>
            <w:noWrap/>
            <w:vAlign w:val="bottom"/>
            <w:hideMark/>
          </w:tcPr>
          <w:p w14:paraId="69E7B0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7D72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F954F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15EA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C5E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359DF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7E25C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943" w:type="dxa"/>
            <w:shd w:val="clear" w:color="auto" w:fill="auto"/>
            <w:noWrap/>
            <w:vAlign w:val="bottom"/>
            <w:hideMark/>
          </w:tcPr>
          <w:p w14:paraId="2E881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6C85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E319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48.4909</w:t>
            </w:r>
          </w:p>
        </w:tc>
        <w:tc>
          <w:tcPr>
            <w:tcW w:w="1054" w:type="dxa"/>
            <w:shd w:val="clear" w:color="auto" w:fill="auto"/>
            <w:noWrap/>
            <w:vAlign w:val="bottom"/>
            <w:hideMark/>
          </w:tcPr>
          <w:p w14:paraId="10CD21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58.7542</w:t>
            </w:r>
          </w:p>
        </w:tc>
      </w:tr>
      <w:tr w:rsidR="009D298D" w:rsidRPr="009D298D" w14:paraId="04BABF8E" w14:textId="77777777" w:rsidTr="009D298D">
        <w:trPr>
          <w:trHeight w:val="300"/>
        </w:trPr>
        <w:tc>
          <w:tcPr>
            <w:tcW w:w="1063" w:type="dxa"/>
            <w:shd w:val="clear" w:color="auto" w:fill="auto"/>
            <w:noWrap/>
            <w:vAlign w:val="bottom"/>
            <w:hideMark/>
          </w:tcPr>
          <w:p w14:paraId="68958D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6970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149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201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94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7EE9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00842A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943" w:type="dxa"/>
            <w:shd w:val="clear" w:color="auto" w:fill="auto"/>
            <w:noWrap/>
            <w:vAlign w:val="bottom"/>
            <w:hideMark/>
          </w:tcPr>
          <w:p w14:paraId="34EAD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7FA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24E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254.6673</w:t>
            </w:r>
          </w:p>
        </w:tc>
        <w:tc>
          <w:tcPr>
            <w:tcW w:w="1054" w:type="dxa"/>
            <w:shd w:val="clear" w:color="auto" w:fill="auto"/>
            <w:noWrap/>
            <w:vAlign w:val="bottom"/>
            <w:hideMark/>
          </w:tcPr>
          <w:p w14:paraId="459F20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279.3773</w:t>
            </w:r>
          </w:p>
        </w:tc>
      </w:tr>
      <w:tr w:rsidR="009D298D" w:rsidRPr="009D298D" w14:paraId="0BB9C075" w14:textId="77777777" w:rsidTr="009D298D">
        <w:trPr>
          <w:trHeight w:val="300"/>
        </w:trPr>
        <w:tc>
          <w:tcPr>
            <w:tcW w:w="1063" w:type="dxa"/>
            <w:shd w:val="clear" w:color="auto" w:fill="auto"/>
            <w:noWrap/>
            <w:vAlign w:val="bottom"/>
            <w:hideMark/>
          </w:tcPr>
          <w:p w14:paraId="1954D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945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E764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09EF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3DD5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9C90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4361D4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943" w:type="dxa"/>
            <w:shd w:val="clear" w:color="auto" w:fill="auto"/>
            <w:noWrap/>
            <w:vAlign w:val="bottom"/>
            <w:hideMark/>
          </w:tcPr>
          <w:p w14:paraId="6C0A55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38178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0774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227.991</w:t>
            </w:r>
          </w:p>
        </w:tc>
        <w:tc>
          <w:tcPr>
            <w:tcW w:w="1054" w:type="dxa"/>
            <w:shd w:val="clear" w:color="auto" w:fill="auto"/>
            <w:noWrap/>
            <w:vAlign w:val="bottom"/>
            <w:hideMark/>
          </w:tcPr>
          <w:p w14:paraId="2E18E2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258.6676</w:t>
            </w:r>
          </w:p>
        </w:tc>
      </w:tr>
      <w:tr w:rsidR="009D298D" w:rsidRPr="009D298D" w14:paraId="0E4B8338" w14:textId="77777777" w:rsidTr="009D298D">
        <w:trPr>
          <w:trHeight w:val="300"/>
        </w:trPr>
        <w:tc>
          <w:tcPr>
            <w:tcW w:w="1063" w:type="dxa"/>
            <w:shd w:val="clear" w:color="auto" w:fill="auto"/>
            <w:noWrap/>
            <w:vAlign w:val="bottom"/>
            <w:hideMark/>
          </w:tcPr>
          <w:p w14:paraId="08C146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9C52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BD881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E86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DFD8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ADB5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575888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0.9351</w:t>
            </w:r>
          </w:p>
        </w:tc>
        <w:tc>
          <w:tcPr>
            <w:tcW w:w="943" w:type="dxa"/>
            <w:shd w:val="clear" w:color="auto" w:fill="auto"/>
            <w:noWrap/>
            <w:vAlign w:val="bottom"/>
            <w:hideMark/>
          </w:tcPr>
          <w:p w14:paraId="4BFB0A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4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A19EB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253.089</w:t>
            </w:r>
          </w:p>
        </w:tc>
        <w:tc>
          <w:tcPr>
            <w:tcW w:w="1054" w:type="dxa"/>
            <w:shd w:val="clear" w:color="auto" w:fill="auto"/>
            <w:noWrap/>
            <w:vAlign w:val="bottom"/>
            <w:hideMark/>
          </w:tcPr>
          <w:p w14:paraId="7F62D9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277.799</w:t>
            </w:r>
          </w:p>
        </w:tc>
      </w:tr>
      <w:tr w:rsidR="009D298D" w:rsidRPr="009D298D" w14:paraId="1B553292" w14:textId="77777777" w:rsidTr="009D298D">
        <w:trPr>
          <w:trHeight w:val="300"/>
        </w:trPr>
        <w:tc>
          <w:tcPr>
            <w:tcW w:w="1063" w:type="dxa"/>
            <w:shd w:val="clear" w:color="auto" w:fill="auto"/>
            <w:noWrap/>
            <w:vAlign w:val="bottom"/>
            <w:hideMark/>
          </w:tcPr>
          <w:p w14:paraId="4962FE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C6D0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7378F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B16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22C04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7AEBF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3FE79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w:t>
            </w:r>
          </w:p>
        </w:tc>
        <w:tc>
          <w:tcPr>
            <w:tcW w:w="943" w:type="dxa"/>
            <w:shd w:val="clear" w:color="auto" w:fill="auto"/>
            <w:noWrap/>
            <w:vAlign w:val="bottom"/>
            <w:hideMark/>
          </w:tcPr>
          <w:p w14:paraId="042BFB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65148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75BB4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194.7546</w:t>
            </w:r>
          </w:p>
        </w:tc>
        <w:tc>
          <w:tcPr>
            <w:tcW w:w="1054" w:type="dxa"/>
            <w:shd w:val="clear" w:color="auto" w:fill="auto"/>
            <w:noWrap/>
            <w:vAlign w:val="bottom"/>
            <w:hideMark/>
          </w:tcPr>
          <w:p w14:paraId="34361F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225.4312</w:t>
            </w:r>
          </w:p>
        </w:tc>
      </w:tr>
      <w:tr w:rsidR="009D298D" w:rsidRPr="009D298D" w14:paraId="179297DF" w14:textId="77777777" w:rsidTr="009D298D">
        <w:trPr>
          <w:trHeight w:val="300"/>
        </w:trPr>
        <w:tc>
          <w:tcPr>
            <w:tcW w:w="1063" w:type="dxa"/>
            <w:shd w:val="clear" w:color="auto" w:fill="auto"/>
            <w:noWrap/>
            <w:vAlign w:val="bottom"/>
            <w:hideMark/>
          </w:tcPr>
          <w:p w14:paraId="44EF03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0599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27EE00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0A109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FBC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AC24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331527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0.9349</w:t>
            </w:r>
          </w:p>
        </w:tc>
        <w:tc>
          <w:tcPr>
            <w:tcW w:w="943" w:type="dxa"/>
            <w:shd w:val="clear" w:color="auto" w:fill="auto"/>
            <w:noWrap/>
            <w:vAlign w:val="bottom"/>
            <w:hideMark/>
          </w:tcPr>
          <w:p w14:paraId="2A398A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9504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BEC4C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56.7268</w:t>
            </w:r>
          </w:p>
        </w:tc>
        <w:tc>
          <w:tcPr>
            <w:tcW w:w="1054" w:type="dxa"/>
            <w:shd w:val="clear" w:color="auto" w:fill="auto"/>
            <w:noWrap/>
            <w:vAlign w:val="bottom"/>
            <w:hideMark/>
          </w:tcPr>
          <w:p w14:paraId="333BC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66.9901</w:t>
            </w:r>
          </w:p>
        </w:tc>
      </w:tr>
      <w:tr w:rsidR="009D298D" w:rsidRPr="009D298D" w14:paraId="6E454000" w14:textId="77777777" w:rsidTr="009D298D">
        <w:trPr>
          <w:trHeight w:val="300"/>
        </w:trPr>
        <w:tc>
          <w:tcPr>
            <w:tcW w:w="1063" w:type="dxa"/>
            <w:shd w:val="clear" w:color="auto" w:fill="auto"/>
            <w:noWrap/>
            <w:vAlign w:val="bottom"/>
            <w:hideMark/>
          </w:tcPr>
          <w:p w14:paraId="37D9A2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44A7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E011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1B7D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B5BB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A06B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004CEF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943" w:type="dxa"/>
            <w:shd w:val="clear" w:color="auto" w:fill="auto"/>
            <w:noWrap/>
            <w:vAlign w:val="bottom"/>
            <w:hideMark/>
          </w:tcPr>
          <w:p w14:paraId="6050A5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EB67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1DDB9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53.9466</w:t>
            </w:r>
          </w:p>
        </w:tc>
        <w:tc>
          <w:tcPr>
            <w:tcW w:w="1054" w:type="dxa"/>
            <w:shd w:val="clear" w:color="auto" w:fill="auto"/>
            <w:noWrap/>
            <w:vAlign w:val="bottom"/>
            <w:hideMark/>
          </w:tcPr>
          <w:p w14:paraId="22108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89.4495</w:t>
            </w:r>
          </w:p>
        </w:tc>
      </w:tr>
      <w:tr w:rsidR="009D298D" w:rsidRPr="009D298D" w14:paraId="6036AA29" w14:textId="77777777" w:rsidTr="009D298D">
        <w:trPr>
          <w:trHeight w:val="300"/>
        </w:trPr>
        <w:tc>
          <w:tcPr>
            <w:tcW w:w="1063" w:type="dxa"/>
            <w:shd w:val="clear" w:color="auto" w:fill="auto"/>
            <w:noWrap/>
            <w:vAlign w:val="bottom"/>
            <w:hideMark/>
          </w:tcPr>
          <w:p w14:paraId="4EF758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19C3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7660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550D1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877BF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568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36C8A2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943" w:type="dxa"/>
            <w:shd w:val="clear" w:color="auto" w:fill="auto"/>
            <w:noWrap/>
            <w:vAlign w:val="bottom"/>
            <w:hideMark/>
          </w:tcPr>
          <w:p w14:paraId="4EA80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B6A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40F9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53.5156</w:t>
            </w:r>
          </w:p>
        </w:tc>
        <w:tc>
          <w:tcPr>
            <w:tcW w:w="1054" w:type="dxa"/>
            <w:shd w:val="clear" w:color="auto" w:fill="auto"/>
            <w:noWrap/>
            <w:vAlign w:val="bottom"/>
            <w:hideMark/>
          </w:tcPr>
          <w:p w14:paraId="549481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89.0185</w:t>
            </w:r>
          </w:p>
        </w:tc>
      </w:tr>
      <w:tr w:rsidR="009D298D" w:rsidRPr="009D298D" w14:paraId="140CC0B7" w14:textId="77777777" w:rsidTr="009D298D">
        <w:trPr>
          <w:trHeight w:val="300"/>
        </w:trPr>
        <w:tc>
          <w:tcPr>
            <w:tcW w:w="1063" w:type="dxa"/>
            <w:shd w:val="clear" w:color="auto" w:fill="auto"/>
            <w:noWrap/>
            <w:vAlign w:val="bottom"/>
            <w:hideMark/>
          </w:tcPr>
          <w:p w14:paraId="7FFFB4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FC2749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2006D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86BE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D4BAE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F6F7F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0350A7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5E050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9C92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BBAB4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55.06</w:t>
            </w:r>
          </w:p>
        </w:tc>
        <w:tc>
          <w:tcPr>
            <w:tcW w:w="1054" w:type="dxa"/>
            <w:shd w:val="clear" w:color="auto" w:fill="auto"/>
            <w:noWrap/>
            <w:vAlign w:val="bottom"/>
            <w:hideMark/>
          </w:tcPr>
          <w:p w14:paraId="549FDD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90.5629</w:t>
            </w:r>
          </w:p>
        </w:tc>
      </w:tr>
      <w:tr w:rsidR="009D298D" w:rsidRPr="009D298D" w14:paraId="3AB518CA" w14:textId="77777777" w:rsidTr="009D298D">
        <w:trPr>
          <w:trHeight w:val="300"/>
        </w:trPr>
        <w:tc>
          <w:tcPr>
            <w:tcW w:w="1063" w:type="dxa"/>
            <w:shd w:val="clear" w:color="auto" w:fill="auto"/>
            <w:noWrap/>
            <w:vAlign w:val="bottom"/>
            <w:hideMark/>
          </w:tcPr>
          <w:p w14:paraId="56E1F7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5E0CC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C05E3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2F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0EF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9405D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D269E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6FBA35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A663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B5564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202.0066</w:t>
            </w:r>
          </w:p>
        </w:tc>
        <w:tc>
          <w:tcPr>
            <w:tcW w:w="1054" w:type="dxa"/>
            <w:shd w:val="clear" w:color="auto" w:fill="auto"/>
            <w:noWrap/>
            <w:vAlign w:val="bottom"/>
            <w:hideMark/>
          </w:tcPr>
          <w:p w14:paraId="4607F7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253.8367</w:t>
            </w:r>
          </w:p>
        </w:tc>
      </w:tr>
      <w:tr w:rsidR="009D298D" w:rsidRPr="009D298D" w14:paraId="7EA95915" w14:textId="77777777" w:rsidTr="009D298D">
        <w:trPr>
          <w:trHeight w:val="300"/>
        </w:trPr>
        <w:tc>
          <w:tcPr>
            <w:tcW w:w="1063" w:type="dxa"/>
            <w:shd w:val="clear" w:color="auto" w:fill="auto"/>
            <w:noWrap/>
            <w:vAlign w:val="bottom"/>
            <w:hideMark/>
          </w:tcPr>
          <w:p w14:paraId="105339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3C3A8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41732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045F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E0D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0A48EE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5EF071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943" w:type="dxa"/>
            <w:shd w:val="clear" w:color="auto" w:fill="auto"/>
            <w:noWrap/>
            <w:vAlign w:val="bottom"/>
            <w:hideMark/>
          </w:tcPr>
          <w:p w14:paraId="1F84C7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3D612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6990F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50.9003</w:t>
            </w:r>
          </w:p>
        </w:tc>
        <w:tc>
          <w:tcPr>
            <w:tcW w:w="1054" w:type="dxa"/>
            <w:shd w:val="clear" w:color="auto" w:fill="auto"/>
            <w:noWrap/>
            <w:vAlign w:val="bottom"/>
            <w:hideMark/>
          </w:tcPr>
          <w:p w14:paraId="38F3D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66.3063</w:t>
            </w:r>
          </w:p>
        </w:tc>
      </w:tr>
      <w:tr w:rsidR="009D298D" w:rsidRPr="009D298D" w14:paraId="4B7C9A39" w14:textId="77777777" w:rsidTr="009D298D">
        <w:trPr>
          <w:trHeight w:val="300"/>
        </w:trPr>
        <w:tc>
          <w:tcPr>
            <w:tcW w:w="1063" w:type="dxa"/>
            <w:shd w:val="clear" w:color="auto" w:fill="auto"/>
            <w:noWrap/>
            <w:vAlign w:val="bottom"/>
            <w:hideMark/>
          </w:tcPr>
          <w:p w14:paraId="35CC93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44E3A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8372C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AD50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EF686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BB318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40BB6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0.9288</w:t>
            </w:r>
          </w:p>
        </w:tc>
        <w:tc>
          <w:tcPr>
            <w:tcW w:w="943" w:type="dxa"/>
            <w:shd w:val="clear" w:color="auto" w:fill="auto"/>
            <w:noWrap/>
            <w:vAlign w:val="bottom"/>
            <w:hideMark/>
          </w:tcPr>
          <w:p w14:paraId="019019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2364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DA7F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203.1551</w:t>
            </w:r>
          </w:p>
        </w:tc>
        <w:tc>
          <w:tcPr>
            <w:tcW w:w="1054" w:type="dxa"/>
            <w:shd w:val="clear" w:color="auto" w:fill="auto"/>
            <w:noWrap/>
            <w:vAlign w:val="bottom"/>
            <w:hideMark/>
          </w:tcPr>
          <w:p w14:paraId="315601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254.9852</w:t>
            </w:r>
          </w:p>
        </w:tc>
      </w:tr>
      <w:tr w:rsidR="009D298D" w:rsidRPr="009D298D" w14:paraId="640DE614" w14:textId="77777777" w:rsidTr="009D298D">
        <w:trPr>
          <w:trHeight w:val="300"/>
        </w:trPr>
        <w:tc>
          <w:tcPr>
            <w:tcW w:w="1063" w:type="dxa"/>
            <w:shd w:val="clear" w:color="auto" w:fill="auto"/>
            <w:noWrap/>
            <w:vAlign w:val="bottom"/>
            <w:hideMark/>
          </w:tcPr>
          <w:p w14:paraId="48AA7A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2A27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F3025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51A9C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FC4D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2E47A1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75DE5C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943" w:type="dxa"/>
            <w:shd w:val="clear" w:color="auto" w:fill="auto"/>
            <w:noWrap/>
            <w:vAlign w:val="bottom"/>
            <w:hideMark/>
          </w:tcPr>
          <w:p w14:paraId="0740F2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19F8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D708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51.0363</w:t>
            </w:r>
          </w:p>
        </w:tc>
        <w:tc>
          <w:tcPr>
            <w:tcW w:w="1054" w:type="dxa"/>
            <w:shd w:val="clear" w:color="auto" w:fill="auto"/>
            <w:noWrap/>
            <w:vAlign w:val="bottom"/>
            <w:hideMark/>
          </w:tcPr>
          <w:p w14:paraId="376621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86.5392</w:t>
            </w:r>
          </w:p>
        </w:tc>
      </w:tr>
      <w:tr w:rsidR="009D298D" w:rsidRPr="009D298D" w14:paraId="033481DB" w14:textId="77777777" w:rsidTr="009D298D">
        <w:trPr>
          <w:trHeight w:val="300"/>
        </w:trPr>
        <w:tc>
          <w:tcPr>
            <w:tcW w:w="1063" w:type="dxa"/>
            <w:shd w:val="clear" w:color="auto" w:fill="auto"/>
            <w:noWrap/>
            <w:vAlign w:val="bottom"/>
            <w:hideMark/>
          </w:tcPr>
          <w:p w14:paraId="37A052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C9883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205A8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30D7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2C2E2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3874C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6551B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0.9257</w:t>
            </w:r>
          </w:p>
        </w:tc>
        <w:tc>
          <w:tcPr>
            <w:tcW w:w="943" w:type="dxa"/>
            <w:shd w:val="clear" w:color="auto" w:fill="auto"/>
            <w:noWrap/>
            <w:vAlign w:val="bottom"/>
            <w:hideMark/>
          </w:tcPr>
          <w:p w14:paraId="3CC5D7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CF8C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EB177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58.2988</w:t>
            </w:r>
          </w:p>
        </w:tc>
        <w:tc>
          <w:tcPr>
            <w:tcW w:w="1054" w:type="dxa"/>
            <w:shd w:val="clear" w:color="auto" w:fill="auto"/>
            <w:noWrap/>
            <w:vAlign w:val="bottom"/>
            <w:hideMark/>
          </w:tcPr>
          <w:p w14:paraId="393361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93.8017</w:t>
            </w:r>
          </w:p>
        </w:tc>
      </w:tr>
      <w:tr w:rsidR="009D298D" w:rsidRPr="009D298D" w14:paraId="2EC542E4" w14:textId="77777777" w:rsidTr="009D298D">
        <w:trPr>
          <w:trHeight w:val="300"/>
        </w:trPr>
        <w:tc>
          <w:tcPr>
            <w:tcW w:w="1063" w:type="dxa"/>
            <w:shd w:val="clear" w:color="auto" w:fill="auto"/>
            <w:noWrap/>
            <w:vAlign w:val="bottom"/>
            <w:hideMark/>
          </w:tcPr>
          <w:p w14:paraId="41F42E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AE3C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A4626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04DDA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CFE7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3F220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1D5BB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0.9248</w:t>
            </w:r>
          </w:p>
        </w:tc>
        <w:tc>
          <w:tcPr>
            <w:tcW w:w="943" w:type="dxa"/>
            <w:shd w:val="clear" w:color="auto" w:fill="auto"/>
            <w:noWrap/>
            <w:vAlign w:val="bottom"/>
            <w:hideMark/>
          </w:tcPr>
          <w:p w14:paraId="35F5E3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52B8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1157F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50.7896</w:t>
            </w:r>
          </w:p>
        </w:tc>
        <w:tc>
          <w:tcPr>
            <w:tcW w:w="1054" w:type="dxa"/>
            <w:shd w:val="clear" w:color="auto" w:fill="auto"/>
            <w:noWrap/>
            <w:vAlign w:val="bottom"/>
            <w:hideMark/>
          </w:tcPr>
          <w:p w14:paraId="10C348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66.1956</w:t>
            </w:r>
          </w:p>
        </w:tc>
      </w:tr>
      <w:tr w:rsidR="009D298D" w:rsidRPr="009D298D" w14:paraId="79229BAD" w14:textId="77777777" w:rsidTr="009D298D">
        <w:trPr>
          <w:trHeight w:val="300"/>
        </w:trPr>
        <w:tc>
          <w:tcPr>
            <w:tcW w:w="1063" w:type="dxa"/>
            <w:shd w:val="clear" w:color="auto" w:fill="auto"/>
            <w:noWrap/>
            <w:vAlign w:val="bottom"/>
            <w:hideMark/>
          </w:tcPr>
          <w:p w14:paraId="0F340E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2B4A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6D96A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DE811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FE5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1D18F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682F10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w:t>
            </w:r>
          </w:p>
        </w:tc>
        <w:tc>
          <w:tcPr>
            <w:tcW w:w="943" w:type="dxa"/>
            <w:shd w:val="clear" w:color="auto" w:fill="auto"/>
            <w:noWrap/>
            <w:vAlign w:val="bottom"/>
            <w:hideMark/>
          </w:tcPr>
          <w:p w14:paraId="10DA5F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8C00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A051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53.5023</w:t>
            </w:r>
          </w:p>
        </w:tc>
        <w:tc>
          <w:tcPr>
            <w:tcW w:w="1054" w:type="dxa"/>
            <w:shd w:val="clear" w:color="auto" w:fill="auto"/>
            <w:noWrap/>
            <w:vAlign w:val="bottom"/>
            <w:hideMark/>
          </w:tcPr>
          <w:p w14:paraId="213E96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89.0052</w:t>
            </w:r>
          </w:p>
        </w:tc>
      </w:tr>
      <w:tr w:rsidR="009D298D" w:rsidRPr="009D298D" w14:paraId="6EA1D4A7" w14:textId="77777777" w:rsidTr="009D298D">
        <w:trPr>
          <w:trHeight w:val="300"/>
        </w:trPr>
        <w:tc>
          <w:tcPr>
            <w:tcW w:w="1063" w:type="dxa"/>
            <w:shd w:val="clear" w:color="auto" w:fill="auto"/>
            <w:noWrap/>
            <w:vAlign w:val="bottom"/>
            <w:hideMark/>
          </w:tcPr>
          <w:p w14:paraId="0B498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E56D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47341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49A87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50A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122FF5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12E44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943" w:type="dxa"/>
            <w:shd w:val="clear" w:color="auto" w:fill="auto"/>
            <w:noWrap/>
            <w:vAlign w:val="bottom"/>
            <w:hideMark/>
          </w:tcPr>
          <w:p w14:paraId="07DC65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D2282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FF585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211.847</w:t>
            </w:r>
          </w:p>
        </w:tc>
        <w:tc>
          <w:tcPr>
            <w:tcW w:w="1054" w:type="dxa"/>
            <w:shd w:val="clear" w:color="auto" w:fill="auto"/>
            <w:noWrap/>
            <w:vAlign w:val="bottom"/>
            <w:hideMark/>
          </w:tcPr>
          <w:p w14:paraId="2902E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236.557</w:t>
            </w:r>
          </w:p>
        </w:tc>
      </w:tr>
      <w:tr w:rsidR="009D298D" w:rsidRPr="009D298D" w14:paraId="07DA7D3B" w14:textId="77777777" w:rsidTr="009D298D">
        <w:trPr>
          <w:trHeight w:val="300"/>
        </w:trPr>
        <w:tc>
          <w:tcPr>
            <w:tcW w:w="1063" w:type="dxa"/>
            <w:shd w:val="clear" w:color="auto" w:fill="auto"/>
            <w:noWrap/>
            <w:vAlign w:val="bottom"/>
            <w:hideMark/>
          </w:tcPr>
          <w:p w14:paraId="1C0EE5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9564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82DBC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A5FE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432AF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0BFD4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1AF74A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0.9232</w:t>
            </w:r>
          </w:p>
        </w:tc>
        <w:tc>
          <w:tcPr>
            <w:tcW w:w="943" w:type="dxa"/>
            <w:shd w:val="clear" w:color="auto" w:fill="auto"/>
            <w:noWrap/>
            <w:vAlign w:val="bottom"/>
            <w:hideMark/>
          </w:tcPr>
          <w:p w14:paraId="60860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8933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A7776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51.8556</w:t>
            </w:r>
          </w:p>
        </w:tc>
        <w:tc>
          <w:tcPr>
            <w:tcW w:w="1054" w:type="dxa"/>
            <w:shd w:val="clear" w:color="auto" w:fill="auto"/>
            <w:noWrap/>
            <w:vAlign w:val="bottom"/>
            <w:hideMark/>
          </w:tcPr>
          <w:p w14:paraId="54136A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87.3585</w:t>
            </w:r>
          </w:p>
        </w:tc>
      </w:tr>
      <w:tr w:rsidR="009D298D" w:rsidRPr="009D298D" w14:paraId="08650FB9" w14:textId="77777777" w:rsidTr="009D298D">
        <w:trPr>
          <w:trHeight w:val="300"/>
        </w:trPr>
        <w:tc>
          <w:tcPr>
            <w:tcW w:w="1063" w:type="dxa"/>
            <w:shd w:val="clear" w:color="auto" w:fill="auto"/>
            <w:noWrap/>
            <w:vAlign w:val="bottom"/>
            <w:hideMark/>
          </w:tcPr>
          <w:p w14:paraId="60E69CB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172C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360901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28B16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F43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F3589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6AE9C2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943" w:type="dxa"/>
            <w:shd w:val="clear" w:color="auto" w:fill="auto"/>
            <w:noWrap/>
            <w:vAlign w:val="bottom"/>
            <w:hideMark/>
          </w:tcPr>
          <w:p w14:paraId="044778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4F2DB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3EA9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52.2315</w:t>
            </w:r>
          </w:p>
        </w:tc>
        <w:tc>
          <w:tcPr>
            <w:tcW w:w="1054" w:type="dxa"/>
            <w:shd w:val="clear" w:color="auto" w:fill="auto"/>
            <w:noWrap/>
            <w:vAlign w:val="bottom"/>
            <w:hideMark/>
          </w:tcPr>
          <w:p w14:paraId="4AC526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87.7344</w:t>
            </w:r>
          </w:p>
        </w:tc>
      </w:tr>
      <w:tr w:rsidR="009D298D" w:rsidRPr="009D298D" w14:paraId="1FA9A5E9" w14:textId="77777777" w:rsidTr="009D298D">
        <w:trPr>
          <w:trHeight w:val="300"/>
        </w:trPr>
        <w:tc>
          <w:tcPr>
            <w:tcW w:w="1063" w:type="dxa"/>
            <w:shd w:val="clear" w:color="auto" w:fill="auto"/>
            <w:noWrap/>
            <w:vAlign w:val="bottom"/>
            <w:hideMark/>
          </w:tcPr>
          <w:p w14:paraId="5DB749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8518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BFB3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E24D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C77C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50F15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26E49E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943" w:type="dxa"/>
            <w:shd w:val="clear" w:color="auto" w:fill="auto"/>
            <w:noWrap/>
            <w:vAlign w:val="bottom"/>
            <w:hideMark/>
          </w:tcPr>
          <w:p w14:paraId="25DDA3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2C848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88CD8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191.834</w:t>
            </w:r>
          </w:p>
        </w:tc>
        <w:tc>
          <w:tcPr>
            <w:tcW w:w="1054" w:type="dxa"/>
            <w:shd w:val="clear" w:color="auto" w:fill="auto"/>
            <w:noWrap/>
            <w:vAlign w:val="bottom"/>
            <w:hideMark/>
          </w:tcPr>
          <w:p w14:paraId="6E6123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243.664</w:t>
            </w:r>
          </w:p>
        </w:tc>
      </w:tr>
      <w:tr w:rsidR="009D298D" w:rsidRPr="009D298D" w14:paraId="466CC4C9" w14:textId="77777777" w:rsidTr="009D298D">
        <w:trPr>
          <w:trHeight w:val="300"/>
        </w:trPr>
        <w:tc>
          <w:tcPr>
            <w:tcW w:w="1063" w:type="dxa"/>
            <w:shd w:val="clear" w:color="auto" w:fill="auto"/>
            <w:noWrap/>
            <w:vAlign w:val="bottom"/>
            <w:hideMark/>
          </w:tcPr>
          <w:p w14:paraId="4564CC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041E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0AA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8AC70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A56CF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7BB78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45537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943" w:type="dxa"/>
            <w:shd w:val="clear" w:color="auto" w:fill="auto"/>
            <w:noWrap/>
            <w:vAlign w:val="bottom"/>
            <w:hideMark/>
          </w:tcPr>
          <w:p w14:paraId="1D72AE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978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819B3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47.1635</w:t>
            </w:r>
          </w:p>
        </w:tc>
        <w:tc>
          <w:tcPr>
            <w:tcW w:w="1054" w:type="dxa"/>
            <w:shd w:val="clear" w:color="auto" w:fill="auto"/>
            <w:noWrap/>
            <w:vAlign w:val="bottom"/>
            <w:hideMark/>
          </w:tcPr>
          <w:p w14:paraId="0D1700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62.5695</w:t>
            </w:r>
          </w:p>
        </w:tc>
      </w:tr>
      <w:tr w:rsidR="009D298D" w:rsidRPr="009D298D" w14:paraId="10D1812D" w14:textId="77777777" w:rsidTr="009D298D">
        <w:trPr>
          <w:trHeight w:val="300"/>
        </w:trPr>
        <w:tc>
          <w:tcPr>
            <w:tcW w:w="1063" w:type="dxa"/>
            <w:shd w:val="clear" w:color="auto" w:fill="auto"/>
            <w:noWrap/>
            <w:vAlign w:val="bottom"/>
            <w:hideMark/>
          </w:tcPr>
          <w:p w14:paraId="2D0D38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163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A99EE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4FC7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5978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5B4B7E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0F0BBE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943" w:type="dxa"/>
            <w:shd w:val="clear" w:color="auto" w:fill="auto"/>
            <w:noWrap/>
            <w:vAlign w:val="bottom"/>
            <w:hideMark/>
          </w:tcPr>
          <w:p w14:paraId="41122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0EC22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DFD4A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208.8816</w:t>
            </w:r>
          </w:p>
        </w:tc>
        <w:tc>
          <w:tcPr>
            <w:tcW w:w="1054" w:type="dxa"/>
            <w:shd w:val="clear" w:color="auto" w:fill="auto"/>
            <w:noWrap/>
            <w:vAlign w:val="bottom"/>
            <w:hideMark/>
          </w:tcPr>
          <w:p w14:paraId="691976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260.7117</w:t>
            </w:r>
          </w:p>
        </w:tc>
      </w:tr>
      <w:tr w:rsidR="009D298D" w:rsidRPr="009D298D" w14:paraId="7D729455" w14:textId="77777777" w:rsidTr="009D298D">
        <w:trPr>
          <w:trHeight w:val="300"/>
        </w:trPr>
        <w:tc>
          <w:tcPr>
            <w:tcW w:w="1063" w:type="dxa"/>
            <w:shd w:val="clear" w:color="auto" w:fill="auto"/>
            <w:noWrap/>
            <w:vAlign w:val="bottom"/>
            <w:hideMark/>
          </w:tcPr>
          <w:p w14:paraId="72E90F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139BA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5466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152C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5CD5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075C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02E702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0.9175</w:t>
            </w:r>
          </w:p>
        </w:tc>
        <w:tc>
          <w:tcPr>
            <w:tcW w:w="943" w:type="dxa"/>
            <w:shd w:val="clear" w:color="auto" w:fill="auto"/>
            <w:noWrap/>
            <w:vAlign w:val="bottom"/>
            <w:hideMark/>
          </w:tcPr>
          <w:p w14:paraId="6C4F1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592A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C7AF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210.9994</w:t>
            </w:r>
          </w:p>
        </w:tc>
        <w:tc>
          <w:tcPr>
            <w:tcW w:w="1054" w:type="dxa"/>
            <w:shd w:val="clear" w:color="auto" w:fill="auto"/>
            <w:noWrap/>
            <w:vAlign w:val="bottom"/>
            <w:hideMark/>
          </w:tcPr>
          <w:p w14:paraId="3B927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235.7094</w:t>
            </w:r>
          </w:p>
        </w:tc>
      </w:tr>
      <w:tr w:rsidR="009D298D" w:rsidRPr="009D298D" w14:paraId="20A5C914" w14:textId="77777777" w:rsidTr="009D298D">
        <w:trPr>
          <w:trHeight w:val="300"/>
        </w:trPr>
        <w:tc>
          <w:tcPr>
            <w:tcW w:w="1063" w:type="dxa"/>
            <w:shd w:val="clear" w:color="auto" w:fill="auto"/>
            <w:noWrap/>
            <w:vAlign w:val="bottom"/>
            <w:hideMark/>
          </w:tcPr>
          <w:p w14:paraId="441CDD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6C74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5B438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1C5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548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151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6273F6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0.9168</w:t>
            </w:r>
          </w:p>
        </w:tc>
        <w:tc>
          <w:tcPr>
            <w:tcW w:w="943" w:type="dxa"/>
            <w:shd w:val="clear" w:color="auto" w:fill="auto"/>
            <w:noWrap/>
            <w:vAlign w:val="bottom"/>
            <w:hideMark/>
          </w:tcPr>
          <w:p w14:paraId="17E9A6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9941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4A5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56.7804</w:t>
            </w:r>
          </w:p>
        </w:tc>
        <w:tc>
          <w:tcPr>
            <w:tcW w:w="1054" w:type="dxa"/>
            <w:shd w:val="clear" w:color="auto" w:fill="auto"/>
            <w:noWrap/>
            <w:vAlign w:val="bottom"/>
            <w:hideMark/>
          </w:tcPr>
          <w:p w14:paraId="3843E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92.2833</w:t>
            </w:r>
          </w:p>
        </w:tc>
      </w:tr>
      <w:tr w:rsidR="009D298D" w:rsidRPr="009D298D" w14:paraId="5FFC72A2" w14:textId="77777777" w:rsidTr="009D298D">
        <w:trPr>
          <w:trHeight w:val="300"/>
        </w:trPr>
        <w:tc>
          <w:tcPr>
            <w:tcW w:w="1063" w:type="dxa"/>
            <w:shd w:val="clear" w:color="auto" w:fill="auto"/>
            <w:noWrap/>
            <w:vAlign w:val="bottom"/>
            <w:hideMark/>
          </w:tcPr>
          <w:p w14:paraId="45066C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815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6C709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C9F8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B4B4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179C7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7ED45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0.915</w:t>
            </w:r>
          </w:p>
        </w:tc>
        <w:tc>
          <w:tcPr>
            <w:tcW w:w="943" w:type="dxa"/>
            <w:shd w:val="clear" w:color="auto" w:fill="auto"/>
            <w:noWrap/>
            <w:vAlign w:val="bottom"/>
            <w:hideMark/>
          </w:tcPr>
          <w:p w14:paraId="17C42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AE4CF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707E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192.6771</w:t>
            </w:r>
          </w:p>
        </w:tc>
        <w:tc>
          <w:tcPr>
            <w:tcW w:w="1054" w:type="dxa"/>
            <w:shd w:val="clear" w:color="auto" w:fill="auto"/>
            <w:noWrap/>
            <w:vAlign w:val="bottom"/>
            <w:hideMark/>
          </w:tcPr>
          <w:p w14:paraId="24EE2B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244.5072</w:t>
            </w:r>
          </w:p>
        </w:tc>
      </w:tr>
      <w:tr w:rsidR="009D298D" w:rsidRPr="009D298D" w14:paraId="6F542C99" w14:textId="77777777" w:rsidTr="009D298D">
        <w:trPr>
          <w:trHeight w:val="300"/>
        </w:trPr>
        <w:tc>
          <w:tcPr>
            <w:tcW w:w="1063" w:type="dxa"/>
            <w:shd w:val="clear" w:color="auto" w:fill="auto"/>
            <w:noWrap/>
            <w:vAlign w:val="bottom"/>
            <w:hideMark/>
          </w:tcPr>
          <w:p w14:paraId="489AB9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C1C5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0EB95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1402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B4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128B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709F3B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0.9129</w:t>
            </w:r>
          </w:p>
        </w:tc>
        <w:tc>
          <w:tcPr>
            <w:tcW w:w="943" w:type="dxa"/>
            <w:shd w:val="clear" w:color="auto" w:fill="auto"/>
            <w:noWrap/>
            <w:vAlign w:val="bottom"/>
            <w:hideMark/>
          </w:tcPr>
          <w:p w14:paraId="4D91A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746CE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6791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208.8889</w:t>
            </w:r>
          </w:p>
        </w:tc>
        <w:tc>
          <w:tcPr>
            <w:tcW w:w="1054" w:type="dxa"/>
            <w:shd w:val="clear" w:color="auto" w:fill="auto"/>
            <w:noWrap/>
            <w:vAlign w:val="bottom"/>
            <w:hideMark/>
          </w:tcPr>
          <w:p w14:paraId="7A38C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260.719</w:t>
            </w:r>
          </w:p>
        </w:tc>
      </w:tr>
      <w:tr w:rsidR="009D298D" w:rsidRPr="009D298D" w14:paraId="002CDBC7" w14:textId="77777777" w:rsidTr="009D298D">
        <w:trPr>
          <w:trHeight w:val="300"/>
        </w:trPr>
        <w:tc>
          <w:tcPr>
            <w:tcW w:w="1063" w:type="dxa"/>
            <w:shd w:val="clear" w:color="auto" w:fill="auto"/>
            <w:noWrap/>
            <w:vAlign w:val="bottom"/>
            <w:hideMark/>
          </w:tcPr>
          <w:p w14:paraId="2CE4A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2EAB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B652A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2D97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CC0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80B00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7EBE0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943" w:type="dxa"/>
            <w:shd w:val="clear" w:color="auto" w:fill="auto"/>
            <w:noWrap/>
            <w:vAlign w:val="bottom"/>
            <w:hideMark/>
          </w:tcPr>
          <w:p w14:paraId="11259F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5B4D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8AA3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56.7201</w:t>
            </w:r>
          </w:p>
        </w:tc>
        <w:tc>
          <w:tcPr>
            <w:tcW w:w="1054" w:type="dxa"/>
            <w:shd w:val="clear" w:color="auto" w:fill="auto"/>
            <w:noWrap/>
            <w:vAlign w:val="bottom"/>
            <w:hideMark/>
          </w:tcPr>
          <w:p w14:paraId="25EC95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92.223</w:t>
            </w:r>
          </w:p>
        </w:tc>
      </w:tr>
      <w:tr w:rsidR="009D298D" w:rsidRPr="009D298D" w14:paraId="5A9B9DC1" w14:textId="77777777" w:rsidTr="009D298D">
        <w:trPr>
          <w:trHeight w:val="300"/>
        </w:trPr>
        <w:tc>
          <w:tcPr>
            <w:tcW w:w="1063" w:type="dxa"/>
            <w:shd w:val="clear" w:color="auto" w:fill="auto"/>
            <w:noWrap/>
            <w:vAlign w:val="bottom"/>
            <w:hideMark/>
          </w:tcPr>
          <w:p w14:paraId="6F195D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1390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89A0F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F0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18C3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8D7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5C1C4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0.9101</w:t>
            </w:r>
          </w:p>
        </w:tc>
        <w:tc>
          <w:tcPr>
            <w:tcW w:w="943" w:type="dxa"/>
            <w:shd w:val="clear" w:color="auto" w:fill="auto"/>
            <w:noWrap/>
            <w:vAlign w:val="bottom"/>
            <w:hideMark/>
          </w:tcPr>
          <w:p w14:paraId="46E967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32616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7410C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50.5891</w:t>
            </w:r>
          </w:p>
        </w:tc>
        <w:tc>
          <w:tcPr>
            <w:tcW w:w="1054" w:type="dxa"/>
            <w:shd w:val="clear" w:color="auto" w:fill="auto"/>
            <w:noWrap/>
            <w:vAlign w:val="bottom"/>
            <w:hideMark/>
          </w:tcPr>
          <w:p w14:paraId="457CA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86.092</w:t>
            </w:r>
          </w:p>
        </w:tc>
      </w:tr>
      <w:tr w:rsidR="009D298D" w:rsidRPr="009D298D" w14:paraId="4A355C68" w14:textId="77777777" w:rsidTr="009D298D">
        <w:trPr>
          <w:trHeight w:val="300"/>
        </w:trPr>
        <w:tc>
          <w:tcPr>
            <w:tcW w:w="1063" w:type="dxa"/>
            <w:shd w:val="clear" w:color="auto" w:fill="auto"/>
            <w:noWrap/>
            <w:vAlign w:val="bottom"/>
            <w:hideMark/>
          </w:tcPr>
          <w:p w14:paraId="5B2B4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5FCCE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E9B97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FF44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FD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6175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73154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w:t>
            </w:r>
          </w:p>
        </w:tc>
        <w:tc>
          <w:tcPr>
            <w:tcW w:w="943" w:type="dxa"/>
            <w:shd w:val="clear" w:color="auto" w:fill="auto"/>
            <w:noWrap/>
            <w:vAlign w:val="bottom"/>
            <w:hideMark/>
          </w:tcPr>
          <w:p w14:paraId="09983A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FF6B9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74645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47.517</w:t>
            </w:r>
          </w:p>
        </w:tc>
        <w:tc>
          <w:tcPr>
            <w:tcW w:w="1054" w:type="dxa"/>
            <w:shd w:val="clear" w:color="auto" w:fill="auto"/>
            <w:noWrap/>
            <w:vAlign w:val="bottom"/>
            <w:hideMark/>
          </w:tcPr>
          <w:p w14:paraId="4DD6F3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62.923</w:t>
            </w:r>
          </w:p>
        </w:tc>
      </w:tr>
      <w:tr w:rsidR="009D298D" w:rsidRPr="009D298D" w14:paraId="279A365B" w14:textId="77777777" w:rsidTr="009D298D">
        <w:trPr>
          <w:trHeight w:val="300"/>
        </w:trPr>
        <w:tc>
          <w:tcPr>
            <w:tcW w:w="1063" w:type="dxa"/>
            <w:shd w:val="clear" w:color="auto" w:fill="auto"/>
            <w:noWrap/>
            <w:vAlign w:val="bottom"/>
            <w:hideMark/>
          </w:tcPr>
          <w:p w14:paraId="7ADDE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E10E9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C771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35FE68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1C1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0646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19680C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477AF3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E928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5D380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216.8949</w:t>
            </w:r>
          </w:p>
        </w:tc>
        <w:tc>
          <w:tcPr>
            <w:tcW w:w="1054" w:type="dxa"/>
            <w:shd w:val="clear" w:color="auto" w:fill="auto"/>
            <w:noWrap/>
            <w:vAlign w:val="bottom"/>
            <w:hideMark/>
          </w:tcPr>
          <w:p w14:paraId="2DF4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268.725</w:t>
            </w:r>
          </w:p>
        </w:tc>
      </w:tr>
      <w:tr w:rsidR="009D298D" w:rsidRPr="009D298D" w14:paraId="6607F416" w14:textId="77777777" w:rsidTr="009D298D">
        <w:trPr>
          <w:trHeight w:val="300"/>
        </w:trPr>
        <w:tc>
          <w:tcPr>
            <w:tcW w:w="1063" w:type="dxa"/>
            <w:shd w:val="clear" w:color="auto" w:fill="auto"/>
            <w:noWrap/>
            <w:vAlign w:val="bottom"/>
            <w:hideMark/>
          </w:tcPr>
          <w:p w14:paraId="1B237E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A634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2472B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5E80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7697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E62E7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4473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7A4AF1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24D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79772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176.3528</w:t>
            </w:r>
          </w:p>
        </w:tc>
        <w:tc>
          <w:tcPr>
            <w:tcW w:w="1054" w:type="dxa"/>
            <w:shd w:val="clear" w:color="auto" w:fill="auto"/>
            <w:noWrap/>
            <w:vAlign w:val="bottom"/>
            <w:hideMark/>
          </w:tcPr>
          <w:p w14:paraId="780EAC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207.0294</w:t>
            </w:r>
          </w:p>
        </w:tc>
      </w:tr>
      <w:tr w:rsidR="009D298D" w:rsidRPr="009D298D" w14:paraId="4F3DC4DE" w14:textId="77777777" w:rsidTr="009D298D">
        <w:trPr>
          <w:trHeight w:val="300"/>
        </w:trPr>
        <w:tc>
          <w:tcPr>
            <w:tcW w:w="1063" w:type="dxa"/>
            <w:shd w:val="clear" w:color="auto" w:fill="auto"/>
            <w:noWrap/>
            <w:vAlign w:val="bottom"/>
            <w:hideMark/>
          </w:tcPr>
          <w:p w14:paraId="5E26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64C6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0100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553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FD4FA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3D829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267AEF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0.8978</w:t>
            </w:r>
          </w:p>
        </w:tc>
        <w:tc>
          <w:tcPr>
            <w:tcW w:w="943" w:type="dxa"/>
            <w:shd w:val="clear" w:color="auto" w:fill="auto"/>
            <w:noWrap/>
            <w:vAlign w:val="bottom"/>
            <w:hideMark/>
          </w:tcPr>
          <w:p w14:paraId="38DFC6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BBC5F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4A56F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51.3897</w:t>
            </w:r>
          </w:p>
        </w:tc>
        <w:tc>
          <w:tcPr>
            <w:tcW w:w="1054" w:type="dxa"/>
            <w:shd w:val="clear" w:color="auto" w:fill="auto"/>
            <w:noWrap/>
            <w:vAlign w:val="bottom"/>
            <w:hideMark/>
          </w:tcPr>
          <w:p w14:paraId="59A5F8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86.8926</w:t>
            </w:r>
          </w:p>
        </w:tc>
      </w:tr>
      <w:tr w:rsidR="009D298D" w:rsidRPr="009D298D" w14:paraId="273C7BFE" w14:textId="77777777" w:rsidTr="009D298D">
        <w:trPr>
          <w:trHeight w:val="300"/>
        </w:trPr>
        <w:tc>
          <w:tcPr>
            <w:tcW w:w="1063" w:type="dxa"/>
            <w:shd w:val="clear" w:color="auto" w:fill="auto"/>
            <w:noWrap/>
            <w:vAlign w:val="bottom"/>
            <w:hideMark/>
          </w:tcPr>
          <w:p w14:paraId="5F7EE2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D68C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EC8AD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3B08B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F013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346087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115FD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418929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6148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DC5DA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221.9051</w:t>
            </w:r>
          </w:p>
        </w:tc>
        <w:tc>
          <w:tcPr>
            <w:tcW w:w="1054" w:type="dxa"/>
            <w:shd w:val="clear" w:color="auto" w:fill="auto"/>
            <w:noWrap/>
            <w:vAlign w:val="bottom"/>
            <w:hideMark/>
          </w:tcPr>
          <w:p w14:paraId="4A57D9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246.6151</w:t>
            </w:r>
          </w:p>
        </w:tc>
      </w:tr>
      <w:tr w:rsidR="009D298D" w:rsidRPr="009D298D" w14:paraId="70D876FB" w14:textId="77777777" w:rsidTr="009D298D">
        <w:trPr>
          <w:trHeight w:val="300"/>
        </w:trPr>
        <w:tc>
          <w:tcPr>
            <w:tcW w:w="1063" w:type="dxa"/>
            <w:shd w:val="clear" w:color="auto" w:fill="auto"/>
            <w:noWrap/>
            <w:vAlign w:val="bottom"/>
            <w:hideMark/>
          </w:tcPr>
          <w:p w14:paraId="45B47D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384F508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5D203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D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FF89D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73DE81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6AEEF8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5739E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2AB4A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69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172.7294</w:t>
            </w:r>
          </w:p>
        </w:tc>
        <w:tc>
          <w:tcPr>
            <w:tcW w:w="1054" w:type="dxa"/>
            <w:shd w:val="clear" w:color="auto" w:fill="auto"/>
            <w:noWrap/>
            <w:vAlign w:val="bottom"/>
            <w:hideMark/>
          </w:tcPr>
          <w:p w14:paraId="5BCA09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203.406</w:t>
            </w:r>
          </w:p>
        </w:tc>
      </w:tr>
      <w:tr w:rsidR="009D298D" w:rsidRPr="009D298D" w14:paraId="026CDFEB" w14:textId="77777777" w:rsidTr="009D298D">
        <w:trPr>
          <w:trHeight w:val="300"/>
        </w:trPr>
        <w:tc>
          <w:tcPr>
            <w:tcW w:w="1063" w:type="dxa"/>
            <w:shd w:val="clear" w:color="auto" w:fill="auto"/>
            <w:noWrap/>
            <w:vAlign w:val="bottom"/>
            <w:hideMark/>
          </w:tcPr>
          <w:p w14:paraId="72A8B9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DD1A8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4108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FCA3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30FC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5A9E7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C0DC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0.8964</w:t>
            </w:r>
          </w:p>
        </w:tc>
        <w:tc>
          <w:tcPr>
            <w:tcW w:w="943" w:type="dxa"/>
            <w:shd w:val="clear" w:color="auto" w:fill="auto"/>
            <w:noWrap/>
            <w:vAlign w:val="bottom"/>
            <w:hideMark/>
          </w:tcPr>
          <w:p w14:paraId="763C2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DE9E3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0BB3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215.8312</w:t>
            </w:r>
          </w:p>
        </w:tc>
        <w:tc>
          <w:tcPr>
            <w:tcW w:w="1054" w:type="dxa"/>
            <w:shd w:val="clear" w:color="auto" w:fill="auto"/>
            <w:noWrap/>
            <w:vAlign w:val="bottom"/>
            <w:hideMark/>
          </w:tcPr>
          <w:p w14:paraId="79E5D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267.6613</w:t>
            </w:r>
          </w:p>
        </w:tc>
      </w:tr>
      <w:tr w:rsidR="009D298D" w:rsidRPr="009D298D" w14:paraId="2AD775A6" w14:textId="77777777" w:rsidTr="009D298D">
        <w:trPr>
          <w:trHeight w:val="300"/>
        </w:trPr>
        <w:tc>
          <w:tcPr>
            <w:tcW w:w="1063" w:type="dxa"/>
            <w:shd w:val="clear" w:color="auto" w:fill="auto"/>
            <w:noWrap/>
            <w:vAlign w:val="bottom"/>
            <w:hideMark/>
          </w:tcPr>
          <w:p w14:paraId="3F5307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5FD4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A73FB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E719E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ED6E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6A0F6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6C25E9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943" w:type="dxa"/>
            <w:shd w:val="clear" w:color="auto" w:fill="auto"/>
            <w:noWrap/>
            <w:vAlign w:val="bottom"/>
            <w:hideMark/>
          </w:tcPr>
          <w:p w14:paraId="3303A0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D2599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675D6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48.6596</w:t>
            </w:r>
          </w:p>
        </w:tc>
        <w:tc>
          <w:tcPr>
            <w:tcW w:w="1054" w:type="dxa"/>
            <w:shd w:val="clear" w:color="auto" w:fill="auto"/>
            <w:noWrap/>
            <w:vAlign w:val="bottom"/>
            <w:hideMark/>
          </w:tcPr>
          <w:p w14:paraId="41B72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84.1625</w:t>
            </w:r>
          </w:p>
        </w:tc>
      </w:tr>
      <w:tr w:rsidR="009D298D" w:rsidRPr="009D298D" w14:paraId="13E416E3" w14:textId="77777777" w:rsidTr="009D298D">
        <w:trPr>
          <w:trHeight w:val="300"/>
        </w:trPr>
        <w:tc>
          <w:tcPr>
            <w:tcW w:w="1063" w:type="dxa"/>
            <w:shd w:val="clear" w:color="auto" w:fill="auto"/>
            <w:noWrap/>
            <w:vAlign w:val="bottom"/>
            <w:hideMark/>
          </w:tcPr>
          <w:p w14:paraId="1036D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7ED4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BB3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53A3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BAC28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3700B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17AC3A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943" w:type="dxa"/>
            <w:shd w:val="clear" w:color="auto" w:fill="auto"/>
            <w:noWrap/>
            <w:vAlign w:val="bottom"/>
            <w:hideMark/>
          </w:tcPr>
          <w:p w14:paraId="6854F5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66F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F6254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175.3519</w:t>
            </w:r>
          </w:p>
        </w:tc>
        <w:tc>
          <w:tcPr>
            <w:tcW w:w="1054" w:type="dxa"/>
            <w:shd w:val="clear" w:color="auto" w:fill="auto"/>
            <w:noWrap/>
            <w:vAlign w:val="bottom"/>
            <w:hideMark/>
          </w:tcPr>
          <w:p w14:paraId="2A477F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206.0284</w:t>
            </w:r>
          </w:p>
        </w:tc>
      </w:tr>
      <w:tr w:rsidR="009D298D" w:rsidRPr="009D298D" w14:paraId="4A4A8B0E" w14:textId="77777777" w:rsidTr="009D298D">
        <w:trPr>
          <w:trHeight w:val="300"/>
        </w:trPr>
        <w:tc>
          <w:tcPr>
            <w:tcW w:w="1063" w:type="dxa"/>
            <w:shd w:val="clear" w:color="auto" w:fill="auto"/>
            <w:noWrap/>
            <w:vAlign w:val="bottom"/>
            <w:hideMark/>
          </w:tcPr>
          <w:p w14:paraId="585E7C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D89D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01A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8B86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3C3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5A3825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0A6D33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943" w:type="dxa"/>
            <w:shd w:val="clear" w:color="auto" w:fill="auto"/>
            <w:noWrap/>
            <w:vAlign w:val="bottom"/>
            <w:hideMark/>
          </w:tcPr>
          <w:p w14:paraId="1D474B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1ACB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5FC8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46.843</w:t>
            </w:r>
          </w:p>
        </w:tc>
        <w:tc>
          <w:tcPr>
            <w:tcW w:w="1054" w:type="dxa"/>
            <w:shd w:val="clear" w:color="auto" w:fill="auto"/>
            <w:noWrap/>
            <w:vAlign w:val="bottom"/>
            <w:hideMark/>
          </w:tcPr>
          <w:p w14:paraId="049B06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62.249</w:t>
            </w:r>
          </w:p>
        </w:tc>
      </w:tr>
      <w:tr w:rsidR="009D298D" w:rsidRPr="009D298D" w14:paraId="72A51943" w14:textId="77777777" w:rsidTr="009D298D">
        <w:trPr>
          <w:trHeight w:val="300"/>
        </w:trPr>
        <w:tc>
          <w:tcPr>
            <w:tcW w:w="1063" w:type="dxa"/>
            <w:shd w:val="clear" w:color="auto" w:fill="auto"/>
            <w:noWrap/>
            <w:vAlign w:val="bottom"/>
            <w:hideMark/>
          </w:tcPr>
          <w:p w14:paraId="37859B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B424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68D826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3A4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2CE08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AB323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2A657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0.8879</w:t>
            </w:r>
          </w:p>
        </w:tc>
        <w:tc>
          <w:tcPr>
            <w:tcW w:w="943" w:type="dxa"/>
            <w:shd w:val="clear" w:color="auto" w:fill="auto"/>
            <w:noWrap/>
            <w:vAlign w:val="bottom"/>
            <w:hideMark/>
          </w:tcPr>
          <w:p w14:paraId="69DDBC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9CED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15221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222.8318</w:t>
            </w:r>
          </w:p>
        </w:tc>
        <w:tc>
          <w:tcPr>
            <w:tcW w:w="1054" w:type="dxa"/>
            <w:shd w:val="clear" w:color="auto" w:fill="auto"/>
            <w:noWrap/>
            <w:vAlign w:val="bottom"/>
            <w:hideMark/>
          </w:tcPr>
          <w:p w14:paraId="76E963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247.5418</w:t>
            </w:r>
          </w:p>
        </w:tc>
      </w:tr>
      <w:tr w:rsidR="009D298D" w:rsidRPr="009D298D" w14:paraId="621D19F7" w14:textId="77777777" w:rsidTr="009D298D">
        <w:trPr>
          <w:trHeight w:val="300"/>
        </w:trPr>
        <w:tc>
          <w:tcPr>
            <w:tcW w:w="1063" w:type="dxa"/>
            <w:shd w:val="clear" w:color="auto" w:fill="auto"/>
            <w:noWrap/>
            <w:vAlign w:val="bottom"/>
            <w:hideMark/>
          </w:tcPr>
          <w:p w14:paraId="699985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AACF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50F7E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937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1794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775D3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25329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943" w:type="dxa"/>
            <w:shd w:val="clear" w:color="auto" w:fill="auto"/>
            <w:noWrap/>
            <w:vAlign w:val="bottom"/>
            <w:hideMark/>
          </w:tcPr>
          <w:p w14:paraId="08D47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4A6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C69B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55.0001</w:t>
            </w:r>
          </w:p>
        </w:tc>
        <w:tc>
          <w:tcPr>
            <w:tcW w:w="1054" w:type="dxa"/>
            <w:shd w:val="clear" w:color="auto" w:fill="auto"/>
            <w:noWrap/>
            <w:vAlign w:val="bottom"/>
            <w:hideMark/>
          </w:tcPr>
          <w:p w14:paraId="5DA01A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65.2635</w:t>
            </w:r>
          </w:p>
        </w:tc>
      </w:tr>
      <w:tr w:rsidR="009D298D" w:rsidRPr="009D298D" w14:paraId="6AC8986D" w14:textId="77777777" w:rsidTr="009D298D">
        <w:trPr>
          <w:trHeight w:val="300"/>
        </w:trPr>
        <w:tc>
          <w:tcPr>
            <w:tcW w:w="1063" w:type="dxa"/>
            <w:shd w:val="clear" w:color="auto" w:fill="auto"/>
            <w:noWrap/>
            <w:vAlign w:val="bottom"/>
            <w:hideMark/>
          </w:tcPr>
          <w:p w14:paraId="10BD01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E77C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49973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DEE70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5026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369DF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1041" w:type="dxa"/>
            <w:shd w:val="clear" w:color="auto" w:fill="auto"/>
            <w:noWrap/>
            <w:vAlign w:val="bottom"/>
            <w:hideMark/>
          </w:tcPr>
          <w:p w14:paraId="39495E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943" w:type="dxa"/>
            <w:shd w:val="clear" w:color="auto" w:fill="auto"/>
            <w:noWrap/>
            <w:vAlign w:val="bottom"/>
            <w:hideMark/>
          </w:tcPr>
          <w:p w14:paraId="5CA7E0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F6E1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CA58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184.7289</w:t>
            </w:r>
          </w:p>
        </w:tc>
        <w:tc>
          <w:tcPr>
            <w:tcW w:w="1054" w:type="dxa"/>
            <w:shd w:val="clear" w:color="auto" w:fill="auto"/>
            <w:noWrap/>
            <w:vAlign w:val="bottom"/>
            <w:hideMark/>
          </w:tcPr>
          <w:p w14:paraId="6550E0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236.559</w:t>
            </w:r>
          </w:p>
        </w:tc>
      </w:tr>
      <w:tr w:rsidR="009D298D" w:rsidRPr="009D298D" w14:paraId="2E529FE7" w14:textId="77777777" w:rsidTr="009D298D">
        <w:trPr>
          <w:trHeight w:val="300"/>
        </w:trPr>
        <w:tc>
          <w:tcPr>
            <w:tcW w:w="1063" w:type="dxa"/>
            <w:shd w:val="clear" w:color="auto" w:fill="auto"/>
            <w:noWrap/>
            <w:vAlign w:val="bottom"/>
            <w:hideMark/>
          </w:tcPr>
          <w:p w14:paraId="2462C3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E310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109C6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11C1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4C19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E5909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13DFD0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943" w:type="dxa"/>
            <w:shd w:val="clear" w:color="auto" w:fill="auto"/>
            <w:noWrap/>
            <w:vAlign w:val="bottom"/>
            <w:hideMark/>
          </w:tcPr>
          <w:p w14:paraId="326968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0DBA9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5F35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218.8254</w:t>
            </w:r>
          </w:p>
        </w:tc>
        <w:tc>
          <w:tcPr>
            <w:tcW w:w="1054" w:type="dxa"/>
            <w:shd w:val="clear" w:color="auto" w:fill="auto"/>
            <w:noWrap/>
            <w:vAlign w:val="bottom"/>
            <w:hideMark/>
          </w:tcPr>
          <w:p w14:paraId="73160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243.5354</w:t>
            </w:r>
          </w:p>
        </w:tc>
      </w:tr>
      <w:tr w:rsidR="009D298D" w:rsidRPr="009D298D" w14:paraId="136CC517" w14:textId="77777777" w:rsidTr="009D298D">
        <w:trPr>
          <w:trHeight w:val="300"/>
        </w:trPr>
        <w:tc>
          <w:tcPr>
            <w:tcW w:w="1063" w:type="dxa"/>
            <w:shd w:val="clear" w:color="auto" w:fill="auto"/>
            <w:noWrap/>
            <w:vAlign w:val="bottom"/>
            <w:hideMark/>
          </w:tcPr>
          <w:p w14:paraId="06B5B1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70F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01F98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21EF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F2B5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327BCD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41C6BB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943" w:type="dxa"/>
            <w:shd w:val="clear" w:color="auto" w:fill="auto"/>
            <w:noWrap/>
            <w:vAlign w:val="bottom"/>
            <w:hideMark/>
          </w:tcPr>
          <w:p w14:paraId="2F5E5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16148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C315D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53.3513</w:t>
            </w:r>
          </w:p>
        </w:tc>
        <w:tc>
          <w:tcPr>
            <w:tcW w:w="1054" w:type="dxa"/>
            <w:shd w:val="clear" w:color="auto" w:fill="auto"/>
            <w:noWrap/>
            <w:vAlign w:val="bottom"/>
            <w:hideMark/>
          </w:tcPr>
          <w:p w14:paraId="2CD21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88.8543</w:t>
            </w:r>
          </w:p>
        </w:tc>
      </w:tr>
      <w:tr w:rsidR="009D298D" w:rsidRPr="009D298D" w14:paraId="1B0058DD" w14:textId="77777777" w:rsidTr="009D298D">
        <w:trPr>
          <w:trHeight w:val="300"/>
        </w:trPr>
        <w:tc>
          <w:tcPr>
            <w:tcW w:w="1063" w:type="dxa"/>
            <w:shd w:val="clear" w:color="auto" w:fill="auto"/>
            <w:noWrap/>
            <w:vAlign w:val="bottom"/>
            <w:hideMark/>
          </w:tcPr>
          <w:p w14:paraId="5F850D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E718B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132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5015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A4B4C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24307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459726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CC69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A1C6E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FC8E0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45.9867</w:t>
            </w:r>
          </w:p>
        </w:tc>
        <w:tc>
          <w:tcPr>
            <w:tcW w:w="1054" w:type="dxa"/>
            <w:shd w:val="clear" w:color="auto" w:fill="auto"/>
            <w:noWrap/>
            <w:vAlign w:val="bottom"/>
            <w:hideMark/>
          </w:tcPr>
          <w:p w14:paraId="38471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81.4896</w:t>
            </w:r>
          </w:p>
        </w:tc>
      </w:tr>
      <w:tr w:rsidR="009D298D" w:rsidRPr="009D298D" w14:paraId="1525B1A1" w14:textId="77777777" w:rsidTr="009D298D">
        <w:trPr>
          <w:trHeight w:val="300"/>
        </w:trPr>
        <w:tc>
          <w:tcPr>
            <w:tcW w:w="1063" w:type="dxa"/>
            <w:shd w:val="clear" w:color="auto" w:fill="auto"/>
            <w:noWrap/>
            <w:vAlign w:val="bottom"/>
            <w:hideMark/>
          </w:tcPr>
          <w:p w14:paraId="64B5E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9781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C5C3F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A09D9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6F628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BD21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262D6D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D4E9B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E93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92C84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172.8454</w:t>
            </w:r>
          </w:p>
        </w:tc>
        <w:tc>
          <w:tcPr>
            <w:tcW w:w="1054" w:type="dxa"/>
            <w:shd w:val="clear" w:color="auto" w:fill="auto"/>
            <w:noWrap/>
            <w:vAlign w:val="bottom"/>
            <w:hideMark/>
          </w:tcPr>
          <w:p w14:paraId="6BEA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203.522</w:t>
            </w:r>
          </w:p>
        </w:tc>
      </w:tr>
      <w:tr w:rsidR="009D298D" w:rsidRPr="009D298D" w14:paraId="048ECE6A" w14:textId="77777777" w:rsidTr="009D298D">
        <w:trPr>
          <w:trHeight w:val="300"/>
        </w:trPr>
        <w:tc>
          <w:tcPr>
            <w:tcW w:w="1063" w:type="dxa"/>
            <w:shd w:val="clear" w:color="auto" w:fill="auto"/>
            <w:noWrap/>
            <w:vAlign w:val="bottom"/>
            <w:hideMark/>
          </w:tcPr>
          <w:p w14:paraId="6CD02D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7DC7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95A04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D6244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DEF70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9DD3B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7D889E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943" w:type="dxa"/>
            <w:shd w:val="clear" w:color="auto" w:fill="auto"/>
            <w:noWrap/>
            <w:vAlign w:val="bottom"/>
            <w:hideMark/>
          </w:tcPr>
          <w:p w14:paraId="34BB01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29EA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4247C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234.9464</w:t>
            </w:r>
          </w:p>
        </w:tc>
        <w:tc>
          <w:tcPr>
            <w:tcW w:w="1054" w:type="dxa"/>
            <w:shd w:val="clear" w:color="auto" w:fill="auto"/>
            <w:noWrap/>
            <w:vAlign w:val="bottom"/>
            <w:hideMark/>
          </w:tcPr>
          <w:p w14:paraId="76B7CF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259.6565</w:t>
            </w:r>
          </w:p>
        </w:tc>
      </w:tr>
      <w:tr w:rsidR="009D298D" w:rsidRPr="009D298D" w14:paraId="66EF9784" w14:textId="77777777" w:rsidTr="009D298D">
        <w:trPr>
          <w:trHeight w:val="300"/>
        </w:trPr>
        <w:tc>
          <w:tcPr>
            <w:tcW w:w="1063" w:type="dxa"/>
            <w:shd w:val="clear" w:color="auto" w:fill="auto"/>
            <w:noWrap/>
            <w:vAlign w:val="bottom"/>
            <w:hideMark/>
          </w:tcPr>
          <w:p w14:paraId="64CC0C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099E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231011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6E8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D1192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26AD3A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5DDEB3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0.8801</w:t>
            </w:r>
          </w:p>
        </w:tc>
        <w:tc>
          <w:tcPr>
            <w:tcW w:w="943" w:type="dxa"/>
            <w:shd w:val="clear" w:color="auto" w:fill="auto"/>
            <w:noWrap/>
            <w:vAlign w:val="bottom"/>
            <w:hideMark/>
          </w:tcPr>
          <w:p w14:paraId="30E22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E2451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269B6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47.4788</w:t>
            </w:r>
          </w:p>
        </w:tc>
        <w:tc>
          <w:tcPr>
            <w:tcW w:w="1054" w:type="dxa"/>
            <w:shd w:val="clear" w:color="auto" w:fill="auto"/>
            <w:noWrap/>
            <w:vAlign w:val="bottom"/>
            <w:hideMark/>
          </w:tcPr>
          <w:p w14:paraId="2C983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82.9818</w:t>
            </w:r>
          </w:p>
        </w:tc>
      </w:tr>
      <w:tr w:rsidR="009D298D" w:rsidRPr="009D298D" w14:paraId="3C71FA2A" w14:textId="77777777" w:rsidTr="009D298D">
        <w:trPr>
          <w:trHeight w:val="300"/>
        </w:trPr>
        <w:tc>
          <w:tcPr>
            <w:tcW w:w="1063" w:type="dxa"/>
            <w:shd w:val="clear" w:color="auto" w:fill="auto"/>
            <w:noWrap/>
            <w:vAlign w:val="bottom"/>
            <w:hideMark/>
          </w:tcPr>
          <w:p w14:paraId="2DDD0E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7DDA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B30BD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7F3B1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EF30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02323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1A70EF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943" w:type="dxa"/>
            <w:shd w:val="clear" w:color="auto" w:fill="auto"/>
            <w:noWrap/>
            <w:vAlign w:val="bottom"/>
            <w:hideMark/>
          </w:tcPr>
          <w:p w14:paraId="7259C5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F192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81BC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50.3023</w:t>
            </w:r>
          </w:p>
        </w:tc>
        <w:tc>
          <w:tcPr>
            <w:tcW w:w="1054" w:type="dxa"/>
            <w:shd w:val="clear" w:color="auto" w:fill="auto"/>
            <w:noWrap/>
            <w:vAlign w:val="bottom"/>
            <w:hideMark/>
          </w:tcPr>
          <w:p w14:paraId="1A25EF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60.5656</w:t>
            </w:r>
          </w:p>
        </w:tc>
      </w:tr>
      <w:tr w:rsidR="009D298D" w:rsidRPr="009D298D" w14:paraId="288CD31F" w14:textId="77777777" w:rsidTr="009D298D">
        <w:trPr>
          <w:trHeight w:val="300"/>
        </w:trPr>
        <w:tc>
          <w:tcPr>
            <w:tcW w:w="1063" w:type="dxa"/>
            <w:shd w:val="clear" w:color="auto" w:fill="auto"/>
            <w:noWrap/>
            <w:vAlign w:val="bottom"/>
            <w:hideMark/>
          </w:tcPr>
          <w:p w14:paraId="699DCB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58AAC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13FD9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AF4A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9C4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239D2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0.8857</w:t>
            </w:r>
          </w:p>
        </w:tc>
        <w:tc>
          <w:tcPr>
            <w:tcW w:w="1041" w:type="dxa"/>
            <w:shd w:val="clear" w:color="auto" w:fill="auto"/>
            <w:noWrap/>
            <w:vAlign w:val="bottom"/>
            <w:hideMark/>
          </w:tcPr>
          <w:p w14:paraId="14A3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0.876</w:t>
            </w:r>
          </w:p>
        </w:tc>
        <w:tc>
          <w:tcPr>
            <w:tcW w:w="943" w:type="dxa"/>
            <w:shd w:val="clear" w:color="auto" w:fill="auto"/>
            <w:noWrap/>
            <w:vAlign w:val="bottom"/>
            <w:hideMark/>
          </w:tcPr>
          <w:p w14:paraId="53D0F9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2FAC1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EC49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182.7389</w:t>
            </w:r>
          </w:p>
        </w:tc>
        <w:tc>
          <w:tcPr>
            <w:tcW w:w="1054" w:type="dxa"/>
            <w:shd w:val="clear" w:color="auto" w:fill="auto"/>
            <w:noWrap/>
            <w:vAlign w:val="bottom"/>
            <w:hideMark/>
          </w:tcPr>
          <w:p w14:paraId="5BBE24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234.569</w:t>
            </w:r>
          </w:p>
        </w:tc>
      </w:tr>
      <w:tr w:rsidR="009D298D" w:rsidRPr="009D298D" w14:paraId="7554E429" w14:textId="77777777" w:rsidTr="009D298D">
        <w:trPr>
          <w:trHeight w:val="300"/>
        </w:trPr>
        <w:tc>
          <w:tcPr>
            <w:tcW w:w="1063" w:type="dxa"/>
            <w:shd w:val="clear" w:color="auto" w:fill="auto"/>
            <w:noWrap/>
            <w:vAlign w:val="bottom"/>
            <w:hideMark/>
          </w:tcPr>
          <w:p w14:paraId="419947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06864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FEC03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5191A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4E0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EC13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1041" w:type="dxa"/>
            <w:shd w:val="clear" w:color="auto" w:fill="auto"/>
            <w:noWrap/>
            <w:vAlign w:val="bottom"/>
            <w:hideMark/>
          </w:tcPr>
          <w:p w14:paraId="2AFDC4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943" w:type="dxa"/>
            <w:shd w:val="clear" w:color="auto" w:fill="auto"/>
            <w:noWrap/>
            <w:vAlign w:val="bottom"/>
            <w:hideMark/>
          </w:tcPr>
          <w:p w14:paraId="5EEA82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5A3D3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8ED3F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52.8612</w:t>
            </w:r>
          </w:p>
        </w:tc>
        <w:tc>
          <w:tcPr>
            <w:tcW w:w="1054" w:type="dxa"/>
            <w:shd w:val="clear" w:color="auto" w:fill="auto"/>
            <w:noWrap/>
            <w:vAlign w:val="bottom"/>
            <w:hideMark/>
          </w:tcPr>
          <w:p w14:paraId="20BC5D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63.1245</w:t>
            </w:r>
          </w:p>
        </w:tc>
      </w:tr>
      <w:tr w:rsidR="009D298D" w:rsidRPr="009D298D" w14:paraId="223D81D1" w14:textId="77777777" w:rsidTr="009D298D">
        <w:trPr>
          <w:trHeight w:val="300"/>
        </w:trPr>
        <w:tc>
          <w:tcPr>
            <w:tcW w:w="1063" w:type="dxa"/>
            <w:shd w:val="clear" w:color="auto" w:fill="auto"/>
            <w:noWrap/>
            <w:vAlign w:val="bottom"/>
            <w:hideMark/>
          </w:tcPr>
          <w:p w14:paraId="2C3F76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9BA1B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3C59E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809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F7DF9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8CAE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A2836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0.8746</w:t>
            </w:r>
          </w:p>
        </w:tc>
        <w:tc>
          <w:tcPr>
            <w:tcW w:w="943" w:type="dxa"/>
            <w:shd w:val="clear" w:color="auto" w:fill="auto"/>
            <w:noWrap/>
            <w:vAlign w:val="bottom"/>
            <w:hideMark/>
          </w:tcPr>
          <w:p w14:paraId="1C5782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3F5C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DD65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52.9088</w:t>
            </w:r>
          </w:p>
        </w:tc>
        <w:tc>
          <w:tcPr>
            <w:tcW w:w="1054" w:type="dxa"/>
            <w:shd w:val="clear" w:color="auto" w:fill="auto"/>
            <w:noWrap/>
            <w:vAlign w:val="bottom"/>
            <w:hideMark/>
          </w:tcPr>
          <w:p w14:paraId="5406C1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63.1721</w:t>
            </w:r>
          </w:p>
        </w:tc>
      </w:tr>
      <w:tr w:rsidR="009D298D" w:rsidRPr="009D298D" w14:paraId="13F22EAF" w14:textId="77777777" w:rsidTr="009D298D">
        <w:trPr>
          <w:trHeight w:val="300"/>
        </w:trPr>
        <w:tc>
          <w:tcPr>
            <w:tcW w:w="1063" w:type="dxa"/>
            <w:shd w:val="clear" w:color="auto" w:fill="auto"/>
            <w:noWrap/>
            <w:vAlign w:val="bottom"/>
            <w:hideMark/>
          </w:tcPr>
          <w:p w14:paraId="10AC4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8EC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C701D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41FCC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2E64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7DB3D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3359DD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943" w:type="dxa"/>
            <w:shd w:val="clear" w:color="auto" w:fill="auto"/>
            <w:noWrap/>
            <w:vAlign w:val="bottom"/>
            <w:hideMark/>
          </w:tcPr>
          <w:p w14:paraId="3554E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60FF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D2612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49.6168</w:t>
            </w:r>
          </w:p>
        </w:tc>
        <w:tc>
          <w:tcPr>
            <w:tcW w:w="1054" w:type="dxa"/>
            <w:shd w:val="clear" w:color="auto" w:fill="auto"/>
            <w:noWrap/>
            <w:vAlign w:val="bottom"/>
            <w:hideMark/>
          </w:tcPr>
          <w:p w14:paraId="38905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65.0228</w:t>
            </w:r>
          </w:p>
        </w:tc>
      </w:tr>
      <w:tr w:rsidR="009D298D" w:rsidRPr="009D298D" w14:paraId="0175CFB3" w14:textId="77777777" w:rsidTr="009D298D">
        <w:trPr>
          <w:trHeight w:val="300"/>
        </w:trPr>
        <w:tc>
          <w:tcPr>
            <w:tcW w:w="1063" w:type="dxa"/>
            <w:shd w:val="clear" w:color="auto" w:fill="auto"/>
            <w:noWrap/>
            <w:vAlign w:val="bottom"/>
            <w:hideMark/>
          </w:tcPr>
          <w:p w14:paraId="05BC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5774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6119954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8049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93F1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784E23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3EF46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943" w:type="dxa"/>
            <w:shd w:val="clear" w:color="auto" w:fill="auto"/>
            <w:noWrap/>
            <w:vAlign w:val="bottom"/>
            <w:hideMark/>
          </w:tcPr>
          <w:p w14:paraId="31AE2E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23942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CB50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46.1808</w:t>
            </w:r>
          </w:p>
        </w:tc>
        <w:tc>
          <w:tcPr>
            <w:tcW w:w="1054" w:type="dxa"/>
            <w:shd w:val="clear" w:color="auto" w:fill="auto"/>
            <w:noWrap/>
            <w:vAlign w:val="bottom"/>
            <w:hideMark/>
          </w:tcPr>
          <w:p w14:paraId="37CAFD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61.5868</w:t>
            </w:r>
          </w:p>
        </w:tc>
      </w:tr>
      <w:tr w:rsidR="009D298D" w:rsidRPr="009D298D" w14:paraId="0A703FAF" w14:textId="77777777" w:rsidTr="009D298D">
        <w:trPr>
          <w:trHeight w:val="300"/>
        </w:trPr>
        <w:tc>
          <w:tcPr>
            <w:tcW w:w="1063" w:type="dxa"/>
            <w:shd w:val="clear" w:color="auto" w:fill="auto"/>
            <w:noWrap/>
            <w:vAlign w:val="bottom"/>
            <w:hideMark/>
          </w:tcPr>
          <w:p w14:paraId="67A3D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893A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9530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6C41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F0CA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B4A06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43A822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0.8711</w:t>
            </w:r>
          </w:p>
        </w:tc>
        <w:tc>
          <w:tcPr>
            <w:tcW w:w="943" w:type="dxa"/>
            <w:shd w:val="clear" w:color="auto" w:fill="auto"/>
            <w:noWrap/>
            <w:vAlign w:val="bottom"/>
            <w:hideMark/>
          </w:tcPr>
          <w:p w14:paraId="01D467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C97DD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214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219.9098</w:t>
            </w:r>
          </w:p>
        </w:tc>
        <w:tc>
          <w:tcPr>
            <w:tcW w:w="1054" w:type="dxa"/>
            <w:shd w:val="clear" w:color="auto" w:fill="auto"/>
            <w:noWrap/>
            <w:vAlign w:val="bottom"/>
            <w:hideMark/>
          </w:tcPr>
          <w:p w14:paraId="0C1E88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244.6198</w:t>
            </w:r>
          </w:p>
        </w:tc>
      </w:tr>
      <w:tr w:rsidR="009D298D" w:rsidRPr="009D298D" w14:paraId="30B93570" w14:textId="77777777" w:rsidTr="009D298D">
        <w:trPr>
          <w:trHeight w:val="300"/>
        </w:trPr>
        <w:tc>
          <w:tcPr>
            <w:tcW w:w="1063" w:type="dxa"/>
            <w:shd w:val="clear" w:color="auto" w:fill="auto"/>
            <w:noWrap/>
            <w:vAlign w:val="bottom"/>
            <w:hideMark/>
          </w:tcPr>
          <w:p w14:paraId="51FF69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E717C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2C4B5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7395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37DA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5B5B7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313232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0.8684</w:t>
            </w:r>
          </w:p>
        </w:tc>
        <w:tc>
          <w:tcPr>
            <w:tcW w:w="943" w:type="dxa"/>
            <w:shd w:val="clear" w:color="auto" w:fill="auto"/>
            <w:noWrap/>
            <w:vAlign w:val="bottom"/>
            <w:hideMark/>
          </w:tcPr>
          <w:p w14:paraId="09FB02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D890F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263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236.6167</w:t>
            </w:r>
          </w:p>
        </w:tc>
        <w:tc>
          <w:tcPr>
            <w:tcW w:w="1054" w:type="dxa"/>
            <w:shd w:val="clear" w:color="auto" w:fill="auto"/>
            <w:noWrap/>
            <w:vAlign w:val="bottom"/>
            <w:hideMark/>
          </w:tcPr>
          <w:p w14:paraId="6BBC45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261.3267</w:t>
            </w:r>
          </w:p>
        </w:tc>
      </w:tr>
      <w:tr w:rsidR="009D298D" w:rsidRPr="009D298D" w14:paraId="434D29D8" w14:textId="77777777" w:rsidTr="009D298D">
        <w:trPr>
          <w:trHeight w:val="300"/>
        </w:trPr>
        <w:tc>
          <w:tcPr>
            <w:tcW w:w="1063" w:type="dxa"/>
            <w:shd w:val="clear" w:color="auto" w:fill="auto"/>
            <w:noWrap/>
            <w:vAlign w:val="bottom"/>
            <w:hideMark/>
          </w:tcPr>
          <w:p w14:paraId="634E85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6F3E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4C221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9EEB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9AA8E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9D767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0FA35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943" w:type="dxa"/>
            <w:shd w:val="clear" w:color="auto" w:fill="auto"/>
            <w:noWrap/>
            <w:vAlign w:val="bottom"/>
            <w:hideMark/>
          </w:tcPr>
          <w:p w14:paraId="77230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6AD29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C1EB2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46.457</w:t>
            </w:r>
          </w:p>
        </w:tc>
        <w:tc>
          <w:tcPr>
            <w:tcW w:w="1054" w:type="dxa"/>
            <w:shd w:val="clear" w:color="auto" w:fill="auto"/>
            <w:noWrap/>
            <w:vAlign w:val="bottom"/>
            <w:hideMark/>
          </w:tcPr>
          <w:p w14:paraId="10A92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81.9599</w:t>
            </w:r>
          </w:p>
        </w:tc>
      </w:tr>
      <w:tr w:rsidR="009D298D" w:rsidRPr="009D298D" w14:paraId="49DDF798" w14:textId="77777777" w:rsidTr="009D298D">
        <w:trPr>
          <w:trHeight w:val="300"/>
        </w:trPr>
        <w:tc>
          <w:tcPr>
            <w:tcW w:w="1063" w:type="dxa"/>
            <w:shd w:val="clear" w:color="auto" w:fill="auto"/>
            <w:noWrap/>
            <w:vAlign w:val="bottom"/>
            <w:hideMark/>
          </w:tcPr>
          <w:p w14:paraId="18C3F9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4568A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4ECD9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8020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757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6F3E27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4C39B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0.8625</w:t>
            </w:r>
          </w:p>
        </w:tc>
        <w:tc>
          <w:tcPr>
            <w:tcW w:w="943" w:type="dxa"/>
            <w:shd w:val="clear" w:color="auto" w:fill="auto"/>
            <w:noWrap/>
            <w:vAlign w:val="bottom"/>
            <w:hideMark/>
          </w:tcPr>
          <w:p w14:paraId="27DA6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8752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F731B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52.8954</w:t>
            </w:r>
          </w:p>
        </w:tc>
        <w:tc>
          <w:tcPr>
            <w:tcW w:w="1054" w:type="dxa"/>
            <w:shd w:val="clear" w:color="auto" w:fill="auto"/>
            <w:noWrap/>
            <w:vAlign w:val="bottom"/>
            <w:hideMark/>
          </w:tcPr>
          <w:p w14:paraId="3DFDB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63.1587</w:t>
            </w:r>
          </w:p>
        </w:tc>
      </w:tr>
      <w:tr w:rsidR="009D298D" w:rsidRPr="009D298D" w14:paraId="36204BDB" w14:textId="77777777" w:rsidTr="009D298D">
        <w:trPr>
          <w:trHeight w:val="300"/>
        </w:trPr>
        <w:tc>
          <w:tcPr>
            <w:tcW w:w="1063" w:type="dxa"/>
            <w:shd w:val="clear" w:color="auto" w:fill="auto"/>
            <w:noWrap/>
            <w:vAlign w:val="bottom"/>
            <w:hideMark/>
          </w:tcPr>
          <w:p w14:paraId="6A6E47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3B0C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5108B2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A7AD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B05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CEC0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7A7F3D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0.8611</w:t>
            </w:r>
          </w:p>
        </w:tc>
        <w:tc>
          <w:tcPr>
            <w:tcW w:w="943" w:type="dxa"/>
            <w:shd w:val="clear" w:color="auto" w:fill="auto"/>
            <w:noWrap/>
            <w:vAlign w:val="bottom"/>
            <w:hideMark/>
          </w:tcPr>
          <w:p w14:paraId="150C89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D056D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43DA6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50.0003</w:t>
            </w:r>
          </w:p>
        </w:tc>
        <w:tc>
          <w:tcPr>
            <w:tcW w:w="1054" w:type="dxa"/>
            <w:shd w:val="clear" w:color="auto" w:fill="auto"/>
            <w:noWrap/>
            <w:vAlign w:val="bottom"/>
            <w:hideMark/>
          </w:tcPr>
          <w:p w14:paraId="7C2518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85.5032</w:t>
            </w:r>
          </w:p>
        </w:tc>
      </w:tr>
      <w:tr w:rsidR="009D298D" w:rsidRPr="009D298D" w14:paraId="6F554734" w14:textId="77777777" w:rsidTr="009D298D">
        <w:trPr>
          <w:trHeight w:val="300"/>
        </w:trPr>
        <w:tc>
          <w:tcPr>
            <w:tcW w:w="1063" w:type="dxa"/>
            <w:shd w:val="clear" w:color="auto" w:fill="auto"/>
            <w:noWrap/>
            <w:vAlign w:val="bottom"/>
            <w:hideMark/>
          </w:tcPr>
          <w:p w14:paraId="0E3698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74C9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E50C6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EAFF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14F46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F348F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1FE815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0.8588</w:t>
            </w:r>
          </w:p>
        </w:tc>
        <w:tc>
          <w:tcPr>
            <w:tcW w:w="943" w:type="dxa"/>
            <w:shd w:val="clear" w:color="auto" w:fill="auto"/>
            <w:noWrap/>
            <w:vAlign w:val="bottom"/>
            <w:hideMark/>
          </w:tcPr>
          <w:p w14:paraId="6DD53B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861CA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A961E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45.1721</w:t>
            </w:r>
          </w:p>
        </w:tc>
        <w:tc>
          <w:tcPr>
            <w:tcW w:w="1054" w:type="dxa"/>
            <w:shd w:val="clear" w:color="auto" w:fill="auto"/>
            <w:noWrap/>
            <w:vAlign w:val="bottom"/>
            <w:hideMark/>
          </w:tcPr>
          <w:p w14:paraId="7C2695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80.675</w:t>
            </w:r>
          </w:p>
        </w:tc>
      </w:tr>
      <w:tr w:rsidR="009D298D" w:rsidRPr="009D298D" w14:paraId="6EADEC3C" w14:textId="77777777" w:rsidTr="009D298D">
        <w:trPr>
          <w:trHeight w:val="300"/>
        </w:trPr>
        <w:tc>
          <w:tcPr>
            <w:tcW w:w="1063" w:type="dxa"/>
            <w:shd w:val="clear" w:color="auto" w:fill="auto"/>
            <w:noWrap/>
            <w:vAlign w:val="bottom"/>
            <w:hideMark/>
          </w:tcPr>
          <w:p w14:paraId="5D0C4B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C8A7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BD07C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414D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C42C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8402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3A2D9C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943" w:type="dxa"/>
            <w:shd w:val="clear" w:color="auto" w:fill="auto"/>
            <w:noWrap/>
            <w:vAlign w:val="bottom"/>
            <w:hideMark/>
          </w:tcPr>
          <w:p w14:paraId="1C7D67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1EF68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88BDD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126.4491</w:t>
            </w:r>
          </w:p>
        </w:tc>
        <w:tc>
          <w:tcPr>
            <w:tcW w:w="1054" w:type="dxa"/>
            <w:shd w:val="clear" w:color="auto" w:fill="auto"/>
            <w:noWrap/>
            <w:vAlign w:val="bottom"/>
            <w:hideMark/>
          </w:tcPr>
          <w:p w14:paraId="18BEE6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157.1257</w:t>
            </w:r>
          </w:p>
        </w:tc>
      </w:tr>
      <w:tr w:rsidR="009D298D" w:rsidRPr="009D298D" w14:paraId="64F75FE3" w14:textId="77777777" w:rsidTr="009D298D">
        <w:trPr>
          <w:trHeight w:val="300"/>
        </w:trPr>
        <w:tc>
          <w:tcPr>
            <w:tcW w:w="1063" w:type="dxa"/>
            <w:shd w:val="clear" w:color="auto" w:fill="auto"/>
            <w:noWrap/>
            <w:vAlign w:val="bottom"/>
            <w:hideMark/>
          </w:tcPr>
          <w:p w14:paraId="14BCA4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3ED57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634FAE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2F54E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7C6C2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D720C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1041" w:type="dxa"/>
            <w:shd w:val="clear" w:color="auto" w:fill="auto"/>
            <w:noWrap/>
            <w:vAlign w:val="bottom"/>
            <w:hideMark/>
          </w:tcPr>
          <w:p w14:paraId="77865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0.8554</w:t>
            </w:r>
          </w:p>
        </w:tc>
        <w:tc>
          <w:tcPr>
            <w:tcW w:w="943" w:type="dxa"/>
            <w:shd w:val="clear" w:color="auto" w:fill="auto"/>
            <w:noWrap/>
            <w:vAlign w:val="bottom"/>
            <w:hideMark/>
          </w:tcPr>
          <w:p w14:paraId="6799A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1854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974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50.432</w:t>
            </w:r>
          </w:p>
        </w:tc>
        <w:tc>
          <w:tcPr>
            <w:tcW w:w="1054" w:type="dxa"/>
            <w:shd w:val="clear" w:color="auto" w:fill="auto"/>
            <w:noWrap/>
            <w:vAlign w:val="bottom"/>
            <w:hideMark/>
          </w:tcPr>
          <w:p w14:paraId="725FE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60.6953</w:t>
            </w:r>
          </w:p>
        </w:tc>
      </w:tr>
      <w:tr w:rsidR="009D298D" w:rsidRPr="009D298D" w14:paraId="13B576ED" w14:textId="77777777" w:rsidTr="009D298D">
        <w:trPr>
          <w:trHeight w:val="300"/>
        </w:trPr>
        <w:tc>
          <w:tcPr>
            <w:tcW w:w="1063" w:type="dxa"/>
            <w:shd w:val="clear" w:color="auto" w:fill="auto"/>
            <w:noWrap/>
            <w:vAlign w:val="bottom"/>
            <w:hideMark/>
          </w:tcPr>
          <w:p w14:paraId="3DD94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292E8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8EB1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1D6D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FC94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36C6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421A9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943" w:type="dxa"/>
            <w:shd w:val="clear" w:color="auto" w:fill="auto"/>
            <w:noWrap/>
            <w:vAlign w:val="bottom"/>
            <w:hideMark/>
          </w:tcPr>
          <w:p w14:paraId="0496B0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40976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0FFD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47.499</w:t>
            </w:r>
          </w:p>
        </w:tc>
        <w:tc>
          <w:tcPr>
            <w:tcW w:w="1054" w:type="dxa"/>
            <w:shd w:val="clear" w:color="auto" w:fill="auto"/>
            <w:noWrap/>
            <w:vAlign w:val="bottom"/>
            <w:hideMark/>
          </w:tcPr>
          <w:p w14:paraId="727529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57.7623</w:t>
            </w:r>
          </w:p>
        </w:tc>
      </w:tr>
      <w:tr w:rsidR="009D298D" w:rsidRPr="009D298D" w14:paraId="3ABE1E24" w14:textId="77777777" w:rsidTr="009D298D">
        <w:trPr>
          <w:trHeight w:val="300"/>
        </w:trPr>
        <w:tc>
          <w:tcPr>
            <w:tcW w:w="1063" w:type="dxa"/>
            <w:shd w:val="clear" w:color="auto" w:fill="auto"/>
            <w:noWrap/>
            <w:vAlign w:val="bottom"/>
            <w:hideMark/>
          </w:tcPr>
          <w:p w14:paraId="20BBAA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94D3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7E77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B756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474B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19286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6E00AC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943" w:type="dxa"/>
            <w:shd w:val="clear" w:color="auto" w:fill="auto"/>
            <w:noWrap/>
            <w:vAlign w:val="bottom"/>
            <w:hideMark/>
          </w:tcPr>
          <w:p w14:paraId="79090E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876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50DF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200.846</w:t>
            </w:r>
          </w:p>
        </w:tc>
        <w:tc>
          <w:tcPr>
            <w:tcW w:w="1054" w:type="dxa"/>
            <w:shd w:val="clear" w:color="auto" w:fill="auto"/>
            <w:noWrap/>
            <w:vAlign w:val="bottom"/>
            <w:hideMark/>
          </w:tcPr>
          <w:p w14:paraId="438404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252.6761</w:t>
            </w:r>
          </w:p>
        </w:tc>
      </w:tr>
      <w:tr w:rsidR="009D298D" w:rsidRPr="009D298D" w14:paraId="7982B54F" w14:textId="77777777" w:rsidTr="009D298D">
        <w:trPr>
          <w:trHeight w:val="300"/>
        </w:trPr>
        <w:tc>
          <w:tcPr>
            <w:tcW w:w="1063" w:type="dxa"/>
            <w:shd w:val="clear" w:color="auto" w:fill="auto"/>
            <w:noWrap/>
            <w:vAlign w:val="bottom"/>
            <w:hideMark/>
          </w:tcPr>
          <w:p w14:paraId="00A73D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073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BBD9E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A3678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C822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2D5D01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4E967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943" w:type="dxa"/>
            <w:shd w:val="clear" w:color="auto" w:fill="auto"/>
            <w:noWrap/>
            <w:vAlign w:val="bottom"/>
            <w:hideMark/>
          </w:tcPr>
          <w:p w14:paraId="2BDC8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E5D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E85A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222.5105</w:t>
            </w:r>
          </w:p>
        </w:tc>
        <w:tc>
          <w:tcPr>
            <w:tcW w:w="1054" w:type="dxa"/>
            <w:shd w:val="clear" w:color="auto" w:fill="auto"/>
            <w:noWrap/>
            <w:vAlign w:val="bottom"/>
            <w:hideMark/>
          </w:tcPr>
          <w:p w14:paraId="08DBF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247.2205</w:t>
            </w:r>
          </w:p>
        </w:tc>
      </w:tr>
      <w:tr w:rsidR="009D298D" w:rsidRPr="009D298D" w14:paraId="557343C3" w14:textId="77777777" w:rsidTr="009D298D">
        <w:trPr>
          <w:trHeight w:val="300"/>
        </w:trPr>
        <w:tc>
          <w:tcPr>
            <w:tcW w:w="1063" w:type="dxa"/>
            <w:shd w:val="clear" w:color="auto" w:fill="auto"/>
            <w:noWrap/>
            <w:vAlign w:val="bottom"/>
            <w:hideMark/>
          </w:tcPr>
          <w:p w14:paraId="16F7D6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F439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03D0E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5B49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62E6B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FC41C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63B058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0.844</w:t>
            </w:r>
          </w:p>
        </w:tc>
        <w:tc>
          <w:tcPr>
            <w:tcW w:w="943" w:type="dxa"/>
            <w:shd w:val="clear" w:color="auto" w:fill="auto"/>
            <w:noWrap/>
            <w:vAlign w:val="bottom"/>
            <w:hideMark/>
          </w:tcPr>
          <w:p w14:paraId="118C8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7F573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E642B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46.4764</w:t>
            </w:r>
          </w:p>
        </w:tc>
        <w:tc>
          <w:tcPr>
            <w:tcW w:w="1054" w:type="dxa"/>
            <w:shd w:val="clear" w:color="auto" w:fill="auto"/>
            <w:noWrap/>
            <w:vAlign w:val="bottom"/>
            <w:hideMark/>
          </w:tcPr>
          <w:p w14:paraId="63E7F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61.8824</w:t>
            </w:r>
          </w:p>
        </w:tc>
      </w:tr>
      <w:tr w:rsidR="009D298D" w:rsidRPr="009D298D" w14:paraId="1A370458" w14:textId="77777777" w:rsidTr="009D298D">
        <w:trPr>
          <w:trHeight w:val="300"/>
        </w:trPr>
        <w:tc>
          <w:tcPr>
            <w:tcW w:w="1063" w:type="dxa"/>
            <w:shd w:val="clear" w:color="auto" w:fill="auto"/>
            <w:noWrap/>
            <w:vAlign w:val="bottom"/>
            <w:hideMark/>
          </w:tcPr>
          <w:p w14:paraId="67AFCB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285D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853B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3E9C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0F78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A63F1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604165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943" w:type="dxa"/>
            <w:shd w:val="clear" w:color="auto" w:fill="auto"/>
            <w:noWrap/>
            <w:vAlign w:val="bottom"/>
            <w:hideMark/>
          </w:tcPr>
          <w:p w14:paraId="0EAD92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3E3A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1641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54.8822</w:t>
            </w:r>
          </w:p>
        </w:tc>
        <w:tc>
          <w:tcPr>
            <w:tcW w:w="1054" w:type="dxa"/>
            <w:shd w:val="clear" w:color="auto" w:fill="auto"/>
            <w:noWrap/>
            <w:vAlign w:val="bottom"/>
            <w:hideMark/>
          </w:tcPr>
          <w:p w14:paraId="53D129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90.3851</w:t>
            </w:r>
          </w:p>
        </w:tc>
      </w:tr>
      <w:tr w:rsidR="009D298D" w:rsidRPr="009D298D" w14:paraId="725823BE" w14:textId="77777777" w:rsidTr="009D298D">
        <w:trPr>
          <w:trHeight w:val="300"/>
        </w:trPr>
        <w:tc>
          <w:tcPr>
            <w:tcW w:w="1063" w:type="dxa"/>
            <w:shd w:val="clear" w:color="auto" w:fill="auto"/>
            <w:noWrap/>
            <w:vAlign w:val="bottom"/>
            <w:hideMark/>
          </w:tcPr>
          <w:p w14:paraId="7D573F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37F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DB0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29D41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DEB7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E1059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95955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0.836</w:t>
            </w:r>
          </w:p>
        </w:tc>
        <w:tc>
          <w:tcPr>
            <w:tcW w:w="943" w:type="dxa"/>
            <w:shd w:val="clear" w:color="auto" w:fill="auto"/>
            <w:noWrap/>
            <w:vAlign w:val="bottom"/>
            <w:hideMark/>
          </w:tcPr>
          <w:p w14:paraId="0A1B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DE68C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0A66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46.2119</w:t>
            </w:r>
          </w:p>
        </w:tc>
        <w:tc>
          <w:tcPr>
            <w:tcW w:w="1054" w:type="dxa"/>
            <w:shd w:val="clear" w:color="auto" w:fill="auto"/>
            <w:noWrap/>
            <w:vAlign w:val="bottom"/>
            <w:hideMark/>
          </w:tcPr>
          <w:p w14:paraId="2A03E4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81.7148</w:t>
            </w:r>
          </w:p>
        </w:tc>
      </w:tr>
      <w:tr w:rsidR="009D298D" w:rsidRPr="009D298D" w14:paraId="7B2033F4" w14:textId="77777777" w:rsidTr="009D298D">
        <w:trPr>
          <w:trHeight w:val="300"/>
        </w:trPr>
        <w:tc>
          <w:tcPr>
            <w:tcW w:w="1063" w:type="dxa"/>
            <w:shd w:val="clear" w:color="auto" w:fill="auto"/>
            <w:noWrap/>
            <w:vAlign w:val="bottom"/>
            <w:hideMark/>
          </w:tcPr>
          <w:p w14:paraId="16E7B5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3102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D4102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FCD2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164A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DEA6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3B66E5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943" w:type="dxa"/>
            <w:shd w:val="clear" w:color="auto" w:fill="auto"/>
            <w:noWrap/>
            <w:vAlign w:val="bottom"/>
            <w:hideMark/>
          </w:tcPr>
          <w:p w14:paraId="447527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D6BA4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595E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114.2919</w:t>
            </w:r>
          </w:p>
        </w:tc>
        <w:tc>
          <w:tcPr>
            <w:tcW w:w="1054" w:type="dxa"/>
            <w:shd w:val="clear" w:color="auto" w:fill="auto"/>
            <w:noWrap/>
            <w:vAlign w:val="bottom"/>
            <w:hideMark/>
          </w:tcPr>
          <w:p w14:paraId="631015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144.9685</w:t>
            </w:r>
          </w:p>
        </w:tc>
      </w:tr>
      <w:tr w:rsidR="009D298D" w:rsidRPr="009D298D" w14:paraId="1AA4BAEA" w14:textId="77777777" w:rsidTr="009D298D">
        <w:trPr>
          <w:trHeight w:val="300"/>
        </w:trPr>
        <w:tc>
          <w:tcPr>
            <w:tcW w:w="1063" w:type="dxa"/>
            <w:shd w:val="clear" w:color="auto" w:fill="auto"/>
            <w:noWrap/>
            <w:vAlign w:val="bottom"/>
            <w:hideMark/>
          </w:tcPr>
          <w:p w14:paraId="55163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F3C8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336E1D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26525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D55AB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3C492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4186DB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0.8324</w:t>
            </w:r>
          </w:p>
        </w:tc>
        <w:tc>
          <w:tcPr>
            <w:tcW w:w="943" w:type="dxa"/>
            <w:shd w:val="clear" w:color="auto" w:fill="auto"/>
            <w:noWrap/>
            <w:vAlign w:val="bottom"/>
            <w:hideMark/>
          </w:tcPr>
          <w:p w14:paraId="15EA0F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F73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B0587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199.6825</w:t>
            </w:r>
          </w:p>
        </w:tc>
        <w:tc>
          <w:tcPr>
            <w:tcW w:w="1054" w:type="dxa"/>
            <w:shd w:val="clear" w:color="auto" w:fill="auto"/>
            <w:noWrap/>
            <w:vAlign w:val="bottom"/>
            <w:hideMark/>
          </w:tcPr>
          <w:p w14:paraId="3E3537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251.5126</w:t>
            </w:r>
          </w:p>
        </w:tc>
      </w:tr>
      <w:tr w:rsidR="009D298D" w:rsidRPr="009D298D" w14:paraId="6C27C1CA" w14:textId="77777777" w:rsidTr="009D298D">
        <w:trPr>
          <w:trHeight w:val="300"/>
        </w:trPr>
        <w:tc>
          <w:tcPr>
            <w:tcW w:w="1063" w:type="dxa"/>
            <w:shd w:val="clear" w:color="auto" w:fill="auto"/>
            <w:noWrap/>
            <w:vAlign w:val="bottom"/>
            <w:hideMark/>
          </w:tcPr>
          <w:p w14:paraId="65ABF1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5CCC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32ED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C6F4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68D94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68C40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4C54FA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943" w:type="dxa"/>
            <w:shd w:val="clear" w:color="auto" w:fill="auto"/>
            <w:noWrap/>
            <w:vAlign w:val="bottom"/>
            <w:hideMark/>
          </w:tcPr>
          <w:p w14:paraId="14E578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23962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899C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81.5407</w:t>
            </w:r>
          </w:p>
        </w:tc>
        <w:tc>
          <w:tcPr>
            <w:tcW w:w="1054" w:type="dxa"/>
            <w:shd w:val="clear" w:color="auto" w:fill="auto"/>
            <w:noWrap/>
            <w:vAlign w:val="bottom"/>
            <w:hideMark/>
          </w:tcPr>
          <w:p w14:paraId="7046EE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112.2173</w:t>
            </w:r>
          </w:p>
        </w:tc>
      </w:tr>
      <w:tr w:rsidR="009D298D" w:rsidRPr="009D298D" w14:paraId="7663E247" w14:textId="77777777" w:rsidTr="009D298D">
        <w:trPr>
          <w:trHeight w:val="300"/>
        </w:trPr>
        <w:tc>
          <w:tcPr>
            <w:tcW w:w="1063" w:type="dxa"/>
            <w:shd w:val="clear" w:color="auto" w:fill="auto"/>
            <w:noWrap/>
            <w:vAlign w:val="bottom"/>
            <w:hideMark/>
          </w:tcPr>
          <w:p w14:paraId="25495A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0A174A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3A90D0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AB43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37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604E26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6FCBFC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0.8301</w:t>
            </w:r>
          </w:p>
        </w:tc>
        <w:tc>
          <w:tcPr>
            <w:tcW w:w="943" w:type="dxa"/>
            <w:shd w:val="clear" w:color="auto" w:fill="auto"/>
            <w:noWrap/>
            <w:vAlign w:val="bottom"/>
            <w:hideMark/>
          </w:tcPr>
          <w:p w14:paraId="3247ED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C5FD4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360E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126.5991</w:t>
            </w:r>
          </w:p>
        </w:tc>
        <w:tc>
          <w:tcPr>
            <w:tcW w:w="1054" w:type="dxa"/>
            <w:shd w:val="clear" w:color="auto" w:fill="auto"/>
            <w:noWrap/>
            <w:vAlign w:val="bottom"/>
            <w:hideMark/>
          </w:tcPr>
          <w:p w14:paraId="46A656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157.2756</w:t>
            </w:r>
          </w:p>
        </w:tc>
      </w:tr>
      <w:tr w:rsidR="009D298D" w:rsidRPr="009D298D" w14:paraId="350D0DD0" w14:textId="77777777" w:rsidTr="009D298D">
        <w:trPr>
          <w:trHeight w:val="300"/>
        </w:trPr>
        <w:tc>
          <w:tcPr>
            <w:tcW w:w="1063" w:type="dxa"/>
            <w:shd w:val="clear" w:color="auto" w:fill="auto"/>
            <w:noWrap/>
            <w:vAlign w:val="bottom"/>
            <w:hideMark/>
          </w:tcPr>
          <w:p w14:paraId="425EF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916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95C592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D3D9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845F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DD5D1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1041" w:type="dxa"/>
            <w:shd w:val="clear" w:color="auto" w:fill="auto"/>
            <w:noWrap/>
            <w:vAlign w:val="bottom"/>
            <w:hideMark/>
          </w:tcPr>
          <w:p w14:paraId="0BA68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943" w:type="dxa"/>
            <w:shd w:val="clear" w:color="auto" w:fill="auto"/>
            <w:noWrap/>
            <w:vAlign w:val="bottom"/>
            <w:hideMark/>
          </w:tcPr>
          <w:p w14:paraId="6F7DCE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85DDF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44722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44.6675</w:t>
            </w:r>
          </w:p>
        </w:tc>
        <w:tc>
          <w:tcPr>
            <w:tcW w:w="1054" w:type="dxa"/>
            <w:shd w:val="clear" w:color="auto" w:fill="auto"/>
            <w:noWrap/>
            <w:vAlign w:val="bottom"/>
            <w:hideMark/>
          </w:tcPr>
          <w:p w14:paraId="47FFA2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60.0735</w:t>
            </w:r>
          </w:p>
        </w:tc>
      </w:tr>
      <w:tr w:rsidR="009D298D" w:rsidRPr="009D298D" w14:paraId="1F7000AD" w14:textId="77777777" w:rsidTr="009D298D">
        <w:trPr>
          <w:trHeight w:val="300"/>
        </w:trPr>
        <w:tc>
          <w:tcPr>
            <w:tcW w:w="1063" w:type="dxa"/>
            <w:shd w:val="clear" w:color="auto" w:fill="auto"/>
            <w:noWrap/>
            <w:vAlign w:val="bottom"/>
            <w:hideMark/>
          </w:tcPr>
          <w:p w14:paraId="7F6E2A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05093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E2E37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0498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49AF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4E825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292A77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0.8283</w:t>
            </w:r>
          </w:p>
        </w:tc>
        <w:tc>
          <w:tcPr>
            <w:tcW w:w="943" w:type="dxa"/>
            <w:shd w:val="clear" w:color="auto" w:fill="auto"/>
            <w:noWrap/>
            <w:vAlign w:val="bottom"/>
            <w:hideMark/>
          </w:tcPr>
          <w:p w14:paraId="018FDB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E96F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6959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222.0488</w:t>
            </w:r>
          </w:p>
        </w:tc>
        <w:tc>
          <w:tcPr>
            <w:tcW w:w="1054" w:type="dxa"/>
            <w:shd w:val="clear" w:color="auto" w:fill="auto"/>
            <w:noWrap/>
            <w:vAlign w:val="bottom"/>
            <w:hideMark/>
          </w:tcPr>
          <w:p w14:paraId="18A224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246.7588</w:t>
            </w:r>
          </w:p>
        </w:tc>
      </w:tr>
      <w:tr w:rsidR="009D298D" w:rsidRPr="009D298D" w14:paraId="23E5CA2E" w14:textId="77777777" w:rsidTr="009D298D">
        <w:trPr>
          <w:trHeight w:val="300"/>
        </w:trPr>
        <w:tc>
          <w:tcPr>
            <w:tcW w:w="1063" w:type="dxa"/>
            <w:shd w:val="clear" w:color="auto" w:fill="auto"/>
            <w:noWrap/>
            <w:vAlign w:val="bottom"/>
            <w:hideMark/>
          </w:tcPr>
          <w:p w14:paraId="177D2C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EC7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A0A89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4C90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620E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FA8E0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24EFA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54BFB2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28CE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87E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47.194</w:t>
            </w:r>
          </w:p>
        </w:tc>
        <w:tc>
          <w:tcPr>
            <w:tcW w:w="1054" w:type="dxa"/>
            <w:shd w:val="clear" w:color="auto" w:fill="auto"/>
            <w:noWrap/>
            <w:vAlign w:val="bottom"/>
            <w:hideMark/>
          </w:tcPr>
          <w:p w14:paraId="3219D3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62.5999</w:t>
            </w:r>
          </w:p>
        </w:tc>
      </w:tr>
      <w:tr w:rsidR="009D298D" w:rsidRPr="009D298D" w14:paraId="0EDB6F4F" w14:textId="77777777" w:rsidTr="009D298D">
        <w:trPr>
          <w:trHeight w:val="300"/>
        </w:trPr>
        <w:tc>
          <w:tcPr>
            <w:tcW w:w="1063" w:type="dxa"/>
            <w:shd w:val="clear" w:color="auto" w:fill="auto"/>
            <w:noWrap/>
            <w:vAlign w:val="bottom"/>
            <w:hideMark/>
          </w:tcPr>
          <w:p w14:paraId="685DB1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7FEE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FF9D5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87B4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AE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3E4DC5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5724F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4186E1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8787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05524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41.4423</w:t>
            </w:r>
          </w:p>
        </w:tc>
        <w:tc>
          <w:tcPr>
            <w:tcW w:w="1054" w:type="dxa"/>
            <w:shd w:val="clear" w:color="auto" w:fill="auto"/>
            <w:noWrap/>
            <w:vAlign w:val="bottom"/>
            <w:hideMark/>
          </w:tcPr>
          <w:p w14:paraId="3D555C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56.8483</w:t>
            </w:r>
          </w:p>
        </w:tc>
      </w:tr>
      <w:tr w:rsidR="009D298D" w:rsidRPr="009D298D" w14:paraId="45D29FCD" w14:textId="77777777" w:rsidTr="009D298D">
        <w:trPr>
          <w:trHeight w:val="300"/>
        </w:trPr>
        <w:tc>
          <w:tcPr>
            <w:tcW w:w="1063" w:type="dxa"/>
            <w:shd w:val="clear" w:color="auto" w:fill="auto"/>
            <w:noWrap/>
            <w:vAlign w:val="bottom"/>
            <w:hideMark/>
          </w:tcPr>
          <w:p w14:paraId="11CE2F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DEE1C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2D373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FF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4D855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C113C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32E6D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251CC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C5A1D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81AD0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39.4699</w:t>
            </w:r>
          </w:p>
        </w:tc>
        <w:tc>
          <w:tcPr>
            <w:tcW w:w="1054" w:type="dxa"/>
            <w:shd w:val="clear" w:color="auto" w:fill="auto"/>
            <w:noWrap/>
            <w:vAlign w:val="bottom"/>
            <w:hideMark/>
          </w:tcPr>
          <w:p w14:paraId="07C258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70.1465</w:t>
            </w:r>
          </w:p>
        </w:tc>
      </w:tr>
      <w:tr w:rsidR="009D298D" w:rsidRPr="009D298D" w14:paraId="7871D772" w14:textId="77777777" w:rsidTr="009D298D">
        <w:trPr>
          <w:trHeight w:val="300"/>
        </w:trPr>
        <w:tc>
          <w:tcPr>
            <w:tcW w:w="1063" w:type="dxa"/>
            <w:shd w:val="clear" w:color="auto" w:fill="auto"/>
            <w:noWrap/>
            <w:vAlign w:val="bottom"/>
            <w:hideMark/>
          </w:tcPr>
          <w:p w14:paraId="64F029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621B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AB2B0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31E4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90C47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D399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20B59C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943" w:type="dxa"/>
            <w:shd w:val="clear" w:color="auto" w:fill="auto"/>
            <w:noWrap/>
            <w:vAlign w:val="bottom"/>
            <w:hideMark/>
          </w:tcPr>
          <w:p w14:paraId="4B5F9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076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1058C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34.2725</w:t>
            </w:r>
          </w:p>
        </w:tc>
        <w:tc>
          <w:tcPr>
            <w:tcW w:w="1054" w:type="dxa"/>
            <w:shd w:val="clear" w:color="auto" w:fill="auto"/>
            <w:noWrap/>
            <w:vAlign w:val="bottom"/>
            <w:hideMark/>
          </w:tcPr>
          <w:p w14:paraId="1CF4DA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64.9491</w:t>
            </w:r>
          </w:p>
        </w:tc>
      </w:tr>
      <w:tr w:rsidR="009D298D" w:rsidRPr="009D298D" w14:paraId="14763917" w14:textId="77777777" w:rsidTr="009D298D">
        <w:trPr>
          <w:trHeight w:val="300"/>
        </w:trPr>
        <w:tc>
          <w:tcPr>
            <w:tcW w:w="1063" w:type="dxa"/>
            <w:shd w:val="clear" w:color="auto" w:fill="auto"/>
            <w:noWrap/>
            <w:vAlign w:val="bottom"/>
            <w:hideMark/>
          </w:tcPr>
          <w:p w14:paraId="715E59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A80A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8949E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87E7D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7AD21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30DAC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182262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0.8257</w:t>
            </w:r>
          </w:p>
        </w:tc>
        <w:tc>
          <w:tcPr>
            <w:tcW w:w="943" w:type="dxa"/>
            <w:shd w:val="clear" w:color="auto" w:fill="auto"/>
            <w:noWrap/>
            <w:vAlign w:val="bottom"/>
            <w:hideMark/>
          </w:tcPr>
          <w:p w14:paraId="18D381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0E13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818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47.5882</w:t>
            </w:r>
          </w:p>
        </w:tc>
        <w:tc>
          <w:tcPr>
            <w:tcW w:w="1054" w:type="dxa"/>
            <w:shd w:val="clear" w:color="auto" w:fill="auto"/>
            <w:noWrap/>
            <w:vAlign w:val="bottom"/>
            <w:hideMark/>
          </w:tcPr>
          <w:p w14:paraId="2FDEE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57.8515</w:t>
            </w:r>
          </w:p>
        </w:tc>
      </w:tr>
      <w:tr w:rsidR="009D298D" w:rsidRPr="009D298D" w14:paraId="36747874" w14:textId="77777777" w:rsidTr="009D298D">
        <w:trPr>
          <w:trHeight w:val="300"/>
        </w:trPr>
        <w:tc>
          <w:tcPr>
            <w:tcW w:w="1063" w:type="dxa"/>
            <w:shd w:val="clear" w:color="auto" w:fill="auto"/>
            <w:noWrap/>
            <w:vAlign w:val="bottom"/>
            <w:hideMark/>
          </w:tcPr>
          <w:p w14:paraId="391BE4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23E1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1895C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9DC3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5B4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D077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19B13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943" w:type="dxa"/>
            <w:shd w:val="clear" w:color="auto" w:fill="auto"/>
            <w:noWrap/>
            <w:vAlign w:val="bottom"/>
            <w:hideMark/>
          </w:tcPr>
          <w:p w14:paraId="0F1465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C85CF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4676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45.7813</w:t>
            </w:r>
          </w:p>
        </w:tc>
        <w:tc>
          <w:tcPr>
            <w:tcW w:w="1054" w:type="dxa"/>
            <w:shd w:val="clear" w:color="auto" w:fill="auto"/>
            <w:noWrap/>
            <w:vAlign w:val="bottom"/>
            <w:hideMark/>
          </w:tcPr>
          <w:p w14:paraId="1D8946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81.2842</w:t>
            </w:r>
          </w:p>
        </w:tc>
      </w:tr>
      <w:tr w:rsidR="009D298D" w:rsidRPr="009D298D" w14:paraId="799703A6" w14:textId="77777777" w:rsidTr="009D298D">
        <w:trPr>
          <w:trHeight w:val="300"/>
        </w:trPr>
        <w:tc>
          <w:tcPr>
            <w:tcW w:w="1063" w:type="dxa"/>
            <w:shd w:val="clear" w:color="auto" w:fill="auto"/>
            <w:noWrap/>
            <w:vAlign w:val="bottom"/>
            <w:hideMark/>
          </w:tcPr>
          <w:p w14:paraId="359E71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26E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45AC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07B0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FCA6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7D75B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3C07C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2A6C79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7F3B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21F9E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49.8336</w:t>
            </w:r>
          </w:p>
        </w:tc>
        <w:tc>
          <w:tcPr>
            <w:tcW w:w="1054" w:type="dxa"/>
            <w:shd w:val="clear" w:color="auto" w:fill="auto"/>
            <w:noWrap/>
            <w:vAlign w:val="bottom"/>
            <w:hideMark/>
          </w:tcPr>
          <w:p w14:paraId="621FD0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65.2396</w:t>
            </w:r>
          </w:p>
        </w:tc>
      </w:tr>
      <w:tr w:rsidR="009D298D" w:rsidRPr="009D298D" w14:paraId="130D0968" w14:textId="77777777" w:rsidTr="009D298D">
        <w:trPr>
          <w:trHeight w:val="300"/>
        </w:trPr>
        <w:tc>
          <w:tcPr>
            <w:tcW w:w="1063" w:type="dxa"/>
            <w:shd w:val="clear" w:color="auto" w:fill="auto"/>
            <w:noWrap/>
            <w:vAlign w:val="bottom"/>
            <w:hideMark/>
          </w:tcPr>
          <w:p w14:paraId="47139D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81E5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057A9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190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F58B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A8D93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0ECA6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6E47B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FCAB7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DEB6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29.1751</w:t>
            </w:r>
          </w:p>
        </w:tc>
        <w:tc>
          <w:tcPr>
            <w:tcW w:w="1054" w:type="dxa"/>
            <w:shd w:val="clear" w:color="auto" w:fill="auto"/>
            <w:noWrap/>
            <w:vAlign w:val="bottom"/>
            <w:hideMark/>
          </w:tcPr>
          <w:p w14:paraId="310E77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59.8517</w:t>
            </w:r>
          </w:p>
        </w:tc>
      </w:tr>
      <w:tr w:rsidR="009D298D" w:rsidRPr="009D298D" w14:paraId="0C151FD0" w14:textId="77777777" w:rsidTr="009D298D">
        <w:trPr>
          <w:trHeight w:val="300"/>
        </w:trPr>
        <w:tc>
          <w:tcPr>
            <w:tcW w:w="1063" w:type="dxa"/>
            <w:shd w:val="clear" w:color="auto" w:fill="auto"/>
            <w:noWrap/>
            <w:vAlign w:val="bottom"/>
            <w:hideMark/>
          </w:tcPr>
          <w:p w14:paraId="761F4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93111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A6B59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6047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9DA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A23F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6DCB5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4B5CE8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641E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80E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44.3367</w:t>
            </w:r>
          </w:p>
        </w:tc>
        <w:tc>
          <w:tcPr>
            <w:tcW w:w="1054" w:type="dxa"/>
            <w:shd w:val="clear" w:color="auto" w:fill="auto"/>
            <w:noWrap/>
            <w:vAlign w:val="bottom"/>
            <w:hideMark/>
          </w:tcPr>
          <w:p w14:paraId="0F56B2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59.7427</w:t>
            </w:r>
          </w:p>
        </w:tc>
      </w:tr>
      <w:tr w:rsidR="009D298D" w:rsidRPr="009D298D" w14:paraId="0CB45D97" w14:textId="77777777" w:rsidTr="009D298D">
        <w:trPr>
          <w:trHeight w:val="300"/>
        </w:trPr>
        <w:tc>
          <w:tcPr>
            <w:tcW w:w="1063" w:type="dxa"/>
            <w:shd w:val="clear" w:color="auto" w:fill="auto"/>
            <w:noWrap/>
            <w:vAlign w:val="bottom"/>
            <w:hideMark/>
          </w:tcPr>
          <w:p w14:paraId="33206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C957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3255F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DE2F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CFA1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E6E0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5A70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118509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7B89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0BB589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26.9387</w:t>
            </w:r>
          </w:p>
        </w:tc>
        <w:tc>
          <w:tcPr>
            <w:tcW w:w="1054" w:type="dxa"/>
            <w:shd w:val="clear" w:color="auto" w:fill="auto"/>
            <w:noWrap/>
            <w:vAlign w:val="bottom"/>
            <w:hideMark/>
          </w:tcPr>
          <w:p w14:paraId="6E429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57.6153</w:t>
            </w:r>
          </w:p>
        </w:tc>
      </w:tr>
      <w:tr w:rsidR="009D298D" w:rsidRPr="009D298D" w14:paraId="0E2855D5" w14:textId="77777777" w:rsidTr="009D298D">
        <w:trPr>
          <w:trHeight w:val="300"/>
        </w:trPr>
        <w:tc>
          <w:tcPr>
            <w:tcW w:w="1063" w:type="dxa"/>
            <w:shd w:val="clear" w:color="auto" w:fill="auto"/>
            <w:noWrap/>
            <w:vAlign w:val="bottom"/>
            <w:hideMark/>
          </w:tcPr>
          <w:p w14:paraId="3A179E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1FD3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AFFA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6188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1C59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88BC1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9DA24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2D4FF2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F182E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AFC4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37.8282</w:t>
            </w:r>
          </w:p>
        </w:tc>
        <w:tc>
          <w:tcPr>
            <w:tcW w:w="1054" w:type="dxa"/>
            <w:shd w:val="clear" w:color="auto" w:fill="auto"/>
            <w:noWrap/>
            <w:vAlign w:val="bottom"/>
            <w:hideMark/>
          </w:tcPr>
          <w:p w14:paraId="2B058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53.2342</w:t>
            </w:r>
          </w:p>
        </w:tc>
      </w:tr>
      <w:tr w:rsidR="009D298D" w:rsidRPr="009D298D" w14:paraId="44D951EA" w14:textId="77777777" w:rsidTr="009D298D">
        <w:trPr>
          <w:trHeight w:val="300"/>
        </w:trPr>
        <w:tc>
          <w:tcPr>
            <w:tcW w:w="1063" w:type="dxa"/>
            <w:shd w:val="clear" w:color="auto" w:fill="auto"/>
            <w:noWrap/>
            <w:vAlign w:val="bottom"/>
            <w:hideMark/>
          </w:tcPr>
          <w:p w14:paraId="6CB81E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7305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D9951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D4CB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77FEF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4C3B89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6A747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68D55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DBBF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83EB4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25.0521</w:t>
            </w:r>
          </w:p>
        </w:tc>
        <w:tc>
          <w:tcPr>
            <w:tcW w:w="1054" w:type="dxa"/>
            <w:shd w:val="clear" w:color="auto" w:fill="auto"/>
            <w:noWrap/>
            <w:vAlign w:val="bottom"/>
            <w:hideMark/>
          </w:tcPr>
          <w:p w14:paraId="38919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55.7287</w:t>
            </w:r>
          </w:p>
        </w:tc>
      </w:tr>
      <w:tr w:rsidR="009D298D" w:rsidRPr="009D298D" w14:paraId="78795984" w14:textId="77777777" w:rsidTr="009D298D">
        <w:trPr>
          <w:trHeight w:val="300"/>
        </w:trPr>
        <w:tc>
          <w:tcPr>
            <w:tcW w:w="1063" w:type="dxa"/>
            <w:shd w:val="clear" w:color="auto" w:fill="auto"/>
            <w:noWrap/>
            <w:vAlign w:val="bottom"/>
            <w:hideMark/>
          </w:tcPr>
          <w:p w14:paraId="08B5FA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661E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09E4E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F8F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9E6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6A7B32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64AF67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943" w:type="dxa"/>
            <w:shd w:val="clear" w:color="auto" w:fill="auto"/>
            <w:noWrap/>
            <w:vAlign w:val="bottom"/>
            <w:hideMark/>
          </w:tcPr>
          <w:p w14:paraId="22862D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9279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E5D12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69.5501</w:t>
            </w:r>
          </w:p>
        </w:tc>
        <w:tc>
          <w:tcPr>
            <w:tcW w:w="1054" w:type="dxa"/>
            <w:shd w:val="clear" w:color="auto" w:fill="auto"/>
            <w:noWrap/>
            <w:vAlign w:val="bottom"/>
            <w:hideMark/>
          </w:tcPr>
          <w:p w14:paraId="33A26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121.3802</w:t>
            </w:r>
          </w:p>
        </w:tc>
      </w:tr>
      <w:tr w:rsidR="009D298D" w:rsidRPr="009D298D" w14:paraId="503E1969" w14:textId="77777777" w:rsidTr="009D298D">
        <w:trPr>
          <w:trHeight w:val="300"/>
        </w:trPr>
        <w:tc>
          <w:tcPr>
            <w:tcW w:w="1063" w:type="dxa"/>
            <w:shd w:val="clear" w:color="auto" w:fill="auto"/>
            <w:noWrap/>
            <w:vAlign w:val="bottom"/>
            <w:hideMark/>
          </w:tcPr>
          <w:p w14:paraId="66DB6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B16AA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F9D56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18E9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C359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188AE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38105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0.799</w:t>
            </w:r>
          </w:p>
        </w:tc>
        <w:tc>
          <w:tcPr>
            <w:tcW w:w="943" w:type="dxa"/>
            <w:shd w:val="clear" w:color="auto" w:fill="auto"/>
            <w:noWrap/>
            <w:vAlign w:val="bottom"/>
            <w:hideMark/>
          </w:tcPr>
          <w:p w14:paraId="778580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79B16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3B18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51.2851</w:t>
            </w:r>
          </w:p>
        </w:tc>
        <w:tc>
          <w:tcPr>
            <w:tcW w:w="1054" w:type="dxa"/>
            <w:shd w:val="clear" w:color="auto" w:fill="auto"/>
            <w:noWrap/>
            <w:vAlign w:val="bottom"/>
            <w:hideMark/>
          </w:tcPr>
          <w:p w14:paraId="7DE4D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86.788</w:t>
            </w:r>
          </w:p>
        </w:tc>
      </w:tr>
      <w:tr w:rsidR="009D298D" w:rsidRPr="009D298D" w14:paraId="484E1FEE" w14:textId="77777777" w:rsidTr="009D298D">
        <w:trPr>
          <w:trHeight w:val="300"/>
        </w:trPr>
        <w:tc>
          <w:tcPr>
            <w:tcW w:w="1063" w:type="dxa"/>
            <w:shd w:val="clear" w:color="auto" w:fill="auto"/>
            <w:noWrap/>
            <w:vAlign w:val="bottom"/>
            <w:hideMark/>
          </w:tcPr>
          <w:p w14:paraId="34C0C2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DFAE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D4793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F31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1BBCD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3404A4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1041" w:type="dxa"/>
            <w:shd w:val="clear" w:color="auto" w:fill="auto"/>
            <w:noWrap/>
            <w:vAlign w:val="bottom"/>
            <w:hideMark/>
          </w:tcPr>
          <w:p w14:paraId="355939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943" w:type="dxa"/>
            <w:shd w:val="clear" w:color="auto" w:fill="auto"/>
            <w:noWrap/>
            <w:vAlign w:val="bottom"/>
            <w:hideMark/>
          </w:tcPr>
          <w:p w14:paraId="661105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60B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52B1A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47.3624</w:t>
            </w:r>
          </w:p>
        </w:tc>
        <w:tc>
          <w:tcPr>
            <w:tcW w:w="1054" w:type="dxa"/>
            <w:shd w:val="clear" w:color="auto" w:fill="auto"/>
            <w:noWrap/>
            <w:vAlign w:val="bottom"/>
            <w:hideMark/>
          </w:tcPr>
          <w:p w14:paraId="41ADEC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82.8653</w:t>
            </w:r>
          </w:p>
        </w:tc>
      </w:tr>
      <w:tr w:rsidR="009D298D" w:rsidRPr="009D298D" w14:paraId="059E9629" w14:textId="77777777" w:rsidTr="009D298D">
        <w:trPr>
          <w:trHeight w:val="300"/>
        </w:trPr>
        <w:tc>
          <w:tcPr>
            <w:tcW w:w="1063" w:type="dxa"/>
            <w:shd w:val="clear" w:color="auto" w:fill="auto"/>
            <w:noWrap/>
            <w:vAlign w:val="bottom"/>
            <w:hideMark/>
          </w:tcPr>
          <w:p w14:paraId="455286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0176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526BA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BF76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13F7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1F582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5C1FA8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943" w:type="dxa"/>
            <w:shd w:val="clear" w:color="auto" w:fill="auto"/>
            <w:noWrap/>
            <w:vAlign w:val="bottom"/>
            <w:hideMark/>
          </w:tcPr>
          <w:p w14:paraId="6CEAEF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EBCF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09612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46.2971</w:t>
            </w:r>
          </w:p>
        </w:tc>
        <w:tc>
          <w:tcPr>
            <w:tcW w:w="1054" w:type="dxa"/>
            <w:shd w:val="clear" w:color="auto" w:fill="auto"/>
            <w:noWrap/>
            <w:vAlign w:val="bottom"/>
            <w:hideMark/>
          </w:tcPr>
          <w:p w14:paraId="48627E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56.5605</w:t>
            </w:r>
          </w:p>
        </w:tc>
      </w:tr>
      <w:tr w:rsidR="009D298D" w:rsidRPr="009D298D" w14:paraId="21C2FCE9" w14:textId="77777777" w:rsidTr="009D298D">
        <w:trPr>
          <w:trHeight w:val="300"/>
        </w:trPr>
        <w:tc>
          <w:tcPr>
            <w:tcW w:w="1063" w:type="dxa"/>
            <w:shd w:val="clear" w:color="auto" w:fill="auto"/>
            <w:noWrap/>
            <w:vAlign w:val="bottom"/>
            <w:hideMark/>
          </w:tcPr>
          <w:p w14:paraId="276A53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118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7BA4FA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1EBA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EE9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655C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2129E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478B22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BBFA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9742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48.1331</w:t>
            </w:r>
          </w:p>
        </w:tc>
        <w:tc>
          <w:tcPr>
            <w:tcW w:w="1054" w:type="dxa"/>
            <w:shd w:val="clear" w:color="auto" w:fill="auto"/>
            <w:noWrap/>
            <w:vAlign w:val="bottom"/>
            <w:hideMark/>
          </w:tcPr>
          <w:p w14:paraId="683058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58.3964</w:t>
            </w:r>
          </w:p>
        </w:tc>
      </w:tr>
      <w:tr w:rsidR="009D298D" w:rsidRPr="009D298D" w14:paraId="715184E6" w14:textId="77777777" w:rsidTr="009D298D">
        <w:trPr>
          <w:trHeight w:val="300"/>
        </w:trPr>
        <w:tc>
          <w:tcPr>
            <w:tcW w:w="1063" w:type="dxa"/>
            <w:shd w:val="clear" w:color="auto" w:fill="auto"/>
            <w:noWrap/>
            <w:vAlign w:val="bottom"/>
            <w:hideMark/>
          </w:tcPr>
          <w:p w14:paraId="0862C88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B30A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FA00F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9102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827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0B20A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1262DE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31FFA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D51A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65FE0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28.7305</w:t>
            </w:r>
          </w:p>
        </w:tc>
        <w:tc>
          <w:tcPr>
            <w:tcW w:w="1054" w:type="dxa"/>
            <w:shd w:val="clear" w:color="auto" w:fill="auto"/>
            <w:noWrap/>
            <w:vAlign w:val="bottom"/>
            <w:hideMark/>
          </w:tcPr>
          <w:p w14:paraId="772569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38.9938</w:t>
            </w:r>
          </w:p>
        </w:tc>
      </w:tr>
      <w:tr w:rsidR="009D298D" w:rsidRPr="009D298D" w14:paraId="5D04899A" w14:textId="77777777" w:rsidTr="009D298D">
        <w:trPr>
          <w:trHeight w:val="300"/>
        </w:trPr>
        <w:tc>
          <w:tcPr>
            <w:tcW w:w="1063" w:type="dxa"/>
            <w:shd w:val="clear" w:color="auto" w:fill="auto"/>
            <w:noWrap/>
            <w:vAlign w:val="bottom"/>
            <w:hideMark/>
          </w:tcPr>
          <w:p w14:paraId="273F68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B79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3B73D5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5C1FE8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4EB6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CA9C9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99F44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70759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EF43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8F0E2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21.9576</w:t>
            </w:r>
          </w:p>
        </w:tc>
        <w:tc>
          <w:tcPr>
            <w:tcW w:w="1054" w:type="dxa"/>
            <w:shd w:val="clear" w:color="auto" w:fill="auto"/>
            <w:noWrap/>
            <w:vAlign w:val="bottom"/>
            <w:hideMark/>
          </w:tcPr>
          <w:p w14:paraId="2C3A8B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46.6676</w:t>
            </w:r>
          </w:p>
        </w:tc>
      </w:tr>
      <w:tr w:rsidR="009D298D" w:rsidRPr="009D298D" w14:paraId="53AA2690" w14:textId="77777777" w:rsidTr="009D298D">
        <w:trPr>
          <w:trHeight w:val="300"/>
        </w:trPr>
        <w:tc>
          <w:tcPr>
            <w:tcW w:w="1063" w:type="dxa"/>
            <w:shd w:val="clear" w:color="auto" w:fill="auto"/>
            <w:noWrap/>
            <w:vAlign w:val="bottom"/>
            <w:hideMark/>
          </w:tcPr>
          <w:p w14:paraId="65991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CC784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D418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66928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319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1AF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5F9FD6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943" w:type="dxa"/>
            <w:shd w:val="clear" w:color="auto" w:fill="auto"/>
            <w:noWrap/>
            <w:vAlign w:val="bottom"/>
            <w:hideMark/>
          </w:tcPr>
          <w:p w14:paraId="1B9C7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D1789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136D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60.6919</w:t>
            </w:r>
          </w:p>
        </w:tc>
        <w:tc>
          <w:tcPr>
            <w:tcW w:w="1054" w:type="dxa"/>
            <w:shd w:val="clear" w:color="auto" w:fill="auto"/>
            <w:noWrap/>
            <w:vAlign w:val="bottom"/>
            <w:hideMark/>
          </w:tcPr>
          <w:p w14:paraId="635F22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85.4019</w:t>
            </w:r>
          </w:p>
        </w:tc>
      </w:tr>
      <w:tr w:rsidR="009D298D" w:rsidRPr="009D298D" w14:paraId="6161D6E7" w14:textId="77777777" w:rsidTr="009D298D">
        <w:trPr>
          <w:trHeight w:val="300"/>
        </w:trPr>
        <w:tc>
          <w:tcPr>
            <w:tcW w:w="1063" w:type="dxa"/>
            <w:shd w:val="clear" w:color="auto" w:fill="auto"/>
            <w:noWrap/>
            <w:vAlign w:val="bottom"/>
            <w:hideMark/>
          </w:tcPr>
          <w:p w14:paraId="3A5523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507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DC1BA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368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F98A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D35D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591DD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943" w:type="dxa"/>
            <w:shd w:val="clear" w:color="auto" w:fill="auto"/>
            <w:noWrap/>
            <w:vAlign w:val="bottom"/>
            <w:hideMark/>
          </w:tcPr>
          <w:p w14:paraId="25B1D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244A5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9F7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104.3669</w:t>
            </w:r>
          </w:p>
        </w:tc>
        <w:tc>
          <w:tcPr>
            <w:tcW w:w="1054" w:type="dxa"/>
            <w:shd w:val="clear" w:color="auto" w:fill="auto"/>
            <w:noWrap/>
            <w:vAlign w:val="bottom"/>
            <w:hideMark/>
          </w:tcPr>
          <w:p w14:paraId="178195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129.0769</w:t>
            </w:r>
          </w:p>
        </w:tc>
      </w:tr>
      <w:tr w:rsidR="009D298D" w:rsidRPr="009D298D" w14:paraId="5D8EC69E" w14:textId="77777777" w:rsidTr="009D298D">
        <w:trPr>
          <w:trHeight w:val="300"/>
        </w:trPr>
        <w:tc>
          <w:tcPr>
            <w:tcW w:w="1063" w:type="dxa"/>
            <w:shd w:val="clear" w:color="auto" w:fill="auto"/>
            <w:noWrap/>
            <w:vAlign w:val="bottom"/>
            <w:hideMark/>
          </w:tcPr>
          <w:p w14:paraId="621202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80804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69B37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A559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69EC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6D8462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1F1D93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0.7762</w:t>
            </w:r>
          </w:p>
        </w:tc>
        <w:tc>
          <w:tcPr>
            <w:tcW w:w="943" w:type="dxa"/>
            <w:shd w:val="clear" w:color="auto" w:fill="auto"/>
            <w:noWrap/>
            <w:vAlign w:val="bottom"/>
            <w:hideMark/>
          </w:tcPr>
          <w:p w14:paraId="019CCC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74B63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244AC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117.5742</w:t>
            </w:r>
          </w:p>
        </w:tc>
        <w:tc>
          <w:tcPr>
            <w:tcW w:w="1054" w:type="dxa"/>
            <w:shd w:val="clear" w:color="auto" w:fill="auto"/>
            <w:noWrap/>
            <w:vAlign w:val="bottom"/>
            <w:hideMark/>
          </w:tcPr>
          <w:p w14:paraId="3FA5FA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148.2507</w:t>
            </w:r>
          </w:p>
        </w:tc>
      </w:tr>
      <w:tr w:rsidR="009D298D" w:rsidRPr="009D298D" w14:paraId="56F6DE5E" w14:textId="77777777" w:rsidTr="009D298D">
        <w:trPr>
          <w:trHeight w:val="300"/>
        </w:trPr>
        <w:tc>
          <w:tcPr>
            <w:tcW w:w="1063" w:type="dxa"/>
            <w:shd w:val="clear" w:color="auto" w:fill="auto"/>
            <w:noWrap/>
            <w:vAlign w:val="bottom"/>
            <w:hideMark/>
          </w:tcPr>
          <w:p w14:paraId="7B6FEE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0BC3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2E517B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01A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357A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0AE44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644DDB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0.7727</w:t>
            </w:r>
          </w:p>
        </w:tc>
        <w:tc>
          <w:tcPr>
            <w:tcW w:w="943" w:type="dxa"/>
            <w:shd w:val="clear" w:color="auto" w:fill="auto"/>
            <w:noWrap/>
            <w:vAlign w:val="bottom"/>
            <w:hideMark/>
          </w:tcPr>
          <w:p w14:paraId="3F15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C4AC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D078E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82.8946</w:t>
            </w:r>
          </w:p>
        </w:tc>
        <w:tc>
          <w:tcPr>
            <w:tcW w:w="1054" w:type="dxa"/>
            <w:shd w:val="clear" w:color="auto" w:fill="auto"/>
            <w:noWrap/>
            <w:vAlign w:val="bottom"/>
            <w:hideMark/>
          </w:tcPr>
          <w:p w14:paraId="560348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113.5712</w:t>
            </w:r>
          </w:p>
        </w:tc>
      </w:tr>
      <w:tr w:rsidR="009D298D" w:rsidRPr="009D298D" w14:paraId="59B23469" w14:textId="77777777" w:rsidTr="009D298D">
        <w:trPr>
          <w:trHeight w:val="300"/>
        </w:trPr>
        <w:tc>
          <w:tcPr>
            <w:tcW w:w="1063" w:type="dxa"/>
            <w:shd w:val="clear" w:color="auto" w:fill="auto"/>
            <w:noWrap/>
            <w:vAlign w:val="bottom"/>
            <w:hideMark/>
          </w:tcPr>
          <w:p w14:paraId="1FFBF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B57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0FC00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63048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582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C8C4C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0.8292</w:t>
            </w:r>
          </w:p>
        </w:tc>
        <w:tc>
          <w:tcPr>
            <w:tcW w:w="1041" w:type="dxa"/>
            <w:shd w:val="clear" w:color="auto" w:fill="auto"/>
            <w:noWrap/>
            <w:vAlign w:val="bottom"/>
            <w:hideMark/>
          </w:tcPr>
          <w:p w14:paraId="434D1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0.7661</w:t>
            </w:r>
          </w:p>
        </w:tc>
        <w:tc>
          <w:tcPr>
            <w:tcW w:w="943" w:type="dxa"/>
            <w:shd w:val="clear" w:color="auto" w:fill="auto"/>
            <w:noWrap/>
            <w:vAlign w:val="bottom"/>
            <w:hideMark/>
          </w:tcPr>
          <w:p w14:paraId="70141A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E44A7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E700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48.9212</w:t>
            </w:r>
          </w:p>
        </w:tc>
        <w:tc>
          <w:tcPr>
            <w:tcW w:w="1054" w:type="dxa"/>
            <w:shd w:val="clear" w:color="auto" w:fill="auto"/>
            <w:noWrap/>
            <w:vAlign w:val="bottom"/>
            <w:hideMark/>
          </w:tcPr>
          <w:p w14:paraId="4AFCA7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64.3272</w:t>
            </w:r>
          </w:p>
        </w:tc>
      </w:tr>
      <w:tr w:rsidR="009D298D" w:rsidRPr="009D298D" w14:paraId="566D859A" w14:textId="77777777" w:rsidTr="009D298D">
        <w:trPr>
          <w:trHeight w:val="300"/>
        </w:trPr>
        <w:tc>
          <w:tcPr>
            <w:tcW w:w="1063" w:type="dxa"/>
            <w:shd w:val="clear" w:color="auto" w:fill="auto"/>
            <w:noWrap/>
            <w:vAlign w:val="bottom"/>
            <w:hideMark/>
          </w:tcPr>
          <w:p w14:paraId="7C82E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80FC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236F96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AF8E4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D89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723206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39D69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0.7599</w:t>
            </w:r>
          </w:p>
        </w:tc>
        <w:tc>
          <w:tcPr>
            <w:tcW w:w="943" w:type="dxa"/>
            <w:shd w:val="clear" w:color="auto" w:fill="auto"/>
            <w:noWrap/>
            <w:vAlign w:val="bottom"/>
            <w:hideMark/>
          </w:tcPr>
          <w:p w14:paraId="35DEC2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DDC5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8981D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44.8663</w:t>
            </w:r>
          </w:p>
        </w:tc>
        <w:tc>
          <w:tcPr>
            <w:tcW w:w="1054" w:type="dxa"/>
            <w:shd w:val="clear" w:color="auto" w:fill="auto"/>
            <w:noWrap/>
            <w:vAlign w:val="bottom"/>
            <w:hideMark/>
          </w:tcPr>
          <w:p w14:paraId="0EAE7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80.3692</w:t>
            </w:r>
          </w:p>
        </w:tc>
      </w:tr>
      <w:tr w:rsidR="009D298D" w:rsidRPr="009D298D" w14:paraId="5EE87C56" w14:textId="77777777" w:rsidTr="009D298D">
        <w:trPr>
          <w:trHeight w:val="300"/>
        </w:trPr>
        <w:tc>
          <w:tcPr>
            <w:tcW w:w="1063" w:type="dxa"/>
            <w:shd w:val="clear" w:color="auto" w:fill="auto"/>
            <w:noWrap/>
            <w:vAlign w:val="bottom"/>
            <w:hideMark/>
          </w:tcPr>
          <w:p w14:paraId="41FB6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192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F906A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645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EA7E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60247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4221C0F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0.7596</w:t>
            </w:r>
          </w:p>
        </w:tc>
        <w:tc>
          <w:tcPr>
            <w:tcW w:w="943" w:type="dxa"/>
            <w:shd w:val="clear" w:color="auto" w:fill="auto"/>
            <w:noWrap/>
            <w:vAlign w:val="bottom"/>
            <w:hideMark/>
          </w:tcPr>
          <w:p w14:paraId="2BDEF7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3C9EF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4FD6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37.9052</w:t>
            </w:r>
          </w:p>
        </w:tc>
        <w:tc>
          <w:tcPr>
            <w:tcW w:w="1054" w:type="dxa"/>
            <w:shd w:val="clear" w:color="auto" w:fill="auto"/>
            <w:noWrap/>
            <w:vAlign w:val="bottom"/>
            <w:hideMark/>
          </w:tcPr>
          <w:p w14:paraId="58340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68.5818</w:t>
            </w:r>
          </w:p>
        </w:tc>
      </w:tr>
      <w:tr w:rsidR="009D298D" w:rsidRPr="009D298D" w14:paraId="7DE363C7" w14:textId="77777777" w:rsidTr="009D298D">
        <w:trPr>
          <w:trHeight w:val="300"/>
        </w:trPr>
        <w:tc>
          <w:tcPr>
            <w:tcW w:w="1063" w:type="dxa"/>
            <w:shd w:val="clear" w:color="auto" w:fill="auto"/>
            <w:noWrap/>
            <w:vAlign w:val="bottom"/>
            <w:hideMark/>
          </w:tcPr>
          <w:p w14:paraId="733669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96D27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3B84EF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5D54E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32AA1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99779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19F64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0.7595</w:t>
            </w:r>
          </w:p>
        </w:tc>
        <w:tc>
          <w:tcPr>
            <w:tcW w:w="943" w:type="dxa"/>
            <w:shd w:val="clear" w:color="auto" w:fill="auto"/>
            <w:noWrap/>
            <w:vAlign w:val="bottom"/>
            <w:hideMark/>
          </w:tcPr>
          <w:p w14:paraId="2AE023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3ABC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FA2A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34.451</w:t>
            </w:r>
          </w:p>
        </w:tc>
        <w:tc>
          <w:tcPr>
            <w:tcW w:w="1054" w:type="dxa"/>
            <w:shd w:val="clear" w:color="auto" w:fill="auto"/>
            <w:noWrap/>
            <w:vAlign w:val="bottom"/>
            <w:hideMark/>
          </w:tcPr>
          <w:p w14:paraId="3CF0D3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65.1276</w:t>
            </w:r>
          </w:p>
        </w:tc>
      </w:tr>
      <w:tr w:rsidR="009D298D" w:rsidRPr="009D298D" w14:paraId="4E7ABF39" w14:textId="77777777" w:rsidTr="009D298D">
        <w:trPr>
          <w:trHeight w:val="300"/>
        </w:trPr>
        <w:tc>
          <w:tcPr>
            <w:tcW w:w="1063" w:type="dxa"/>
            <w:shd w:val="clear" w:color="auto" w:fill="auto"/>
            <w:noWrap/>
            <w:vAlign w:val="bottom"/>
            <w:hideMark/>
          </w:tcPr>
          <w:p w14:paraId="6A03D8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9C3F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531D6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069A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C5A26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D056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0.8265</w:t>
            </w:r>
          </w:p>
        </w:tc>
        <w:tc>
          <w:tcPr>
            <w:tcW w:w="1041" w:type="dxa"/>
            <w:shd w:val="clear" w:color="auto" w:fill="auto"/>
            <w:noWrap/>
            <w:vAlign w:val="bottom"/>
            <w:hideMark/>
          </w:tcPr>
          <w:p w14:paraId="103407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0.7594</w:t>
            </w:r>
          </w:p>
        </w:tc>
        <w:tc>
          <w:tcPr>
            <w:tcW w:w="943" w:type="dxa"/>
            <w:shd w:val="clear" w:color="auto" w:fill="auto"/>
            <w:noWrap/>
            <w:vAlign w:val="bottom"/>
            <w:hideMark/>
          </w:tcPr>
          <w:p w14:paraId="3E7CEE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E131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F2BE9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43.5392</w:t>
            </w:r>
          </w:p>
        </w:tc>
        <w:tc>
          <w:tcPr>
            <w:tcW w:w="1054" w:type="dxa"/>
            <w:shd w:val="clear" w:color="auto" w:fill="auto"/>
            <w:noWrap/>
            <w:vAlign w:val="bottom"/>
            <w:hideMark/>
          </w:tcPr>
          <w:p w14:paraId="42B901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58.9452</w:t>
            </w:r>
          </w:p>
        </w:tc>
      </w:tr>
      <w:tr w:rsidR="009D298D" w:rsidRPr="009D298D" w14:paraId="77B267BB" w14:textId="77777777" w:rsidTr="009D298D">
        <w:trPr>
          <w:trHeight w:val="300"/>
        </w:trPr>
        <w:tc>
          <w:tcPr>
            <w:tcW w:w="1063" w:type="dxa"/>
            <w:shd w:val="clear" w:color="auto" w:fill="auto"/>
            <w:noWrap/>
            <w:vAlign w:val="bottom"/>
            <w:hideMark/>
          </w:tcPr>
          <w:p w14:paraId="5DA65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949C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04EE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8D3E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B587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855FE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385B3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0.7591</w:t>
            </w:r>
          </w:p>
        </w:tc>
        <w:tc>
          <w:tcPr>
            <w:tcW w:w="943" w:type="dxa"/>
            <w:shd w:val="clear" w:color="auto" w:fill="auto"/>
            <w:noWrap/>
            <w:vAlign w:val="bottom"/>
            <w:hideMark/>
          </w:tcPr>
          <w:p w14:paraId="2C52DD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1F91B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C9CA9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42.7077</w:t>
            </w:r>
          </w:p>
        </w:tc>
        <w:tc>
          <w:tcPr>
            <w:tcW w:w="1054" w:type="dxa"/>
            <w:shd w:val="clear" w:color="auto" w:fill="auto"/>
            <w:noWrap/>
            <w:vAlign w:val="bottom"/>
            <w:hideMark/>
          </w:tcPr>
          <w:p w14:paraId="31146D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58.1136</w:t>
            </w:r>
          </w:p>
        </w:tc>
      </w:tr>
      <w:tr w:rsidR="009D298D" w:rsidRPr="009D298D" w14:paraId="3D65AE2A" w14:textId="77777777" w:rsidTr="009D298D">
        <w:trPr>
          <w:trHeight w:val="300"/>
        </w:trPr>
        <w:tc>
          <w:tcPr>
            <w:tcW w:w="1063" w:type="dxa"/>
            <w:shd w:val="clear" w:color="auto" w:fill="auto"/>
            <w:noWrap/>
            <w:vAlign w:val="bottom"/>
            <w:hideMark/>
          </w:tcPr>
          <w:p w14:paraId="19E9DE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FF9C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83251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7F0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CF9AC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4456BD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8D5D0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0EE6D8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91AD5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577BE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48.752</w:t>
            </w:r>
          </w:p>
        </w:tc>
        <w:tc>
          <w:tcPr>
            <w:tcW w:w="1054" w:type="dxa"/>
            <w:shd w:val="clear" w:color="auto" w:fill="auto"/>
            <w:noWrap/>
            <w:vAlign w:val="bottom"/>
            <w:hideMark/>
          </w:tcPr>
          <w:p w14:paraId="7DD70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64.158</w:t>
            </w:r>
          </w:p>
        </w:tc>
      </w:tr>
      <w:tr w:rsidR="009D298D" w:rsidRPr="009D298D" w14:paraId="084D728B" w14:textId="77777777" w:rsidTr="009D298D">
        <w:trPr>
          <w:trHeight w:val="300"/>
        </w:trPr>
        <w:tc>
          <w:tcPr>
            <w:tcW w:w="1063" w:type="dxa"/>
            <w:shd w:val="clear" w:color="auto" w:fill="auto"/>
            <w:noWrap/>
            <w:vAlign w:val="bottom"/>
            <w:hideMark/>
          </w:tcPr>
          <w:p w14:paraId="5E9B39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3EA75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4BB2E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BFFA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9B6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7B073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7F33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27C6A3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7D07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92CB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29.0807</w:t>
            </w:r>
          </w:p>
        </w:tc>
        <w:tc>
          <w:tcPr>
            <w:tcW w:w="1054" w:type="dxa"/>
            <w:shd w:val="clear" w:color="auto" w:fill="auto"/>
            <w:noWrap/>
            <w:vAlign w:val="bottom"/>
            <w:hideMark/>
          </w:tcPr>
          <w:p w14:paraId="0F854F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59.7573</w:t>
            </w:r>
          </w:p>
        </w:tc>
      </w:tr>
      <w:tr w:rsidR="009D298D" w:rsidRPr="009D298D" w14:paraId="404758D6" w14:textId="77777777" w:rsidTr="009D298D">
        <w:trPr>
          <w:trHeight w:val="300"/>
        </w:trPr>
        <w:tc>
          <w:tcPr>
            <w:tcW w:w="1063" w:type="dxa"/>
            <w:shd w:val="clear" w:color="auto" w:fill="auto"/>
            <w:noWrap/>
            <w:vAlign w:val="bottom"/>
            <w:hideMark/>
          </w:tcPr>
          <w:p w14:paraId="2F9C58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EAD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D0DF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A19FD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1FCB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3E319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59A88C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00DF87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5A64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8CC1D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40.5419</w:t>
            </w:r>
          </w:p>
        </w:tc>
        <w:tc>
          <w:tcPr>
            <w:tcW w:w="1054" w:type="dxa"/>
            <w:shd w:val="clear" w:color="auto" w:fill="auto"/>
            <w:noWrap/>
            <w:vAlign w:val="bottom"/>
            <w:hideMark/>
          </w:tcPr>
          <w:p w14:paraId="699CD2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55.9479</w:t>
            </w:r>
          </w:p>
        </w:tc>
      </w:tr>
      <w:tr w:rsidR="009D298D" w:rsidRPr="009D298D" w14:paraId="3E9BC2A3" w14:textId="77777777" w:rsidTr="009D298D">
        <w:trPr>
          <w:trHeight w:val="300"/>
        </w:trPr>
        <w:tc>
          <w:tcPr>
            <w:tcW w:w="1063" w:type="dxa"/>
            <w:shd w:val="clear" w:color="auto" w:fill="auto"/>
            <w:noWrap/>
            <w:vAlign w:val="bottom"/>
            <w:hideMark/>
          </w:tcPr>
          <w:p w14:paraId="704189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D34F2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33E52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BE2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4B11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6B46DC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76C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6109B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7AC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A05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27.4431</w:t>
            </w:r>
          </w:p>
        </w:tc>
        <w:tc>
          <w:tcPr>
            <w:tcW w:w="1054" w:type="dxa"/>
            <w:shd w:val="clear" w:color="auto" w:fill="auto"/>
            <w:noWrap/>
            <w:vAlign w:val="bottom"/>
            <w:hideMark/>
          </w:tcPr>
          <w:p w14:paraId="5E7160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58.1197</w:t>
            </w:r>
          </w:p>
        </w:tc>
      </w:tr>
      <w:tr w:rsidR="009D298D" w:rsidRPr="009D298D" w14:paraId="6513EF2E" w14:textId="77777777" w:rsidTr="009D298D">
        <w:trPr>
          <w:trHeight w:val="300"/>
        </w:trPr>
        <w:tc>
          <w:tcPr>
            <w:tcW w:w="1063" w:type="dxa"/>
            <w:shd w:val="clear" w:color="auto" w:fill="auto"/>
            <w:noWrap/>
            <w:vAlign w:val="bottom"/>
            <w:hideMark/>
          </w:tcPr>
          <w:p w14:paraId="61D1C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04D0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BC38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161E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3A32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81DF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26EBD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0.7211</w:t>
            </w:r>
          </w:p>
        </w:tc>
        <w:tc>
          <w:tcPr>
            <w:tcW w:w="943" w:type="dxa"/>
            <w:shd w:val="clear" w:color="auto" w:fill="auto"/>
            <w:noWrap/>
            <w:vAlign w:val="bottom"/>
            <w:hideMark/>
          </w:tcPr>
          <w:p w14:paraId="1BFD36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C1068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C7FD1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70.1062</w:t>
            </w:r>
          </w:p>
        </w:tc>
        <w:tc>
          <w:tcPr>
            <w:tcW w:w="1054" w:type="dxa"/>
            <w:shd w:val="clear" w:color="auto" w:fill="auto"/>
            <w:noWrap/>
            <w:vAlign w:val="bottom"/>
            <w:hideMark/>
          </w:tcPr>
          <w:p w14:paraId="4EA683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121.9363</w:t>
            </w:r>
          </w:p>
        </w:tc>
      </w:tr>
      <w:tr w:rsidR="009D298D" w:rsidRPr="009D298D" w14:paraId="51F69D82" w14:textId="77777777" w:rsidTr="009D298D">
        <w:trPr>
          <w:trHeight w:val="300"/>
        </w:trPr>
        <w:tc>
          <w:tcPr>
            <w:tcW w:w="1063" w:type="dxa"/>
            <w:shd w:val="clear" w:color="auto" w:fill="auto"/>
            <w:noWrap/>
            <w:vAlign w:val="bottom"/>
            <w:hideMark/>
          </w:tcPr>
          <w:p w14:paraId="48BA9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3843BB7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97B35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CA9E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6252B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12B5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48D7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40F678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689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9AA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37.3</w:t>
            </w:r>
          </w:p>
        </w:tc>
        <w:tc>
          <w:tcPr>
            <w:tcW w:w="1054" w:type="dxa"/>
            <w:shd w:val="clear" w:color="auto" w:fill="auto"/>
            <w:noWrap/>
            <w:vAlign w:val="bottom"/>
            <w:hideMark/>
          </w:tcPr>
          <w:p w14:paraId="2C2992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52.706</w:t>
            </w:r>
          </w:p>
        </w:tc>
      </w:tr>
      <w:tr w:rsidR="009D298D" w:rsidRPr="009D298D" w14:paraId="1E31C814" w14:textId="77777777" w:rsidTr="009D298D">
        <w:trPr>
          <w:trHeight w:val="300"/>
        </w:trPr>
        <w:tc>
          <w:tcPr>
            <w:tcW w:w="1063" w:type="dxa"/>
            <w:shd w:val="clear" w:color="auto" w:fill="auto"/>
            <w:noWrap/>
            <w:vAlign w:val="bottom"/>
            <w:hideMark/>
          </w:tcPr>
          <w:p w14:paraId="55C218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24C4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78A3E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D8B4C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FADD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0359AC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B77C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3389A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1EC9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C7BD3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24.1353</w:t>
            </w:r>
          </w:p>
        </w:tc>
        <w:tc>
          <w:tcPr>
            <w:tcW w:w="1054" w:type="dxa"/>
            <w:shd w:val="clear" w:color="auto" w:fill="auto"/>
            <w:noWrap/>
            <w:vAlign w:val="bottom"/>
            <w:hideMark/>
          </w:tcPr>
          <w:p w14:paraId="2567E7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54.8119</w:t>
            </w:r>
          </w:p>
        </w:tc>
      </w:tr>
      <w:tr w:rsidR="009D298D" w:rsidRPr="009D298D" w14:paraId="6298A595" w14:textId="77777777" w:rsidTr="009D298D">
        <w:trPr>
          <w:trHeight w:val="300"/>
        </w:trPr>
        <w:tc>
          <w:tcPr>
            <w:tcW w:w="1063" w:type="dxa"/>
            <w:shd w:val="clear" w:color="auto" w:fill="auto"/>
            <w:noWrap/>
            <w:vAlign w:val="bottom"/>
            <w:hideMark/>
          </w:tcPr>
          <w:p w14:paraId="73740C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6079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CB51B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D9F7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6F66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66829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0.7942</w:t>
            </w:r>
          </w:p>
        </w:tc>
        <w:tc>
          <w:tcPr>
            <w:tcW w:w="1041" w:type="dxa"/>
            <w:shd w:val="clear" w:color="auto" w:fill="auto"/>
            <w:noWrap/>
            <w:vAlign w:val="bottom"/>
            <w:hideMark/>
          </w:tcPr>
          <w:p w14:paraId="46A0F4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0.7153</w:t>
            </w:r>
          </w:p>
        </w:tc>
        <w:tc>
          <w:tcPr>
            <w:tcW w:w="943" w:type="dxa"/>
            <w:shd w:val="clear" w:color="auto" w:fill="auto"/>
            <w:noWrap/>
            <w:vAlign w:val="bottom"/>
            <w:hideMark/>
          </w:tcPr>
          <w:p w14:paraId="2D3D5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513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7744A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46.8033</w:t>
            </w:r>
          </w:p>
        </w:tc>
        <w:tc>
          <w:tcPr>
            <w:tcW w:w="1054" w:type="dxa"/>
            <w:shd w:val="clear" w:color="auto" w:fill="auto"/>
            <w:noWrap/>
            <w:vAlign w:val="bottom"/>
            <w:hideMark/>
          </w:tcPr>
          <w:p w14:paraId="034E01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82.3062</w:t>
            </w:r>
          </w:p>
        </w:tc>
      </w:tr>
      <w:tr w:rsidR="009D298D" w:rsidRPr="009D298D" w14:paraId="0D628744" w14:textId="77777777" w:rsidTr="009D298D">
        <w:trPr>
          <w:trHeight w:val="300"/>
        </w:trPr>
        <w:tc>
          <w:tcPr>
            <w:tcW w:w="1063" w:type="dxa"/>
            <w:shd w:val="clear" w:color="auto" w:fill="auto"/>
            <w:noWrap/>
            <w:vAlign w:val="bottom"/>
            <w:hideMark/>
          </w:tcPr>
          <w:p w14:paraId="67322E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35B1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25E20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A8E2C3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269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ECCA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01F937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0.7107</w:t>
            </w:r>
          </w:p>
        </w:tc>
        <w:tc>
          <w:tcPr>
            <w:tcW w:w="943" w:type="dxa"/>
            <w:shd w:val="clear" w:color="auto" w:fill="auto"/>
            <w:noWrap/>
            <w:vAlign w:val="bottom"/>
            <w:hideMark/>
          </w:tcPr>
          <w:p w14:paraId="2DA72B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2CC4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D87F1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46.6887</w:t>
            </w:r>
          </w:p>
        </w:tc>
        <w:tc>
          <w:tcPr>
            <w:tcW w:w="1054" w:type="dxa"/>
            <w:shd w:val="clear" w:color="auto" w:fill="auto"/>
            <w:noWrap/>
            <w:vAlign w:val="bottom"/>
            <w:hideMark/>
          </w:tcPr>
          <w:p w14:paraId="533759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56.952</w:t>
            </w:r>
          </w:p>
        </w:tc>
      </w:tr>
      <w:tr w:rsidR="009D298D" w:rsidRPr="009D298D" w14:paraId="147C30E2" w14:textId="77777777" w:rsidTr="009D298D">
        <w:trPr>
          <w:trHeight w:val="300"/>
        </w:trPr>
        <w:tc>
          <w:tcPr>
            <w:tcW w:w="1063" w:type="dxa"/>
            <w:shd w:val="clear" w:color="auto" w:fill="auto"/>
            <w:noWrap/>
            <w:vAlign w:val="bottom"/>
            <w:hideMark/>
          </w:tcPr>
          <w:p w14:paraId="5157A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733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02A508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53F8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07DFE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D3450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32F763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0.6985</w:t>
            </w:r>
          </w:p>
        </w:tc>
        <w:tc>
          <w:tcPr>
            <w:tcW w:w="943" w:type="dxa"/>
            <w:shd w:val="clear" w:color="auto" w:fill="auto"/>
            <w:noWrap/>
            <w:vAlign w:val="bottom"/>
            <w:hideMark/>
          </w:tcPr>
          <w:p w14:paraId="549532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C5DF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422DE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101.9762</w:t>
            </w:r>
          </w:p>
        </w:tc>
        <w:tc>
          <w:tcPr>
            <w:tcW w:w="1054" w:type="dxa"/>
            <w:shd w:val="clear" w:color="auto" w:fill="auto"/>
            <w:noWrap/>
            <w:vAlign w:val="bottom"/>
            <w:hideMark/>
          </w:tcPr>
          <w:p w14:paraId="18D09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126.6863</w:t>
            </w:r>
          </w:p>
        </w:tc>
      </w:tr>
      <w:tr w:rsidR="009D298D" w:rsidRPr="009D298D" w14:paraId="5DDB25F4" w14:textId="77777777" w:rsidTr="009D298D">
        <w:trPr>
          <w:trHeight w:val="300"/>
        </w:trPr>
        <w:tc>
          <w:tcPr>
            <w:tcW w:w="1063" w:type="dxa"/>
            <w:shd w:val="clear" w:color="auto" w:fill="auto"/>
            <w:noWrap/>
            <w:vAlign w:val="bottom"/>
            <w:hideMark/>
          </w:tcPr>
          <w:p w14:paraId="7B9C04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B60FD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2F32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837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AD2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2A5D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3C5C4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3D5B4A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4A1E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06E1C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46.4174</w:t>
            </w:r>
          </w:p>
        </w:tc>
        <w:tc>
          <w:tcPr>
            <w:tcW w:w="1054" w:type="dxa"/>
            <w:shd w:val="clear" w:color="auto" w:fill="auto"/>
            <w:noWrap/>
            <w:vAlign w:val="bottom"/>
            <w:hideMark/>
          </w:tcPr>
          <w:p w14:paraId="3B4EEC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56.6807</w:t>
            </w:r>
          </w:p>
        </w:tc>
      </w:tr>
      <w:tr w:rsidR="009D298D" w:rsidRPr="009D298D" w14:paraId="1340B59F" w14:textId="77777777" w:rsidTr="009D298D">
        <w:trPr>
          <w:trHeight w:val="300"/>
        </w:trPr>
        <w:tc>
          <w:tcPr>
            <w:tcW w:w="1063" w:type="dxa"/>
            <w:shd w:val="clear" w:color="auto" w:fill="auto"/>
            <w:noWrap/>
            <w:vAlign w:val="bottom"/>
            <w:hideMark/>
          </w:tcPr>
          <w:p w14:paraId="6B8868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B29F2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356F9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AAE8F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B1A5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46A0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EF787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0EED3B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E1D88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E166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27.8071</w:t>
            </w:r>
          </w:p>
        </w:tc>
        <w:tc>
          <w:tcPr>
            <w:tcW w:w="1054" w:type="dxa"/>
            <w:shd w:val="clear" w:color="auto" w:fill="auto"/>
            <w:noWrap/>
            <w:vAlign w:val="bottom"/>
            <w:hideMark/>
          </w:tcPr>
          <w:p w14:paraId="0CA0E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38.0704</w:t>
            </w:r>
          </w:p>
        </w:tc>
      </w:tr>
      <w:tr w:rsidR="009D298D" w:rsidRPr="009D298D" w14:paraId="5B877D31" w14:textId="77777777" w:rsidTr="009D298D">
        <w:trPr>
          <w:trHeight w:val="300"/>
        </w:trPr>
        <w:tc>
          <w:tcPr>
            <w:tcW w:w="1063" w:type="dxa"/>
            <w:shd w:val="clear" w:color="auto" w:fill="auto"/>
            <w:noWrap/>
            <w:vAlign w:val="bottom"/>
            <w:hideMark/>
          </w:tcPr>
          <w:p w14:paraId="51CB7E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B610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1945C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A14D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22D8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94D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06D60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9DFAE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53552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9AC58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63.7639</w:t>
            </w:r>
          </w:p>
        </w:tc>
        <w:tc>
          <w:tcPr>
            <w:tcW w:w="1054" w:type="dxa"/>
            <w:shd w:val="clear" w:color="auto" w:fill="auto"/>
            <w:noWrap/>
            <w:vAlign w:val="bottom"/>
            <w:hideMark/>
          </w:tcPr>
          <w:p w14:paraId="33C304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88.474</w:t>
            </w:r>
          </w:p>
        </w:tc>
      </w:tr>
      <w:tr w:rsidR="009D298D" w:rsidRPr="009D298D" w14:paraId="0FD21965" w14:textId="77777777" w:rsidTr="009D298D">
        <w:trPr>
          <w:trHeight w:val="300"/>
        </w:trPr>
        <w:tc>
          <w:tcPr>
            <w:tcW w:w="1063" w:type="dxa"/>
            <w:shd w:val="clear" w:color="auto" w:fill="auto"/>
            <w:noWrap/>
            <w:vAlign w:val="bottom"/>
            <w:hideMark/>
          </w:tcPr>
          <w:p w14:paraId="1B6514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FE2A8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057046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F49E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ED213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4306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BBAF3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3541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B5F8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F0F7C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21.7626</w:t>
            </w:r>
          </w:p>
        </w:tc>
        <w:tc>
          <w:tcPr>
            <w:tcW w:w="1054" w:type="dxa"/>
            <w:shd w:val="clear" w:color="auto" w:fill="auto"/>
            <w:noWrap/>
            <w:vAlign w:val="bottom"/>
            <w:hideMark/>
          </w:tcPr>
          <w:p w14:paraId="7029D4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46.4726</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0B0F8982" w:rsidR="00813EB9" w:rsidRPr="003D56F6" w:rsidRDefault="00813EB9" w:rsidP="00AF314F">
      <w:pPr>
        <w:pStyle w:val="Caption"/>
        <w:rPr>
          <w:sz w:val="22"/>
          <w:szCs w:val="22"/>
        </w:rPr>
      </w:pPr>
      <w:bookmarkStart w:id="78" w:name="_Toc193097238"/>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584247">
        <w:rPr>
          <w:noProof/>
          <w:sz w:val="22"/>
          <w:szCs w:val="22"/>
        </w:rPr>
        <w:t>14</w:t>
      </w:r>
      <w:r w:rsidRPr="003D56F6">
        <w:rPr>
          <w:noProof/>
          <w:sz w:val="22"/>
          <w:szCs w:val="22"/>
        </w:rPr>
        <w:fldChar w:fldCharType="end"/>
      </w:r>
      <w:r w:rsidRPr="003D56F6">
        <w:rPr>
          <w:sz w:val="22"/>
          <w:szCs w:val="22"/>
        </w:rPr>
        <w:t>: Formatting Guideline</w:t>
      </w:r>
      <w:bookmarkEnd w:id="78"/>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lastRenderedPageBreak/>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9"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80" w:name="_Hlk63846711"/>
            <w:bookmarkEnd w:id="79"/>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80"/>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20294D20" w:rsidR="00762BCD" w:rsidRPr="003D56F6" w:rsidRDefault="00762BCD" w:rsidP="00AF314F">
      <w:pPr>
        <w:pStyle w:val="Caption"/>
        <w:rPr>
          <w:sz w:val="22"/>
          <w:szCs w:val="22"/>
        </w:rPr>
      </w:pPr>
      <w:bookmarkStart w:id="81" w:name="_Toc193097223"/>
      <w:r w:rsidRPr="003D56F6">
        <w:rPr>
          <w:sz w:val="22"/>
          <w:szCs w:val="22"/>
        </w:rPr>
        <w:lastRenderedPageBreak/>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C230BB">
        <w:rPr>
          <w:noProof/>
          <w:sz w:val="22"/>
          <w:szCs w:val="22"/>
        </w:rPr>
        <w:t>10</w:t>
      </w:r>
      <w:r w:rsidRPr="003D56F6">
        <w:rPr>
          <w:sz w:val="22"/>
          <w:szCs w:val="22"/>
        </w:rPr>
        <w:fldChar w:fldCharType="end"/>
      </w:r>
      <w:r w:rsidRPr="003D56F6">
        <w:rPr>
          <w:sz w:val="22"/>
          <w:szCs w:val="22"/>
        </w:rPr>
        <w:t xml:space="preserve"> Content Guidelines</w:t>
      </w:r>
      <w:bookmarkEnd w:id="81"/>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22"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30"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31"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CCB73" w14:textId="77777777" w:rsidR="00F91EFC" w:rsidRDefault="00F91EFC" w:rsidP="00234ABB">
      <w:r>
        <w:separator/>
      </w:r>
    </w:p>
    <w:p w14:paraId="08D5ED1F" w14:textId="77777777" w:rsidR="00F91EFC" w:rsidRDefault="00F91EFC" w:rsidP="00234ABB"/>
  </w:endnote>
  <w:endnote w:type="continuationSeparator" w:id="0">
    <w:p w14:paraId="378A24EB" w14:textId="77777777" w:rsidR="00F91EFC" w:rsidRDefault="00F91EFC" w:rsidP="00234ABB">
      <w:r>
        <w:continuationSeparator/>
      </w:r>
    </w:p>
    <w:p w14:paraId="49B718C6" w14:textId="77777777" w:rsidR="00F91EFC" w:rsidRDefault="00F91EFC" w:rsidP="00234ABB"/>
  </w:endnote>
  <w:endnote w:type="continuationNotice" w:id="1">
    <w:p w14:paraId="3CBAF86C" w14:textId="77777777" w:rsidR="00F91EFC" w:rsidRDefault="00F91EF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6E2685">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11926" w14:textId="77777777" w:rsidR="00F91EFC" w:rsidRDefault="00F91EFC" w:rsidP="00234ABB">
      <w:r>
        <w:separator/>
      </w:r>
    </w:p>
    <w:p w14:paraId="48AEAA9C" w14:textId="77777777" w:rsidR="00F91EFC" w:rsidRDefault="00F91EFC" w:rsidP="00234ABB"/>
  </w:footnote>
  <w:footnote w:type="continuationSeparator" w:id="0">
    <w:p w14:paraId="323A82E2" w14:textId="77777777" w:rsidR="00F91EFC" w:rsidRDefault="00F91EFC" w:rsidP="00234ABB">
      <w:r>
        <w:continuationSeparator/>
      </w:r>
    </w:p>
    <w:p w14:paraId="09BBF1F2" w14:textId="77777777" w:rsidR="00F91EFC" w:rsidRDefault="00F91EFC" w:rsidP="00234ABB"/>
  </w:footnote>
  <w:footnote w:type="continuationNotice" w:id="1">
    <w:p w14:paraId="73D37018" w14:textId="77777777" w:rsidR="00F91EFC" w:rsidRDefault="00F91EF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47AA"/>
    <w:rsid w:val="000057AB"/>
    <w:rsid w:val="000072F7"/>
    <w:rsid w:val="000074EB"/>
    <w:rsid w:val="00015704"/>
    <w:rsid w:val="00016B00"/>
    <w:rsid w:val="00016B9D"/>
    <w:rsid w:val="00017255"/>
    <w:rsid w:val="00017967"/>
    <w:rsid w:val="00020953"/>
    <w:rsid w:val="00023EC1"/>
    <w:rsid w:val="00025314"/>
    <w:rsid w:val="00027916"/>
    <w:rsid w:val="00031504"/>
    <w:rsid w:val="0003159A"/>
    <w:rsid w:val="0003265B"/>
    <w:rsid w:val="00035041"/>
    <w:rsid w:val="0003577E"/>
    <w:rsid w:val="00036BBA"/>
    <w:rsid w:val="00041B08"/>
    <w:rsid w:val="0004207C"/>
    <w:rsid w:val="00045D7E"/>
    <w:rsid w:val="00046488"/>
    <w:rsid w:val="0005333D"/>
    <w:rsid w:val="00053D88"/>
    <w:rsid w:val="00057382"/>
    <w:rsid w:val="00057AF7"/>
    <w:rsid w:val="0006614E"/>
    <w:rsid w:val="00072883"/>
    <w:rsid w:val="00072973"/>
    <w:rsid w:val="00073087"/>
    <w:rsid w:val="00074CB6"/>
    <w:rsid w:val="00075A58"/>
    <w:rsid w:val="0007659A"/>
    <w:rsid w:val="000802CC"/>
    <w:rsid w:val="000815FE"/>
    <w:rsid w:val="0008549B"/>
    <w:rsid w:val="00085EA3"/>
    <w:rsid w:val="00086CC9"/>
    <w:rsid w:val="00087426"/>
    <w:rsid w:val="00092C6C"/>
    <w:rsid w:val="00093C79"/>
    <w:rsid w:val="0009501A"/>
    <w:rsid w:val="00095359"/>
    <w:rsid w:val="000A1DDE"/>
    <w:rsid w:val="000A303C"/>
    <w:rsid w:val="000A3914"/>
    <w:rsid w:val="000A5294"/>
    <w:rsid w:val="000A5B98"/>
    <w:rsid w:val="000A69A1"/>
    <w:rsid w:val="000A7BAC"/>
    <w:rsid w:val="000B0851"/>
    <w:rsid w:val="000B0A97"/>
    <w:rsid w:val="000B1595"/>
    <w:rsid w:val="000B2F05"/>
    <w:rsid w:val="000B55DF"/>
    <w:rsid w:val="000C232C"/>
    <w:rsid w:val="000C2559"/>
    <w:rsid w:val="000C2EC8"/>
    <w:rsid w:val="000C40A7"/>
    <w:rsid w:val="000C5C08"/>
    <w:rsid w:val="000C7014"/>
    <w:rsid w:val="000C714B"/>
    <w:rsid w:val="000C77E5"/>
    <w:rsid w:val="000C7C52"/>
    <w:rsid w:val="000C7F7E"/>
    <w:rsid w:val="000D003A"/>
    <w:rsid w:val="000D0A2D"/>
    <w:rsid w:val="000D0F1D"/>
    <w:rsid w:val="000D35BF"/>
    <w:rsid w:val="000D538E"/>
    <w:rsid w:val="000D6743"/>
    <w:rsid w:val="000D682A"/>
    <w:rsid w:val="000D7C6C"/>
    <w:rsid w:val="000E0083"/>
    <w:rsid w:val="000E0F65"/>
    <w:rsid w:val="000E131A"/>
    <w:rsid w:val="000E3443"/>
    <w:rsid w:val="000E51B8"/>
    <w:rsid w:val="000E5CD4"/>
    <w:rsid w:val="000E69BB"/>
    <w:rsid w:val="000F0A58"/>
    <w:rsid w:val="000F2C5A"/>
    <w:rsid w:val="000F2F99"/>
    <w:rsid w:val="000F4B84"/>
    <w:rsid w:val="000F5F33"/>
    <w:rsid w:val="000F7113"/>
    <w:rsid w:val="00100EA7"/>
    <w:rsid w:val="00100F7C"/>
    <w:rsid w:val="0010180F"/>
    <w:rsid w:val="001024D8"/>
    <w:rsid w:val="001025C2"/>
    <w:rsid w:val="0010601C"/>
    <w:rsid w:val="001065BD"/>
    <w:rsid w:val="00110CB9"/>
    <w:rsid w:val="001161B6"/>
    <w:rsid w:val="00122056"/>
    <w:rsid w:val="00123E03"/>
    <w:rsid w:val="001244F2"/>
    <w:rsid w:val="001244F9"/>
    <w:rsid w:val="001245D4"/>
    <w:rsid w:val="00124ED6"/>
    <w:rsid w:val="00131A07"/>
    <w:rsid w:val="0013266A"/>
    <w:rsid w:val="0013394B"/>
    <w:rsid w:val="00135578"/>
    <w:rsid w:val="001363D9"/>
    <w:rsid w:val="00140896"/>
    <w:rsid w:val="00140952"/>
    <w:rsid w:val="00141F67"/>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2FC9"/>
    <w:rsid w:val="00183914"/>
    <w:rsid w:val="001847A6"/>
    <w:rsid w:val="00185556"/>
    <w:rsid w:val="001875CD"/>
    <w:rsid w:val="001901DA"/>
    <w:rsid w:val="0019092E"/>
    <w:rsid w:val="00191CEA"/>
    <w:rsid w:val="00191E83"/>
    <w:rsid w:val="0019358F"/>
    <w:rsid w:val="00193C24"/>
    <w:rsid w:val="001957B6"/>
    <w:rsid w:val="00196462"/>
    <w:rsid w:val="00197522"/>
    <w:rsid w:val="001A6D3E"/>
    <w:rsid w:val="001B03DD"/>
    <w:rsid w:val="001B19F2"/>
    <w:rsid w:val="001B1F06"/>
    <w:rsid w:val="001B21CC"/>
    <w:rsid w:val="001B3D90"/>
    <w:rsid w:val="001B44C5"/>
    <w:rsid w:val="001B50EC"/>
    <w:rsid w:val="001B5901"/>
    <w:rsid w:val="001B60FA"/>
    <w:rsid w:val="001B63A2"/>
    <w:rsid w:val="001B79F3"/>
    <w:rsid w:val="001C051C"/>
    <w:rsid w:val="001C244C"/>
    <w:rsid w:val="001C25DB"/>
    <w:rsid w:val="001C2E8D"/>
    <w:rsid w:val="001C5282"/>
    <w:rsid w:val="001C620C"/>
    <w:rsid w:val="001C65FD"/>
    <w:rsid w:val="001C6A74"/>
    <w:rsid w:val="001C7391"/>
    <w:rsid w:val="001D09B5"/>
    <w:rsid w:val="001D3E76"/>
    <w:rsid w:val="001D5C15"/>
    <w:rsid w:val="001E056C"/>
    <w:rsid w:val="001E189B"/>
    <w:rsid w:val="001E3B6A"/>
    <w:rsid w:val="001E57D3"/>
    <w:rsid w:val="001E6C67"/>
    <w:rsid w:val="001E7629"/>
    <w:rsid w:val="001F1251"/>
    <w:rsid w:val="001F5599"/>
    <w:rsid w:val="001F56CC"/>
    <w:rsid w:val="001F6962"/>
    <w:rsid w:val="00201434"/>
    <w:rsid w:val="00202029"/>
    <w:rsid w:val="00202379"/>
    <w:rsid w:val="002025E2"/>
    <w:rsid w:val="00204117"/>
    <w:rsid w:val="0020460A"/>
    <w:rsid w:val="00210457"/>
    <w:rsid w:val="002108FE"/>
    <w:rsid w:val="00215111"/>
    <w:rsid w:val="002155D1"/>
    <w:rsid w:val="0022138C"/>
    <w:rsid w:val="00222080"/>
    <w:rsid w:val="00223B0A"/>
    <w:rsid w:val="00223FF3"/>
    <w:rsid w:val="00224ECB"/>
    <w:rsid w:val="00224F5A"/>
    <w:rsid w:val="00225FD6"/>
    <w:rsid w:val="002317C7"/>
    <w:rsid w:val="00232C15"/>
    <w:rsid w:val="00232DAC"/>
    <w:rsid w:val="0023490D"/>
    <w:rsid w:val="00234ABB"/>
    <w:rsid w:val="002350C1"/>
    <w:rsid w:val="00235858"/>
    <w:rsid w:val="00237065"/>
    <w:rsid w:val="002400AA"/>
    <w:rsid w:val="0024740D"/>
    <w:rsid w:val="00250113"/>
    <w:rsid w:val="0025069D"/>
    <w:rsid w:val="00252A38"/>
    <w:rsid w:val="00254AD7"/>
    <w:rsid w:val="00256E29"/>
    <w:rsid w:val="002574DA"/>
    <w:rsid w:val="002575F7"/>
    <w:rsid w:val="002607CC"/>
    <w:rsid w:val="002613AD"/>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5EF6"/>
    <w:rsid w:val="002A5F18"/>
    <w:rsid w:val="002A5FF9"/>
    <w:rsid w:val="002A7204"/>
    <w:rsid w:val="002B10A0"/>
    <w:rsid w:val="002B2354"/>
    <w:rsid w:val="002B5459"/>
    <w:rsid w:val="002B687F"/>
    <w:rsid w:val="002B7F86"/>
    <w:rsid w:val="002C11B3"/>
    <w:rsid w:val="002C178C"/>
    <w:rsid w:val="002C54B7"/>
    <w:rsid w:val="002C5565"/>
    <w:rsid w:val="002C55E4"/>
    <w:rsid w:val="002C7D7E"/>
    <w:rsid w:val="002D1283"/>
    <w:rsid w:val="002D4CB9"/>
    <w:rsid w:val="002D5755"/>
    <w:rsid w:val="002D7234"/>
    <w:rsid w:val="002D742A"/>
    <w:rsid w:val="002E201E"/>
    <w:rsid w:val="002E3699"/>
    <w:rsid w:val="002E7F9A"/>
    <w:rsid w:val="002E7FB1"/>
    <w:rsid w:val="002F1311"/>
    <w:rsid w:val="002F3A3B"/>
    <w:rsid w:val="002F4CF2"/>
    <w:rsid w:val="002F7398"/>
    <w:rsid w:val="00302DFB"/>
    <w:rsid w:val="0030543A"/>
    <w:rsid w:val="00306708"/>
    <w:rsid w:val="003079E0"/>
    <w:rsid w:val="00311688"/>
    <w:rsid w:val="00312BC4"/>
    <w:rsid w:val="00312DC9"/>
    <w:rsid w:val="00313228"/>
    <w:rsid w:val="003139FA"/>
    <w:rsid w:val="00313FCC"/>
    <w:rsid w:val="003158FF"/>
    <w:rsid w:val="00315921"/>
    <w:rsid w:val="00315F7D"/>
    <w:rsid w:val="0031629D"/>
    <w:rsid w:val="0032248A"/>
    <w:rsid w:val="00325532"/>
    <w:rsid w:val="00327757"/>
    <w:rsid w:val="00327F36"/>
    <w:rsid w:val="00332669"/>
    <w:rsid w:val="0033268E"/>
    <w:rsid w:val="003328D8"/>
    <w:rsid w:val="00332B52"/>
    <w:rsid w:val="00333376"/>
    <w:rsid w:val="003336D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12B0"/>
    <w:rsid w:val="00362F2C"/>
    <w:rsid w:val="00363060"/>
    <w:rsid w:val="00363525"/>
    <w:rsid w:val="003644F5"/>
    <w:rsid w:val="00366B5E"/>
    <w:rsid w:val="003700D5"/>
    <w:rsid w:val="00373113"/>
    <w:rsid w:val="003737B6"/>
    <w:rsid w:val="0038019E"/>
    <w:rsid w:val="0038145E"/>
    <w:rsid w:val="0038180E"/>
    <w:rsid w:val="003828F0"/>
    <w:rsid w:val="00383E7D"/>
    <w:rsid w:val="00384CC9"/>
    <w:rsid w:val="00387313"/>
    <w:rsid w:val="00392C30"/>
    <w:rsid w:val="00392F98"/>
    <w:rsid w:val="00393ADD"/>
    <w:rsid w:val="00394BD2"/>
    <w:rsid w:val="0039747D"/>
    <w:rsid w:val="003A09C2"/>
    <w:rsid w:val="003A0B90"/>
    <w:rsid w:val="003A148E"/>
    <w:rsid w:val="003A1CE4"/>
    <w:rsid w:val="003A3F90"/>
    <w:rsid w:val="003A42A1"/>
    <w:rsid w:val="003A59F3"/>
    <w:rsid w:val="003A5EF1"/>
    <w:rsid w:val="003A5FA9"/>
    <w:rsid w:val="003B00E1"/>
    <w:rsid w:val="003B03F3"/>
    <w:rsid w:val="003B2206"/>
    <w:rsid w:val="003B333B"/>
    <w:rsid w:val="003B346F"/>
    <w:rsid w:val="003B4550"/>
    <w:rsid w:val="003B66F4"/>
    <w:rsid w:val="003B6B70"/>
    <w:rsid w:val="003B7329"/>
    <w:rsid w:val="003C05AE"/>
    <w:rsid w:val="003C0E5A"/>
    <w:rsid w:val="003C0FB4"/>
    <w:rsid w:val="003C11CB"/>
    <w:rsid w:val="003C2D36"/>
    <w:rsid w:val="003C2E0B"/>
    <w:rsid w:val="003C44D5"/>
    <w:rsid w:val="003C5121"/>
    <w:rsid w:val="003C519B"/>
    <w:rsid w:val="003C51B9"/>
    <w:rsid w:val="003D0E0D"/>
    <w:rsid w:val="003D17EA"/>
    <w:rsid w:val="003D56F6"/>
    <w:rsid w:val="003E145C"/>
    <w:rsid w:val="003E376E"/>
    <w:rsid w:val="003E44FC"/>
    <w:rsid w:val="003E53AB"/>
    <w:rsid w:val="003E6E11"/>
    <w:rsid w:val="003E7418"/>
    <w:rsid w:val="003E76FF"/>
    <w:rsid w:val="003F162A"/>
    <w:rsid w:val="003F187D"/>
    <w:rsid w:val="003F28E8"/>
    <w:rsid w:val="003F324F"/>
    <w:rsid w:val="003F3CB8"/>
    <w:rsid w:val="003F3FC7"/>
    <w:rsid w:val="003F4F32"/>
    <w:rsid w:val="003F5265"/>
    <w:rsid w:val="003F59B1"/>
    <w:rsid w:val="004026A9"/>
    <w:rsid w:val="00403503"/>
    <w:rsid w:val="00403AB2"/>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9DE"/>
    <w:rsid w:val="00442BBA"/>
    <w:rsid w:val="00443CF1"/>
    <w:rsid w:val="0044443E"/>
    <w:rsid w:val="004463B6"/>
    <w:rsid w:val="00450C6D"/>
    <w:rsid w:val="00452406"/>
    <w:rsid w:val="004527FB"/>
    <w:rsid w:val="004539BB"/>
    <w:rsid w:val="00461A12"/>
    <w:rsid w:val="00465131"/>
    <w:rsid w:val="00465B27"/>
    <w:rsid w:val="00470CFF"/>
    <w:rsid w:val="00472280"/>
    <w:rsid w:val="00472618"/>
    <w:rsid w:val="0047331E"/>
    <w:rsid w:val="004742BF"/>
    <w:rsid w:val="0047582B"/>
    <w:rsid w:val="00476D2D"/>
    <w:rsid w:val="00476D70"/>
    <w:rsid w:val="00481709"/>
    <w:rsid w:val="00482A38"/>
    <w:rsid w:val="0048458D"/>
    <w:rsid w:val="00490615"/>
    <w:rsid w:val="00491C00"/>
    <w:rsid w:val="004931FF"/>
    <w:rsid w:val="00496002"/>
    <w:rsid w:val="00496055"/>
    <w:rsid w:val="004962CB"/>
    <w:rsid w:val="00497AFB"/>
    <w:rsid w:val="00497C25"/>
    <w:rsid w:val="004A0A69"/>
    <w:rsid w:val="004A2C3F"/>
    <w:rsid w:val="004A3419"/>
    <w:rsid w:val="004A4644"/>
    <w:rsid w:val="004A6B20"/>
    <w:rsid w:val="004B177D"/>
    <w:rsid w:val="004B17F6"/>
    <w:rsid w:val="004B1E5B"/>
    <w:rsid w:val="004B2E82"/>
    <w:rsid w:val="004B3B81"/>
    <w:rsid w:val="004B44C0"/>
    <w:rsid w:val="004B4835"/>
    <w:rsid w:val="004B4967"/>
    <w:rsid w:val="004B54F3"/>
    <w:rsid w:val="004B69F7"/>
    <w:rsid w:val="004B7311"/>
    <w:rsid w:val="004B74F7"/>
    <w:rsid w:val="004C0BBA"/>
    <w:rsid w:val="004C18CB"/>
    <w:rsid w:val="004C49CC"/>
    <w:rsid w:val="004C694C"/>
    <w:rsid w:val="004D2151"/>
    <w:rsid w:val="004D2896"/>
    <w:rsid w:val="004D2A0D"/>
    <w:rsid w:val="004D48D4"/>
    <w:rsid w:val="004D4D97"/>
    <w:rsid w:val="004D59FE"/>
    <w:rsid w:val="004D6337"/>
    <w:rsid w:val="004D6FD0"/>
    <w:rsid w:val="004D73C1"/>
    <w:rsid w:val="004E27F5"/>
    <w:rsid w:val="004E442A"/>
    <w:rsid w:val="004E4E0C"/>
    <w:rsid w:val="004E6C9F"/>
    <w:rsid w:val="004E7BE5"/>
    <w:rsid w:val="004F1549"/>
    <w:rsid w:val="004F3F92"/>
    <w:rsid w:val="004F52B7"/>
    <w:rsid w:val="004F5301"/>
    <w:rsid w:val="004F568C"/>
    <w:rsid w:val="004F5E22"/>
    <w:rsid w:val="004F5FB6"/>
    <w:rsid w:val="004F60BA"/>
    <w:rsid w:val="004F6E0F"/>
    <w:rsid w:val="004F7E9D"/>
    <w:rsid w:val="0050115E"/>
    <w:rsid w:val="0050127B"/>
    <w:rsid w:val="0050142B"/>
    <w:rsid w:val="00501BF0"/>
    <w:rsid w:val="005028C5"/>
    <w:rsid w:val="00502936"/>
    <w:rsid w:val="005056DE"/>
    <w:rsid w:val="00506340"/>
    <w:rsid w:val="00510D6C"/>
    <w:rsid w:val="005147D6"/>
    <w:rsid w:val="00515193"/>
    <w:rsid w:val="005173E3"/>
    <w:rsid w:val="005175C8"/>
    <w:rsid w:val="00520FA6"/>
    <w:rsid w:val="00523BCA"/>
    <w:rsid w:val="005254D0"/>
    <w:rsid w:val="0053082B"/>
    <w:rsid w:val="00533EC6"/>
    <w:rsid w:val="0053507A"/>
    <w:rsid w:val="005411BA"/>
    <w:rsid w:val="0054195E"/>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65AE5"/>
    <w:rsid w:val="00571898"/>
    <w:rsid w:val="0057382A"/>
    <w:rsid w:val="00573A05"/>
    <w:rsid w:val="0057445F"/>
    <w:rsid w:val="0057619A"/>
    <w:rsid w:val="00584247"/>
    <w:rsid w:val="005862AE"/>
    <w:rsid w:val="00586719"/>
    <w:rsid w:val="00586F2D"/>
    <w:rsid w:val="00587027"/>
    <w:rsid w:val="00587332"/>
    <w:rsid w:val="0059382B"/>
    <w:rsid w:val="00594E85"/>
    <w:rsid w:val="00595719"/>
    <w:rsid w:val="005976F8"/>
    <w:rsid w:val="005977A4"/>
    <w:rsid w:val="005A035E"/>
    <w:rsid w:val="005A0BB7"/>
    <w:rsid w:val="005A1F3B"/>
    <w:rsid w:val="005A4226"/>
    <w:rsid w:val="005A45F6"/>
    <w:rsid w:val="005A56E8"/>
    <w:rsid w:val="005A7D7E"/>
    <w:rsid w:val="005B0062"/>
    <w:rsid w:val="005B4D79"/>
    <w:rsid w:val="005B6121"/>
    <w:rsid w:val="005B7C30"/>
    <w:rsid w:val="005C4277"/>
    <w:rsid w:val="005C4542"/>
    <w:rsid w:val="005C56A4"/>
    <w:rsid w:val="005C66EA"/>
    <w:rsid w:val="005C7884"/>
    <w:rsid w:val="005D13B1"/>
    <w:rsid w:val="005D4B59"/>
    <w:rsid w:val="005D649B"/>
    <w:rsid w:val="005D64CC"/>
    <w:rsid w:val="005D6A72"/>
    <w:rsid w:val="005E12E3"/>
    <w:rsid w:val="005E1F09"/>
    <w:rsid w:val="005E22E3"/>
    <w:rsid w:val="005E2B03"/>
    <w:rsid w:val="005E72BA"/>
    <w:rsid w:val="005F03B9"/>
    <w:rsid w:val="005F0CD8"/>
    <w:rsid w:val="005F1072"/>
    <w:rsid w:val="005F160C"/>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7F33"/>
    <w:rsid w:val="00653324"/>
    <w:rsid w:val="00653F71"/>
    <w:rsid w:val="00657272"/>
    <w:rsid w:val="006576FD"/>
    <w:rsid w:val="006612E2"/>
    <w:rsid w:val="00661D64"/>
    <w:rsid w:val="00662B82"/>
    <w:rsid w:val="00665DB4"/>
    <w:rsid w:val="006660B5"/>
    <w:rsid w:val="00671C27"/>
    <w:rsid w:val="006722D1"/>
    <w:rsid w:val="006722DC"/>
    <w:rsid w:val="00673DF3"/>
    <w:rsid w:val="00674A8D"/>
    <w:rsid w:val="006751B2"/>
    <w:rsid w:val="00675A80"/>
    <w:rsid w:val="00675D3C"/>
    <w:rsid w:val="00675FB4"/>
    <w:rsid w:val="00676019"/>
    <w:rsid w:val="00676636"/>
    <w:rsid w:val="00677795"/>
    <w:rsid w:val="0068053E"/>
    <w:rsid w:val="006806B1"/>
    <w:rsid w:val="00680ED5"/>
    <w:rsid w:val="006834D3"/>
    <w:rsid w:val="00685AFB"/>
    <w:rsid w:val="00687E64"/>
    <w:rsid w:val="00691F3C"/>
    <w:rsid w:val="00692054"/>
    <w:rsid w:val="00693A8E"/>
    <w:rsid w:val="006963A0"/>
    <w:rsid w:val="00696C1A"/>
    <w:rsid w:val="00696C38"/>
    <w:rsid w:val="00697586"/>
    <w:rsid w:val="006A0B8D"/>
    <w:rsid w:val="006A0C6E"/>
    <w:rsid w:val="006A314E"/>
    <w:rsid w:val="006A3BE4"/>
    <w:rsid w:val="006A3D3F"/>
    <w:rsid w:val="006A4230"/>
    <w:rsid w:val="006A7B52"/>
    <w:rsid w:val="006B61DB"/>
    <w:rsid w:val="006B6B59"/>
    <w:rsid w:val="006B6DC0"/>
    <w:rsid w:val="006B7889"/>
    <w:rsid w:val="006B7B7F"/>
    <w:rsid w:val="006C02DE"/>
    <w:rsid w:val="006C12D4"/>
    <w:rsid w:val="006C15D3"/>
    <w:rsid w:val="006C1877"/>
    <w:rsid w:val="006C1E69"/>
    <w:rsid w:val="006C30AD"/>
    <w:rsid w:val="006C352C"/>
    <w:rsid w:val="006C3F95"/>
    <w:rsid w:val="006C5CA7"/>
    <w:rsid w:val="006D0314"/>
    <w:rsid w:val="006D3035"/>
    <w:rsid w:val="006D46FB"/>
    <w:rsid w:val="006D5F97"/>
    <w:rsid w:val="006D71C6"/>
    <w:rsid w:val="006D78B8"/>
    <w:rsid w:val="006E02FB"/>
    <w:rsid w:val="006E03D9"/>
    <w:rsid w:val="006E0CFD"/>
    <w:rsid w:val="006E2685"/>
    <w:rsid w:val="006E3EA9"/>
    <w:rsid w:val="006E4622"/>
    <w:rsid w:val="006E4690"/>
    <w:rsid w:val="006E5CE1"/>
    <w:rsid w:val="006E779A"/>
    <w:rsid w:val="006F2821"/>
    <w:rsid w:val="006F6A40"/>
    <w:rsid w:val="006F6E3C"/>
    <w:rsid w:val="006F7954"/>
    <w:rsid w:val="00700DE6"/>
    <w:rsid w:val="00702BD5"/>
    <w:rsid w:val="00703231"/>
    <w:rsid w:val="007033FF"/>
    <w:rsid w:val="00704814"/>
    <w:rsid w:val="00706130"/>
    <w:rsid w:val="007075A6"/>
    <w:rsid w:val="00707A11"/>
    <w:rsid w:val="0071082B"/>
    <w:rsid w:val="00711BC0"/>
    <w:rsid w:val="007130F8"/>
    <w:rsid w:val="007138D2"/>
    <w:rsid w:val="0071599F"/>
    <w:rsid w:val="007178F4"/>
    <w:rsid w:val="00720FBA"/>
    <w:rsid w:val="00721B96"/>
    <w:rsid w:val="00722E0F"/>
    <w:rsid w:val="0072428D"/>
    <w:rsid w:val="0072440C"/>
    <w:rsid w:val="00724DC1"/>
    <w:rsid w:val="0072596F"/>
    <w:rsid w:val="007266FE"/>
    <w:rsid w:val="007307F3"/>
    <w:rsid w:val="007352B4"/>
    <w:rsid w:val="00736549"/>
    <w:rsid w:val="007374D3"/>
    <w:rsid w:val="00737A49"/>
    <w:rsid w:val="0074036B"/>
    <w:rsid w:val="00740F54"/>
    <w:rsid w:val="0074419C"/>
    <w:rsid w:val="00745EBF"/>
    <w:rsid w:val="007463FD"/>
    <w:rsid w:val="0074679F"/>
    <w:rsid w:val="0075071E"/>
    <w:rsid w:val="007513F8"/>
    <w:rsid w:val="00753D8D"/>
    <w:rsid w:val="007548A9"/>
    <w:rsid w:val="00755C81"/>
    <w:rsid w:val="00756B5A"/>
    <w:rsid w:val="00756F13"/>
    <w:rsid w:val="00762BCD"/>
    <w:rsid w:val="00763592"/>
    <w:rsid w:val="00764064"/>
    <w:rsid w:val="00764301"/>
    <w:rsid w:val="00765F75"/>
    <w:rsid w:val="007669A4"/>
    <w:rsid w:val="0077033D"/>
    <w:rsid w:val="0077046D"/>
    <w:rsid w:val="00775FCD"/>
    <w:rsid w:val="0077606C"/>
    <w:rsid w:val="00776173"/>
    <w:rsid w:val="007808CB"/>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5A0F"/>
    <w:rsid w:val="00795E5B"/>
    <w:rsid w:val="0079600D"/>
    <w:rsid w:val="0079666E"/>
    <w:rsid w:val="00796E80"/>
    <w:rsid w:val="007A00DD"/>
    <w:rsid w:val="007A093F"/>
    <w:rsid w:val="007A1B85"/>
    <w:rsid w:val="007A2076"/>
    <w:rsid w:val="007A43F0"/>
    <w:rsid w:val="007A499E"/>
    <w:rsid w:val="007A5AD9"/>
    <w:rsid w:val="007B0461"/>
    <w:rsid w:val="007B3222"/>
    <w:rsid w:val="007B49B1"/>
    <w:rsid w:val="007B4B4B"/>
    <w:rsid w:val="007B51F4"/>
    <w:rsid w:val="007B7913"/>
    <w:rsid w:val="007C09F7"/>
    <w:rsid w:val="007C39C9"/>
    <w:rsid w:val="007C74D5"/>
    <w:rsid w:val="007D298E"/>
    <w:rsid w:val="007D41E5"/>
    <w:rsid w:val="007D4317"/>
    <w:rsid w:val="007D5127"/>
    <w:rsid w:val="007D56B1"/>
    <w:rsid w:val="007D62C2"/>
    <w:rsid w:val="007E0A28"/>
    <w:rsid w:val="007E31C1"/>
    <w:rsid w:val="007E7074"/>
    <w:rsid w:val="007F1DDA"/>
    <w:rsid w:val="007F1F2A"/>
    <w:rsid w:val="007F332A"/>
    <w:rsid w:val="007F3B19"/>
    <w:rsid w:val="007F41CC"/>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3514"/>
    <w:rsid w:val="00823B29"/>
    <w:rsid w:val="00823B6B"/>
    <w:rsid w:val="00824271"/>
    <w:rsid w:val="0082553B"/>
    <w:rsid w:val="00830A74"/>
    <w:rsid w:val="00831181"/>
    <w:rsid w:val="00833535"/>
    <w:rsid w:val="00835E1D"/>
    <w:rsid w:val="00841497"/>
    <w:rsid w:val="0084190D"/>
    <w:rsid w:val="00841AA0"/>
    <w:rsid w:val="00844573"/>
    <w:rsid w:val="00847205"/>
    <w:rsid w:val="00847275"/>
    <w:rsid w:val="00847C85"/>
    <w:rsid w:val="00851039"/>
    <w:rsid w:val="00851204"/>
    <w:rsid w:val="00851BF9"/>
    <w:rsid w:val="00853D4F"/>
    <w:rsid w:val="00854384"/>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029D"/>
    <w:rsid w:val="0088599B"/>
    <w:rsid w:val="00886911"/>
    <w:rsid w:val="00887499"/>
    <w:rsid w:val="00890169"/>
    <w:rsid w:val="008935BF"/>
    <w:rsid w:val="00895891"/>
    <w:rsid w:val="00896335"/>
    <w:rsid w:val="0089749A"/>
    <w:rsid w:val="008A0339"/>
    <w:rsid w:val="008A1408"/>
    <w:rsid w:val="008A2C52"/>
    <w:rsid w:val="008A5399"/>
    <w:rsid w:val="008A5615"/>
    <w:rsid w:val="008A7D06"/>
    <w:rsid w:val="008B02FD"/>
    <w:rsid w:val="008B330D"/>
    <w:rsid w:val="008B3C56"/>
    <w:rsid w:val="008B5CB1"/>
    <w:rsid w:val="008B5F7F"/>
    <w:rsid w:val="008B791B"/>
    <w:rsid w:val="008C1218"/>
    <w:rsid w:val="008C479D"/>
    <w:rsid w:val="008C4FBE"/>
    <w:rsid w:val="008C52B5"/>
    <w:rsid w:val="008C567D"/>
    <w:rsid w:val="008C5B5D"/>
    <w:rsid w:val="008C693E"/>
    <w:rsid w:val="008C7B48"/>
    <w:rsid w:val="008D1E64"/>
    <w:rsid w:val="008D2637"/>
    <w:rsid w:val="008D2C76"/>
    <w:rsid w:val="008D3EB2"/>
    <w:rsid w:val="008D434B"/>
    <w:rsid w:val="008D48F1"/>
    <w:rsid w:val="008D49C5"/>
    <w:rsid w:val="008D4CA7"/>
    <w:rsid w:val="008E007C"/>
    <w:rsid w:val="008E217B"/>
    <w:rsid w:val="008E2AA2"/>
    <w:rsid w:val="008E3800"/>
    <w:rsid w:val="008E72AA"/>
    <w:rsid w:val="008F0743"/>
    <w:rsid w:val="008F25DA"/>
    <w:rsid w:val="008F53ED"/>
    <w:rsid w:val="008F53F1"/>
    <w:rsid w:val="008F624D"/>
    <w:rsid w:val="00900EE6"/>
    <w:rsid w:val="00902A7C"/>
    <w:rsid w:val="00904E78"/>
    <w:rsid w:val="009064C0"/>
    <w:rsid w:val="0090659F"/>
    <w:rsid w:val="00907453"/>
    <w:rsid w:val="009109DD"/>
    <w:rsid w:val="00911886"/>
    <w:rsid w:val="00911A84"/>
    <w:rsid w:val="009127EB"/>
    <w:rsid w:val="00912915"/>
    <w:rsid w:val="0091384A"/>
    <w:rsid w:val="00915D89"/>
    <w:rsid w:val="009205D2"/>
    <w:rsid w:val="0092074C"/>
    <w:rsid w:val="00921CA5"/>
    <w:rsid w:val="00923648"/>
    <w:rsid w:val="00923BDC"/>
    <w:rsid w:val="00924AD9"/>
    <w:rsid w:val="00925D17"/>
    <w:rsid w:val="00925E98"/>
    <w:rsid w:val="00927329"/>
    <w:rsid w:val="0092770E"/>
    <w:rsid w:val="009321DA"/>
    <w:rsid w:val="009334A3"/>
    <w:rsid w:val="009340B6"/>
    <w:rsid w:val="0093763D"/>
    <w:rsid w:val="00937A17"/>
    <w:rsid w:val="0093A740"/>
    <w:rsid w:val="00940337"/>
    <w:rsid w:val="009420CA"/>
    <w:rsid w:val="0094395B"/>
    <w:rsid w:val="00943A77"/>
    <w:rsid w:val="00946648"/>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629"/>
    <w:rsid w:val="00970CC4"/>
    <w:rsid w:val="00972860"/>
    <w:rsid w:val="009733D2"/>
    <w:rsid w:val="00973C8A"/>
    <w:rsid w:val="00973DD2"/>
    <w:rsid w:val="0097441A"/>
    <w:rsid w:val="00974C0F"/>
    <w:rsid w:val="0097533E"/>
    <w:rsid w:val="0098251D"/>
    <w:rsid w:val="009825C1"/>
    <w:rsid w:val="00982A85"/>
    <w:rsid w:val="00983069"/>
    <w:rsid w:val="009830B9"/>
    <w:rsid w:val="00983B64"/>
    <w:rsid w:val="009855C7"/>
    <w:rsid w:val="00987830"/>
    <w:rsid w:val="00987BDB"/>
    <w:rsid w:val="00990234"/>
    <w:rsid w:val="00990500"/>
    <w:rsid w:val="009917ED"/>
    <w:rsid w:val="00991927"/>
    <w:rsid w:val="00992CF1"/>
    <w:rsid w:val="00993144"/>
    <w:rsid w:val="009947E2"/>
    <w:rsid w:val="00995C36"/>
    <w:rsid w:val="00996811"/>
    <w:rsid w:val="009A3BD4"/>
    <w:rsid w:val="009A52B6"/>
    <w:rsid w:val="009A7271"/>
    <w:rsid w:val="009A7314"/>
    <w:rsid w:val="009B16D0"/>
    <w:rsid w:val="009B2EB0"/>
    <w:rsid w:val="009B394E"/>
    <w:rsid w:val="009B3983"/>
    <w:rsid w:val="009B6E19"/>
    <w:rsid w:val="009C062B"/>
    <w:rsid w:val="009C1207"/>
    <w:rsid w:val="009C1A20"/>
    <w:rsid w:val="009C26A4"/>
    <w:rsid w:val="009C2873"/>
    <w:rsid w:val="009D298D"/>
    <w:rsid w:val="009D3CF6"/>
    <w:rsid w:val="009D3E58"/>
    <w:rsid w:val="009D47C6"/>
    <w:rsid w:val="009D6301"/>
    <w:rsid w:val="009D6FD6"/>
    <w:rsid w:val="009D7F14"/>
    <w:rsid w:val="009E41C3"/>
    <w:rsid w:val="009E55C0"/>
    <w:rsid w:val="009E6F2D"/>
    <w:rsid w:val="009E7BE0"/>
    <w:rsid w:val="009E7C19"/>
    <w:rsid w:val="009F074B"/>
    <w:rsid w:val="009F0A0E"/>
    <w:rsid w:val="009F2F9F"/>
    <w:rsid w:val="009F3F7E"/>
    <w:rsid w:val="009F58D7"/>
    <w:rsid w:val="009F5EF7"/>
    <w:rsid w:val="009F64AE"/>
    <w:rsid w:val="009F7929"/>
    <w:rsid w:val="00A0162A"/>
    <w:rsid w:val="00A01B20"/>
    <w:rsid w:val="00A01B69"/>
    <w:rsid w:val="00A0264A"/>
    <w:rsid w:val="00A02C38"/>
    <w:rsid w:val="00A03BC1"/>
    <w:rsid w:val="00A073B0"/>
    <w:rsid w:val="00A079FD"/>
    <w:rsid w:val="00A07F02"/>
    <w:rsid w:val="00A11D4C"/>
    <w:rsid w:val="00A12480"/>
    <w:rsid w:val="00A1336B"/>
    <w:rsid w:val="00A14C4C"/>
    <w:rsid w:val="00A16501"/>
    <w:rsid w:val="00A16BCE"/>
    <w:rsid w:val="00A16FD5"/>
    <w:rsid w:val="00A177FC"/>
    <w:rsid w:val="00A21456"/>
    <w:rsid w:val="00A21C8E"/>
    <w:rsid w:val="00A22065"/>
    <w:rsid w:val="00A22705"/>
    <w:rsid w:val="00A23A91"/>
    <w:rsid w:val="00A34355"/>
    <w:rsid w:val="00A35719"/>
    <w:rsid w:val="00A364E5"/>
    <w:rsid w:val="00A368DF"/>
    <w:rsid w:val="00A36908"/>
    <w:rsid w:val="00A414E7"/>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CA5"/>
    <w:rsid w:val="00A94ADD"/>
    <w:rsid w:val="00A96E8E"/>
    <w:rsid w:val="00A97688"/>
    <w:rsid w:val="00A97B4F"/>
    <w:rsid w:val="00AA23EB"/>
    <w:rsid w:val="00AA2F90"/>
    <w:rsid w:val="00AA404B"/>
    <w:rsid w:val="00AA4F38"/>
    <w:rsid w:val="00AA76FB"/>
    <w:rsid w:val="00AB0584"/>
    <w:rsid w:val="00AB07D2"/>
    <w:rsid w:val="00AB0C60"/>
    <w:rsid w:val="00AB29F8"/>
    <w:rsid w:val="00AB470E"/>
    <w:rsid w:val="00AB66DC"/>
    <w:rsid w:val="00AB6FFD"/>
    <w:rsid w:val="00AC0953"/>
    <w:rsid w:val="00AC0E5B"/>
    <w:rsid w:val="00AC227D"/>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4845"/>
    <w:rsid w:val="00B052A9"/>
    <w:rsid w:val="00B072FE"/>
    <w:rsid w:val="00B07409"/>
    <w:rsid w:val="00B07B78"/>
    <w:rsid w:val="00B11222"/>
    <w:rsid w:val="00B146E5"/>
    <w:rsid w:val="00B1638E"/>
    <w:rsid w:val="00B17BA5"/>
    <w:rsid w:val="00B21406"/>
    <w:rsid w:val="00B21D12"/>
    <w:rsid w:val="00B2246E"/>
    <w:rsid w:val="00B22727"/>
    <w:rsid w:val="00B24F7A"/>
    <w:rsid w:val="00B2590B"/>
    <w:rsid w:val="00B25AF3"/>
    <w:rsid w:val="00B2604A"/>
    <w:rsid w:val="00B354E1"/>
    <w:rsid w:val="00B362C4"/>
    <w:rsid w:val="00B36666"/>
    <w:rsid w:val="00B409AA"/>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629"/>
    <w:rsid w:val="00B75781"/>
    <w:rsid w:val="00B76C9C"/>
    <w:rsid w:val="00B858CB"/>
    <w:rsid w:val="00B876AA"/>
    <w:rsid w:val="00B87A70"/>
    <w:rsid w:val="00B9114A"/>
    <w:rsid w:val="00B9136B"/>
    <w:rsid w:val="00B9254D"/>
    <w:rsid w:val="00B931F9"/>
    <w:rsid w:val="00B93B63"/>
    <w:rsid w:val="00B94138"/>
    <w:rsid w:val="00B94BEA"/>
    <w:rsid w:val="00B97422"/>
    <w:rsid w:val="00BA2117"/>
    <w:rsid w:val="00BA32CD"/>
    <w:rsid w:val="00BA3790"/>
    <w:rsid w:val="00BA38E9"/>
    <w:rsid w:val="00BA4FFF"/>
    <w:rsid w:val="00BA7545"/>
    <w:rsid w:val="00BA7EF2"/>
    <w:rsid w:val="00BB1C0A"/>
    <w:rsid w:val="00BB205E"/>
    <w:rsid w:val="00BB384C"/>
    <w:rsid w:val="00BC06F3"/>
    <w:rsid w:val="00BC0701"/>
    <w:rsid w:val="00BC1E0B"/>
    <w:rsid w:val="00BC3E7E"/>
    <w:rsid w:val="00BC7179"/>
    <w:rsid w:val="00BD2196"/>
    <w:rsid w:val="00BD6030"/>
    <w:rsid w:val="00BD62FC"/>
    <w:rsid w:val="00BD682A"/>
    <w:rsid w:val="00BD6860"/>
    <w:rsid w:val="00BE0AA7"/>
    <w:rsid w:val="00BE2C34"/>
    <w:rsid w:val="00BE2DA5"/>
    <w:rsid w:val="00BE4D69"/>
    <w:rsid w:val="00BE5056"/>
    <w:rsid w:val="00BE5219"/>
    <w:rsid w:val="00BF02C9"/>
    <w:rsid w:val="00BF07D3"/>
    <w:rsid w:val="00BF3C6B"/>
    <w:rsid w:val="00BF3F02"/>
    <w:rsid w:val="00BF4C9A"/>
    <w:rsid w:val="00BF66A9"/>
    <w:rsid w:val="00BF7318"/>
    <w:rsid w:val="00C008B4"/>
    <w:rsid w:val="00C027EE"/>
    <w:rsid w:val="00C030A2"/>
    <w:rsid w:val="00C03A29"/>
    <w:rsid w:val="00C067DF"/>
    <w:rsid w:val="00C0796F"/>
    <w:rsid w:val="00C07DEA"/>
    <w:rsid w:val="00C11817"/>
    <w:rsid w:val="00C125CD"/>
    <w:rsid w:val="00C15576"/>
    <w:rsid w:val="00C218DB"/>
    <w:rsid w:val="00C220B6"/>
    <w:rsid w:val="00C230BB"/>
    <w:rsid w:val="00C25C74"/>
    <w:rsid w:val="00C25E15"/>
    <w:rsid w:val="00C261BD"/>
    <w:rsid w:val="00C3017B"/>
    <w:rsid w:val="00C3166F"/>
    <w:rsid w:val="00C32403"/>
    <w:rsid w:val="00C329CF"/>
    <w:rsid w:val="00C33F5F"/>
    <w:rsid w:val="00C36EDA"/>
    <w:rsid w:val="00C37545"/>
    <w:rsid w:val="00C41ABC"/>
    <w:rsid w:val="00C43EC9"/>
    <w:rsid w:val="00C51D11"/>
    <w:rsid w:val="00C521D3"/>
    <w:rsid w:val="00C5246A"/>
    <w:rsid w:val="00C5303E"/>
    <w:rsid w:val="00C53B70"/>
    <w:rsid w:val="00C54E00"/>
    <w:rsid w:val="00C576DA"/>
    <w:rsid w:val="00C577C9"/>
    <w:rsid w:val="00C57960"/>
    <w:rsid w:val="00C60C93"/>
    <w:rsid w:val="00C61CF5"/>
    <w:rsid w:val="00C62529"/>
    <w:rsid w:val="00C62AB0"/>
    <w:rsid w:val="00C62CE2"/>
    <w:rsid w:val="00C6584A"/>
    <w:rsid w:val="00C66EDF"/>
    <w:rsid w:val="00C677AC"/>
    <w:rsid w:val="00C67B90"/>
    <w:rsid w:val="00C714D8"/>
    <w:rsid w:val="00C72184"/>
    <w:rsid w:val="00C7283A"/>
    <w:rsid w:val="00C77507"/>
    <w:rsid w:val="00C807BC"/>
    <w:rsid w:val="00C80AE4"/>
    <w:rsid w:val="00C8191F"/>
    <w:rsid w:val="00C82217"/>
    <w:rsid w:val="00C870B7"/>
    <w:rsid w:val="00C87621"/>
    <w:rsid w:val="00C87AEB"/>
    <w:rsid w:val="00C92E2D"/>
    <w:rsid w:val="00C9425D"/>
    <w:rsid w:val="00C94A2F"/>
    <w:rsid w:val="00C94E00"/>
    <w:rsid w:val="00C954C7"/>
    <w:rsid w:val="00CA37C6"/>
    <w:rsid w:val="00CA4110"/>
    <w:rsid w:val="00CA4118"/>
    <w:rsid w:val="00CA47C3"/>
    <w:rsid w:val="00CA48E6"/>
    <w:rsid w:val="00CA6030"/>
    <w:rsid w:val="00CA76C8"/>
    <w:rsid w:val="00CA7B6A"/>
    <w:rsid w:val="00CB1947"/>
    <w:rsid w:val="00CB248F"/>
    <w:rsid w:val="00CB32D1"/>
    <w:rsid w:val="00CB70D7"/>
    <w:rsid w:val="00CB7748"/>
    <w:rsid w:val="00CB799E"/>
    <w:rsid w:val="00CB7EB3"/>
    <w:rsid w:val="00CC2772"/>
    <w:rsid w:val="00CC280E"/>
    <w:rsid w:val="00CC43C4"/>
    <w:rsid w:val="00CD20F5"/>
    <w:rsid w:val="00CD5A1C"/>
    <w:rsid w:val="00CD6771"/>
    <w:rsid w:val="00CE0547"/>
    <w:rsid w:val="00CE4959"/>
    <w:rsid w:val="00CE49A5"/>
    <w:rsid w:val="00CE5CF8"/>
    <w:rsid w:val="00CE7A44"/>
    <w:rsid w:val="00CF0944"/>
    <w:rsid w:val="00CF0ABF"/>
    <w:rsid w:val="00CF14DF"/>
    <w:rsid w:val="00CF1710"/>
    <w:rsid w:val="00CF1FD1"/>
    <w:rsid w:val="00CF28DB"/>
    <w:rsid w:val="00CF3C56"/>
    <w:rsid w:val="00CF62E0"/>
    <w:rsid w:val="00CF7B13"/>
    <w:rsid w:val="00D00100"/>
    <w:rsid w:val="00D019EC"/>
    <w:rsid w:val="00D02029"/>
    <w:rsid w:val="00D06531"/>
    <w:rsid w:val="00D0700D"/>
    <w:rsid w:val="00D070F9"/>
    <w:rsid w:val="00D07120"/>
    <w:rsid w:val="00D07194"/>
    <w:rsid w:val="00D11F9D"/>
    <w:rsid w:val="00D12F3E"/>
    <w:rsid w:val="00D220F2"/>
    <w:rsid w:val="00D22EB4"/>
    <w:rsid w:val="00D22FFD"/>
    <w:rsid w:val="00D250B7"/>
    <w:rsid w:val="00D27018"/>
    <w:rsid w:val="00D2746D"/>
    <w:rsid w:val="00D30315"/>
    <w:rsid w:val="00D31FFB"/>
    <w:rsid w:val="00D32439"/>
    <w:rsid w:val="00D33D2C"/>
    <w:rsid w:val="00D3651E"/>
    <w:rsid w:val="00D36ABA"/>
    <w:rsid w:val="00D36D64"/>
    <w:rsid w:val="00D41042"/>
    <w:rsid w:val="00D41585"/>
    <w:rsid w:val="00D428D9"/>
    <w:rsid w:val="00D44CCF"/>
    <w:rsid w:val="00D47699"/>
    <w:rsid w:val="00D4780F"/>
    <w:rsid w:val="00D519FD"/>
    <w:rsid w:val="00D5230D"/>
    <w:rsid w:val="00D525E3"/>
    <w:rsid w:val="00D553DE"/>
    <w:rsid w:val="00D55A55"/>
    <w:rsid w:val="00D5732A"/>
    <w:rsid w:val="00D5740A"/>
    <w:rsid w:val="00D57612"/>
    <w:rsid w:val="00D57615"/>
    <w:rsid w:val="00D60B9F"/>
    <w:rsid w:val="00D60C89"/>
    <w:rsid w:val="00D60FCD"/>
    <w:rsid w:val="00D64466"/>
    <w:rsid w:val="00D70DF0"/>
    <w:rsid w:val="00D74927"/>
    <w:rsid w:val="00D75B0D"/>
    <w:rsid w:val="00D75CAD"/>
    <w:rsid w:val="00D807EB"/>
    <w:rsid w:val="00D80F25"/>
    <w:rsid w:val="00D816E7"/>
    <w:rsid w:val="00D844BF"/>
    <w:rsid w:val="00D84AF9"/>
    <w:rsid w:val="00D85588"/>
    <w:rsid w:val="00DA05FB"/>
    <w:rsid w:val="00DA0C3A"/>
    <w:rsid w:val="00DA23E8"/>
    <w:rsid w:val="00DA2BE0"/>
    <w:rsid w:val="00DA2CFF"/>
    <w:rsid w:val="00DA4E22"/>
    <w:rsid w:val="00DA5A63"/>
    <w:rsid w:val="00DA70A9"/>
    <w:rsid w:val="00DA767B"/>
    <w:rsid w:val="00DB0C61"/>
    <w:rsid w:val="00DB119B"/>
    <w:rsid w:val="00DB19F6"/>
    <w:rsid w:val="00DB36B0"/>
    <w:rsid w:val="00DC30CB"/>
    <w:rsid w:val="00DC3861"/>
    <w:rsid w:val="00DC493B"/>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1A2"/>
    <w:rsid w:val="00DF6946"/>
    <w:rsid w:val="00DF732F"/>
    <w:rsid w:val="00DF75D1"/>
    <w:rsid w:val="00E00277"/>
    <w:rsid w:val="00E028EC"/>
    <w:rsid w:val="00E0336A"/>
    <w:rsid w:val="00E04D83"/>
    <w:rsid w:val="00E04E29"/>
    <w:rsid w:val="00E06B40"/>
    <w:rsid w:val="00E077EA"/>
    <w:rsid w:val="00E112C8"/>
    <w:rsid w:val="00E16261"/>
    <w:rsid w:val="00E17296"/>
    <w:rsid w:val="00E21810"/>
    <w:rsid w:val="00E23136"/>
    <w:rsid w:val="00E23C54"/>
    <w:rsid w:val="00E2438C"/>
    <w:rsid w:val="00E2475A"/>
    <w:rsid w:val="00E2534B"/>
    <w:rsid w:val="00E25FFF"/>
    <w:rsid w:val="00E26256"/>
    <w:rsid w:val="00E26397"/>
    <w:rsid w:val="00E26B73"/>
    <w:rsid w:val="00E30430"/>
    <w:rsid w:val="00E30FA9"/>
    <w:rsid w:val="00E3157C"/>
    <w:rsid w:val="00E32889"/>
    <w:rsid w:val="00E35F77"/>
    <w:rsid w:val="00E3770C"/>
    <w:rsid w:val="00E424AC"/>
    <w:rsid w:val="00E429FB"/>
    <w:rsid w:val="00E43F23"/>
    <w:rsid w:val="00E444CD"/>
    <w:rsid w:val="00E4492A"/>
    <w:rsid w:val="00E45B72"/>
    <w:rsid w:val="00E45DC1"/>
    <w:rsid w:val="00E47483"/>
    <w:rsid w:val="00E52C10"/>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8049C"/>
    <w:rsid w:val="00E909E0"/>
    <w:rsid w:val="00E90E8E"/>
    <w:rsid w:val="00E92207"/>
    <w:rsid w:val="00E93878"/>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A86"/>
    <w:rsid w:val="00EC7969"/>
    <w:rsid w:val="00ED1559"/>
    <w:rsid w:val="00ED1689"/>
    <w:rsid w:val="00ED2EB9"/>
    <w:rsid w:val="00ED3297"/>
    <w:rsid w:val="00ED3A34"/>
    <w:rsid w:val="00ED4541"/>
    <w:rsid w:val="00ED48C6"/>
    <w:rsid w:val="00ED5930"/>
    <w:rsid w:val="00ED637D"/>
    <w:rsid w:val="00ED7A2A"/>
    <w:rsid w:val="00EE1377"/>
    <w:rsid w:val="00EE2FA2"/>
    <w:rsid w:val="00EE5346"/>
    <w:rsid w:val="00EE6508"/>
    <w:rsid w:val="00EF3DAE"/>
    <w:rsid w:val="00EF5235"/>
    <w:rsid w:val="00EF79D7"/>
    <w:rsid w:val="00EF79E9"/>
    <w:rsid w:val="00F01FBF"/>
    <w:rsid w:val="00F0531B"/>
    <w:rsid w:val="00F059AD"/>
    <w:rsid w:val="00F05CAA"/>
    <w:rsid w:val="00F10F11"/>
    <w:rsid w:val="00F114FB"/>
    <w:rsid w:val="00F12504"/>
    <w:rsid w:val="00F130B9"/>
    <w:rsid w:val="00F2092B"/>
    <w:rsid w:val="00F21020"/>
    <w:rsid w:val="00F2482F"/>
    <w:rsid w:val="00F26B6B"/>
    <w:rsid w:val="00F2777C"/>
    <w:rsid w:val="00F307FF"/>
    <w:rsid w:val="00F31BC0"/>
    <w:rsid w:val="00F322D7"/>
    <w:rsid w:val="00F33DFF"/>
    <w:rsid w:val="00F35D4A"/>
    <w:rsid w:val="00F367A1"/>
    <w:rsid w:val="00F378CE"/>
    <w:rsid w:val="00F407AB"/>
    <w:rsid w:val="00F40917"/>
    <w:rsid w:val="00F417DB"/>
    <w:rsid w:val="00F44ECA"/>
    <w:rsid w:val="00F50079"/>
    <w:rsid w:val="00F500A8"/>
    <w:rsid w:val="00F50ABA"/>
    <w:rsid w:val="00F5547D"/>
    <w:rsid w:val="00F55912"/>
    <w:rsid w:val="00F603C3"/>
    <w:rsid w:val="00F60FC5"/>
    <w:rsid w:val="00F60FFC"/>
    <w:rsid w:val="00F61C71"/>
    <w:rsid w:val="00F64BC8"/>
    <w:rsid w:val="00F65589"/>
    <w:rsid w:val="00F66061"/>
    <w:rsid w:val="00F71A3D"/>
    <w:rsid w:val="00F71A7B"/>
    <w:rsid w:val="00F71FF9"/>
    <w:rsid w:val="00F7331A"/>
    <w:rsid w:val="00F74996"/>
    <w:rsid w:val="00F77BE3"/>
    <w:rsid w:val="00F77F86"/>
    <w:rsid w:val="00F84514"/>
    <w:rsid w:val="00F84BB5"/>
    <w:rsid w:val="00F84E3B"/>
    <w:rsid w:val="00F86610"/>
    <w:rsid w:val="00F8698A"/>
    <w:rsid w:val="00F86A45"/>
    <w:rsid w:val="00F903CC"/>
    <w:rsid w:val="00F906FD"/>
    <w:rsid w:val="00F91211"/>
    <w:rsid w:val="00F913EE"/>
    <w:rsid w:val="00F91EFC"/>
    <w:rsid w:val="00F9618E"/>
    <w:rsid w:val="00F96D38"/>
    <w:rsid w:val="00F9737D"/>
    <w:rsid w:val="00FA2A2D"/>
    <w:rsid w:val="00FA3BC0"/>
    <w:rsid w:val="00FA51AA"/>
    <w:rsid w:val="00FA6B41"/>
    <w:rsid w:val="00FA72E7"/>
    <w:rsid w:val="00FB1501"/>
    <w:rsid w:val="00FB2970"/>
    <w:rsid w:val="00FB376C"/>
    <w:rsid w:val="00FB428A"/>
    <w:rsid w:val="00FB4C32"/>
    <w:rsid w:val="00FB52E6"/>
    <w:rsid w:val="00FB7745"/>
    <w:rsid w:val="00FC0243"/>
    <w:rsid w:val="00FC0EAA"/>
    <w:rsid w:val="00FC1132"/>
    <w:rsid w:val="00FC2AAA"/>
    <w:rsid w:val="00FC2CFA"/>
    <w:rsid w:val="00FC3F02"/>
    <w:rsid w:val="00FD2272"/>
    <w:rsid w:val="00FD6562"/>
    <w:rsid w:val="00FD658F"/>
    <w:rsid w:val="00FD6594"/>
    <w:rsid w:val="00FD6829"/>
    <w:rsid w:val="00FE0E49"/>
    <w:rsid w:val="00FE2034"/>
    <w:rsid w:val="00FE2864"/>
    <w:rsid w:val="00FE5425"/>
    <w:rsid w:val="00FE554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AF2DC443-F5C1-4219-80D3-CB83695E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28188893">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1527214263">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81">
      <w:bodyDiv w:val="1"/>
      <w:marLeft w:val="0"/>
      <w:marRight w:val="0"/>
      <w:marTop w:val="0"/>
      <w:marBottom w:val="0"/>
      <w:divBdr>
        <w:top w:val="none" w:sz="0" w:space="0" w:color="auto"/>
        <w:left w:val="none" w:sz="0" w:space="0" w:color="auto"/>
        <w:bottom w:val="none" w:sz="0" w:space="0" w:color="auto"/>
        <w:right w:val="none" w:sz="0" w:space="0" w:color="auto"/>
      </w:divBdr>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4213322">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8746957">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1742412568">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20660730">
      <w:bodyDiv w:val="1"/>
      <w:marLeft w:val="0"/>
      <w:marRight w:val="0"/>
      <w:marTop w:val="0"/>
      <w:marBottom w:val="0"/>
      <w:divBdr>
        <w:top w:val="none" w:sz="0" w:space="0" w:color="auto"/>
        <w:left w:val="none" w:sz="0" w:space="0" w:color="auto"/>
        <w:bottom w:val="none" w:sz="0" w:space="0" w:color="auto"/>
        <w:right w:val="none" w:sz="0" w:space="0" w:color="auto"/>
      </w:divBdr>
    </w:div>
    <w:div w:id="124543577">
      <w:bodyDiv w:val="1"/>
      <w:marLeft w:val="0"/>
      <w:marRight w:val="0"/>
      <w:marTop w:val="0"/>
      <w:marBottom w:val="0"/>
      <w:divBdr>
        <w:top w:val="none" w:sz="0" w:space="0" w:color="auto"/>
        <w:left w:val="none" w:sz="0" w:space="0" w:color="auto"/>
        <w:bottom w:val="none" w:sz="0" w:space="0" w:color="auto"/>
        <w:right w:val="none" w:sz="0" w:space="0" w:color="auto"/>
      </w:divBdr>
    </w:div>
    <w:div w:id="128133465">
      <w:bodyDiv w:val="1"/>
      <w:marLeft w:val="0"/>
      <w:marRight w:val="0"/>
      <w:marTop w:val="0"/>
      <w:marBottom w:val="0"/>
      <w:divBdr>
        <w:top w:val="none" w:sz="0" w:space="0" w:color="auto"/>
        <w:left w:val="none" w:sz="0" w:space="0" w:color="auto"/>
        <w:bottom w:val="none" w:sz="0" w:space="0" w:color="auto"/>
        <w:right w:val="none" w:sz="0" w:space="0" w:color="auto"/>
      </w:divBdr>
    </w:div>
    <w:div w:id="129175890">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0646957">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1612860392">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14313875">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343363495">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3325903">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192614154">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798258471">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sChild>
    </w:div>
    <w:div w:id="220596844">
      <w:bodyDiv w:val="1"/>
      <w:marLeft w:val="0"/>
      <w:marRight w:val="0"/>
      <w:marTop w:val="0"/>
      <w:marBottom w:val="0"/>
      <w:divBdr>
        <w:top w:val="none" w:sz="0" w:space="0" w:color="auto"/>
        <w:left w:val="none" w:sz="0" w:space="0" w:color="auto"/>
        <w:bottom w:val="none" w:sz="0" w:space="0" w:color="auto"/>
        <w:right w:val="none" w:sz="0" w:space="0" w:color="auto"/>
      </w:divBdr>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9265242">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2050909483">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49307780">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398141580">
      <w:bodyDiv w:val="1"/>
      <w:marLeft w:val="0"/>
      <w:marRight w:val="0"/>
      <w:marTop w:val="0"/>
      <w:marBottom w:val="0"/>
      <w:divBdr>
        <w:top w:val="none" w:sz="0" w:space="0" w:color="auto"/>
        <w:left w:val="none" w:sz="0" w:space="0" w:color="auto"/>
        <w:bottom w:val="none" w:sz="0" w:space="0" w:color="auto"/>
        <w:right w:val="none" w:sz="0" w:space="0" w:color="auto"/>
      </w:divBdr>
    </w:div>
    <w:div w:id="413554594">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55176752">
      <w:bodyDiv w:val="1"/>
      <w:marLeft w:val="0"/>
      <w:marRight w:val="0"/>
      <w:marTop w:val="0"/>
      <w:marBottom w:val="0"/>
      <w:divBdr>
        <w:top w:val="none" w:sz="0" w:space="0" w:color="auto"/>
        <w:left w:val="none" w:sz="0" w:space="0" w:color="auto"/>
        <w:bottom w:val="none" w:sz="0" w:space="0" w:color="auto"/>
        <w:right w:val="none" w:sz="0" w:space="0" w:color="auto"/>
      </w:divBdr>
    </w:div>
    <w:div w:id="471215883">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1062283">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2597845">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7499910">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4124641">
      <w:bodyDiv w:val="1"/>
      <w:marLeft w:val="0"/>
      <w:marRight w:val="0"/>
      <w:marTop w:val="0"/>
      <w:marBottom w:val="0"/>
      <w:divBdr>
        <w:top w:val="none" w:sz="0" w:space="0" w:color="auto"/>
        <w:left w:val="none" w:sz="0" w:space="0" w:color="auto"/>
        <w:bottom w:val="none" w:sz="0" w:space="0" w:color="auto"/>
        <w:right w:val="none" w:sz="0" w:space="0" w:color="auto"/>
      </w:divBdr>
    </w:div>
    <w:div w:id="534193784">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6182649">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79874820">
      <w:bodyDiv w:val="1"/>
      <w:marLeft w:val="0"/>
      <w:marRight w:val="0"/>
      <w:marTop w:val="0"/>
      <w:marBottom w:val="0"/>
      <w:divBdr>
        <w:top w:val="none" w:sz="0" w:space="0" w:color="auto"/>
        <w:left w:val="none" w:sz="0" w:space="0" w:color="auto"/>
        <w:bottom w:val="none" w:sz="0" w:space="0" w:color="auto"/>
        <w:right w:val="none" w:sz="0" w:space="0" w:color="auto"/>
      </w:divBdr>
    </w:div>
    <w:div w:id="598560984">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5722956">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1613374">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59575550">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4823021">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00739668">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17997221">
          <w:marLeft w:val="0"/>
          <w:marRight w:val="0"/>
          <w:marTop w:val="0"/>
          <w:marBottom w:val="0"/>
          <w:divBdr>
            <w:top w:val="none" w:sz="0" w:space="0" w:color="auto"/>
            <w:left w:val="none" w:sz="0" w:space="0" w:color="auto"/>
            <w:bottom w:val="none" w:sz="0" w:space="0" w:color="auto"/>
            <w:right w:val="none" w:sz="0" w:space="0" w:color="auto"/>
          </w:divBdr>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38498482">
                      <w:marLeft w:val="0"/>
                      <w:marRight w:val="0"/>
                      <w:marTop w:val="0"/>
                      <w:marBottom w:val="0"/>
                      <w:divBdr>
                        <w:top w:val="none" w:sz="0" w:space="0" w:color="auto"/>
                        <w:left w:val="none" w:sz="0" w:space="0" w:color="auto"/>
                        <w:bottom w:val="none" w:sz="0" w:space="0" w:color="auto"/>
                        <w:right w:val="none" w:sz="0" w:space="0" w:color="auto"/>
                      </w:divBdr>
                    </w:div>
                    <w:div w:id="151138294">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 w:id="2110881509">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0438">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957373726">
          <w:marLeft w:val="0"/>
          <w:marRight w:val="0"/>
          <w:marTop w:val="0"/>
          <w:marBottom w:val="0"/>
          <w:divBdr>
            <w:top w:val="none" w:sz="0" w:space="0" w:color="auto"/>
            <w:left w:val="none" w:sz="0" w:space="0" w:color="auto"/>
            <w:bottom w:val="none" w:sz="0" w:space="0" w:color="auto"/>
            <w:right w:val="none" w:sz="0" w:space="0" w:color="auto"/>
          </w:divBdr>
          <w:divsChild>
            <w:div w:id="258610891">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1420708897">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sChild>
        </w:div>
        <w:div w:id="987172589">
          <w:marLeft w:val="0"/>
          <w:marRight w:val="0"/>
          <w:marTop w:val="0"/>
          <w:marBottom w:val="0"/>
          <w:divBdr>
            <w:top w:val="none" w:sz="0" w:space="0" w:color="auto"/>
            <w:left w:val="none" w:sz="0" w:space="0" w:color="auto"/>
            <w:bottom w:val="none" w:sz="0" w:space="0" w:color="auto"/>
            <w:right w:val="none" w:sz="0" w:space="0" w:color="auto"/>
          </w:divBdr>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75329335">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1639459880">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sChild>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44918180">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970938273">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sChild>
        </w:div>
        <w:div w:id="1387293942">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02504385">
      <w:bodyDiv w:val="1"/>
      <w:marLeft w:val="0"/>
      <w:marRight w:val="0"/>
      <w:marTop w:val="0"/>
      <w:marBottom w:val="0"/>
      <w:divBdr>
        <w:top w:val="none" w:sz="0" w:space="0" w:color="auto"/>
        <w:left w:val="none" w:sz="0" w:space="0" w:color="auto"/>
        <w:bottom w:val="none" w:sz="0" w:space="0" w:color="auto"/>
        <w:right w:val="none" w:sz="0" w:space="0" w:color="auto"/>
      </w:divBdr>
    </w:div>
    <w:div w:id="810831735">
      <w:bodyDiv w:val="1"/>
      <w:marLeft w:val="0"/>
      <w:marRight w:val="0"/>
      <w:marTop w:val="0"/>
      <w:marBottom w:val="0"/>
      <w:divBdr>
        <w:top w:val="none" w:sz="0" w:space="0" w:color="auto"/>
        <w:left w:val="none" w:sz="0" w:space="0" w:color="auto"/>
        <w:bottom w:val="none" w:sz="0" w:space="0" w:color="auto"/>
        <w:right w:val="none" w:sz="0" w:space="0" w:color="auto"/>
      </w:divBdr>
    </w:div>
    <w:div w:id="83541769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63128501">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1671558">
      <w:bodyDiv w:val="1"/>
      <w:marLeft w:val="0"/>
      <w:marRight w:val="0"/>
      <w:marTop w:val="0"/>
      <w:marBottom w:val="0"/>
      <w:divBdr>
        <w:top w:val="none" w:sz="0" w:space="0" w:color="auto"/>
        <w:left w:val="none" w:sz="0" w:space="0" w:color="auto"/>
        <w:bottom w:val="none" w:sz="0" w:space="0" w:color="auto"/>
        <w:right w:val="none" w:sz="0" w:space="0" w:color="auto"/>
      </w:divBdr>
    </w:div>
    <w:div w:id="903762582">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4533175">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1594287">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57178181">
      <w:bodyDiv w:val="1"/>
      <w:marLeft w:val="0"/>
      <w:marRight w:val="0"/>
      <w:marTop w:val="0"/>
      <w:marBottom w:val="0"/>
      <w:divBdr>
        <w:top w:val="none" w:sz="0" w:space="0" w:color="auto"/>
        <w:left w:val="none" w:sz="0" w:space="0" w:color="auto"/>
        <w:bottom w:val="none" w:sz="0" w:space="0" w:color="auto"/>
        <w:right w:val="none" w:sz="0" w:space="0" w:color="auto"/>
      </w:divBdr>
    </w:div>
    <w:div w:id="960302040">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80385244">
      <w:bodyDiv w:val="1"/>
      <w:marLeft w:val="0"/>
      <w:marRight w:val="0"/>
      <w:marTop w:val="0"/>
      <w:marBottom w:val="0"/>
      <w:divBdr>
        <w:top w:val="none" w:sz="0" w:space="0" w:color="auto"/>
        <w:left w:val="none" w:sz="0" w:space="0" w:color="auto"/>
        <w:bottom w:val="none" w:sz="0" w:space="0" w:color="auto"/>
        <w:right w:val="none" w:sz="0" w:space="0" w:color="auto"/>
      </w:divBdr>
    </w:div>
    <w:div w:id="985088800">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7071423">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8796851">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461702634">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07117648">
      <w:bodyDiv w:val="1"/>
      <w:marLeft w:val="0"/>
      <w:marRight w:val="0"/>
      <w:marTop w:val="0"/>
      <w:marBottom w:val="0"/>
      <w:divBdr>
        <w:top w:val="none" w:sz="0" w:space="0" w:color="auto"/>
        <w:left w:val="none" w:sz="0" w:space="0" w:color="auto"/>
        <w:bottom w:val="none" w:sz="0" w:space="0" w:color="auto"/>
        <w:right w:val="none" w:sz="0" w:space="0" w:color="auto"/>
      </w:divBdr>
    </w:div>
    <w:div w:id="1108699381">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23379932">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0700957">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35744034">
          <w:marLeft w:val="0"/>
          <w:marRight w:val="0"/>
          <w:marTop w:val="0"/>
          <w:marBottom w:val="0"/>
          <w:divBdr>
            <w:top w:val="none" w:sz="0" w:space="0" w:color="auto"/>
            <w:left w:val="none" w:sz="0" w:space="0" w:color="auto"/>
            <w:bottom w:val="none" w:sz="0" w:space="0" w:color="auto"/>
            <w:right w:val="none" w:sz="0" w:space="0" w:color="auto"/>
          </w:divBdr>
          <w:divsChild>
            <w:div w:id="892083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317958832">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061978094">
                      <w:marLeft w:val="0"/>
                      <w:marRight w:val="0"/>
                      <w:marTop w:val="0"/>
                      <w:marBottom w:val="0"/>
                      <w:divBdr>
                        <w:top w:val="none" w:sz="0" w:space="0" w:color="auto"/>
                        <w:left w:val="none" w:sz="0" w:space="0" w:color="auto"/>
                        <w:bottom w:val="none" w:sz="0" w:space="0" w:color="auto"/>
                        <w:right w:val="none" w:sz="0" w:space="0" w:color="auto"/>
                      </w:divBdr>
                    </w:div>
                    <w:div w:id="1542210489">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883296642">
                      <w:marLeft w:val="0"/>
                      <w:marRight w:val="0"/>
                      <w:marTop w:val="0"/>
                      <w:marBottom w:val="0"/>
                      <w:divBdr>
                        <w:top w:val="none" w:sz="0" w:space="0" w:color="auto"/>
                        <w:left w:val="none" w:sz="0" w:space="0" w:color="auto"/>
                        <w:bottom w:val="none" w:sz="0" w:space="0" w:color="auto"/>
                        <w:right w:val="none" w:sz="0" w:space="0" w:color="auto"/>
                      </w:divBdr>
                    </w:div>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281619397">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1767572711">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0337">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93787245">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2115707674">
              <w:marLeft w:val="0"/>
              <w:marRight w:val="0"/>
              <w:marTop w:val="0"/>
              <w:marBottom w:val="0"/>
              <w:divBdr>
                <w:top w:val="none" w:sz="0" w:space="0" w:color="auto"/>
                <w:left w:val="none" w:sz="0" w:space="0" w:color="auto"/>
                <w:bottom w:val="none" w:sz="0" w:space="0" w:color="auto"/>
                <w:right w:val="none" w:sz="0" w:space="0" w:color="auto"/>
              </w:divBdr>
            </w:div>
          </w:divsChild>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72361788">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069307425">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sChild>
        </w:div>
        <w:div w:id="1758020367">
          <w:marLeft w:val="0"/>
          <w:marRight w:val="0"/>
          <w:marTop w:val="0"/>
          <w:marBottom w:val="0"/>
          <w:divBdr>
            <w:top w:val="none" w:sz="0" w:space="0" w:color="auto"/>
            <w:left w:val="none" w:sz="0" w:space="0" w:color="auto"/>
            <w:bottom w:val="none" w:sz="0" w:space="0" w:color="auto"/>
            <w:right w:val="none" w:sz="0" w:space="0" w:color="auto"/>
          </w:divBdr>
        </w:div>
        <w:div w:id="1774785638">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83222371">
      <w:bodyDiv w:val="1"/>
      <w:marLeft w:val="0"/>
      <w:marRight w:val="0"/>
      <w:marTop w:val="0"/>
      <w:marBottom w:val="0"/>
      <w:divBdr>
        <w:top w:val="none" w:sz="0" w:space="0" w:color="auto"/>
        <w:left w:val="none" w:sz="0" w:space="0" w:color="auto"/>
        <w:bottom w:val="none" w:sz="0" w:space="0" w:color="auto"/>
        <w:right w:val="none" w:sz="0" w:space="0" w:color="auto"/>
      </w:divBdr>
    </w:div>
    <w:div w:id="1296523267">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07585889">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1879154">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02112832">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341545316">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sChild>
        </w:div>
        <w:div w:id="556549638">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 w:id="1301422246">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26445898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1609043821">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505680676">
                      <w:marLeft w:val="0"/>
                      <w:marRight w:val="0"/>
                      <w:marTop w:val="0"/>
                      <w:marBottom w:val="0"/>
                      <w:divBdr>
                        <w:top w:val="none" w:sz="0" w:space="0" w:color="auto"/>
                        <w:left w:val="none" w:sz="0" w:space="0" w:color="auto"/>
                        <w:bottom w:val="none" w:sz="0" w:space="0" w:color="auto"/>
                        <w:right w:val="none" w:sz="0" w:space="0" w:color="auto"/>
                      </w:divBdr>
                    </w:div>
                    <w:div w:id="67550100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2436392">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1302494100">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sChild>
        </w:div>
        <w:div w:id="1258978826">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73554333">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1953130894">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691">
      <w:bodyDiv w:val="1"/>
      <w:marLeft w:val="0"/>
      <w:marRight w:val="0"/>
      <w:marTop w:val="0"/>
      <w:marBottom w:val="0"/>
      <w:divBdr>
        <w:top w:val="none" w:sz="0" w:space="0" w:color="auto"/>
        <w:left w:val="none" w:sz="0" w:space="0" w:color="auto"/>
        <w:bottom w:val="none" w:sz="0" w:space="0" w:color="auto"/>
        <w:right w:val="none" w:sz="0" w:space="0" w:color="auto"/>
      </w:divBdr>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355375897">
      <w:bodyDiv w:val="1"/>
      <w:marLeft w:val="0"/>
      <w:marRight w:val="0"/>
      <w:marTop w:val="0"/>
      <w:marBottom w:val="0"/>
      <w:divBdr>
        <w:top w:val="none" w:sz="0" w:space="0" w:color="auto"/>
        <w:left w:val="none" w:sz="0" w:space="0" w:color="auto"/>
        <w:bottom w:val="none" w:sz="0" w:space="0" w:color="auto"/>
        <w:right w:val="none" w:sz="0" w:space="0" w:color="auto"/>
      </w:divBdr>
    </w:div>
    <w:div w:id="1388337339">
      <w:bodyDiv w:val="1"/>
      <w:marLeft w:val="0"/>
      <w:marRight w:val="0"/>
      <w:marTop w:val="0"/>
      <w:marBottom w:val="0"/>
      <w:divBdr>
        <w:top w:val="none" w:sz="0" w:space="0" w:color="auto"/>
        <w:left w:val="none" w:sz="0" w:space="0" w:color="auto"/>
        <w:bottom w:val="none" w:sz="0" w:space="0" w:color="auto"/>
        <w:right w:val="none" w:sz="0" w:space="0" w:color="auto"/>
      </w:divBdr>
    </w:div>
    <w:div w:id="1395659574">
      <w:bodyDiv w:val="1"/>
      <w:marLeft w:val="0"/>
      <w:marRight w:val="0"/>
      <w:marTop w:val="0"/>
      <w:marBottom w:val="0"/>
      <w:divBdr>
        <w:top w:val="none" w:sz="0" w:space="0" w:color="auto"/>
        <w:left w:val="none" w:sz="0" w:space="0" w:color="auto"/>
        <w:bottom w:val="none" w:sz="0" w:space="0" w:color="auto"/>
        <w:right w:val="none" w:sz="0" w:space="0" w:color="auto"/>
      </w:divBdr>
    </w:div>
    <w:div w:id="1406803542">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18941126">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6372096">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551697098">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33167924">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485929592">
      <w:bodyDiv w:val="1"/>
      <w:marLeft w:val="0"/>
      <w:marRight w:val="0"/>
      <w:marTop w:val="0"/>
      <w:marBottom w:val="0"/>
      <w:divBdr>
        <w:top w:val="none" w:sz="0" w:space="0" w:color="auto"/>
        <w:left w:val="none" w:sz="0" w:space="0" w:color="auto"/>
        <w:bottom w:val="none" w:sz="0" w:space="0" w:color="auto"/>
        <w:right w:val="none" w:sz="0" w:space="0" w:color="auto"/>
      </w:divBdr>
    </w:div>
    <w:div w:id="1489830798">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3289189">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262950236">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1871">
      <w:bodyDiv w:val="1"/>
      <w:marLeft w:val="0"/>
      <w:marRight w:val="0"/>
      <w:marTop w:val="0"/>
      <w:marBottom w:val="0"/>
      <w:divBdr>
        <w:top w:val="none" w:sz="0" w:space="0" w:color="auto"/>
        <w:left w:val="none" w:sz="0" w:space="0" w:color="auto"/>
        <w:bottom w:val="none" w:sz="0" w:space="0" w:color="auto"/>
        <w:right w:val="none" w:sz="0" w:space="0" w:color="auto"/>
      </w:divBdr>
    </w:div>
    <w:div w:id="1550410500">
      <w:bodyDiv w:val="1"/>
      <w:marLeft w:val="0"/>
      <w:marRight w:val="0"/>
      <w:marTop w:val="0"/>
      <w:marBottom w:val="0"/>
      <w:divBdr>
        <w:top w:val="none" w:sz="0" w:space="0" w:color="auto"/>
        <w:left w:val="none" w:sz="0" w:space="0" w:color="auto"/>
        <w:bottom w:val="none" w:sz="0" w:space="0" w:color="auto"/>
        <w:right w:val="none" w:sz="0" w:space="0" w:color="auto"/>
      </w:divBdr>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67640122">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1155306">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53605840">
      <w:bodyDiv w:val="1"/>
      <w:marLeft w:val="0"/>
      <w:marRight w:val="0"/>
      <w:marTop w:val="0"/>
      <w:marBottom w:val="0"/>
      <w:divBdr>
        <w:top w:val="none" w:sz="0" w:space="0" w:color="auto"/>
        <w:left w:val="none" w:sz="0" w:space="0" w:color="auto"/>
        <w:bottom w:val="none" w:sz="0" w:space="0" w:color="auto"/>
        <w:right w:val="none" w:sz="0" w:space="0" w:color="auto"/>
      </w:divBdr>
    </w:div>
    <w:div w:id="1654136779">
      <w:bodyDiv w:val="1"/>
      <w:marLeft w:val="0"/>
      <w:marRight w:val="0"/>
      <w:marTop w:val="0"/>
      <w:marBottom w:val="0"/>
      <w:divBdr>
        <w:top w:val="none" w:sz="0" w:space="0" w:color="auto"/>
        <w:left w:val="none" w:sz="0" w:space="0" w:color="auto"/>
        <w:bottom w:val="none" w:sz="0" w:space="0" w:color="auto"/>
        <w:right w:val="none" w:sz="0" w:space="0" w:color="auto"/>
      </w:divBdr>
    </w:div>
    <w:div w:id="1661616529">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85129315">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697543238">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0575046">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8257438">
      <w:bodyDiv w:val="1"/>
      <w:marLeft w:val="0"/>
      <w:marRight w:val="0"/>
      <w:marTop w:val="0"/>
      <w:marBottom w:val="0"/>
      <w:divBdr>
        <w:top w:val="none" w:sz="0" w:space="0" w:color="auto"/>
        <w:left w:val="none" w:sz="0" w:space="0" w:color="auto"/>
        <w:bottom w:val="none" w:sz="0" w:space="0" w:color="auto"/>
        <w:right w:val="none" w:sz="0" w:space="0" w:color="auto"/>
      </w:divBdr>
    </w:div>
    <w:div w:id="1798984662">
      <w:bodyDiv w:val="1"/>
      <w:marLeft w:val="0"/>
      <w:marRight w:val="0"/>
      <w:marTop w:val="0"/>
      <w:marBottom w:val="0"/>
      <w:divBdr>
        <w:top w:val="none" w:sz="0" w:space="0" w:color="auto"/>
        <w:left w:val="none" w:sz="0" w:space="0" w:color="auto"/>
        <w:bottom w:val="none" w:sz="0" w:space="0" w:color="auto"/>
        <w:right w:val="none" w:sz="0" w:space="0" w:color="auto"/>
      </w:divBdr>
    </w:div>
    <w:div w:id="1807745378">
      <w:bodyDiv w:val="1"/>
      <w:marLeft w:val="0"/>
      <w:marRight w:val="0"/>
      <w:marTop w:val="0"/>
      <w:marBottom w:val="0"/>
      <w:divBdr>
        <w:top w:val="none" w:sz="0" w:space="0" w:color="auto"/>
        <w:left w:val="none" w:sz="0" w:space="0" w:color="auto"/>
        <w:bottom w:val="none" w:sz="0" w:space="0" w:color="auto"/>
        <w:right w:val="none" w:sz="0" w:space="0" w:color="auto"/>
      </w:divBdr>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0517978">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1970470">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6118150">
      <w:bodyDiv w:val="1"/>
      <w:marLeft w:val="0"/>
      <w:marRight w:val="0"/>
      <w:marTop w:val="0"/>
      <w:marBottom w:val="0"/>
      <w:divBdr>
        <w:top w:val="none" w:sz="0" w:space="0" w:color="auto"/>
        <w:left w:val="none" w:sz="0" w:space="0" w:color="auto"/>
        <w:bottom w:val="none" w:sz="0" w:space="0" w:color="auto"/>
        <w:right w:val="none" w:sz="0" w:space="0" w:color="auto"/>
      </w:divBdr>
    </w:div>
    <w:div w:id="1889219888">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015845">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26411117">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672416300">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9672">
      <w:bodyDiv w:val="1"/>
      <w:marLeft w:val="0"/>
      <w:marRight w:val="0"/>
      <w:marTop w:val="0"/>
      <w:marBottom w:val="0"/>
      <w:divBdr>
        <w:top w:val="none" w:sz="0" w:space="0" w:color="auto"/>
        <w:left w:val="none" w:sz="0" w:space="0" w:color="auto"/>
        <w:bottom w:val="none" w:sz="0" w:space="0" w:color="auto"/>
        <w:right w:val="none" w:sz="0" w:space="0" w:color="auto"/>
      </w:divBdr>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12029765">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59332747">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034386559">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8793">
      <w:bodyDiv w:val="1"/>
      <w:marLeft w:val="0"/>
      <w:marRight w:val="0"/>
      <w:marTop w:val="0"/>
      <w:marBottom w:val="0"/>
      <w:divBdr>
        <w:top w:val="none" w:sz="0" w:space="0" w:color="auto"/>
        <w:left w:val="none" w:sz="0" w:space="0" w:color="auto"/>
        <w:bottom w:val="none" w:sz="0" w:space="0" w:color="auto"/>
        <w:right w:val="none" w:sz="0" w:space="0" w:color="auto"/>
      </w:divBdr>
    </w:div>
    <w:div w:id="2036494973">
      <w:bodyDiv w:val="1"/>
      <w:marLeft w:val="0"/>
      <w:marRight w:val="0"/>
      <w:marTop w:val="0"/>
      <w:marBottom w:val="0"/>
      <w:divBdr>
        <w:top w:val="none" w:sz="0" w:space="0" w:color="auto"/>
        <w:left w:val="none" w:sz="0" w:space="0" w:color="auto"/>
        <w:bottom w:val="none" w:sz="0" w:space="0" w:color="auto"/>
        <w:right w:val="none" w:sz="0" w:space="0" w:color="auto"/>
      </w:divBdr>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093891140">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31125742">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320</TotalTime>
  <Pages>86</Pages>
  <Words>20089</Words>
  <Characters>114513</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R&amp;D Rport Title</vt:lpstr>
    </vt:vector>
  </TitlesOfParts>
  <Company/>
  <LinksUpToDate>false</LinksUpToDate>
  <CharactersWithSpaces>134334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subject/>
  <dc:creator/>
  <cp:keywords>ST_R_IOT_xxxxx</cp:keywords>
  <cp:lastModifiedBy>Daniel Goel</cp:lastModifiedBy>
  <cp:revision>142</cp:revision>
  <cp:lastPrinted>2009-09-18T14:56:00Z</cp:lastPrinted>
  <dcterms:created xsi:type="dcterms:W3CDTF">2025-03-03T13:09:00Z</dcterms:created>
  <dcterms:modified xsi:type="dcterms:W3CDTF">2025-03-20T17:45:00Z</dcterms:modified>
  <cp:contentStatus>Jan 29, 2019</cp:contentStatus>
</cp:coreProperties>
</file>