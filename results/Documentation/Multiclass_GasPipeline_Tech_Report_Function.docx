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0A39885A"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Function</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2EDCD22F"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_Function</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lastRenderedPageBreak/>
        <w:t>List of Figures</w:t>
      </w:r>
    </w:p>
    <w:p w14:paraId="2D5F102A" w14:textId="210D8FF9"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1292396" w:history="1">
        <w:r w:rsidR="002108FE" w:rsidRPr="00A53B47">
          <w:rPr>
            <w:rStyle w:val="Hyperlink"/>
            <w:noProof/>
          </w:rPr>
          <w:t>Figure 1 Label Distribution in Function Dataset</w:t>
        </w:r>
        <w:r w:rsidR="002108FE">
          <w:rPr>
            <w:noProof/>
            <w:webHidden/>
          </w:rPr>
          <w:tab/>
        </w:r>
        <w:r w:rsidR="002108FE">
          <w:rPr>
            <w:noProof/>
            <w:webHidden/>
          </w:rPr>
          <w:fldChar w:fldCharType="begin"/>
        </w:r>
        <w:r w:rsidR="002108FE">
          <w:rPr>
            <w:noProof/>
            <w:webHidden/>
          </w:rPr>
          <w:instrText xml:space="preserve"> PAGEREF _Toc191292396 \h </w:instrText>
        </w:r>
        <w:r w:rsidR="002108FE">
          <w:rPr>
            <w:noProof/>
            <w:webHidden/>
          </w:rPr>
        </w:r>
        <w:r w:rsidR="002108FE">
          <w:rPr>
            <w:noProof/>
            <w:webHidden/>
          </w:rPr>
          <w:fldChar w:fldCharType="separate"/>
        </w:r>
        <w:r w:rsidR="00CE4959">
          <w:rPr>
            <w:noProof/>
            <w:webHidden/>
          </w:rPr>
          <w:t>19</w:t>
        </w:r>
        <w:r w:rsidR="002108FE">
          <w:rPr>
            <w:noProof/>
            <w:webHidden/>
          </w:rPr>
          <w:fldChar w:fldCharType="end"/>
        </w:r>
      </w:hyperlink>
    </w:p>
    <w:p w14:paraId="32FBF972" w14:textId="1130F30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7" w:history="1">
        <w:r w:rsidRPr="00A53B47">
          <w:rPr>
            <w:rStyle w:val="Hyperlink"/>
            <w:noProof/>
          </w:rPr>
          <w:t>Figure 2 Flowchart of methodology</w:t>
        </w:r>
        <w:r>
          <w:rPr>
            <w:noProof/>
            <w:webHidden/>
          </w:rPr>
          <w:tab/>
        </w:r>
        <w:r>
          <w:rPr>
            <w:noProof/>
            <w:webHidden/>
          </w:rPr>
          <w:fldChar w:fldCharType="begin"/>
        </w:r>
        <w:r>
          <w:rPr>
            <w:noProof/>
            <w:webHidden/>
          </w:rPr>
          <w:instrText xml:space="preserve"> PAGEREF _Toc191292397 \h </w:instrText>
        </w:r>
        <w:r>
          <w:rPr>
            <w:noProof/>
            <w:webHidden/>
          </w:rPr>
        </w:r>
        <w:r>
          <w:rPr>
            <w:noProof/>
            <w:webHidden/>
          </w:rPr>
          <w:fldChar w:fldCharType="separate"/>
        </w:r>
        <w:r w:rsidR="00CE4959">
          <w:rPr>
            <w:noProof/>
            <w:webHidden/>
          </w:rPr>
          <w:t>20</w:t>
        </w:r>
        <w:r>
          <w:rPr>
            <w:noProof/>
            <w:webHidden/>
          </w:rPr>
          <w:fldChar w:fldCharType="end"/>
        </w:r>
      </w:hyperlink>
    </w:p>
    <w:p w14:paraId="079D4A42" w14:textId="0AD25B5C"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8" w:history="1">
        <w:r w:rsidRPr="00A53B47">
          <w:rPr>
            <w:rStyle w:val="Hyperlink"/>
            <w:noProof/>
          </w:rPr>
          <w:t>Figure 3 Flowchart of RFE</w:t>
        </w:r>
        <w:r>
          <w:rPr>
            <w:noProof/>
            <w:webHidden/>
          </w:rPr>
          <w:tab/>
        </w:r>
        <w:r>
          <w:rPr>
            <w:noProof/>
            <w:webHidden/>
          </w:rPr>
          <w:fldChar w:fldCharType="begin"/>
        </w:r>
        <w:r>
          <w:rPr>
            <w:noProof/>
            <w:webHidden/>
          </w:rPr>
          <w:instrText xml:space="preserve"> PAGEREF _Toc191292398 \h </w:instrText>
        </w:r>
        <w:r>
          <w:rPr>
            <w:noProof/>
            <w:webHidden/>
          </w:rPr>
        </w:r>
        <w:r>
          <w:rPr>
            <w:noProof/>
            <w:webHidden/>
          </w:rPr>
          <w:fldChar w:fldCharType="separate"/>
        </w:r>
        <w:r w:rsidR="00CE4959">
          <w:rPr>
            <w:noProof/>
            <w:webHidden/>
          </w:rPr>
          <w:t>29</w:t>
        </w:r>
        <w:r>
          <w:rPr>
            <w:noProof/>
            <w:webHidden/>
          </w:rPr>
          <w:fldChar w:fldCharType="end"/>
        </w:r>
      </w:hyperlink>
    </w:p>
    <w:p w14:paraId="38367029" w14:textId="140D428A"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9" w:history="1">
        <w:r w:rsidRPr="00A53B47">
          <w:rPr>
            <w:rStyle w:val="Hyperlink"/>
            <w:noProof/>
          </w:rPr>
          <w:t>Figure 4 Flowchart of model evaluation process</w:t>
        </w:r>
        <w:r>
          <w:rPr>
            <w:noProof/>
            <w:webHidden/>
          </w:rPr>
          <w:tab/>
        </w:r>
        <w:r>
          <w:rPr>
            <w:noProof/>
            <w:webHidden/>
          </w:rPr>
          <w:fldChar w:fldCharType="begin"/>
        </w:r>
        <w:r>
          <w:rPr>
            <w:noProof/>
            <w:webHidden/>
          </w:rPr>
          <w:instrText xml:space="preserve"> PAGEREF _Toc191292399 \h </w:instrText>
        </w:r>
        <w:r>
          <w:rPr>
            <w:noProof/>
            <w:webHidden/>
          </w:rPr>
        </w:r>
        <w:r>
          <w:rPr>
            <w:noProof/>
            <w:webHidden/>
          </w:rPr>
          <w:fldChar w:fldCharType="separate"/>
        </w:r>
        <w:r w:rsidR="00CE4959">
          <w:rPr>
            <w:noProof/>
            <w:webHidden/>
          </w:rPr>
          <w:t>36</w:t>
        </w:r>
        <w:r>
          <w:rPr>
            <w:noProof/>
            <w:webHidden/>
          </w:rPr>
          <w:fldChar w:fldCharType="end"/>
        </w:r>
      </w:hyperlink>
    </w:p>
    <w:p w14:paraId="1B79B8DA" w14:textId="324E7004"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0" w:history="1">
        <w:r w:rsidRPr="00A53B47">
          <w:rPr>
            <w:rStyle w:val="Hyperlink"/>
            <w:noProof/>
          </w:rPr>
          <w:t>Figure 5 Impact of Feature Reduction on Model Performance</w:t>
        </w:r>
        <w:r>
          <w:rPr>
            <w:noProof/>
            <w:webHidden/>
          </w:rPr>
          <w:tab/>
        </w:r>
        <w:r>
          <w:rPr>
            <w:noProof/>
            <w:webHidden/>
          </w:rPr>
          <w:fldChar w:fldCharType="begin"/>
        </w:r>
        <w:r>
          <w:rPr>
            <w:noProof/>
            <w:webHidden/>
          </w:rPr>
          <w:instrText xml:space="preserve"> PAGEREF _Toc191292400 \h </w:instrText>
        </w:r>
        <w:r>
          <w:rPr>
            <w:noProof/>
            <w:webHidden/>
          </w:rPr>
        </w:r>
        <w:r>
          <w:rPr>
            <w:noProof/>
            <w:webHidden/>
          </w:rPr>
          <w:fldChar w:fldCharType="separate"/>
        </w:r>
        <w:r w:rsidR="00CE4959">
          <w:rPr>
            <w:noProof/>
            <w:webHidden/>
          </w:rPr>
          <w:t>37</w:t>
        </w:r>
        <w:r>
          <w:rPr>
            <w:noProof/>
            <w:webHidden/>
          </w:rPr>
          <w:fldChar w:fldCharType="end"/>
        </w:r>
      </w:hyperlink>
    </w:p>
    <w:p w14:paraId="27B54283" w14:textId="63FCE0D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1" w:history="1">
        <w:r w:rsidRPr="00A53B47">
          <w:rPr>
            <w:rStyle w:val="Hyperlink"/>
            <w:noProof/>
          </w:rPr>
          <w:t>Figure 6 Content Guidelines</w:t>
        </w:r>
        <w:r>
          <w:rPr>
            <w:noProof/>
            <w:webHidden/>
          </w:rPr>
          <w:tab/>
        </w:r>
        <w:r>
          <w:rPr>
            <w:noProof/>
            <w:webHidden/>
          </w:rPr>
          <w:fldChar w:fldCharType="begin"/>
        </w:r>
        <w:r>
          <w:rPr>
            <w:noProof/>
            <w:webHidden/>
          </w:rPr>
          <w:instrText xml:space="preserve"> PAGEREF _Toc191292401 \h </w:instrText>
        </w:r>
        <w:r>
          <w:rPr>
            <w:noProof/>
            <w:webHidden/>
          </w:rPr>
        </w:r>
        <w:r>
          <w:rPr>
            <w:noProof/>
            <w:webHidden/>
          </w:rPr>
          <w:fldChar w:fldCharType="separate"/>
        </w:r>
        <w:r w:rsidR="00CE4959">
          <w:rPr>
            <w:noProof/>
            <w:webHidden/>
          </w:rPr>
          <w:t>75</w:t>
        </w:r>
        <w:r>
          <w:rPr>
            <w:noProof/>
            <w:webHidden/>
          </w:rPr>
          <w:fldChar w:fldCharType="end"/>
        </w:r>
      </w:hyperlink>
    </w:p>
    <w:p w14:paraId="55B8F69A" w14:textId="6FC561B8"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40BA2918" w14:textId="5D6C59E3"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1292384" w:history="1">
        <w:r w:rsidR="002108FE" w:rsidRPr="00083EA8">
          <w:rPr>
            <w:rStyle w:val="Hyperlink"/>
            <w:noProof/>
          </w:rPr>
          <w:t>Table 1 Description of features from New Gas Pipeline dataset</w:t>
        </w:r>
        <w:r w:rsidR="002108FE">
          <w:rPr>
            <w:noProof/>
            <w:webHidden/>
          </w:rPr>
          <w:tab/>
        </w:r>
        <w:r w:rsidR="002108FE">
          <w:rPr>
            <w:noProof/>
            <w:webHidden/>
          </w:rPr>
          <w:fldChar w:fldCharType="begin"/>
        </w:r>
        <w:r w:rsidR="002108FE">
          <w:rPr>
            <w:noProof/>
            <w:webHidden/>
          </w:rPr>
          <w:instrText xml:space="preserve"> PAGEREF _Toc191292384 \h </w:instrText>
        </w:r>
        <w:r w:rsidR="002108FE">
          <w:rPr>
            <w:noProof/>
            <w:webHidden/>
          </w:rPr>
        </w:r>
        <w:r w:rsidR="002108FE">
          <w:rPr>
            <w:noProof/>
            <w:webHidden/>
          </w:rPr>
          <w:fldChar w:fldCharType="separate"/>
        </w:r>
        <w:r w:rsidR="00CE4959">
          <w:rPr>
            <w:noProof/>
            <w:webHidden/>
          </w:rPr>
          <w:t>15</w:t>
        </w:r>
        <w:r w:rsidR="002108FE">
          <w:rPr>
            <w:noProof/>
            <w:webHidden/>
          </w:rPr>
          <w:fldChar w:fldCharType="end"/>
        </w:r>
      </w:hyperlink>
    </w:p>
    <w:p w14:paraId="40C7535D" w14:textId="330758E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5" w:history="1">
        <w:r w:rsidRPr="00083EA8">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_Toc191292385 \h </w:instrText>
        </w:r>
        <w:r>
          <w:rPr>
            <w:noProof/>
            <w:webHidden/>
          </w:rPr>
        </w:r>
        <w:r>
          <w:rPr>
            <w:noProof/>
            <w:webHidden/>
          </w:rPr>
          <w:fldChar w:fldCharType="separate"/>
        </w:r>
        <w:r w:rsidR="00CE4959">
          <w:rPr>
            <w:noProof/>
            <w:webHidden/>
          </w:rPr>
          <w:t>23</w:t>
        </w:r>
        <w:r>
          <w:rPr>
            <w:noProof/>
            <w:webHidden/>
          </w:rPr>
          <w:fldChar w:fldCharType="end"/>
        </w:r>
      </w:hyperlink>
    </w:p>
    <w:p w14:paraId="39D5E1DD" w14:textId="2636B78E"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6" w:history="1">
        <w:r w:rsidRPr="00083EA8">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_Toc191292386 \h </w:instrText>
        </w:r>
        <w:r>
          <w:rPr>
            <w:noProof/>
            <w:webHidden/>
          </w:rPr>
        </w:r>
        <w:r>
          <w:rPr>
            <w:noProof/>
            <w:webHidden/>
          </w:rPr>
          <w:fldChar w:fldCharType="separate"/>
        </w:r>
        <w:r w:rsidR="00CE4959">
          <w:rPr>
            <w:noProof/>
            <w:webHidden/>
          </w:rPr>
          <w:t>24</w:t>
        </w:r>
        <w:r>
          <w:rPr>
            <w:noProof/>
            <w:webHidden/>
          </w:rPr>
          <w:fldChar w:fldCharType="end"/>
        </w:r>
      </w:hyperlink>
    </w:p>
    <w:p w14:paraId="5D46B546" w14:textId="7382F569"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7" w:history="1">
        <w:r w:rsidRPr="00083EA8">
          <w:rPr>
            <w:rStyle w:val="Hyperlink"/>
            <w:noProof/>
          </w:rPr>
          <w:t>Table 4 Feature importance ranking using XGBoost.</w:t>
        </w:r>
        <w:r>
          <w:rPr>
            <w:noProof/>
            <w:webHidden/>
          </w:rPr>
          <w:tab/>
        </w:r>
        <w:r>
          <w:rPr>
            <w:noProof/>
            <w:webHidden/>
          </w:rPr>
          <w:fldChar w:fldCharType="begin"/>
        </w:r>
        <w:r>
          <w:rPr>
            <w:noProof/>
            <w:webHidden/>
          </w:rPr>
          <w:instrText xml:space="preserve"> PAGEREF _Toc191292387 \h </w:instrText>
        </w:r>
        <w:r>
          <w:rPr>
            <w:noProof/>
            <w:webHidden/>
          </w:rPr>
        </w:r>
        <w:r>
          <w:rPr>
            <w:noProof/>
            <w:webHidden/>
          </w:rPr>
          <w:fldChar w:fldCharType="separate"/>
        </w:r>
        <w:r w:rsidR="00CE4959">
          <w:rPr>
            <w:noProof/>
            <w:webHidden/>
          </w:rPr>
          <w:t>25</w:t>
        </w:r>
        <w:r>
          <w:rPr>
            <w:noProof/>
            <w:webHidden/>
          </w:rPr>
          <w:fldChar w:fldCharType="end"/>
        </w:r>
      </w:hyperlink>
    </w:p>
    <w:p w14:paraId="7CA51E09" w14:textId="6065BC4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8" w:history="1">
        <w:r w:rsidRPr="00083EA8">
          <w:rPr>
            <w:rStyle w:val="Hyperlink"/>
            <w:noProof/>
          </w:rPr>
          <w:t>Table 5 Ranking features in function dataset based on statistical properties</w:t>
        </w:r>
        <w:r>
          <w:rPr>
            <w:noProof/>
            <w:webHidden/>
          </w:rPr>
          <w:tab/>
        </w:r>
        <w:r>
          <w:rPr>
            <w:noProof/>
            <w:webHidden/>
          </w:rPr>
          <w:fldChar w:fldCharType="begin"/>
        </w:r>
        <w:r>
          <w:rPr>
            <w:noProof/>
            <w:webHidden/>
          </w:rPr>
          <w:instrText xml:space="preserve"> PAGEREF _Toc191292388 \h </w:instrText>
        </w:r>
        <w:r>
          <w:rPr>
            <w:noProof/>
            <w:webHidden/>
          </w:rPr>
        </w:r>
        <w:r>
          <w:rPr>
            <w:noProof/>
            <w:webHidden/>
          </w:rPr>
          <w:fldChar w:fldCharType="separate"/>
        </w:r>
        <w:r w:rsidR="00CE4959">
          <w:rPr>
            <w:noProof/>
            <w:webHidden/>
          </w:rPr>
          <w:t>40</w:t>
        </w:r>
        <w:r>
          <w:rPr>
            <w:noProof/>
            <w:webHidden/>
          </w:rPr>
          <w:fldChar w:fldCharType="end"/>
        </w:r>
      </w:hyperlink>
    </w:p>
    <w:p w14:paraId="657E36C7" w14:textId="7970538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89" w:history="1">
        <w:r w:rsidRPr="00083EA8">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_Toc191292389 \h </w:instrText>
        </w:r>
        <w:r>
          <w:rPr>
            <w:noProof/>
            <w:webHidden/>
          </w:rPr>
        </w:r>
        <w:r>
          <w:rPr>
            <w:noProof/>
            <w:webHidden/>
          </w:rPr>
          <w:fldChar w:fldCharType="separate"/>
        </w:r>
        <w:r w:rsidR="00CE4959">
          <w:rPr>
            <w:noProof/>
            <w:webHidden/>
          </w:rPr>
          <w:t>42</w:t>
        </w:r>
        <w:r>
          <w:rPr>
            <w:noProof/>
            <w:webHidden/>
          </w:rPr>
          <w:fldChar w:fldCharType="end"/>
        </w:r>
      </w:hyperlink>
    </w:p>
    <w:p w14:paraId="360865B5" w14:textId="7646258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0" w:history="1">
        <w:r w:rsidRPr="00083EA8">
          <w:rPr>
            <w:rStyle w:val="Hyperlink"/>
            <w:noProof/>
          </w:rPr>
          <w:t>Table 7 Feature importance rankings for the function dataset using the XGBoost classifier</w:t>
        </w:r>
        <w:r>
          <w:rPr>
            <w:noProof/>
            <w:webHidden/>
          </w:rPr>
          <w:tab/>
        </w:r>
        <w:r>
          <w:rPr>
            <w:noProof/>
            <w:webHidden/>
          </w:rPr>
          <w:fldChar w:fldCharType="begin"/>
        </w:r>
        <w:r>
          <w:rPr>
            <w:noProof/>
            <w:webHidden/>
          </w:rPr>
          <w:instrText xml:space="preserve"> PAGEREF _Toc191292390 \h </w:instrText>
        </w:r>
        <w:r>
          <w:rPr>
            <w:noProof/>
            <w:webHidden/>
          </w:rPr>
        </w:r>
        <w:r>
          <w:rPr>
            <w:noProof/>
            <w:webHidden/>
          </w:rPr>
          <w:fldChar w:fldCharType="separate"/>
        </w:r>
        <w:r w:rsidR="00CE4959">
          <w:rPr>
            <w:noProof/>
            <w:webHidden/>
          </w:rPr>
          <w:t>44</w:t>
        </w:r>
        <w:r>
          <w:rPr>
            <w:noProof/>
            <w:webHidden/>
          </w:rPr>
          <w:fldChar w:fldCharType="end"/>
        </w:r>
      </w:hyperlink>
    </w:p>
    <w:p w14:paraId="7B329C6E" w14:textId="1DC900B8"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1" w:history="1">
        <w:r w:rsidRPr="00083EA8">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_Toc191292391 \h </w:instrText>
        </w:r>
        <w:r>
          <w:rPr>
            <w:noProof/>
            <w:webHidden/>
          </w:rPr>
        </w:r>
        <w:r>
          <w:rPr>
            <w:noProof/>
            <w:webHidden/>
          </w:rPr>
          <w:fldChar w:fldCharType="separate"/>
        </w:r>
        <w:r w:rsidR="00CE4959">
          <w:rPr>
            <w:noProof/>
            <w:webHidden/>
          </w:rPr>
          <w:t>46</w:t>
        </w:r>
        <w:r>
          <w:rPr>
            <w:noProof/>
            <w:webHidden/>
          </w:rPr>
          <w:fldChar w:fldCharType="end"/>
        </w:r>
      </w:hyperlink>
    </w:p>
    <w:p w14:paraId="5FA81355" w14:textId="3DF1E6C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2" w:history="1">
        <w:r w:rsidRPr="00083EA8">
          <w:rPr>
            <w:rStyle w:val="Hyperlink"/>
            <w:noProof/>
          </w:rPr>
          <w:t>Table 9 Best preforming combinations when reducing the number of features to 10 or less</w:t>
        </w:r>
        <w:r>
          <w:rPr>
            <w:noProof/>
            <w:webHidden/>
          </w:rPr>
          <w:tab/>
        </w:r>
        <w:r>
          <w:rPr>
            <w:noProof/>
            <w:webHidden/>
          </w:rPr>
          <w:fldChar w:fldCharType="begin"/>
        </w:r>
        <w:r>
          <w:rPr>
            <w:noProof/>
            <w:webHidden/>
          </w:rPr>
          <w:instrText xml:space="preserve"> PAGEREF _Toc191292392 \h </w:instrText>
        </w:r>
        <w:r>
          <w:rPr>
            <w:noProof/>
            <w:webHidden/>
          </w:rPr>
        </w:r>
        <w:r>
          <w:rPr>
            <w:noProof/>
            <w:webHidden/>
          </w:rPr>
          <w:fldChar w:fldCharType="separate"/>
        </w:r>
        <w:r w:rsidR="00CE4959">
          <w:rPr>
            <w:noProof/>
            <w:webHidden/>
          </w:rPr>
          <w:t>49</w:t>
        </w:r>
        <w:r>
          <w:rPr>
            <w:noProof/>
            <w:webHidden/>
          </w:rPr>
          <w:fldChar w:fldCharType="end"/>
        </w:r>
      </w:hyperlink>
    </w:p>
    <w:p w14:paraId="4DFA88F5" w14:textId="4679A18B"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3" w:history="1">
        <w:r w:rsidRPr="00083EA8">
          <w:rPr>
            <w:rStyle w:val="Hyperlink"/>
            <w:noProof/>
          </w:rPr>
          <w:t>Table 10 XGBoost best performance when less than 10 features are selected</w:t>
        </w:r>
        <w:r>
          <w:rPr>
            <w:noProof/>
            <w:webHidden/>
          </w:rPr>
          <w:tab/>
        </w:r>
        <w:r>
          <w:rPr>
            <w:noProof/>
            <w:webHidden/>
          </w:rPr>
          <w:fldChar w:fldCharType="begin"/>
        </w:r>
        <w:r>
          <w:rPr>
            <w:noProof/>
            <w:webHidden/>
          </w:rPr>
          <w:instrText xml:space="preserve"> PAGEREF _Toc191292393 \h </w:instrText>
        </w:r>
        <w:r>
          <w:rPr>
            <w:noProof/>
            <w:webHidden/>
          </w:rPr>
        </w:r>
        <w:r>
          <w:rPr>
            <w:noProof/>
            <w:webHidden/>
          </w:rPr>
          <w:fldChar w:fldCharType="separate"/>
        </w:r>
        <w:r w:rsidR="00CE4959">
          <w:rPr>
            <w:noProof/>
            <w:webHidden/>
          </w:rPr>
          <w:t>51</w:t>
        </w:r>
        <w:r>
          <w:rPr>
            <w:noProof/>
            <w:webHidden/>
          </w:rPr>
          <w:fldChar w:fldCharType="end"/>
        </w:r>
      </w:hyperlink>
    </w:p>
    <w:p w14:paraId="1F64FA1E" w14:textId="36B451D9"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4" w:history="1">
        <w:r w:rsidRPr="00083EA8">
          <w:rPr>
            <w:rStyle w:val="Hyperlink"/>
            <w:noProof/>
          </w:rPr>
          <w:t>Table 11 Graph showing all combinations best F1-Score</w:t>
        </w:r>
        <w:r>
          <w:rPr>
            <w:noProof/>
            <w:webHidden/>
          </w:rPr>
          <w:tab/>
        </w:r>
        <w:r>
          <w:rPr>
            <w:noProof/>
            <w:webHidden/>
          </w:rPr>
          <w:fldChar w:fldCharType="begin"/>
        </w:r>
        <w:r>
          <w:rPr>
            <w:noProof/>
            <w:webHidden/>
          </w:rPr>
          <w:instrText xml:space="preserve"> PAGEREF _Toc191292394 \h </w:instrText>
        </w:r>
        <w:r>
          <w:rPr>
            <w:noProof/>
            <w:webHidden/>
          </w:rPr>
        </w:r>
        <w:r>
          <w:rPr>
            <w:noProof/>
            <w:webHidden/>
          </w:rPr>
          <w:fldChar w:fldCharType="separate"/>
        </w:r>
        <w:r w:rsidR="00CE4959">
          <w:rPr>
            <w:noProof/>
            <w:webHidden/>
          </w:rPr>
          <w:t>56</w:t>
        </w:r>
        <w:r>
          <w:rPr>
            <w:noProof/>
            <w:webHidden/>
          </w:rPr>
          <w:fldChar w:fldCharType="end"/>
        </w:r>
      </w:hyperlink>
    </w:p>
    <w:p w14:paraId="7FDC25F0" w14:textId="34C34786"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5" w:history="1">
        <w:r w:rsidRPr="00083EA8">
          <w:rPr>
            <w:rStyle w:val="Hyperlink"/>
            <w:noProof/>
          </w:rPr>
          <w:t>Table 12: Formatting Guideline</w:t>
        </w:r>
        <w:r>
          <w:rPr>
            <w:noProof/>
            <w:webHidden/>
          </w:rPr>
          <w:tab/>
        </w:r>
        <w:r>
          <w:rPr>
            <w:noProof/>
            <w:webHidden/>
          </w:rPr>
          <w:fldChar w:fldCharType="begin"/>
        </w:r>
        <w:r>
          <w:rPr>
            <w:noProof/>
            <w:webHidden/>
          </w:rPr>
          <w:instrText xml:space="preserve"> PAGEREF _Toc191292395 \h </w:instrText>
        </w:r>
        <w:r>
          <w:rPr>
            <w:noProof/>
            <w:webHidden/>
          </w:rPr>
        </w:r>
        <w:r>
          <w:rPr>
            <w:noProof/>
            <w:webHidden/>
          </w:rPr>
          <w:fldChar w:fldCharType="separate"/>
        </w:r>
        <w:r w:rsidR="00CE4959">
          <w:rPr>
            <w:noProof/>
            <w:webHidden/>
          </w:rPr>
          <w:t>74</w:t>
        </w:r>
        <w:r>
          <w:rPr>
            <w:noProof/>
            <w:webHidden/>
          </w:rPr>
          <w:fldChar w:fldCharType="end"/>
        </w:r>
      </w:hyperlink>
    </w:p>
    <w:p w14:paraId="55B8F69D" w14:textId="3BA86E9C"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lastRenderedPageBreak/>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lastRenderedPageBreak/>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 xml:space="preserve">Deep learning, a subset of machine learning, leverages artificial neural networks to model complex relationships in data. Deep learning techniques can improve the accuracy and </w:t>
      </w:r>
      <w:r w:rsidRPr="00B53C09">
        <w:rPr>
          <w:lang w:val="en-US" w:eastAsia="en-US"/>
        </w:rPr>
        <w:lastRenderedPageBreak/>
        <w:t>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lastRenderedPageBreak/>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lastRenderedPageBreak/>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7AF93C01" w:rsidR="003C44D5" w:rsidRDefault="003C44D5" w:rsidP="003C44D5">
      <w:pPr>
        <w:pStyle w:val="Caption"/>
      </w:pPr>
      <w:r>
        <w:t xml:space="preserve">Figure </w:t>
      </w:r>
      <w:r>
        <w:fldChar w:fldCharType="begin"/>
      </w:r>
      <w:r>
        <w:instrText>SEQ Figure \* ARABIC</w:instrText>
      </w:r>
      <w:r>
        <w:fldChar w:fldCharType="separate"/>
      </w:r>
      <w:r w:rsidR="001E7629">
        <w:rPr>
          <w:noProof/>
        </w:rPr>
        <w:t>1</w:t>
      </w:r>
      <w:r>
        <w:fldChar w:fldCharType="end"/>
      </w:r>
      <w:r>
        <w:t xml:space="preserve"> </w:t>
      </w:r>
      <w:r w:rsidRPr="00EC1646">
        <w:t>SCADA System Architecture [13]</w:t>
      </w:r>
    </w:p>
    <w:p w14:paraId="32EC6530" w14:textId="76F446E6" w:rsidR="000C7C52" w:rsidRPr="00B53C09" w:rsidRDefault="000C7C52" w:rsidP="00AF314F">
      <w:pPr>
        <w:textAlignment w:val="baseline"/>
        <w:rPr>
          <w:sz w:val="18"/>
          <w:szCs w:val="18"/>
          <w:lang w:val="en-US" w:eastAsia="en-US"/>
        </w:rPr>
      </w:pPr>
      <w:r w:rsidRPr="00B53C09">
        <w:rPr>
          <w:lang w:val="en-US" w:eastAsia="en-US"/>
        </w:rPr>
        <w:lastRenderedPageBreak/>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4" w:name="_Toc192164931"/>
      <w:r w:rsidRPr="00B53C09">
        <w:t>Sensor/Actuator:</w:t>
      </w:r>
      <w:bookmarkEnd w:id="4"/>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5" w:name="_Toc192164932"/>
      <w:r w:rsidRPr="00B53C09">
        <w:t>PLC/RTU/IED:</w:t>
      </w:r>
      <w:bookmarkEnd w:id="5"/>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6" w:name="_Toc192164933"/>
      <w:r w:rsidRPr="00B53C09">
        <w:lastRenderedPageBreak/>
        <w:t>SCADA Gateways:</w:t>
      </w:r>
      <w:bookmarkEnd w:id="6"/>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7" w:name="_Toc192164934"/>
      <w:r w:rsidRPr="00B53C09">
        <w:t>SCADA Server - MTU</w:t>
      </w:r>
      <w:bookmarkEnd w:id="7"/>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8" w:name="_Toc192164935"/>
      <w:r w:rsidRPr="00B53C09">
        <w:t>Data Historian:</w:t>
      </w:r>
      <w:bookmarkEnd w:id="8"/>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lastRenderedPageBreak/>
        <w:t> </w:t>
      </w:r>
    </w:p>
    <w:p w14:paraId="60BE4DAC" w14:textId="77777777" w:rsidR="000C7C52" w:rsidRPr="00B53C09" w:rsidRDefault="000C7C52" w:rsidP="00AF314F">
      <w:pPr>
        <w:pStyle w:val="Heading2"/>
        <w:spacing w:line="360" w:lineRule="auto"/>
      </w:pPr>
      <w:bookmarkStart w:id="9" w:name="_Toc192164936"/>
      <w:r w:rsidRPr="00B53C09">
        <w:t>HMI:</w:t>
      </w:r>
      <w:bookmarkEnd w:id="9"/>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0" w:name="_Toc192164937"/>
      <w:r w:rsidRPr="00B53C09">
        <w:t>Gas Pipeline SCADA Testbed and Dataset</w:t>
      </w:r>
      <w:bookmarkEnd w:id="10"/>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 xml:space="preserve">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w:t>
      </w:r>
      <w:r w:rsidRPr="524D1CB7">
        <w:rPr>
          <w:lang w:eastAsia="en-US"/>
        </w:rPr>
        <w:lastRenderedPageBreak/>
        <w:t>(PID)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6901FB5A" w:rsidR="003C44D5" w:rsidRDefault="003C44D5" w:rsidP="003C44D5">
      <w:pPr>
        <w:pStyle w:val="Caption"/>
      </w:pPr>
      <w:r>
        <w:t xml:space="preserve">Figure </w:t>
      </w:r>
      <w:r>
        <w:fldChar w:fldCharType="begin"/>
      </w:r>
      <w:r>
        <w:instrText>SEQ Figure \* ARABIC</w:instrText>
      </w:r>
      <w:r>
        <w:fldChar w:fldCharType="separate"/>
      </w:r>
      <w:r w:rsidR="001E7629">
        <w:rPr>
          <w:noProof/>
        </w:rPr>
        <w:t>2</w:t>
      </w:r>
      <w:r>
        <w:fldChar w:fldCharType="end"/>
      </w:r>
      <w:r>
        <w:t xml:space="preserve"> </w:t>
      </w:r>
      <w:r w:rsidRPr="00E57128">
        <w:t>Gas pipeline SCADA testbed [17]</w:t>
      </w:r>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 xml:space="preserve">The “new gas pipeline” dataset is available in two formats. The first form is a comma separated value (CSV) text file, and the second form is an Attribute Relationship File </w:t>
      </w:r>
      <w:r w:rsidRPr="524D1CB7">
        <w:rPr>
          <w:lang w:eastAsia="en-US"/>
        </w:rPr>
        <w:lastRenderedPageBreak/>
        <w:t>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5D98AA96" w:rsidR="0053082B" w:rsidRPr="00B53C09" w:rsidRDefault="0053082B" w:rsidP="00AF314F">
      <w:pPr>
        <w:pStyle w:val="Caption"/>
        <w:keepNext/>
        <w:rPr>
          <w:sz w:val="22"/>
          <w:szCs w:val="22"/>
        </w:rPr>
      </w:pPr>
      <w:bookmarkStart w:id="11" w:name="_Toc191292384"/>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B0672D">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lastRenderedPageBreak/>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lastRenderedPageBreak/>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lastRenderedPageBreak/>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2" w:name="_Toc192164938"/>
      <w:r w:rsidRPr="00B53C09">
        <w:rPr>
          <w:rStyle w:val="Strong"/>
          <w:b/>
          <w:bCs/>
        </w:rPr>
        <w:lastRenderedPageBreak/>
        <w:t>Data Preprocessing and Exploratory Data Analysis (EDA) on Gas Pipeline SCADA System Dataset</w:t>
      </w:r>
      <w:bookmarkEnd w:id="12"/>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63BA7152" w:rsidR="00B53C09" w:rsidRDefault="00B53C09" w:rsidP="00AF314F">
      <w:pPr>
        <w:pStyle w:val="NormalWeb"/>
        <w:spacing w:line="360" w:lineRule="auto"/>
        <w:rPr>
          <w:rFonts w:ascii="Arial" w:hAnsi="Arial"/>
        </w:rPr>
      </w:pPr>
      <w:r w:rsidRPr="00B53C09">
        <w:rPr>
          <w:rFonts w:ascii="Arial" w:hAnsi="Arial"/>
        </w:rPr>
        <w:t xml:space="preserve">For this study, we specifically focus on the </w:t>
      </w:r>
      <w:r w:rsidRPr="00B53C09">
        <w:rPr>
          <w:rStyle w:val="Strong"/>
          <w:rFonts w:ascii="Arial" w:hAnsi="Arial"/>
          <w:b w:val="0"/>
          <w:bCs w:val="0"/>
        </w:rPr>
        <w:t>Function</w:t>
      </w:r>
      <w:r w:rsidR="00AC2C33">
        <w:rPr>
          <w:rStyle w:val="Strong"/>
          <w:rFonts w:ascii="Arial" w:hAnsi="Arial"/>
          <w:b w:val="0"/>
          <w:bCs w:val="0"/>
        </w:rPr>
        <w:t xml:space="preserve"> </w:t>
      </w:r>
      <w:proofErr w:type="spellStart"/>
      <w:r w:rsidR="00AC2C33">
        <w:rPr>
          <w:rStyle w:val="Strong"/>
          <w:rFonts w:ascii="Arial" w:hAnsi="Arial"/>
          <w:b w:val="0"/>
          <w:bCs w:val="0"/>
        </w:rPr>
        <w:t>MinMax</w:t>
      </w:r>
      <w:proofErr w:type="spellEnd"/>
      <w:r w:rsidRPr="00B53C09">
        <w:rPr>
          <w:rStyle w:val="Strong"/>
          <w:rFonts w:ascii="Arial" w:hAnsi="Arial"/>
          <w:b w:val="0"/>
          <w:bCs w:val="0"/>
        </w:rPr>
        <w:t xml:space="preserve"> dataset (Dataset 2 - Function Subset),</w:t>
      </w:r>
      <w:r w:rsidRPr="00B53C09">
        <w:rPr>
          <w:rFonts w:ascii="Arial" w:hAnsi="Arial"/>
        </w:rPr>
        <w:t xml:space="preserve"> which contains </w:t>
      </w:r>
      <w:r w:rsidRPr="00B53C09">
        <w:rPr>
          <w:rStyle w:val="Strong"/>
          <w:rFonts w:ascii="Arial" w:hAnsi="Arial"/>
          <w:b w:val="0"/>
          <w:bCs w:val="0"/>
        </w:rPr>
        <w:t>68,848 rows and 4 features.</w:t>
      </w:r>
      <w:r w:rsidRPr="00B53C09">
        <w:rPr>
          <w:rFonts w:ascii="Arial" w:hAnsi="Arial"/>
        </w:rPr>
        <w:t xml:space="preserve"> </w:t>
      </w:r>
      <w:r w:rsidR="00E32491" w:rsidRPr="00E32491">
        <w:rPr>
          <w:rFonts w:ascii="Arial" w:hAnsi="Arial"/>
          <w:lang w:val="en-CA"/>
        </w:rPr>
        <w:t xml:space="preserve">The Function Dataset was derived by excluding data where the function code equals 16 and length equals 90, and where the function code equals 3 and length equals 46 (i.e. excluding the command and response data). Initially, this dataset contained 141,680 rows and 20 columns. After </w:t>
      </w:r>
      <w:r w:rsidR="00E32491" w:rsidRPr="00E32491">
        <w:rPr>
          <w:rFonts w:ascii="Arial" w:hAnsi="Arial"/>
          <w:lang w:val="en-CA"/>
        </w:rPr>
        <w:lastRenderedPageBreak/>
        <w:t>further processing, the dataset size remained 141,680 rows but reduced to 1</w:t>
      </w:r>
      <w:r w:rsidR="00B414EB">
        <w:rPr>
          <w:rFonts w:ascii="Arial" w:hAnsi="Arial"/>
          <w:lang w:val="en-CA"/>
        </w:rPr>
        <w:t>6</w:t>
      </w:r>
      <w:r w:rsidR="00E32491" w:rsidRPr="00E32491">
        <w:rPr>
          <w:rFonts w:ascii="Arial" w:hAnsi="Arial"/>
          <w:lang w:val="en-CA"/>
        </w:rPr>
        <w:t xml:space="preserve"> columns. The input features for this dataset included address, function, length, setpoint, gain, </w:t>
      </w:r>
      <w:proofErr w:type="spellStart"/>
      <w:r w:rsidR="00E32491" w:rsidRPr="00E32491">
        <w:rPr>
          <w:rFonts w:ascii="Arial" w:hAnsi="Arial"/>
          <w:lang w:val="en-CA"/>
        </w:rPr>
        <w:t>reset_rate</w:t>
      </w:r>
      <w:proofErr w:type="spellEnd"/>
      <w:r w:rsidR="00E32491" w:rsidRPr="00E32491">
        <w:rPr>
          <w:rFonts w:ascii="Arial" w:hAnsi="Arial"/>
          <w:lang w:val="en-CA"/>
        </w:rPr>
        <w:t xml:space="preserve">, deadband, </w:t>
      </w:r>
      <w:proofErr w:type="spellStart"/>
      <w:r w:rsidR="00E32491" w:rsidRPr="00E32491">
        <w:rPr>
          <w:rFonts w:ascii="Arial" w:hAnsi="Arial"/>
          <w:lang w:val="en-CA"/>
        </w:rPr>
        <w:t>cycle_time</w:t>
      </w:r>
      <w:proofErr w:type="spellEnd"/>
      <w:r w:rsidR="00E32491" w:rsidRPr="00E32491">
        <w:rPr>
          <w:rFonts w:ascii="Arial" w:hAnsi="Arial"/>
          <w:lang w:val="en-CA"/>
        </w:rPr>
        <w:t xml:space="preserve">, rate, </w:t>
      </w:r>
      <w:proofErr w:type="spellStart"/>
      <w:r w:rsidR="00E32491" w:rsidRPr="00E32491">
        <w:rPr>
          <w:rFonts w:ascii="Arial" w:hAnsi="Arial"/>
          <w:lang w:val="en-CA"/>
        </w:rPr>
        <w:t>system_mode</w:t>
      </w:r>
      <w:proofErr w:type="spellEnd"/>
      <w:r w:rsidR="00E32491" w:rsidRPr="00E32491">
        <w:rPr>
          <w:rFonts w:ascii="Arial" w:hAnsi="Arial"/>
          <w:lang w:val="en-CA"/>
        </w:rPr>
        <w:t xml:space="preserve">, control_scheme, pump, solenoid, </w:t>
      </w:r>
      <w:proofErr w:type="spellStart"/>
      <w:r w:rsidR="00E32491" w:rsidRPr="00E32491">
        <w:rPr>
          <w:rFonts w:ascii="Arial" w:hAnsi="Arial"/>
          <w:lang w:val="en-CA"/>
        </w:rPr>
        <w:t>pressure_measurement</w:t>
      </w:r>
      <w:proofErr w:type="spellEnd"/>
      <w:r w:rsidR="00E32491" w:rsidRPr="00E32491">
        <w:rPr>
          <w:rFonts w:ascii="Arial" w:hAnsi="Arial"/>
          <w:lang w:val="en-CA"/>
        </w:rPr>
        <w:t xml:space="preserve">, </w:t>
      </w:r>
      <w:proofErr w:type="spellStart"/>
      <w:r w:rsidR="00E32491" w:rsidRPr="00E32491">
        <w:rPr>
          <w:rFonts w:ascii="Arial" w:hAnsi="Arial"/>
          <w:lang w:val="en-CA"/>
        </w:rPr>
        <w:t>crc_rate</w:t>
      </w:r>
      <w:proofErr w:type="spellEnd"/>
      <w:r w:rsidR="00E32491" w:rsidRPr="00E32491">
        <w:rPr>
          <w:rFonts w:ascii="Arial" w:hAnsi="Arial"/>
          <w:lang w:val="en-CA"/>
        </w:rPr>
        <w:t xml:space="preserve">. The output label for the dataset is </w:t>
      </w:r>
      <w:proofErr w:type="spellStart"/>
      <w:r w:rsidR="00E32491" w:rsidRPr="00E32491">
        <w:rPr>
          <w:rFonts w:ascii="Arial" w:hAnsi="Arial"/>
          <w:lang w:val="en-CA"/>
        </w:rPr>
        <w:t>binary_result</w:t>
      </w:r>
      <w:proofErr w:type="spellEnd"/>
      <w:r w:rsidR="00E32491" w:rsidRPr="00E32491">
        <w:rPr>
          <w:rFonts w:ascii="Arial" w:hAnsi="Arial"/>
          <w:lang w:val="en-CA"/>
        </w:rPr>
        <w:t>, and the cleaned data was saved as NewGasFilteredFunction.csv. </w:t>
      </w:r>
      <w:r w:rsidR="00855EA7">
        <w:rPr>
          <w:rFonts w:ascii="Arial" w:hAnsi="Arial"/>
        </w:rPr>
        <w:t>The</w:t>
      </w:r>
      <w:r w:rsidR="00C008B4">
        <w:rPr>
          <w:rFonts w:ascii="Arial" w:hAnsi="Arial"/>
        </w:rPr>
        <w:t xml:space="preserve"> distribution of </w:t>
      </w:r>
      <w:r w:rsidR="00820FC4">
        <w:rPr>
          <w:rFonts w:ascii="Arial" w:hAnsi="Arial"/>
        </w:rPr>
        <w:t>Attack</w:t>
      </w:r>
      <w:r w:rsidR="006A3D3F">
        <w:rPr>
          <w:rFonts w:ascii="Arial" w:hAnsi="Arial"/>
        </w:rPr>
        <w:t xml:space="preserve"> categories for</w:t>
      </w:r>
      <w:r w:rsidR="00B5716A">
        <w:rPr>
          <w:rFonts w:ascii="Arial" w:hAnsi="Arial"/>
        </w:rPr>
        <w:t xml:space="preserve"> the Function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44A29925" w:rsidR="00B11222" w:rsidRDefault="00B11222" w:rsidP="00AF314F">
      <w:pPr>
        <w:pStyle w:val="NormalWeb"/>
        <w:keepNext/>
        <w:spacing w:line="360" w:lineRule="auto"/>
      </w:pPr>
      <w:r>
        <w:rPr>
          <w:noProof/>
        </w:rPr>
        <w:drawing>
          <wp:inline distT="0" distB="0" distL="0" distR="0" wp14:anchorId="3B29C510" wp14:editId="222A0BE5">
            <wp:extent cx="5950211" cy="3572566"/>
            <wp:effectExtent l="0" t="0" r="0" b="0"/>
            <wp:docPr id="1361673770" name="Picture 13616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50211" cy="3572566"/>
                    </a:xfrm>
                    <a:prstGeom prst="rect">
                      <a:avLst/>
                    </a:prstGeom>
                  </pic:spPr>
                </pic:pic>
              </a:graphicData>
            </a:graphic>
          </wp:inline>
        </w:drawing>
      </w:r>
    </w:p>
    <w:p w14:paraId="587B9BEF" w14:textId="3C034FFF" w:rsidR="006A3D3F" w:rsidRPr="006A3D3F" w:rsidRDefault="3C35CFFD" w:rsidP="3C35CFFD">
      <w:pPr>
        <w:pStyle w:val="Caption"/>
      </w:pPr>
      <w:bookmarkStart w:id="13" w:name="_Toc191292396"/>
      <w:r>
        <w:t xml:space="preserve">Figure </w:t>
      </w:r>
      <w:r w:rsidR="006A3D3F">
        <w:fldChar w:fldCharType="begin"/>
      </w:r>
      <w:r w:rsidR="006A3D3F">
        <w:instrText>SEQ Figure \* ARABIC</w:instrText>
      </w:r>
      <w:r w:rsidR="006A3D3F">
        <w:fldChar w:fldCharType="separate"/>
      </w:r>
      <w:r w:rsidR="001E7629">
        <w:rPr>
          <w:noProof/>
        </w:rPr>
        <w:t>3</w:t>
      </w:r>
      <w:r w:rsidR="006A3D3F">
        <w:fldChar w:fldCharType="end"/>
      </w:r>
      <w:r>
        <w:t xml:space="preserve"> </w:t>
      </w:r>
      <w:commentRangeStart w:id="14"/>
      <w:r>
        <w:t>Label Distribution in Function Dataset</w:t>
      </w:r>
      <w:bookmarkEnd w:id="13"/>
      <w:commentRangeEnd w:id="14"/>
      <w:r w:rsidR="006A3D3F">
        <w:rPr>
          <w:rStyle w:val="CommentReference"/>
        </w:rPr>
        <w:commentReference w:id="14"/>
      </w:r>
    </w:p>
    <w:p w14:paraId="69611CE5" w14:textId="6B5B00E9"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w:t>
      </w:r>
      <w:r w:rsidR="00820FC4">
        <w:rPr>
          <w:rFonts w:eastAsia="Arial"/>
        </w:rPr>
        <w:t>Attack</w:t>
      </w:r>
      <w:r w:rsidRPr="3C35CFFD">
        <w:rPr>
          <w:rFonts w:eastAsia="Arial"/>
        </w:rPr>
        <w:t xml:space="preserve"> categories within the function dataset after preprocessing. As shown, the dataset is highly imbalanced, with a significantly larger number of normal instances compared to the various attack categories.</w:t>
      </w:r>
    </w:p>
    <w:p w14:paraId="3E9FB073" w14:textId="7E879111" w:rsidR="3C35CFFD" w:rsidRDefault="3C35CFFD">
      <w:pPr>
        <w:rPr>
          <w:rFonts w:eastAsia="Arial"/>
        </w:rPr>
      </w:pPr>
      <w:r w:rsidRPr="3C35CFFD">
        <w:rPr>
          <w:rFonts w:eastAsia="Arial"/>
        </w:rPr>
        <w:lastRenderedPageBreak/>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Pr="00B53C09" w:rsidRDefault="3C35CFFD" w:rsidP="00AF314F">
      <w:pPr>
        <w:pStyle w:val="Heading1"/>
        <w:spacing w:line="360" w:lineRule="auto"/>
      </w:pPr>
      <w:bookmarkStart w:id="15" w:name="_Toc192164939"/>
      <w:r>
        <w:lastRenderedPageBreak/>
        <w:t>Methodology/Approach</w:t>
      </w:r>
      <w:bookmarkEnd w:id="15"/>
    </w:p>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3E899CF7" w:rsidR="0088599B" w:rsidRPr="00B53C09" w:rsidRDefault="3C35CFFD" w:rsidP="00B010FB">
      <w:r>
        <w:t xml:space="preserve">Figure </w:t>
      </w:r>
      <w:r>
        <w:fldChar w:fldCharType="begin"/>
      </w:r>
      <w:r>
        <w:instrText>SEQ Figure \* ARABIC</w:instrText>
      </w:r>
      <w:r>
        <w:fldChar w:fldCharType="separate"/>
      </w:r>
      <w:r w:rsidR="001E7629">
        <w:rPr>
          <w:noProof/>
        </w:rPr>
        <w:t>4</w:t>
      </w:r>
      <w:r>
        <w:fldChar w:fldCharType="end"/>
      </w:r>
      <w:r>
        <w:t xml:space="preserve"> Flowchart of methodology</w:t>
      </w:r>
    </w:p>
    <w:p w14:paraId="5982BE01" w14:textId="6566EF81" w:rsidR="0088599B" w:rsidRPr="00B53C09" w:rsidRDefault="0088599B" w:rsidP="3C35CFFD"/>
    <w:p w14:paraId="660EF600" w14:textId="741C7FA3" w:rsidR="0088599B" w:rsidRPr="00B53C09" w:rsidRDefault="3C35CFFD" w:rsidP="524D1CB7">
      <w:pPr>
        <w:rPr>
          <w:noProof/>
        </w:rPr>
      </w:pPr>
      <w:r>
        <w:t xml:space="preserve">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w:t>
      </w:r>
      <w:r>
        <w:lastRenderedPageBreak/>
        <w:t>final trained model is saved as a serialized file (e.g.</w:t>
      </w:r>
      <w:proofErr w:type="gramStart"/>
      <w:r>
        <w:t>, .</w:t>
      </w:r>
      <w:proofErr w:type="spellStart"/>
      <w:r>
        <w:t>pkl</w:t>
      </w:r>
      <w:proofErr w:type="spellEnd"/>
      <w:proofErr w:type="gramEnd"/>
      <w:r>
        <w:t xml:space="preserve">) for future prediction tasks. Figure </w:t>
      </w:r>
      <w:r>
        <w:fldChar w:fldCharType="begin"/>
      </w:r>
      <w:r>
        <w:instrText>SEQ Figure \* ARABIC</w:instrText>
      </w:r>
      <w:r>
        <w:fldChar w:fldCharType="separate"/>
      </w:r>
      <w:r w:rsidR="001E7629">
        <w:rPr>
          <w:noProof/>
        </w:rPr>
        <w:t>5</w:t>
      </w:r>
      <w:r>
        <w:fldChar w:fldCharType="end"/>
      </w:r>
      <w:r>
        <w:t xml:space="preserve">  illustrate proposed methodology to classify the </w:t>
      </w:r>
      <w:proofErr w:type="spellStart"/>
      <w:r>
        <w:t>multple</w:t>
      </w:r>
      <w:proofErr w:type="spellEnd"/>
      <w:r>
        <w:t xml:space="preserve"> attack scenario and normal events using gas pipeline dataset.</w:t>
      </w:r>
      <w:r w:rsidR="0088599B">
        <w:tab/>
      </w:r>
      <w:r w:rsidR="0088599B">
        <w:tab/>
      </w:r>
      <w:r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6" w:name="_Toc192164940"/>
      <w:r w:rsidRPr="00B53C09">
        <w:t>Feature Ranking</w:t>
      </w:r>
      <w:bookmarkEnd w:id="16"/>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17" w:name="_Toc192164941"/>
      <w:r w:rsidRPr="00B53C09">
        <w:t>Statistical Properties of Dataset (SP)</w:t>
      </w:r>
      <w:bookmarkEnd w:id="17"/>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lastRenderedPageBreak/>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The ranking process was implemented using Python, where each statistical metric was computed for all features. Features were then ranked individually based on their values 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2EE5B035" w:rsidR="3C35CFFD" w:rsidRDefault="3C35CFFD" w:rsidP="3C35CFFD">
      <w:pPr>
        <w:rPr>
          <w:lang w:val="en-US"/>
        </w:rPr>
      </w:pPr>
      <w:r w:rsidRPr="3C35CFFD">
        <w:rPr>
          <w:lang w:val="en-US"/>
        </w:rPr>
        <w:t>One of the outputs from the statistical properties ranking method is shown in Table 2:</w:t>
      </w:r>
    </w:p>
    <w:p w14:paraId="7EAD49D2" w14:textId="539B8726" w:rsidR="00510D6C" w:rsidRPr="00B010FB" w:rsidRDefault="00B010FB" w:rsidP="00B010FB">
      <w:pPr>
        <w:pStyle w:val="Caption"/>
        <w:keepNext/>
        <w:rPr>
          <w:sz w:val="22"/>
          <w:szCs w:val="22"/>
        </w:rPr>
      </w:pPr>
      <w:bookmarkStart w:id="18" w:name="_Toc191292385"/>
      <w:commentRangeStart w:id="19"/>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B0672D">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bookmarkEnd w:id="18"/>
      <w:commentRangeEnd w:id="19"/>
      <w:r>
        <w:rPr>
          <w:rStyle w:val="CommentReference"/>
        </w:rPr>
        <w:commentReference w:id="19"/>
      </w:r>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lastRenderedPageBreak/>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0" w:name="_Toc192164942"/>
      <w:r w:rsidRPr="00B53C09">
        <w:t>WFI Using Random Forest</w:t>
      </w:r>
      <w:bookmarkEnd w:id="20"/>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6EA5CCC4" w:rsidR="00DE1B85" w:rsidRPr="00B53C09" w:rsidRDefault="00DE1B85" w:rsidP="00AF314F">
      <w:pPr>
        <w:pStyle w:val="Caption"/>
        <w:keepNext/>
      </w:pPr>
      <w:bookmarkStart w:id="21" w:name="_Toc191292386"/>
      <w:r w:rsidRPr="00B53C09">
        <w:rPr>
          <w:bCs w:val="0"/>
        </w:rPr>
        <w:lastRenderedPageBreak/>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B0672D">
        <w:rPr>
          <w:bCs w:val="0"/>
          <w:noProof/>
        </w:rPr>
        <w:t>3</w:t>
      </w:r>
      <w:r w:rsidRPr="00B53C09">
        <w:rPr>
          <w:bCs w:val="0"/>
        </w:rPr>
        <w:fldChar w:fldCharType="end"/>
      </w:r>
      <w:r w:rsidRPr="00B53C09">
        <w:rPr>
          <w:bCs w:val="0"/>
        </w:rPr>
        <w:t xml:space="preserve"> Feature importance ranking using Random Forest</w:t>
      </w:r>
      <w:r w:rsidRPr="00B53C09">
        <w:t>.</w:t>
      </w:r>
      <w:bookmarkEnd w:id="21"/>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crc_rate</w:t>
            </w:r>
            <w:proofErr w:type="spellEnd"/>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2" w:name="_Toc192164943"/>
      <w:r w:rsidRPr="524D1CB7">
        <w:t xml:space="preserve">WFI Using </w:t>
      </w:r>
      <w:proofErr w:type="spellStart"/>
      <w:r w:rsidRPr="524D1CB7">
        <w:t>XGboost</w:t>
      </w:r>
      <w:bookmarkEnd w:id="22"/>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lastRenderedPageBreak/>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3"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7D683FE2" w:rsidR="00DE1B85" w:rsidRPr="00B53C09" w:rsidRDefault="524D1CB7" w:rsidP="00AF314F">
      <w:pPr>
        <w:pStyle w:val="Caption"/>
        <w:keepNext/>
      </w:pPr>
      <w:bookmarkStart w:id="24" w:name="_Toc191292387"/>
      <w:r w:rsidRPr="524D1CB7">
        <w:t xml:space="preserve">Table </w:t>
      </w:r>
      <w:r>
        <w:fldChar w:fldCharType="begin"/>
      </w:r>
      <w:r>
        <w:instrText>SEQ Table \* ARABIC</w:instrText>
      </w:r>
      <w:r>
        <w:fldChar w:fldCharType="separate"/>
      </w:r>
      <w:r w:rsidR="00B0672D">
        <w:rPr>
          <w:noProof/>
        </w:rPr>
        <w:t>4</w:t>
      </w:r>
      <w:r>
        <w:fldChar w:fldCharType="end"/>
      </w:r>
      <w:r w:rsidRPr="524D1CB7">
        <w:t xml:space="preserve"> Feature importance ranking using XGBoost.</w:t>
      </w:r>
      <w:bookmarkEnd w:id="24"/>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crc_rate</w:t>
            </w:r>
            <w:proofErr w:type="spellEnd"/>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5" w:name="_Toc192164944"/>
      <w:r w:rsidRPr="00B53C09">
        <w:lastRenderedPageBreak/>
        <w:t>Feature Reduction Analysis</w:t>
      </w:r>
      <w:bookmarkEnd w:id="25"/>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 xml:space="preserve">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w:t>
      </w:r>
      <w:r w:rsidRPr="00586719">
        <w:rPr>
          <w:lang w:val="en-US" w:eastAsia="en-US"/>
        </w:rPr>
        <w:lastRenderedPageBreak/>
        <w:t>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6" w:name="_Toc192164945"/>
      <w:r>
        <w:t>Selective</w:t>
      </w:r>
      <w:r w:rsidR="00691F3C">
        <w:t xml:space="preserve"> Progressive</w:t>
      </w:r>
      <w:r>
        <w:t xml:space="preserve"> Feature Selection (</w:t>
      </w:r>
      <w:commentRangeStart w:id="27"/>
      <w:r>
        <w:t>SPFS</w:t>
      </w:r>
      <w:commentRangeEnd w:id="27"/>
      <w:r w:rsidR="00C54E00">
        <w:rPr>
          <w:rStyle w:val="CommentReference"/>
        </w:rPr>
        <w:commentReference w:id="27"/>
      </w:r>
      <w:r>
        <w:t>)</w:t>
      </w:r>
      <w:bookmarkEnd w:id="26"/>
    </w:p>
    <w:p w14:paraId="6F9EE9B0" w14:textId="27FDD942" w:rsidR="003A1CE4" w:rsidRDefault="524D1CB7" w:rsidP="00AF314F">
      <w:r w:rsidRPr="524D1CB7">
        <w:t>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28"/>
      <w:r w:rsidRPr="220D1829">
        <w:rPr>
          <w:lang w:val="en-US" w:eastAsia="en-US"/>
        </w:rPr>
        <w:t>process:</w:t>
      </w:r>
      <w:commentRangeEnd w:id="28"/>
      <w:r>
        <w:rPr>
          <w:rStyle w:val="CommentReference"/>
        </w:rPr>
        <w:commentReference w:id="28"/>
      </w:r>
    </w:p>
    <w:p w14:paraId="61C200FB" w14:textId="77777777" w:rsidR="008C4FBE" w:rsidRDefault="0015668A" w:rsidP="008C4FBE">
      <w:pPr>
        <w:keepNext/>
        <w:spacing w:before="100" w:beforeAutospacing="1" w:after="100" w:afterAutospacing="1"/>
      </w:pPr>
      <w:r w:rsidRPr="0015668A">
        <w:rPr>
          <w:noProof/>
          <w:lang w:val="en-US" w:eastAsia="en-US"/>
        </w:rPr>
        <w:lastRenderedPageBreak/>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877AC54" w14:textId="6CC42C96" w:rsidR="003A1CE4" w:rsidRPr="00B53C09" w:rsidRDefault="008C4FBE" w:rsidP="008C4FBE">
      <w:pPr>
        <w:pStyle w:val="Caption"/>
        <w:rPr>
          <w:lang w:val="en-US" w:eastAsia="en-US"/>
        </w:rPr>
      </w:pPr>
      <w:r>
        <w:t xml:space="preserve">Figure </w:t>
      </w:r>
      <w:r>
        <w:fldChar w:fldCharType="begin"/>
      </w:r>
      <w:r>
        <w:instrText>SEQ Figure \* ARABIC</w:instrText>
      </w:r>
      <w:r>
        <w:fldChar w:fldCharType="separate"/>
      </w:r>
      <w:r w:rsidR="001E7629">
        <w:rPr>
          <w:noProof/>
        </w:rPr>
        <w:t>6</w:t>
      </w:r>
      <w:r>
        <w:fldChar w:fldCharType="end"/>
      </w:r>
      <w:r>
        <w:t xml:space="preserve"> Flowchart of SPFS process</w:t>
      </w:r>
    </w:p>
    <w:p w14:paraId="7119ADF9" w14:textId="77777777" w:rsidR="00C54E00" w:rsidRPr="00B53C09" w:rsidRDefault="00C54E00" w:rsidP="00AF314F">
      <w:pPr>
        <w:pStyle w:val="Heading2"/>
        <w:spacing w:line="360" w:lineRule="auto"/>
      </w:pPr>
      <w:bookmarkStart w:id="29" w:name="_Toc192164946"/>
      <w:r w:rsidRPr="00B53C09">
        <w:t>Recursive Feature Elimination (RFE)</w:t>
      </w:r>
      <w:bookmarkEnd w:id="29"/>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lastRenderedPageBreak/>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768F41ED" w14:textId="77777777" w:rsidR="009A7271" w:rsidRDefault="00685AFB" w:rsidP="00AF314F">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53B3A3A4" w14:textId="4FE3BC28" w:rsidR="009A7271" w:rsidRDefault="009A7271" w:rsidP="00AF314F">
      <w:pPr>
        <w:pStyle w:val="Caption"/>
      </w:pPr>
      <w:bookmarkStart w:id="30" w:name="_Toc191292398"/>
      <w:r>
        <w:t xml:space="preserve">Figure </w:t>
      </w:r>
      <w:r>
        <w:fldChar w:fldCharType="begin"/>
      </w:r>
      <w:r>
        <w:instrText>SEQ Figure \* ARABIC</w:instrText>
      </w:r>
      <w:r>
        <w:fldChar w:fldCharType="separate"/>
      </w:r>
      <w:r w:rsidR="001E7629">
        <w:rPr>
          <w:noProof/>
        </w:rPr>
        <w:t>7</w:t>
      </w:r>
      <w:r>
        <w:fldChar w:fldCharType="end"/>
      </w:r>
      <w:r>
        <w:t xml:space="preserve"> Flowchart of RFE</w:t>
      </w:r>
      <w:bookmarkEnd w:id="30"/>
    </w:p>
    <w:p w14:paraId="0CA59CF5" w14:textId="77777777" w:rsidR="009A7271" w:rsidRPr="00BC06F3" w:rsidRDefault="009A7271" w:rsidP="00AF314F"/>
    <w:p w14:paraId="477B1A0B" w14:textId="669D5365" w:rsidR="0010180F" w:rsidRPr="00B53C09" w:rsidRDefault="00C677AC" w:rsidP="00AF314F">
      <w:pPr>
        <w:pStyle w:val="Heading2"/>
        <w:spacing w:line="360" w:lineRule="auto"/>
      </w:pPr>
      <w:bookmarkStart w:id="31" w:name="_Toc192164947"/>
      <w:r w:rsidRPr="00B53C09">
        <w:t>Cross-Validation</w:t>
      </w:r>
      <w:bookmarkEnd w:id="31"/>
    </w:p>
    <w:p w14:paraId="7E57B8F2" w14:textId="77777777" w:rsidR="000A5B98" w:rsidRPr="000A5B98" w:rsidRDefault="000A5B98" w:rsidP="000A5B98">
      <w:pPr>
        <w:spacing w:before="100" w:beforeAutospacing="1" w:after="100" w:afterAutospacing="1"/>
        <w:rPr>
          <w:lang w:val="en-US" w:eastAsia="en-US"/>
        </w:rPr>
      </w:pPr>
      <w:bookmarkStart w:id="32"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 xml:space="preserve">The training dataset was generated through an 80/20 split of the original data, where 80% was allocated for training and 20% reserved as a separate test set for final evaluation. </w:t>
      </w:r>
      <w:r w:rsidRPr="000A5B98">
        <w:rPr>
          <w:lang w:val="en-US" w:eastAsia="en-US"/>
        </w:rPr>
        <w:lastRenderedPageBreak/>
        <w:t>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2"/>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3" w:name="_Toc192164949"/>
      <w:r w:rsidRPr="00665DB4">
        <w:rPr>
          <w:lang w:eastAsia="en-US"/>
        </w:rPr>
        <w:lastRenderedPageBreak/>
        <w:t>Averaging Methods for Metrics Evaluation</w:t>
      </w:r>
      <w:bookmarkEnd w:id="33"/>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4" w:name="_Toc192164950"/>
      <w:r w:rsidRPr="00665DB4">
        <w:rPr>
          <w:lang w:val="en-US" w:eastAsia="en-US"/>
        </w:rPr>
        <w:t>Micro Averaging</w:t>
      </w:r>
      <w:bookmarkEnd w:id="34"/>
    </w:p>
    <w:p w14:paraId="3D00F6DD" w14:textId="77777777" w:rsidR="00665DB4" w:rsidRPr="006C5CA7" w:rsidRDefault="00665DB4" w:rsidP="220D1829">
      <w:pPr>
        <w:spacing w:before="100" w:beforeAutospacing="1" w:after="100" w:afterAutospacing="1"/>
        <w:rPr>
          <w:ins w:id="35"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36"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lastRenderedPageBreak/>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37" w:name="_Toc192164952"/>
      <w:r w:rsidRPr="00665DB4">
        <w:rPr>
          <w:lang w:val="en-US" w:eastAsia="en-US"/>
        </w:rPr>
        <w:t>Weighted Averaging</w:t>
      </w:r>
      <w:bookmarkEnd w:id="37"/>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000000"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38" w:name="_Toc192164953"/>
      <w:r w:rsidRPr="00D22EB4">
        <w:rPr>
          <w:lang w:eastAsia="en-US"/>
        </w:rPr>
        <w:t>Evaluation of Averaging Methods</w:t>
      </w:r>
      <w:bookmarkEnd w:id="38"/>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 xml:space="preserve">During the experiments, micro averaging generally performed well in cases where class imbalance was significant, as it emphasized overall correctness rather than per-class performance. Weighted averaging provided a balanced perspective by incorporating </w:t>
      </w:r>
      <w:r w:rsidRPr="0047582B">
        <w:rPr>
          <w:lang w:eastAsia="en-US"/>
        </w:rPr>
        <w:lastRenderedPageBreak/>
        <w:t>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39" w:name="_Toc192164954"/>
      <w:r w:rsidRPr="00B53C09">
        <w:t>Design/Framework/Testbed</w:t>
      </w:r>
      <w:bookmarkEnd w:id="39"/>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lastRenderedPageBreak/>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 xml:space="preserve">To comprehensively analyze the impact of feature selection on model performance, a script was developed to systematically loop through all possible combinations of ranking </w:t>
      </w:r>
      <w:r w:rsidRPr="00F71A7B">
        <w:rPr>
          <w:lang w:val="en-US" w:eastAsia="en-US"/>
        </w:rPr>
        <w:lastRenderedPageBreak/>
        <w:t>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E4CF51A" w:rsidR="009733D2" w:rsidRDefault="006C3F95" w:rsidP="00AF314F">
      <w:pPr>
        <w:pStyle w:val="Caption"/>
      </w:pPr>
      <w:bookmarkStart w:id="40" w:name="_Toc191292399"/>
      <w:r>
        <w:t xml:space="preserve">Figure </w:t>
      </w:r>
      <w:r>
        <w:fldChar w:fldCharType="begin"/>
      </w:r>
      <w:r>
        <w:instrText>SEQ Figure \* ARABIC</w:instrText>
      </w:r>
      <w:r>
        <w:fldChar w:fldCharType="separate"/>
      </w:r>
      <w:r w:rsidR="001E7629">
        <w:rPr>
          <w:noProof/>
        </w:rPr>
        <w:t>8</w:t>
      </w:r>
      <w:r>
        <w:fldChar w:fldCharType="end"/>
      </w:r>
      <w:r>
        <w:t xml:space="preserve"> Flowchart of model evaluation process</w:t>
      </w:r>
      <w:bookmarkEnd w:id="40"/>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1" w:name="_Toc192164955"/>
      <w:r w:rsidRPr="00B53C09">
        <w:t>Results and Discussion</w:t>
      </w:r>
      <w:bookmarkEnd w:id="41"/>
    </w:p>
    <w:p w14:paraId="0326AF70" w14:textId="45215C64" w:rsidR="009205D2" w:rsidRPr="00B53C09" w:rsidRDefault="00B146E5" w:rsidP="00AF314F">
      <w:pPr>
        <w:pStyle w:val="Heading2"/>
        <w:spacing w:line="360" w:lineRule="auto"/>
      </w:pPr>
      <w:bookmarkStart w:id="42" w:name="_Toc192164956"/>
      <w:r w:rsidRPr="00B53C09">
        <w:t>Overview of Result Metrics</w:t>
      </w:r>
      <w:bookmarkEnd w:id="42"/>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6B8D750C" w:rsidR="00482A38" w:rsidRPr="00B53C09" w:rsidRDefault="008679B9" w:rsidP="00AF314F">
      <w:pPr>
        <w:keepNext/>
        <w:spacing w:before="100" w:beforeAutospacing="1" w:after="100" w:afterAutospacing="1"/>
      </w:pPr>
      <w:r>
        <w:rPr>
          <w:noProof/>
          <w:lang w:val="en-US" w:eastAsia="en-US"/>
        </w:rPr>
        <w:lastRenderedPageBreak/>
        <w:drawing>
          <wp:inline distT="0" distB="0" distL="0" distR="0" wp14:anchorId="0E3FBF7C" wp14:editId="1C89BFBD">
            <wp:extent cx="5939790" cy="3784600"/>
            <wp:effectExtent l="0" t="0" r="3810" b="6350"/>
            <wp:docPr id="46356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784600"/>
                    </a:xfrm>
                    <a:prstGeom prst="rect">
                      <a:avLst/>
                    </a:prstGeom>
                    <a:noFill/>
                    <a:ln>
                      <a:noFill/>
                    </a:ln>
                  </pic:spPr>
                </pic:pic>
              </a:graphicData>
            </a:graphic>
          </wp:inline>
        </w:drawing>
      </w:r>
    </w:p>
    <w:p w14:paraId="298B0D18" w14:textId="6CAAB175" w:rsidR="00533EC6" w:rsidRPr="00B53C09" w:rsidRDefault="00482A38" w:rsidP="00AF314F">
      <w:pPr>
        <w:pStyle w:val="Caption"/>
        <w:rPr>
          <w:lang w:val="en-US" w:eastAsia="en-US"/>
        </w:rPr>
      </w:pPr>
      <w:bookmarkStart w:id="43" w:name="_Toc191292400"/>
      <w:r>
        <w:t xml:space="preserve">Figure </w:t>
      </w:r>
      <w:r>
        <w:fldChar w:fldCharType="begin"/>
      </w:r>
      <w:r>
        <w:instrText>SEQ Figure \* ARABIC</w:instrText>
      </w:r>
      <w:r>
        <w:fldChar w:fldCharType="separate"/>
      </w:r>
      <w:r w:rsidR="001E7629">
        <w:rPr>
          <w:noProof/>
        </w:rPr>
        <w:t>9</w:t>
      </w:r>
      <w:r>
        <w:fldChar w:fldCharType="end"/>
      </w:r>
      <w:r>
        <w:t xml:space="preserve"> Impact of Feature Reduction on Model Performance</w:t>
      </w:r>
      <w:bookmarkEnd w:id="43"/>
      <w:r w:rsidR="0055702E">
        <w:t xml:space="preserve"> (</w:t>
      </w:r>
      <w:r w:rsidR="009321DA">
        <w:t>using SP and Micro Averaging)</w:t>
      </w:r>
    </w:p>
    <w:p w14:paraId="50AEBEDD" w14:textId="417864B2" w:rsidR="00533EC6" w:rsidRPr="00533EC6" w:rsidRDefault="524D1CB7" w:rsidP="524D1CB7">
      <w:pPr>
        <w:spacing w:before="100" w:beforeAutospacing="1" w:after="100" w:afterAutospacing="1"/>
        <w:rPr>
          <w:lang w:eastAsia="en-US"/>
        </w:rPr>
      </w:pPr>
      <w:r w:rsidRPr="524D1CB7">
        <w:rPr>
          <w:lang w:eastAsia="en-US"/>
        </w:rPr>
        <w:t>From the graph, we can observe that the F1 Score remains consistently high when using 10 or more features. As the number of selected features decreases from 10 to 6, there is a gradual decline in performance, which suggests that some features, while not critical, still contribute to overall predictive accuracy. However, when fewer than 6 features are used, there is a significant drop in F1 Score, indicating that certain features are essential for maintaining classification performance.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4" w:name="_Toc192164957"/>
      <w:r w:rsidRPr="00B53C09">
        <w:lastRenderedPageBreak/>
        <w:t>Key Performance Metrics</w:t>
      </w:r>
      <w:bookmarkEnd w:id="44"/>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22D2EBAC" w:rsidR="0071599F" w:rsidRDefault="0071599F" w:rsidP="00AF314F">
      <w:pPr>
        <w:pStyle w:val="Heading3"/>
        <w:spacing w:line="360" w:lineRule="auto"/>
      </w:pPr>
      <w:bookmarkStart w:id="45" w:name="_Toc192164958"/>
      <w:r w:rsidRPr="00B53C09">
        <w:t>Performance Trends</w:t>
      </w:r>
      <w:bookmarkEnd w:id="45"/>
      <w:r w:rsidR="00EE5BFD">
        <w:t xml:space="preserve"> and Model Comparison</w:t>
      </w:r>
    </w:p>
    <w:p w14:paraId="38B26B46" w14:textId="77777777" w:rsidR="00EE5BFD" w:rsidRPr="00EE5BFD" w:rsidRDefault="00EE5BFD" w:rsidP="00EE5BFD">
      <w:pPr>
        <w:rPr>
          <w:lang w:val="en-US" w:eastAsia="en-US"/>
        </w:rPr>
      </w:pPr>
      <w:r w:rsidRPr="00EE5BFD">
        <w:rPr>
          <w:lang w:val="en-US" w:eastAsia="en-US"/>
        </w:rPr>
        <w:t xml:space="preserve">A deeper analysis of performance trends and model comparisons revealed several key insights. The most notable decline in classification accuracy occurred when the number of selected features fell below seven, indicating that although removing redundant features improved efficiency, excessive feature removal negatively impacted model performance. Models trained with 11 to 15 features consistently achieved the highest F1 scores, highlighting the critical importance of careful feature selection. Both Random Forest (RF) and XGBoost (XGB) demonstrated robust performance across different feature subsets; however, XGBoost slightly outperformed Random Forest when more features were included. Conversely, Random Forest showed greater resilience under extreme feature reduction scenarios, maintaining relatively stable performance even with </w:t>
      </w:r>
      <w:r w:rsidRPr="00EE5BFD">
        <w:rPr>
          <w:lang w:val="en-US" w:eastAsia="en-US"/>
        </w:rPr>
        <w:lastRenderedPageBreak/>
        <w:t>fewer than seven features, whereas XGBoost performance deteriorated more rapidly in these cases.</w:t>
      </w:r>
    </w:p>
    <w:p w14:paraId="2FCA1C32" w14:textId="77777777" w:rsidR="00EE5BFD" w:rsidRPr="00EE5BFD" w:rsidRDefault="00EE5BFD" w:rsidP="00EE5BFD">
      <w:pPr>
        <w:rPr>
          <w:lang w:val="en-US" w:eastAsia="en-US"/>
        </w:rPr>
      </w:pPr>
      <w:r w:rsidRPr="00EE5BFD">
        <w:rPr>
          <w:lang w:val="en-US" w:eastAsia="en-US"/>
        </w:rPr>
        <w:t>Feature ranking methods played a crucial role in identifying the most informative subsets. Techniques such as Statistical Properties (SP) and Weighted Feature Importance (WFI) provided valuable insights into feature importance, facilitating effective selection. Sequential Progressive Feature Selection (SPFS) and Recursive Feature Elimination (RFE) also proved effective in retaining high predictive accuracy, with RFE slightly outperforming SPFS in certain cases. Specifically, the highest recorded F1 score (0.991805) was achieved using RFE combined with the SP ranking method in a Random Forest model, emphasizing the efficacy of these approaches. Additionally, removal-based methods (rem_1 to rem_5) caused only marginal decreases in performance, suggesting that some lower-importance features could safely be discarded. However, removing more than six features resulted in a sharp decline in accuracy and F1 scores, underscoring the necessity of retaining key predictive features.</w:t>
      </w:r>
    </w:p>
    <w:p w14:paraId="3F1EC437" w14:textId="7C53FE8C" w:rsidR="00EE5BFD" w:rsidRPr="00EE5BFD" w:rsidRDefault="00EE5BFD" w:rsidP="00EE5BFD">
      <w:pPr>
        <w:rPr>
          <w:lang w:val="en-US" w:eastAsia="en-US"/>
        </w:rPr>
      </w:pPr>
      <w:r w:rsidRPr="00EE5BFD">
        <w:rPr>
          <w:lang w:val="en-US" w:eastAsia="en-US"/>
        </w:rPr>
        <w:t xml:space="preserve">Overall, maintaining an optimal number of features—particularly between 11 and 15—and carefully balancing feature inclusion based on informative ranking methods like SP and WFI proved essential for achieving the best predictive performance. While XGBoost provided slightly higher performance when more features were available, Random Forest was more robust when fewer features were selected. These results reinforce the value of a balanced approach to feature selection, incorporating both </w:t>
      </w:r>
      <w:proofErr w:type="gramStart"/>
      <w:r w:rsidRPr="00EE5BFD">
        <w:rPr>
          <w:lang w:val="en-US" w:eastAsia="en-US"/>
        </w:rPr>
        <w:t>highly-ranked</w:t>
      </w:r>
      <w:proofErr w:type="gramEnd"/>
      <w:r w:rsidRPr="00EE5BFD">
        <w:rPr>
          <w:lang w:val="en-US" w:eastAsia="en-US"/>
        </w:rPr>
        <w:t xml:space="preserve"> and strategically chosen lower-ranked features to ensure consistently high model accuracy.</w:t>
      </w:r>
    </w:p>
    <w:p w14:paraId="632431CF" w14:textId="2E6E8421" w:rsidR="00586F2D" w:rsidRDefault="00586F2D" w:rsidP="00586F2D">
      <w:pPr>
        <w:pStyle w:val="Heading2"/>
        <w:rPr>
          <w:lang w:eastAsia="en-US"/>
        </w:rPr>
      </w:pPr>
      <w:bookmarkStart w:id="46" w:name="_Toc192164960"/>
      <w:r>
        <w:rPr>
          <w:lang w:eastAsia="en-US"/>
        </w:rPr>
        <w:t>Ranking Results</w:t>
      </w:r>
      <w:bookmarkEnd w:id="46"/>
    </w:p>
    <w:p w14:paraId="2104B97E" w14:textId="6600293D" w:rsidR="00E619D6" w:rsidRDefault="00722E0F" w:rsidP="00E619D6">
      <w:pPr>
        <w:pStyle w:val="Heading3"/>
        <w:rPr>
          <w:lang w:val="en-US" w:eastAsia="en-US"/>
        </w:rPr>
      </w:pPr>
      <w:bookmarkStart w:id="47" w:name="_Toc192164961"/>
      <w:r>
        <w:rPr>
          <w:lang w:val="en-US" w:eastAsia="en-US"/>
        </w:rPr>
        <w:t xml:space="preserve">Statistical Properties </w:t>
      </w:r>
      <w:r w:rsidR="00E619D6">
        <w:rPr>
          <w:lang w:val="en-US" w:eastAsia="en-US"/>
        </w:rPr>
        <w:t>Ranking Results</w:t>
      </w:r>
      <w:bookmarkEnd w:id="47"/>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 xml:space="preserve">Below are the results of the ranking using the SP method, which evaluates features based on statistical properties such as Standard Deviation, Absolute Difference, Skewness, and </w:t>
      </w:r>
      <w:r w:rsidRPr="524D1CB7">
        <w:rPr>
          <w:i w:val="0"/>
          <w:sz w:val="24"/>
          <w:szCs w:val="24"/>
          <w:lang w:eastAsia="en-US"/>
        </w:rPr>
        <w:lastRenderedPageBreak/>
        <w:t>Kurtosis. The Total Rank is derived by summing the individual rankings, with a lower total rank indicating higher feature importance.</w:t>
      </w:r>
    </w:p>
    <w:p w14:paraId="0B912544" w14:textId="51CC9C8F" w:rsidR="001161B6" w:rsidRDefault="001161B6" w:rsidP="001161B6">
      <w:pPr>
        <w:pStyle w:val="Caption"/>
        <w:keepNext/>
      </w:pPr>
      <w:bookmarkStart w:id="48" w:name="_Toc191292388"/>
      <w:r>
        <w:t xml:space="preserve">Table </w:t>
      </w:r>
      <w:r>
        <w:fldChar w:fldCharType="begin"/>
      </w:r>
      <w:r>
        <w:instrText>SEQ Table \* ARABIC</w:instrText>
      </w:r>
      <w:r>
        <w:fldChar w:fldCharType="separate"/>
      </w:r>
      <w:r w:rsidR="00B0672D">
        <w:rPr>
          <w:noProof/>
        </w:rPr>
        <w:t>5</w:t>
      </w:r>
      <w:r>
        <w:fldChar w:fldCharType="end"/>
      </w:r>
      <w:r>
        <w:t xml:space="preserve"> Ranking features in function dataset based on statistical properties</w:t>
      </w:r>
      <w:bookmarkEnd w:id="48"/>
    </w:p>
    <w:tbl>
      <w:tblPr>
        <w:tblW w:w="11767"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092"/>
        <w:gridCol w:w="1054"/>
        <w:gridCol w:w="1093"/>
        <w:gridCol w:w="1054"/>
        <w:gridCol w:w="1029"/>
        <w:gridCol w:w="1080"/>
        <w:gridCol w:w="900"/>
        <w:gridCol w:w="990"/>
        <w:gridCol w:w="1170"/>
      </w:tblGrid>
      <w:tr w:rsidR="00B010FB" w:rsidRPr="006B61DB" w14:paraId="6FAD6FD8" w14:textId="77777777" w:rsidTr="00B010FB">
        <w:trPr>
          <w:trHeight w:val="300"/>
        </w:trPr>
        <w:tc>
          <w:tcPr>
            <w:tcW w:w="2305" w:type="dxa"/>
            <w:shd w:val="clear" w:color="auto" w:fill="auto"/>
            <w:noWrap/>
            <w:vAlign w:val="bottom"/>
            <w:hideMark/>
          </w:tcPr>
          <w:p w14:paraId="5961E236"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Name</w:t>
            </w:r>
          </w:p>
        </w:tc>
        <w:tc>
          <w:tcPr>
            <w:tcW w:w="1092" w:type="dxa"/>
            <w:shd w:val="clear" w:color="auto" w:fill="auto"/>
            <w:noWrap/>
            <w:vAlign w:val="bottom"/>
            <w:hideMark/>
          </w:tcPr>
          <w:p w14:paraId="20E60EA1" w14:textId="0CA3A2EE" w:rsidR="006B61DB" w:rsidRPr="006B61DB" w:rsidRDefault="1B0738D7" w:rsidP="006B61DB">
            <w:pPr>
              <w:spacing w:line="240" w:lineRule="auto"/>
              <w:jc w:val="left"/>
              <w:rPr>
                <w:rFonts w:ascii="Aptos Narrow" w:hAnsi="Aptos Narrow" w:cs="Times New Roman"/>
                <w:color w:val="000000"/>
                <w:sz w:val="22"/>
                <w:szCs w:val="22"/>
                <w:lang w:val="en-US" w:eastAsia="en-US"/>
              </w:rPr>
            </w:pPr>
            <w:r w:rsidRPr="220D1829">
              <w:rPr>
                <w:rFonts w:ascii="Aptos Narrow" w:hAnsi="Aptos Narrow" w:cs="Times New Roman"/>
                <w:color w:val="000000" w:themeColor="text1"/>
                <w:sz w:val="22"/>
                <w:szCs w:val="22"/>
                <w:lang w:val="en-US" w:eastAsia="en-US"/>
              </w:rPr>
              <w:t>St</w:t>
            </w:r>
            <w:r w:rsidR="79ABECDF" w:rsidRPr="220D1829">
              <w:rPr>
                <w:rFonts w:ascii="Aptos Narrow" w:hAnsi="Aptos Narrow" w:cs="Times New Roman"/>
                <w:color w:val="000000" w:themeColor="text1"/>
                <w:sz w:val="22"/>
                <w:szCs w:val="22"/>
                <w:lang w:val="en-US" w:eastAsia="en-US"/>
              </w:rPr>
              <w:t>d.</w:t>
            </w:r>
            <w:r w:rsidRPr="220D1829">
              <w:rPr>
                <w:rFonts w:ascii="Aptos Narrow" w:hAnsi="Aptos Narrow" w:cs="Times New Roman"/>
                <w:color w:val="000000" w:themeColor="text1"/>
                <w:sz w:val="22"/>
                <w:szCs w:val="22"/>
                <w:lang w:val="en-US" w:eastAsia="en-US"/>
              </w:rPr>
              <w:t xml:space="preserve"> Dev</w:t>
            </w:r>
          </w:p>
        </w:tc>
        <w:tc>
          <w:tcPr>
            <w:tcW w:w="1054" w:type="dxa"/>
            <w:shd w:val="clear" w:color="auto" w:fill="auto"/>
            <w:noWrap/>
            <w:vAlign w:val="bottom"/>
            <w:hideMark/>
          </w:tcPr>
          <w:p w14:paraId="34CC02C4" w14:textId="51A0E589" w:rsidR="006B61DB" w:rsidRPr="006B61DB" w:rsidRDefault="1B0738D7" w:rsidP="006B61DB">
            <w:pPr>
              <w:spacing w:line="240" w:lineRule="auto"/>
              <w:jc w:val="left"/>
              <w:rPr>
                <w:rFonts w:ascii="Aptos Narrow" w:hAnsi="Aptos Narrow" w:cs="Times New Roman"/>
                <w:color w:val="000000"/>
                <w:sz w:val="22"/>
                <w:szCs w:val="22"/>
                <w:lang w:val="en-US" w:eastAsia="en-US"/>
              </w:rPr>
            </w:pPr>
            <w:r w:rsidRPr="220D1829">
              <w:rPr>
                <w:rFonts w:ascii="Aptos Narrow" w:hAnsi="Aptos Narrow" w:cs="Times New Roman"/>
                <w:color w:val="000000" w:themeColor="text1"/>
                <w:sz w:val="22"/>
                <w:szCs w:val="22"/>
                <w:lang w:val="en-US" w:eastAsia="en-US"/>
              </w:rPr>
              <w:t>Abs</w:t>
            </w:r>
            <w:r w:rsidR="00B010FB">
              <w:rPr>
                <w:rFonts w:ascii="Aptos Narrow" w:hAnsi="Aptos Narrow" w:cs="Times New Roman"/>
                <w:color w:val="000000" w:themeColor="text1"/>
                <w:sz w:val="22"/>
                <w:szCs w:val="22"/>
                <w:lang w:val="en-US" w:eastAsia="en-US"/>
              </w:rPr>
              <w:t xml:space="preserve">. </w:t>
            </w:r>
            <w:r w:rsidRPr="220D1829">
              <w:rPr>
                <w:rFonts w:ascii="Aptos Narrow" w:hAnsi="Aptos Narrow" w:cs="Times New Roman"/>
                <w:color w:val="000000" w:themeColor="text1"/>
                <w:sz w:val="22"/>
                <w:szCs w:val="22"/>
                <w:lang w:val="en-US" w:eastAsia="en-US"/>
              </w:rPr>
              <w:t>Diff</w:t>
            </w:r>
            <w:r w:rsidR="06E22F71" w:rsidRPr="220D1829">
              <w:rPr>
                <w:rFonts w:ascii="Aptos Narrow" w:hAnsi="Aptos Narrow" w:cs="Times New Roman"/>
                <w:color w:val="000000" w:themeColor="text1"/>
                <w:sz w:val="22"/>
                <w:szCs w:val="22"/>
                <w:lang w:val="en-US" w:eastAsia="en-US"/>
              </w:rPr>
              <w:t>.</w:t>
            </w:r>
          </w:p>
        </w:tc>
        <w:tc>
          <w:tcPr>
            <w:tcW w:w="1093" w:type="dxa"/>
            <w:shd w:val="clear" w:color="auto" w:fill="auto"/>
            <w:noWrap/>
            <w:vAlign w:val="bottom"/>
            <w:hideMark/>
          </w:tcPr>
          <w:p w14:paraId="1192EF99" w14:textId="732E4AD1"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Skew</w:t>
            </w:r>
            <w:r w:rsidR="00B010FB">
              <w:rPr>
                <w:rFonts w:ascii="Aptos Narrow" w:hAnsi="Aptos Narrow" w:cs="Times New Roman"/>
                <w:color w:val="000000"/>
                <w:sz w:val="22"/>
                <w:szCs w:val="22"/>
                <w:lang w:val="en-US" w:eastAsia="en-US"/>
              </w:rPr>
              <w:t>.</w:t>
            </w:r>
          </w:p>
        </w:tc>
        <w:tc>
          <w:tcPr>
            <w:tcW w:w="1054" w:type="dxa"/>
            <w:shd w:val="clear" w:color="auto" w:fill="auto"/>
            <w:noWrap/>
            <w:vAlign w:val="bottom"/>
            <w:hideMark/>
          </w:tcPr>
          <w:p w14:paraId="4CFE849E"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Kurtosis</w:t>
            </w:r>
          </w:p>
        </w:tc>
        <w:tc>
          <w:tcPr>
            <w:tcW w:w="1029" w:type="dxa"/>
            <w:shd w:val="clear" w:color="auto" w:fill="auto"/>
            <w:noWrap/>
            <w:vAlign w:val="bottom"/>
            <w:hideMark/>
          </w:tcPr>
          <w:p w14:paraId="5B32788A" w14:textId="18094E39"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St</w:t>
            </w:r>
            <w:r w:rsidR="00B010FB">
              <w:rPr>
                <w:rFonts w:ascii="Aptos Narrow" w:hAnsi="Aptos Narrow" w:cs="Times New Roman"/>
                <w:color w:val="000000"/>
                <w:sz w:val="22"/>
                <w:szCs w:val="22"/>
                <w:lang w:val="en-US" w:eastAsia="en-US"/>
              </w:rPr>
              <w:t xml:space="preserve">d. </w:t>
            </w:r>
            <w:r w:rsidRPr="006B61DB">
              <w:rPr>
                <w:rFonts w:ascii="Aptos Narrow" w:hAnsi="Aptos Narrow" w:cs="Times New Roman"/>
                <w:color w:val="000000"/>
                <w:sz w:val="22"/>
                <w:szCs w:val="22"/>
                <w:lang w:val="en-US" w:eastAsia="en-US"/>
              </w:rPr>
              <w:t>Dev</w:t>
            </w:r>
            <w:r w:rsidR="00B010FB">
              <w:rPr>
                <w:rFonts w:ascii="Aptos Narrow" w:hAnsi="Aptos Narrow" w:cs="Times New Roman"/>
                <w:color w:val="000000"/>
                <w:sz w:val="22"/>
                <w:szCs w:val="22"/>
                <w:lang w:val="en-US" w:eastAsia="en-US"/>
              </w:rPr>
              <w:t>.</w:t>
            </w:r>
            <w:r w:rsidRPr="006B61DB">
              <w:rPr>
                <w:rFonts w:ascii="Aptos Narrow" w:hAnsi="Aptos Narrow" w:cs="Times New Roman"/>
                <w:color w:val="000000"/>
                <w:sz w:val="22"/>
                <w:szCs w:val="22"/>
                <w:lang w:val="en-US" w:eastAsia="en-US"/>
              </w:rPr>
              <w:t xml:space="preserve"> Rank</w:t>
            </w:r>
          </w:p>
        </w:tc>
        <w:tc>
          <w:tcPr>
            <w:tcW w:w="1080" w:type="dxa"/>
            <w:shd w:val="clear" w:color="auto" w:fill="auto"/>
            <w:noWrap/>
            <w:vAlign w:val="bottom"/>
            <w:hideMark/>
          </w:tcPr>
          <w:p w14:paraId="3A47297D" w14:textId="4D0D162D"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Abs</w:t>
            </w:r>
            <w:r w:rsidR="00B010FB">
              <w:rPr>
                <w:rFonts w:ascii="Aptos Narrow" w:hAnsi="Aptos Narrow" w:cs="Times New Roman"/>
                <w:color w:val="000000"/>
                <w:sz w:val="22"/>
                <w:szCs w:val="22"/>
                <w:lang w:val="en-US" w:eastAsia="en-US"/>
              </w:rPr>
              <w:t>.</w:t>
            </w:r>
            <w:r w:rsidRPr="006B61DB">
              <w:rPr>
                <w:rFonts w:ascii="Aptos Narrow" w:hAnsi="Aptos Narrow" w:cs="Times New Roman"/>
                <w:color w:val="000000"/>
                <w:sz w:val="22"/>
                <w:szCs w:val="22"/>
                <w:lang w:val="en-US" w:eastAsia="en-US"/>
              </w:rPr>
              <w:t xml:space="preserve"> Diff</w:t>
            </w:r>
            <w:r w:rsidR="00B010FB">
              <w:rPr>
                <w:rFonts w:ascii="Aptos Narrow" w:hAnsi="Aptos Narrow" w:cs="Times New Roman"/>
                <w:color w:val="000000"/>
                <w:sz w:val="22"/>
                <w:szCs w:val="22"/>
                <w:lang w:val="en-US" w:eastAsia="en-US"/>
              </w:rPr>
              <w:t xml:space="preserve">. </w:t>
            </w:r>
            <w:r w:rsidRPr="006B61DB">
              <w:rPr>
                <w:rFonts w:ascii="Aptos Narrow" w:hAnsi="Aptos Narrow" w:cs="Times New Roman"/>
                <w:color w:val="000000"/>
                <w:sz w:val="22"/>
                <w:szCs w:val="22"/>
                <w:lang w:val="en-US" w:eastAsia="en-US"/>
              </w:rPr>
              <w:t>Rank</w:t>
            </w:r>
          </w:p>
        </w:tc>
        <w:tc>
          <w:tcPr>
            <w:tcW w:w="900" w:type="dxa"/>
            <w:shd w:val="clear" w:color="auto" w:fill="auto"/>
            <w:noWrap/>
            <w:vAlign w:val="bottom"/>
            <w:hideMark/>
          </w:tcPr>
          <w:p w14:paraId="570F74B4" w14:textId="310D48E4"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Skew</w:t>
            </w:r>
            <w:r w:rsidR="00B010FB">
              <w:rPr>
                <w:rFonts w:ascii="Aptos Narrow" w:hAnsi="Aptos Narrow" w:cs="Times New Roman"/>
                <w:color w:val="000000"/>
                <w:sz w:val="22"/>
                <w:szCs w:val="22"/>
                <w:lang w:val="en-US" w:eastAsia="en-US"/>
              </w:rPr>
              <w:t>.</w:t>
            </w:r>
            <w:r w:rsidRPr="006B61DB">
              <w:rPr>
                <w:rFonts w:ascii="Aptos Narrow" w:hAnsi="Aptos Narrow" w:cs="Times New Roman"/>
                <w:color w:val="000000"/>
                <w:sz w:val="22"/>
                <w:szCs w:val="22"/>
                <w:lang w:val="en-US" w:eastAsia="en-US"/>
              </w:rPr>
              <w:t xml:space="preserve"> Rank</w:t>
            </w:r>
          </w:p>
        </w:tc>
        <w:tc>
          <w:tcPr>
            <w:tcW w:w="990" w:type="dxa"/>
            <w:shd w:val="clear" w:color="auto" w:fill="auto"/>
            <w:noWrap/>
            <w:vAlign w:val="bottom"/>
            <w:hideMark/>
          </w:tcPr>
          <w:p w14:paraId="06FD047F"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Kurtosis Rank</w:t>
            </w:r>
          </w:p>
        </w:tc>
        <w:tc>
          <w:tcPr>
            <w:tcW w:w="1170" w:type="dxa"/>
            <w:shd w:val="clear" w:color="auto" w:fill="auto"/>
            <w:noWrap/>
            <w:vAlign w:val="bottom"/>
            <w:hideMark/>
          </w:tcPr>
          <w:p w14:paraId="33A22D37"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Total Rank</w:t>
            </w:r>
          </w:p>
        </w:tc>
      </w:tr>
      <w:tr w:rsidR="00B010FB" w:rsidRPr="006B61DB" w14:paraId="3F23C76A" w14:textId="77777777" w:rsidTr="00B010FB">
        <w:trPr>
          <w:trHeight w:val="300"/>
        </w:trPr>
        <w:tc>
          <w:tcPr>
            <w:tcW w:w="2305" w:type="dxa"/>
            <w:shd w:val="clear" w:color="auto" w:fill="auto"/>
            <w:noWrap/>
            <w:vAlign w:val="bottom"/>
            <w:hideMark/>
          </w:tcPr>
          <w:p w14:paraId="6BA89BA4"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address</w:t>
            </w:r>
          </w:p>
        </w:tc>
        <w:tc>
          <w:tcPr>
            <w:tcW w:w="1092" w:type="dxa"/>
            <w:shd w:val="clear" w:color="auto" w:fill="auto"/>
            <w:noWrap/>
            <w:vAlign w:val="bottom"/>
            <w:hideMark/>
          </w:tcPr>
          <w:p w14:paraId="2EED4D0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0.020107</w:t>
            </w:r>
          </w:p>
        </w:tc>
        <w:tc>
          <w:tcPr>
            <w:tcW w:w="1054" w:type="dxa"/>
            <w:shd w:val="clear" w:color="auto" w:fill="auto"/>
            <w:noWrap/>
            <w:vAlign w:val="bottom"/>
            <w:hideMark/>
          </w:tcPr>
          <w:p w14:paraId="60B0421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0.000383</w:t>
            </w:r>
          </w:p>
        </w:tc>
        <w:tc>
          <w:tcPr>
            <w:tcW w:w="1093" w:type="dxa"/>
            <w:shd w:val="clear" w:color="auto" w:fill="auto"/>
            <w:noWrap/>
            <w:vAlign w:val="bottom"/>
            <w:hideMark/>
          </w:tcPr>
          <w:p w14:paraId="64E4F3B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21.10314</w:t>
            </w:r>
          </w:p>
        </w:tc>
        <w:tc>
          <w:tcPr>
            <w:tcW w:w="1054" w:type="dxa"/>
            <w:shd w:val="clear" w:color="auto" w:fill="auto"/>
            <w:noWrap/>
            <w:vAlign w:val="bottom"/>
            <w:hideMark/>
          </w:tcPr>
          <w:p w14:paraId="3E67125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695.9677</w:t>
            </w:r>
          </w:p>
        </w:tc>
        <w:tc>
          <w:tcPr>
            <w:tcW w:w="1029" w:type="dxa"/>
            <w:shd w:val="clear" w:color="auto" w:fill="auto"/>
            <w:noWrap/>
            <w:vAlign w:val="bottom"/>
            <w:hideMark/>
          </w:tcPr>
          <w:p w14:paraId="13368EE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1080" w:type="dxa"/>
            <w:shd w:val="clear" w:color="auto" w:fill="auto"/>
            <w:noWrap/>
            <w:vAlign w:val="bottom"/>
            <w:hideMark/>
          </w:tcPr>
          <w:p w14:paraId="2F15402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900" w:type="dxa"/>
            <w:shd w:val="clear" w:color="auto" w:fill="auto"/>
            <w:noWrap/>
            <w:vAlign w:val="bottom"/>
            <w:hideMark/>
          </w:tcPr>
          <w:p w14:paraId="5D4C261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990" w:type="dxa"/>
            <w:shd w:val="clear" w:color="auto" w:fill="auto"/>
            <w:noWrap/>
            <w:vAlign w:val="bottom"/>
            <w:hideMark/>
          </w:tcPr>
          <w:p w14:paraId="4D5EF49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1170" w:type="dxa"/>
            <w:shd w:val="clear" w:color="auto" w:fill="auto"/>
            <w:noWrap/>
            <w:vAlign w:val="bottom"/>
            <w:hideMark/>
          </w:tcPr>
          <w:p w14:paraId="4EDAE8D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18</w:t>
            </w:r>
          </w:p>
        </w:tc>
      </w:tr>
      <w:tr w:rsidR="00B010FB" w:rsidRPr="006B61DB" w14:paraId="16259CF1" w14:textId="77777777" w:rsidTr="00B010FB">
        <w:trPr>
          <w:trHeight w:val="300"/>
        </w:trPr>
        <w:tc>
          <w:tcPr>
            <w:tcW w:w="2305" w:type="dxa"/>
            <w:shd w:val="clear" w:color="auto" w:fill="auto"/>
            <w:noWrap/>
            <w:vAlign w:val="bottom"/>
            <w:hideMark/>
          </w:tcPr>
          <w:p w14:paraId="5AA60DA4"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pressure_measurement</w:t>
            </w:r>
            <w:proofErr w:type="spellEnd"/>
          </w:p>
        </w:tc>
        <w:tc>
          <w:tcPr>
            <w:tcW w:w="1092" w:type="dxa"/>
            <w:shd w:val="clear" w:color="auto" w:fill="auto"/>
            <w:noWrap/>
            <w:vAlign w:val="bottom"/>
            <w:hideMark/>
          </w:tcPr>
          <w:p w14:paraId="7D1EC59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0.040258</w:t>
            </w:r>
          </w:p>
        </w:tc>
        <w:tc>
          <w:tcPr>
            <w:tcW w:w="1054" w:type="dxa"/>
            <w:shd w:val="clear" w:color="auto" w:fill="auto"/>
            <w:noWrap/>
            <w:vAlign w:val="bottom"/>
            <w:hideMark/>
          </w:tcPr>
          <w:p w14:paraId="208E395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0.002154</w:t>
            </w:r>
          </w:p>
        </w:tc>
        <w:tc>
          <w:tcPr>
            <w:tcW w:w="1093" w:type="dxa"/>
            <w:shd w:val="clear" w:color="auto" w:fill="auto"/>
            <w:noWrap/>
            <w:vAlign w:val="bottom"/>
            <w:hideMark/>
          </w:tcPr>
          <w:p w14:paraId="0B3BC85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20.20244</w:t>
            </w:r>
          </w:p>
        </w:tc>
        <w:tc>
          <w:tcPr>
            <w:tcW w:w="1054" w:type="dxa"/>
            <w:shd w:val="clear" w:color="auto" w:fill="auto"/>
            <w:noWrap/>
            <w:vAlign w:val="bottom"/>
            <w:hideMark/>
          </w:tcPr>
          <w:p w14:paraId="0F82128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419.6274</w:t>
            </w:r>
          </w:p>
        </w:tc>
        <w:tc>
          <w:tcPr>
            <w:tcW w:w="1029" w:type="dxa"/>
            <w:shd w:val="clear" w:color="auto" w:fill="auto"/>
            <w:noWrap/>
            <w:vAlign w:val="bottom"/>
            <w:hideMark/>
          </w:tcPr>
          <w:p w14:paraId="0C0E1CE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1080" w:type="dxa"/>
            <w:shd w:val="clear" w:color="auto" w:fill="auto"/>
            <w:noWrap/>
            <w:vAlign w:val="bottom"/>
            <w:hideMark/>
          </w:tcPr>
          <w:p w14:paraId="1477FC4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900" w:type="dxa"/>
            <w:shd w:val="clear" w:color="auto" w:fill="auto"/>
            <w:noWrap/>
            <w:vAlign w:val="bottom"/>
            <w:hideMark/>
          </w:tcPr>
          <w:p w14:paraId="5A14E26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990" w:type="dxa"/>
            <w:shd w:val="clear" w:color="auto" w:fill="auto"/>
            <w:noWrap/>
            <w:vAlign w:val="bottom"/>
            <w:hideMark/>
          </w:tcPr>
          <w:p w14:paraId="6E3EDB1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1170" w:type="dxa"/>
            <w:shd w:val="clear" w:color="auto" w:fill="auto"/>
            <w:noWrap/>
            <w:vAlign w:val="bottom"/>
            <w:hideMark/>
          </w:tcPr>
          <w:p w14:paraId="7C66FDD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20</w:t>
            </w:r>
          </w:p>
        </w:tc>
      </w:tr>
      <w:tr w:rsidR="00B010FB" w:rsidRPr="006B61DB" w14:paraId="100228F4" w14:textId="77777777" w:rsidTr="00B010FB">
        <w:trPr>
          <w:trHeight w:val="300"/>
        </w:trPr>
        <w:tc>
          <w:tcPr>
            <w:tcW w:w="2305" w:type="dxa"/>
            <w:shd w:val="clear" w:color="auto" w:fill="auto"/>
            <w:noWrap/>
            <w:vAlign w:val="bottom"/>
            <w:hideMark/>
          </w:tcPr>
          <w:p w14:paraId="3C02900F"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reset_rate</w:t>
            </w:r>
            <w:proofErr w:type="spellEnd"/>
          </w:p>
        </w:tc>
        <w:tc>
          <w:tcPr>
            <w:tcW w:w="1092" w:type="dxa"/>
            <w:shd w:val="clear" w:color="auto" w:fill="auto"/>
            <w:noWrap/>
            <w:vAlign w:val="bottom"/>
            <w:hideMark/>
          </w:tcPr>
          <w:p w14:paraId="1F2CF29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0.080048</w:t>
            </w:r>
          </w:p>
        </w:tc>
        <w:tc>
          <w:tcPr>
            <w:tcW w:w="1054" w:type="dxa"/>
            <w:shd w:val="clear" w:color="auto" w:fill="auto"/>
            <w:noWrap/>
            <w:vAlign w:val="bottom"/>
            <w:hideMark/>
          </w:tcPr>
          <w:p w14:paraId="1A63B83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0.003066</w:t>
            </w:r>
          </w:p>
        </w:tc>
        <w:tc>
          <w:tcPr>
            <w:tcW w:w="1093" w:type="dxa"/>
            <w:shd w:val="clear" w:color="auto" w:fill="auto"/>
            <w:noWrap/>
            <w:vAlign w:val="bottom"/>
            <w:hideMark/>
          </w:tcPr>
          <w:p w14:paraId="7E9FE22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3.008437</w:t>
            </w:r>
          </w:p>
        </w:tc>
        <w:tc>
          <w:tcPr>
            <w:tcW w:w="1054" w:type="dxa"/>
            <w:shd w:val="clear" w:color="auto" w:fill="auto"/>
            <w:noWrap/>
            <w:vAlign w:val="bottom"/>
            <w:hideMark/>
          </w:tcPr>
          <w:p w14:paraId="56B33AB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20.3115</w:t>
            </w:r>
          </w:p>
        </w:tc>
        <w:tc>
          <w:tcPr>
            <w:tcW w:w="1029" w:type="dxa"/>
            <w:shd w:val="clear" w:color="auto" w:fill="auto"/>
            <w:noWrap/>
            <w:vAlign w:val="bottom"/>
            <w:hideMark/>
          </w:tcPr>
          <w:p w14:paraId="34E0952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1080" w:type="dxa"/>
            <w:shd w:val="clear" w:color="auto" w:fill="auto"/>
            <w:noWrap/>
            <w:vAlign w:val="bottom"/>
            <w:hideMark/>
          </w:tcPr>
          <w:p w14:paraId="26C72A7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900" w:type="dxa"/>
            <w:shd w:val="clear" w:color="auto" w:fill="auto"/>
            <w:noWrap/>
            <w:vAlign w:val="bottom"/>
            <w:hideMark/>
          </w:tcPr>
          <w:p w14:paraId="41B44E7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990" w:type="dxa"/>
            <w:shd w:val="clear" w:color="auto" w:fill="auto"/>
            <w:noWrap/>
            <w:vAlign w:val="bottom"/>
            <w:hideMark/>
          </w:tcPr>
          <w:p w14:paraId="3D3369D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1170" w:type="dxa"/>
            <w:shd w:val="clear" w:color="auto" w:fill="auto"/>
            <w:noWrap/>
            <w:vAlign w:val="bottom"/>
            <w:hideMark/>
          </w:tcPr>
          <w:p w14:paraId="7870874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22</w:t>
            </w:r>
          </w:p>
        </w:tc>
      </w:tr>
      <w:tr w:rsidR="00B010FB" w:rsidRPr="006B61DB" w14:paraId="2F3F5C38" w14:textId="77777777" w:rsidTr="00B010FB">
        <w:trPr>
          <w:trHeight w:val="300"/>
        </w:trPr>
        <w:tc>
          <w:tcPr>
            <w:tcW w:w="2305" w:type="dxa"/>
            <w:shd w:val="clear" w:color="auto" w:fill="auto"/>
            <w:noWrap/>
            <w:vAlign w:val="bottom"/>
            <w:hideMark/>
          </w:tcPr>
          <w:p w14:paraId="3DE9C5D3"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setpoint</w:t>
            </w:r>
          </w:p>
        </w:tc>
        <w:tc>
          <w:tcPr>
            <w:tcW w:w="1092" w:type="dxa"/>
            <w:shd w:val="clear" w:color="auto" w:fill="auto"/>
            <w:noWrap/>
            <w:vAlign w:val="bottom"/>
            <w:hideMark/>
          </w:tcPr>
          <w:p w14:paraId="3F5F379D"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0.137378</w:t>
            </w:r>
          </w:p>
        </w:tc>
        <w:tc>
          <w:tcPr>
            <w:tcW w:w="1054" w:type="dxa"/>
            <w:shd w:val="clear" w:color="auto" w:fill="auto"/>
            <w:noWrap/>
            <w:vAlign w:val="bottom"/>
            <w:hideMark/>
          </w:tcPr>
          <w:p w14:paraId="42E5572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0.004575</w:t>
            </w:r>
          </w:p>
        </w:tc>
        <w:tc>
          <w:tcPr>
            <w:tcW w:w="1093" w:type="dxa"/>
            <w:shd w:val="clear" w:color="auto" w:fill="auto"/>
            <w:noWrap/>
            <w:vAlign w:val="bottom"/>
            <w:hideMark/>
          </w:tcPr>
          <w:p w14:paraId="734D5A3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0.959121</w:t>
            </w:r>
          </w:p>
        </w:tc>
        <w:tc>
          <w:tcPr>
            <w:tcW w:w="1054" w:type="dxa"/>
            <w:shd w:val="clear" w:color="auto" w:fill="auto"/>
            <w:noWrap/>
            <w:vAlign w:val="bottom"/>
            <w:hideMark/>
          </w:tcPr>
          <w:p w14:paraId="798A00A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2.900798</w:t>
            </w:r>
          </w:p>
        </w:tc>
        <w:tc>
          <w:tcPr>
            <w:tcW w:w="1029" w:type="dxa"/>
            <w:shd w:val="clear" w:color="auto" w:fill="auto"/>
            <w:noWrap/>
            <w:vAlign w:val="bottom"/>
            <w:hideMark/>
          </w:tcPr>
          <w:p w14:paraId="3E474A5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1080" w:type="dxa"/>
            <w:shd w:val="clear" w:color="auto" w:fill="auto"/>
            <w:noWrap/>
            <w:vAlign w:val="bottom"/>
            <w:hideMark/>
          </w:tcPr>
          <w:p w14:paraId="4FFC302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900" w:type="dxa"/>
            <w:shd w:val="clear" w:color="auto" w:fill="auto"/>
            <w:noWrap/>
            <w:vAlign w:val="bottom"/>
            <w:hideMark/>
          </w:tcPr>
          <w:p w14:paraId="18CFBFE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990" w:type="dxa"/>
            <w:shd w:val="clear" w:color="auto" w:fill="auto"/>
            <w:noWrap/>
            <w:vAlign w:val="bottom"/>
            <w:hideMark/>
          </w:tcPr>
          <w:p w14:paraId="7502C1A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1170" w:type="dxa"/>
            <w:shd w:val="clear" w:color="auto" w:fill="auto"/>
            <w:noWrap/>
            <w:vAlign w:val="bottom"/>
            <w:hideMark/>
          </w:tcPr>
          <w:p w14:paraId="05CD479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27</w:t>
            </w:r>
          </w:p>
        </w:tc>
      </w:tr>
      <w:tr w:rsidR="00B010FB" w:rsidRPr="006B61DB" w14:paraId="34445ED5" w14:textId="77777777" w:rsidTr="00B010FB">
        <w:trPr>
          <w:trHeight w:val="300"/>
        </w:trPr>
        <w:tc>
          <w:tcPr>
            <w:tcW w:w="2305" w:type="dxa"/>
            <w:shd w:val="clear" w:color="auto" w:fill="auto"/>
            <w:noWrap/>
            <w:vAlign w:val="bottom"/>
            <w:hideMark/>
          </w:tcPr>
          <w:p w14:paraId="2CC1A251"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cycle_time</w:t>
            </w:r>
            <w:proofErr w:type="spellEnd"/>
          </w:p>
        </w:tc>
        <w:tc>
          <w:tcPr>
            <w:tcW w:w="1092" w:type="dxa"/>
            <w:shd w:val="clear" w:color="auto" w:fill="auto"/>
            <w:noWrap/>
            <w:vAlign w:val="bottom"/>
            <w:hideMark/>
          </w:tcPr>
          <w:p w14:paraId="1DB7704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0.078341</w:t>
            </w:r>
          </w:p>
        </w:tc>
        <w:tc>
          <w:tcPr>
            <w:tcW w:w="1054" w:type="dxa"/>
            <w:shd w:val="clear" w:color="auto" w:fill="auto"/>
            <w:noWrap/>
            <w:vAlign w:val="bottom"/>
            <w:hideMark/>
          </w:tcPr>
          <w:p w14:paraId="215A613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0.026718</w:t>
            </w:r>
          </w:p>
        </w:tc>
        <w:tc>
          <w:tcPr>
            <w:tcW w:w="1093" w:type="dxa"/>
            <w:shd w:val="clear" w:color="auto" w:fill="auto"/>
            <w:noWrap/>
            <w:vAlign w:val="bottom"/>
            <w:hideMark/>
          </w:tcPr>
          <w:p w14:paraId="2350D25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2.4926</w:t>
            </w:r>
          </w:p>
        </w:tc>
        <w:tc>
          <w:tcPr>
            <w:tcW w:w="1054" w:type="dxa"/>
            <w:shd w:val="clear" w:color="auto" w:fill="auto"/>
            <w:noWrap/>
            <w:vAlign w:val="bottom"/>
            <w:hideMark/>
          </w:tcPr>
          <w:p w14:paraId="6EA1955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21.71307</w:t>
            </w:r>
          </w:p>
        </w:tc>
        <w:tc>
          <w:tcPr>
            <w:tcW w:w="1029" w:type="dxa"/>
            <w:shd w:val="clear" w:color="auto" w:fill="auto"/>
            <w:noWrap/>
            <w:vAlign w:val="bottom"/>
            <w:hideMark/>
          </w:tcPr>
          <w:p w14:paraId="47EB069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1080" w:type="dxa"/>
            <w:shd w:val="clear" w:color="auto" w:fill="auto"/>
            <w:noWrap/>
            <w:vAlign w:val="bottom"/>
            <w:hideMark/>
          </w:tcPr>
          <w:p w14:paraId="1E69B75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900" w:type="dxa"/>
            <w:shd w:val="clear" w:color="auto" w:fill="auto"/>
            <w:noWrap/>
            <w:vAlign w:val="bottom"/>
            <w:hideMark/>
          </w:tcPr>
          <w:p w14:paraId="58AB333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990" w:type="dxa"/>
            <w:shd w:val="clear" w:color="auto" w:fill="auto"/>
            <w:noWrap/>
            <w:vAlign w:val="bottom"/>
            <w:hideMark/>
          </w:tcPr>
          <w:p w14:paraId="3AD877B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1170" w:type="dxa"/>
            <w:shd w:val="clear" w:color="auto" w:fill="auto"/>
            <w:noWrap/>
            <w:vAlign w:val="bottom"/>
            <w:hideMark/>
          </w:tcPr>
          <w:p w14:paraId="1D75337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28</w:t>
            </w:r>
          </w:p>
        </w:tc>
      </w:tr>
      <w:tr w:rsidR="00B010FB" w:rsidRPr="006B61DB" w14:paraId="586F1C67" w14:textId="77777777" w:rsidTr="00B010FB">
        <w:trPr>
          <w:trHeight w:val="300"/>
        </w:trPr>
        <w:tc>
          <w:tcPr>
            <w:tcW w:w="2305" w:type="dxa"/>
            <w:shd w:val="clear" w:color="auto" w:fill="auto"/>
            <w:noWrap/>
            <w:vAlign w:val="bottom"/>
            <w:hideMark/>
          </w:tcPr>
          <w:p w14:paraId="3DF6DBDC"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rate</w:t>
            </w:r>
          </w:p>
        </w:tc>
        <w:tc>
          <w:tcPr>
            <w:tcW w:w="1092" w:type="dxa"/>
            <w:shd w:val="clear" w:color="auto" w:fill="auto"/>
            <w:noWrap/>
            <w:vAlign w:val="bottom"/>
            <w:hideMark/>
          </w:tcPr>
          <w:p w14:paraId="10C0C84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0.085772</w:t>
            </w:r>
          </w:p>
        </w:tc>
        <w:tc>
          <w:tcPr>
            <w:tcW w:w="1054" w:type="dxa"/>
            <w:shd w:val="clear" w:color="auto" w:fill="auto"/>
            <w:noWrap/>
            <w:vAlign w:val="bottom"/>
            <w:hideMark/>
          </w:tcPr>
          <w:p w14:paraId="4ECF5A2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0.011896</w:t>
            </w:r>
          </w:p>
        </w:tc>
        <w:tc>
          <w:tcPr>
            <w:tcW w:w="1093" w:type="dxa"/>
            <w:shd w:val="clear" w:color="auto" w:fill="auto"/>
            <w:noWrap/>
            <w:vAlign w:val="bottom"/>
            <w:hideMark/>
          </w:tcPr>
          <w:p w14:paraId="03C168C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8.086138</w:t>
            </w:r>
          </w:p>
        </w:tc>
        <w:tc>
          <w:tcPr>
            <w:tcW w:w="1054" w:type="dxa"/>
            <w:shd w:val="clear" w:color="auto" w:fill="auto"/>
            <w:noWrap/>
            <w:vAlign w:val="bottom"/>
            <w:hideMark/>
          </w:tcPr>
          <w:p w14:paraId="2DDD440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69.05565</w:t>
            </w:r>
          </w:p>
        </w:tc>
        <w:tc>
          <w:tcPr>
            <w:tcW w:w="1029" w:type="dxa"/>
            <w:shd w:val="clear" w:color="auto" w:fill="auto"/>
            <w:noWrap/>
            <w:vAlign w:val="bottom"/>
            <w:hideMark/>
          </w:tcPr>
          <w:p w14:paraId="1C87A10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1080" w:type="dxa"/>
            <w:shd w:val="clear" w:color="auto" w:fill="auto"/>
            <w:noWrap/>
            <w:vAlign w:val="bottom"/>
            <w:hideMark/>
          </w:tcPr>
          <w:p w14:paraId="1A3A47C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900" w:type="dxa"/>
            <w:shd w:val="clear" w:color="auto" w:fill="auto"/>
            <w:noWrap/>
            <w:vAlign w:val="bottom"/>
            <w:hideMark/>
          </w:tcPr>
          <w:p w14:paraId="48DFEE1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990" w:type="dxa"/>
            <w:shd w:val="clear" w:color="auto" w:fill="auto"/>
            <w:noWrap/>
            <w:vAlign w:val="bottom"/>
            <w:hideMark/>
          </w:tcPr>
          <w:p w14:paraId="51BDB18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1170" w:type="dxa"/>
            <w:shd w:val="clear" w:color="auto" w:fill="auto"/>
            <w:noWrap/>
            <w:vAlign w:val="bottom"/>
            <w:hideMark/>
          </w:tcPr>
          <w:p w14:paraId="7551A68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28</w:t>
            </w:r>
          </w:p>
        </w:tc>
      </w:tr>
      <w:tr w:rsidR="00B010FB" w:rsidRPr="006B61DB" w14:paraId="377EF243" w14:textId="77777777" w:rsidTr="00B010FB">
        <w:trPr>
          <w:trHeight w:val="300"/>
        </w:trPr>
        <w:tc>
          <w:tcPr>
            <w:tcW w:w="2305" w:type="dxa"/>
            <w:shd w:val="clear" w:color="auto" w:fill="auto"/>
            <w:noWrap/>
            <w:vAlign w:val="bottom"/>
            <w:hideMark/>
          </w:tcPr>
          <w:p w14:paraId="39A189A3"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function</w:t>
            </w:r>
          </w:p>
        </w:tc>
        <w:tc>
          <w:tcPr>
            <w:tcW w:w="1092" w:type="dxa"/>
            <w:shd w:val="clear" w:color="auto" w:fill="auto"/>
            <w:noWrap/>
            <w:vAlign w:val="bottom"/>
            <w:hideMark/>
          </w:tcPr>
          <w:p w14:paraId="3A39D9F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0.136961</w:t>
            </w:r>
          </w:p>
        </w:tc>
        <w:tc>
          <w:tcPr>
            <w:tcW w:w="1054" w:type="dxa"/>
            <w:shd w:val="clear" w:color="auto" w:fill="auto"/>
            <w:noWrap/>
            <w:vAlign w:val="bottom"/>
            <w:hideMark/>
          </w:tcPr>
          <w:p w14:paraId="586B4D0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0.030515</w:t>
            </w:r>
          </w:p>
        </w:tc>
        <w:tc>
          <w:tcPr>
            <w:tcW w:w="1093" w:type="dxa"/>
            <w:shd w:val="clear" w:color="auto" w:fill="auto"/>
            <w:noWrap/>
            <w:vAlign w:val="bottom"/>
            <w:hideMark/>
          </w:tcPr>
          <w:p w14:paraId="27776BF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5.122153</w:t>
            </w:r>
          </w:p>
        </w:tc>
        <w:tc>
          <w:tcPr>
            <w:tcW w:w="1054" w:type="dxa"/>
            <w:shd w:val="clear" w:color="auto" w:fill="auto"/>
            <w:noWrap/>
            <w:vAlign w:val="bottom"/>
            <w:hideMark/>
          </w:tcPr>
          <w:p w14:paraId="2B7511A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27.34285</w:t>
            </w:r>
          </w:p>
        </w:tc>
        <w:tc>
          <w:tcPr>
            <w:tcW w:w="1029" w:type="dxa"/>
            <w:shd w:val="clear" w:color="auto" w:fill="auto"/>
            <w:noWrap/>
            <w:vAlign w:val="bottom"/>
            <w:hideMark/>
          </w:tcPr>
          <w:p w14:paraId="453345B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1080" w:type="dxa"/>
            <w:shd w:val="clear" w:color="auto" w:fill="auto"/>
            <w:noWrap/>
            <w:vAlign w:val="bottom"/>
            <w:hideMark/>
          </w:tcPr>
          <w:p w14:paraId="5B05E4E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900" w:type="dxa"/>
            <w:shd w:val="clear" w:color="auto" w:fill="auto"/>
            <w:noWrap/>
            <w:vAlign w:val="bottom"/>
            <w:hideMark/>
          </w:tcPr>
          <w:p w14:paraId="0C2B5BF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990" w:type="dxa"/>
            <w:shd w:val="clear" w:color="auto" w:fill="auto"/>
            <w:noWrap/>
            <w:vAlign w:val="bottom"/>
            <w:hideMark/>
          </w:tcPr>
          <w:p w14:paraId="7673073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1170" w:type="dxa"/>
            <w:shd w:val="clear" w:color="auto" w:fill="auto"/>
            <w:noWrap/>
            <w:vAlign w:val="bottom"/>
            <w:hideMark/>
          </w:tcPr>
          <w:p w14:paraId="35E89A9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32</w:t>
            </w:r>
          </w:p>
        </w:tc>
      </w:tr>
      <w:tr w:rsidR="00B010FB" w:rsidRPr="006B61DB" w14:paraId="1BDC80FC" w14:textId="77777777" w:rsidTr="00B010FB">
        <w:trPr>
          <w:trHeight w:val="300"/>
        </w:trPr>
        <w:tc>
          <w:tcPr>
            <w:tcW w:w="2305" w:type="dxa"/>
            <w:shd w:val="clear" w:color="auto" w:fill="auto"/>
            <w:noWrap/>
            <w:vAlign w:val="bottom"/>
            <w:hideMark/>
          </w:tcPr>
          <w:p w14:paraId="1C20CDA8"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deadband</w:t>
            </w:r>
          </w:p>
        </w:tc>
        <w:tc>
          <w:tcPr>
            <w:tcW w:w="1092" w:type="dxa"/>
            <w:shd w:val="clear" w:color="auto" w:fill="auto"/>
            <w:noWrap/>
            <w:vAlign w:val="bottom"/>
            <w:hideMark/>
          </w:tcPr>
          <w:p w14:paraId="5A337FC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0.172885</w:t>
            </w:r>
          </w:p>
        </w:tc>
        <w:tc>
          <w:tcPr>
            <w:tcW w:w="1054" w:type="dxa"/>
            <w:shd w:val="clear" w:color="auto" w:fill="auto"/>
            <w:noWrap/>
            <w:vAlign w:val="bottom"/>
            <w:hideMark/>
          </w:tcPr>
          <w:p w14:paraId="04B9011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0.018316</w:t>
            </w:r>
          </w:p>
        </w:tc>
        <w:tc>
          <w:tcPr>
            <w:tcW w:w="1093" w:type="dxa"/>
            <w:shd w:val="clear" w:color="auto" w:fill="auto"/>
            <w:noWrap/>
            <w:vAlign w:val="bottom"/>
            <w:hideMark/>
          </w:tcPr>
          <w:p w14:paraId="486B40A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0.171086</w:t>
            </w:r>
          </w:p>
        </w:tc>
        <w:tc>
          <w:tcPr>
            <w:tcW w:w="1054" w:type="dxa"/>
            <w:shd w:val="clear" w:color="auto" w:fill="auto"/>
            <w:noWrap/>
            <w:vAlign w:val="bottom"/>
            <w:hideMark/>
          </w:tcPr>
          <w:p w14:paraId="559CC93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-0.96751</w:t>
            </w:r>
          </w:p>
        </w:tc>
        <w:tc>
          <w:tcPr>
            <w:tcW w:w="1029" w:type="dxa"/>
            <w:shd w:val="clear" w:color="auto" w:fill="auto"/>
            <w:noWrap/>
            <w:vAlign w:val="bottom"/>
            <w:hideMark/>
          </w:tcPr>
          <w:p w14:paraId="7AE149A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1080" w:type="dxa"/>
            <w:shd w:val="clear" w:color="auto" w:fill="auto"/>
            <w:noWrap/>
            <w:vAlign w:val="bottom"/>
            <w:hideMark/>
          </w:tcPr>
          <w:p w14:paraId="2FD38EB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900" w:type="dxa"/>
            <w:shd w:val="clear" w:color="auto" w:fill="auto"/>
            <w:noWrap/>
            <w:vAlign w:val="bottom"/>
            <w:hideMark/>
          </w:tcPr>
          <w:p w14:paraId="6216F6D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990" w:type="dxa"/>
            <w:shd w:val="clear" w:color="auto" w:fill="auto"/>
            <w:noWrap/>
            <w:vAlign w:val="bottom"/>
            <w:hideMark/>
          </w:tcPr>
          <w:p w14:paraId="260899A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1170" w:type="dxa"/>
            <w:shd w:val="clear" w:color="auto" w:fill="auto"/>
            <w:noWrap/>
            <w:vAlign w:val="bottom"/>
            <w:hideMark/>
          </w:tcPr>
          <w:p w14:paraId="32FC808D"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32</w:t>
            </w:r>
          </w:p>
        </w:tc>
      </w:tr>
      <w:tr w:rsidR="00B010FB" w:rsidRPr="006B61DB" w14:paraId="6BD9F5D4" w14:textId="77777777" w:rsidTr="00B010FB">
        <w:trPr>
          <w:trHeight w:val="300"/>
        </w:trPr>
        <w:tc>
          <w:tcPr>
            <w:tcW w:w="2305" w:type="dxa"/>
            <w:shd w:val="clear" w:color="auto" w:fill="auto"/>
            <w:noWrap/>
            <w:vAlign w:val="bottom"/>
            <w:hideMark/>
          </w:tcPr>
          <w:p w14:paraId="754CFC44"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gain</w:t>
            </w:r>
          </w:p>
        </w:tc>
        <w:tc>
          <w:tcPr>
            <w:tcW w:w="1092" w:type="dxa"/>
            <w:shd w:val="clear" w:color="auto" w:fill="auto"/>
            <w:noWrap/>
            <w:vAlign w:val="bottom"/>
            <w:hideMark/>
          </w:tcPr>
          <w:p w14:paraId="545CE2E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0.072631</w:t>
            </w:r>
          </w:p>
        </w:tc>
        <w:tc>
          <w:tcPr>
            <w:tcW w:w="1054" w:type="dxa"/>
            <w:shd w:val="clear" w:color="auto" w:fill="auto"/>
            <w:noWrap/>
            <w:vAlign w:val="bottom"/>
            <w:hideMark/>
          </w:tcPr>
          <w:p w14:paraId="0A7AACE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0.008429</w:t>
            </w:r>
          </w:p>
        </w:tc>
        <w:tc>
          <w:tcPr>
            <w:tcW w:w="1093" w:type="dxa"/>
            <w:shd w:val="clear" w:color="auto" w:fill="auto"/>
            <w:noWrap/>
            <w:vAlign w:val="bottom"/>
            <w:hideMark/>
          </w:tcPr>
          <w:p w14:paraId="1F48486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-4.83451</w:t>
            </w:r>
          </w:p>
        </w:tc>
        <w:tc>
          <w:tcPr>
            <w:tcW w:w="1054" w:type="dxa"/>
            <w:shd w:val="clear" w:color="auto" w:fill="auto"/>
            <w:noWrap/>
            <w:vAlign w:val="bottom"/>
            <w:hideMark/>
          </w:tcPr>
          <w:p w14:paraId="330F590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26.2416</w:t>
            </w:r>
          </w:p>
        </w:tc>
        <w:tc>
          <w:tcPr>
            <w:tcW w:w="1029" w:type="dxa"/>
            <w:shd w:val="clear" w:color="auto" w:fill="auto"/>
            <w:noWrap/>
            <w:vAlign w:val="bottom"/>
            <w:hideMark/>
          </w:tcPr>
          <w:p w14:paraId="6ED692A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1080" w:type="dxa"/>
            <w:shd w:val="clear" w:color="auto" w:fill="auto"/>
            <w:noWrap/>
            <w:vAlign w:val="bottom"/>
            <w:hideMark/>
          </w:tcPr>
          <w:p w14:paraId="38C4938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5</w:t>
            </w:r>
          </w:p>
        </w:tc>
        <w:tc>
          <w:tcPr>
            <w:tcW w:w="900" w:type="dxa"/>
            <w:shd w:val="clear" w:color="auto" w:fill="auto"/>
            <w:noWrap/>
            <w:vAlign w:val="bottom"/>
            <w:hideMark/>
          </w:tcPr>
          <w:p w14:paraId="685C053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2D402BA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1170" w:type="dxa"/>
            <w:shd w:val="clear" w:color="auto" w:fill="auto"/>
            <w:noWrap/>
            <w:vAlign w:val="bottom"/>
            <w:hideMark/>
          </w:tcPr>
          <w:p w14:paraId="11D6788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34</w:t>
            </w:r>
          </w:p>
        </w:tc>
      </w:tr>
      <w:tr w:rsidR="00B010FB" w:rsidRPr="006B61DB" w14:paraId="62C13430" w14:textId="77777777" w:rsidTr="00B010FB">
        <w:trPr>
          <w:trHeight w:val="300"/>
        </w:trPr>
        <w:tc>
          <w:tcPr>
            <w:tcW w:w="2305" w:type="dxa"/>
            <w:shd w:val="clear" w:color="auto" w:fill="auto"/>
            <w:noWrap/>
            <w:vAlign w:val="bottom"/>
            <w:hideMark/>
          </w:tcPr>
          <w:p w14:paraId="23B8C7B8"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system_mode</w:t>
            </w:r>
            <w:proofErr w:type="spellEnd"/>
          </w:p>
        </w:tc>
        <w:tc>
          <w:tcPr>
            <w:tcW w:w="1092" w:type="dxa"/>
            <w:shd w:val="clear" w:color="auto" w:fill="auto"/>
            <w:noWrap/>
            <w:vAlign w:val="bottom"/>
            <w:hideMark/>
          </w:tcPr>
          <w:p w14:paraId="658AAC8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0.397895</w:t>
            </w:r>
          </w:p>
        </w:tc>
        <w:tc>
          <w:tcPr>
            <w:tcW w:w="1054" w:type="dxa"/>
            <w:shd w:val="clear" w:color="auto" w:fill="auto"/>
            <w:noWrap/>
            <w:vAlign w:val="bottom"/>
            <w:hideMark/>
          </w:tcPr>
          <w:p w14:paraId="140988A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0.246882</w:t>
            </w:r>
          </w:p>
        </w:tc>
        <w:tc>
          <w:tcPr>
            <w:tcW w:w="1093" w:type="dxa"/>
            <w:shd w:val="clear" w:color="auto" w:fill="auto"/>
            <w:noWrap/>
            <w:vAlign w:val="bottom"/>
            <w:hideMark/>
          </w:tcPr>
          <w:p w14:paraId="4CCBE50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1.161342</w:t>
            </w:r>
          </w:p>
        </w:tc>
        <w:tc>
          <w:tcPr>
            <w:tcW w:w="1054" w:type="dxa"/>
            <w:shd w:val="clear" w:color="auto" w:fill="auto"/>
            <w:noWrap/>
            <w:vAlign w:val="bottom"/>
            <w:hideMark/>
          </w:tcPr>
          <w:p w14:paraId="451D20A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-0.41861</w:t>
            </w:r>
          </w:p>
        </w:tc>
        <w:tc>
          <w:tcPr>
            <w:tcW w:w="1029" w:type="dxa"/>
            <w:shd w:val="clear" w:color="auto" w:fill="auto"/>
            <w:noWrap/>
            <w:vAlign w:val="bottom"/>
            <w:hideMark/>
          </w:tcPr>
          <w:p w14:paraId="097A262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1080" w:type="dxa"/>
            <w:shd w:val="clear" w:color="auto" w:fill="auto"/>
            <w:noWrap/>
            <w:vAlign w:val="bottom"/>
            <w:hideMark/>
          </w:tcPr>
          <w:p w14:paraId="2E1628D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11</w:t>
            </w:r>
          </w:p>
        </w:tc>
        <w:tc>
          <w:tcPr>
            <w:tcW w:w="900" w:type="dxa"/>
            <w:shd w:val="clear" w:color="auto" w:fill="auto"/>
            <w:noWrap/>
            <w:vAlign w:val="bottom"/>
            <w:hideMark/>
          </w:tcPr>
          <w:p w14:paraId="232A94C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7</w:t>
            </w:r>
          </w:p>
        </w:tc>
        <w:tc>
          <w:tcPr>
            <w:tcW w:w="990" w:type="dxa"/>
            <w:shd w:val="clear" w:color="auto" w:fill="auto"/>
            <w:noWrap/>
            <w:vAlign w:val="bottom"/>
            <w:hideMark/>
          </w:tcPr>
          <w:p w14:paraId="339B799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6</w:t>
            </w:r>
          </w:p>
        </w:tc>
        <w:tc>
          <w:tcPr>
            <w:tcW w:w="1170" w:type="dxa"/>
            <w:shd w:val="clear" w:color="auto" w:fill="auto"/>
            <w:noWrap/>
            <w:vAlign w:val="bottom"/>
            <w:hideMark/>
          </w:tcPr>
          <w:p w14:paraId="6E94EFD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35</w:t>
            </w:r>
          </w:p>
        </w:tc>
      </w:tr>
      <w:tr w:rsidR="00B010FB" w:rsidRPr="006B61DB" w14:paraId="1181C884" w14:textId="77777777" w:rsidTr="00B010FB">
        <w:trPr>
          <w:trHeight w:val="300"/>
        </w:trPr>
        <w:tc>
          <w:tcPr>
            <w:tcW w:w="2305" w:type="dxa"/>
            <w:shd w:val="clear" w:color="auto" w:fill="auto"/>
            <w:noWrap/>
            <w:vAlign w:val="bottom"/>
            <w:hideMark/>
          </w:tcPr>
          <w:p w14:paraId="28FBFAAB"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proofErr w:type="spellStart"/>
            <w:r w:rsidRPr="006B61DB">
              <w:rPr>
                <w:rFonts w:ascii="Aptos Narrow" w:hAnsi="Aptos Narrow" w:cs="Times New Roman"/>
                <w:color w:val="000000"/>
                <w:sz w:val="22"/>
                <w:szCs w:val="22"/>
                <w:lang w:val="en-US" w:eastAsia="en-US"/>
              </w:rPr>
              <w:t>crc_rate</w:t>
            </w:r>
            <w:proofErr w:type="spellEnd"/>
          </w:p>
        </w:tc>
        <w:tc>
          <w:tcPr>
            <w:tcW w:w="1092" w:type="dxa"/>
            <w:shd w:val="clear" w:color="auto" w:fill="auto"/>
            <w:noWrap/>
            <w:vAlign w:val="bottom"/>
            <w:hideMark/>
          </w:tcPr>
          <w:p w14:paraId="6612B600"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0.424578</w:t>
            </w:r>
          </w:p>
        </w:tc>
        <w:tc>
          <w:tcPr>
            <w:tcW w:w="1054" w:type="dxa"/>
            <w:shd w:val="clear" w:color="auto" w:fill="auto"/>
            <w:noWrap/>
            <w:vAlign w:val="bottom"/>
            <w:hideMark/>
          </w:tcPr>
          <w:p w14:paraId="76DCFEC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0.27986</w:t>
            </w:r>
          </w:p>
        </w:tc>
        <w:tc>
          <w:tcPr>
            <w:tcW w:w="1093" w:type="dxa"/>
            <w:shd w:val="clear" w:color="auto" w:fill="auto"/>
            <w:noWrap/>
            <w:vAlign w:val="bottom"/>
            <w:hideMark/>
          </w:tcPr>
          <w:p w14:paraId="172818C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0.091263</w:t>
            </w:r>
          </w:p>
        </w:tc>
        <w:tc>
          <w:tcPr>
            <w:tcW w:w="1054" w:type="dxa"/>
            <w:shd w:val="clear" w:color="auto" w:fill="auto"/>
            <w:noWrap/>
            <w:vAlign w:val="bottom"/>
            <w:hideMark/>
          </w:tcPr>
          <w:p w14:paraId="784A579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-1.97471</w:t>
            </w:r>
          </w:p>
        </w:tc>
        <w:tc>
          <w:tcPr>
            <w:tcW w:w="1029" w:type="dxa"/>
            <w:shd w:val="clear" w:color="auto" w:fill="auto"/>
            <w:noWrap/>
            <w:vAlign w:val="bottom"/>
            <w:hideMark/>
          </w:tcPr>
          <w:p w14:paraId="570F0D8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1080" w:type="dxa"/>
            <w:shd w:val="clear" w:color="auto" w:fill="auto"/>
            <w:noWrap/>
            <w:vAlign w:val="bottom"/>
            <w:hideMark/>
          </w:tcPr>
          <w:p w14:paraId="7786CD9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900" w:type="dxa"/>
            <w:shd w:val="clear" w:color="auto" w:fill="auto"/>
            <w:noWrap/>
            <w:vAlign w:val="bottom"/>
            <w:hideMark/>
          </w:tcPr>
          <w:p w14:paraId="0989A94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013065E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w:t>
            </w:r>
          </w:p>
        </w:tc>
        <w:tc>
          <w:tcPr>
            <w:tcW w:w="1170" w:type="dxa"/>
            <w:shd w:val="clear" w:color="auto" w:fill="auto"/>
            <w:noWrap/>
            <w:vAlign w:val="bottom"/>
            <w:hideMark/>
          </w:tcPr>
          <w:p w14:paraId="38C24FF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37</w:t>
            </w:r>
          </w:p>
        </w:tc>
      </w:tr>
      <w:tr w:rsidR="00B010FB" w:rsidRPr="006B61DB" w14:paraId="7EA3CAB1" w14:textId="77777777" w:rsidTr="00B010FB">
        <w:trPr>
          <w:trHeight w:val="300"/>
        </w:trPr>
        <w:tc>
          <w:tcPr>
            <w:tcW w:w="2305" w:type="dxa"/>
            <w:shd w:val="clear" w:color="auto" w:fill="auto"/>
            <w:noWrap/>
            <w:vAlign w:val="bottom"/>
            <w:hideMark/>
          </w:tcPr>
          <w:p w14:paraId="3AF6277A"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pump</w:t>
            </w:r>
          </w:p>
        </w:tc>
        <w:tc>
          <w:tcPr>
            <w:tcW w:w="1092" w:type="dxa"/>
            <w:shd w:val="clear" w:color="auto" w:fill="auto"/>
            <w:noWrap/>
            <w:vAlign w:val="bottom"/>
            <w:hideMark/>
          </w:tcPr>
          <w:p w14:paraId="312AEA57"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0.466624</w:t>
            </w:r>
          </w:p>
        </w:tc>
        <w:tc>
          <w:tcPr>
            <w:tcW w:w="1054" w:type="dxa"/>
            <w:shd w:val="clear" w:color="auto" w:fill="auto"/>
            <w:noWrap/>
            <w:vAlign w:val="bottom"/>
            <w:hideMark/>
          </w:tcPr>
          <w:p w14:paraId="566CC7B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0.320379</w:t>
            </w:r>
          </w:p>
        </w:tc>
        <w:tc>
          <w:tcPr>
            <w:tcW w:w="1093" w:type="dxa"/>
            <w:shd w:val="clear" w:color="auto" w:fill="auto"/>
            <w:noWrap/>
            <w:vAlign w:val="bottom"/>
            <w:hideMark/>
          </w:tcPr>
          <w:p w14:paraId="2635EB6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0.769877</w:t>
            </w:r>
          </w:p>
        </w:tc>
        <w:tc>
          <w:tcPr>
            <w:tcW w:w="1054" w:type="dxa"/>
            <w:shd w:val="clear" w:color="auto" w:fill="auto"/>
            <w:noWrap/>
            <w:vAlign w:val="bottom"/>
            <w:hideMark/>
          </w:tcPr>
          <w:p w14:paraId="7D95A6C9"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-1.40729</w:t>
            </w:r>
          </w:p>
        </w:tc>
        <w:tc>
          <w:tcPr>
            <w:tcW w:w="1029" w:type="dxa"/>
            <w:shd w:val="clear" w:color="auto" w:fill="auto"/>
            <w:noWrap/>
            <w:vAlign w:val="bottom"/>
            <w:hideMark/>
          </w:tcPr>
          <w:p w14:paraId="712C665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1080" w:type="dxa"/>
            <w:shd w:val="clear" w:color="auto" w:fill="auto"/>
            <w:noWrap/>
            <w:vAlign w:val="bottom"/>
            <w:hideMark/>
          </w:tcPr>
          <w:p w14:paraId="4F5E815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900" w:type="dxa"/>
            <w:shd w:val="clear" w:color="auto" w:fill="auto"/>
            <w:noWrap/>
            <w:vAlign w:val="bottom"/>
            <w:hideMark/>
          </w:tcPr>
          <w:p w14:paraId="779535A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9</w:t>
            </w:r>
          </w:p>
        </w:tc>
        <w:tc>
          <w:tcPr>
            <w:tcW w:w="990" w:type="dxa"/>
            <w:shd w:val="clear" w:color="auto" w:fill="auto"/>
            <w:noWrap/>
            <w:vAlign w:val="bottom"/>
            <w:hideMark/>
          </w:tcPr>
          <w:p w14:paraId="32375CD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w:t>
            </w:r>
          </w:p>
        </w:tc>
        <w:tc>
          <w:tcPr>
            <w:tcW w:w="1170" w:type="dxa"/>
            <w:shd w:val="clear" w:color="auto" w:fill="auto"/>
            <w:noWrap/>
            <w:vAlign w:val="bottom"/>
            <w:hideMark/>
          </w:tcPr>
          <w:p w14:paraId="10F0BD8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39</w:t>
            </w:r>
          </w:p>
        </w:tc>
      </w:tr>
      <w:tr w:rsidR="00B010FB" w:rsidRPr="006B61DB" w14:paraId="2E23CFBB" w14:textId="77777777" w:rsidTr="00B010FB">
        <w:trPr>
          <w:trHeight w:val="300"/>
        </w:trPr>
        <w:tc>
          <w:tcPr>
            <w:tcW w:w="2305" w:type="dxa"/>
            <w:shd w:val="clear" w:color="auto" w:fill="auto"/>
            <w:noWrap/>
            <w:vAlign w:val="bottom"/>
            <w:hideMark/>
          </w:tcPr>
          <w:p w14:paraId="6CA3E2A8"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length</w:t>
            </w:r>
          </w:p>
        </w:tc>
        <w:tc>
          <w:tcPr>
            <w:tcW w:w="1092" w:type="dxa"/>
            <w:shd w:val="clear" w:color="auto" w:fill="auto"/>
            <w:noWrap/>
            <w:vAlign w:val="bottom"/>
            <w:hideMark/>
          </w:tcPr>
          <w:p w14:paraId="08FAF3A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0.186097</w:t>
            </w:r>
          </w:p>
        </w:tc>
        <w:tc>
          <w:tcPr>
            <w:tcW w:w="1054" w:type="dxa"/>
            <w:shd w:val="clear" w:color="auto" w:fill="auto"/>
            <w:noWrap/>
            <w:vAlign w:val="bottom"/>
            <w:hideMark/>
          </w:tcPr>
          <w:p w14:paraId="1E616811"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0.041966</w:t>
            </w:r>
          </w:p>
        </w:tc>
        <w:tc>
          <w:tcPr>
            <w:tcW w:w="1093" w:type="dxa"/>
            <w:shd w:val="clear" w:color="auto" w:fill="auto"/>
            <w:noWrap/>
            <w:vAlign w:val="bottom"/>
            <w:hideMark/>
          </w:tcPr>
          <w:p w14:paraId="19E2225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-4.47194</w:t>
            </w:r>
          </w:p>
        </w:tc>
        <w:tc>
          <w:tcPr>
            <w:tcW w:w="1054" w:type="dxa"/>
            <w:shd w:val="clear" w:color="auto" w:fill="auto"/>
            <w:noWrap/>
            <w:vAlign w:val="bottom"/>
            <w:hideMark/>
          </w:tcPr>
          <w:p w14:paraId="134BB54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18.80183</w:t>
            </w:r>
          </w:p>
        </w:tc>
        <w:tc>
          <w:tcPr>
            <w:tcW w:w="1029" w:type="dxa"/>
            <w:shd w:val="clear" w:color="auto" w:fill="auto"/>
            <w:noWrap/>
            <w:vAlign w:val="bottom"/>
            <w:hideMark/>
          </w:tcPr>
          <w:p w14:paraId="5A771B12"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1080" w:type="dxa"/>
            <w:shd w:val="clear" w:color="auto" w:fill="auto"/>
            <w:noWrap/>
            <w:vAlign w:val="bottom"/>
            <w:hideMark/>
          </w:tcPr>
          <w:p w14:paraId="2656620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900" w:type="dxa"/>
            <w:shd w:val="clear" w:color="auto" w:fill="auto"/>
            <w:noWrap/>
            <w:vAlign w:val="bottom"/>
            <w:hideMark/>
          </w:tcPr>
          <w:p w14:paraId="5AFC3E6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19F2B94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8</w:t>
            </w:r>
          </w:p>
        </w:tc>
        <w:tc>
          <w:tcPr>
            <w:tcW w:w="1170" w:type="dxa"/>
            <w:shd w:val="clear" w:color="auto" w:fill="auto"/>
            <w:noWrap/>
            <w:vAlign w:val="bottom"/>
            <w:hideMark/>
          </w:tcPr>
          <w:p w14:paraId="0FBBAE8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42</w:t>
            </w:r>
          </w:p>
        </w:tc>
      </w:tr>
      <w:tr w:rsidR="00B010FB" w:rsidRPr="006B61DB" w14:paraId="6EC72D51" w14:textId="77777777" w:rsidTr="00B010FB">
        <w:trPr>
          <w:trHeight w:val="300"/>
        </w:trPr>
        <w:tc>
          <w:tcPr>
            <w:tcW w:w="2305" w:type="dxa"/>
            <w:shd w:val="clear" w:color="auto" w:fill="auto"/>
            <w:noWrap/>
            <w:vAlign w:val="bottom"/>
            <w:hideMark/>
          </w:tcPr>
          <w:p w14:paraId="2EE50C7B"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solenoid</w:t>
            </w:r>
          </w:p>
        </w:tc>
        <w:tc>
          <w:tcPr>
            <w:tcW w:w="1092" w:type="dxa"/>
            <w:shd w:val="clear" w:color="auto" w:fill="auto"/>
            <w:noWrap/>
            <w:vAlign w:val="bottom"/>
            <w:hideMark/>
          </w:tcPr>
          <w:p w14:paraId="772BB984"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0.497716</w:t>
            </w:r>
          </w:p>
        </w:tc>
        <w:tc>
          <w:tcPr>
            <w:tcW w:w="1054" w:type="dxa"/>
            <w:shd w:val="clear" w:color="auto" w:fill="auto"/>
            <w:noWrap/>
            <w:vAlign w:val="bottom"/>
            <w:hideMark/>
          </w:tcPr>
          <w:p w14:paraId="6378F86F"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0.452241</w:t>
            </w:r>
          </w:p>
        </w:tc>
        <w:tc>
          <w:tcPr>
            <w:tcW w:w="1093" w:type="dxa"/>
            <w:shd w:val="clear" w:color="auto" w:fill="auto"/>
            <w:noWrap/>
            <w:vAlign w:val="bottom"/>
            <w:hideMark/>
          </w:tcPr>
          <w:p w14:paraId="32DFA15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0.191915</w:t>
            </w:r>
          </w:p>
        </w:tc>
        <w:tc>
          <w:tcPr>
            <w:tcW w:w="1054" w:type="dxa"/>
            <w:shd w:val="clear" w:color="auto" w:fill="auto"/>
            <w:noWrap/>
            <w:vAlign w:val="bottom"/>
            <w:hideMark/>
          </w:tcPr>
          <w:p w14:paraId="483DCA2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-1.96317</w:t>
            </w:r>
          </w:p>
        </w:tc>
        <w:tc>
          <w:tcPr>
            <w:tcW w:w="1029" w:type="dxa"/>
            <w:shd w:val="clear" w:color="auto" w:fill="auto"/>
            <w:noWrap/>
            <w:vAlign w:val="bottom"/>
            <w:hideMark/>
          </w:tcPr>
          <w:p w14:paraId="0581B09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1080" w:type="dxa"/>
            <w:shd w:val="clear" w:color="auto" w:fill="auto"/>
            <w:noWrap/>
            <w:vAlign w:val="bottom"/>
            <w:hideMark/>
          </w:tcPr>
          <w:p w14:paraId="5B61141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w:t>
            </w:r>
          </w:p>
        </w:tc>
        <w:tc>
          <w:tcPr>
            <w:tcW w:w="900" w:type="dxa"/>
            <w:shd w:val="clear" w:color="auto" w:fill="auto"/>
            <w:noWrap/>
            <w:vAlign w:val="bottom"/>
            <w:hideMark/>
          </w:tcPr>
          <w:p w14:paraId="364D3BEE"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10</w:t>
            </w:r>
          </w:p>
        </w:tc>
        <w:tc>
          <w:tcPr>
            <w:tcW w:w="990" w:type="dxa"/>
            <w:shd w:val="clear" w:color="auto" w:fill="auto"/>
            <w:noWrap/>
            <w:vAlign w:val="bottom"/>
            <w:hideMark/>
          </w:tcPr>
          <w:p w14:paraId="4C00F76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2</w:t>
            </w:r>
          </w:p>
        </w:tc>
        <w:tc>
          <w:tcPr>
            <w:tcW w:w="1170" w:type="dxa"/>
            <w:shd w:val="clear" w:color="auto" w:fill="auto"/>
            <w:noWrap/>
            <w:vAlign w:val="bottom"/>
            <w:hideMark/>
          </w:tcPr>
          <w:p w14:paraId="5C20BB8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42</w:t>
            </w:r>
          </w:p>
        </w:tc>
      </w:tr>
      <w:tr w:rsidR="00B010FB" w:rsidRPr="006B61DB" w14:paraId="515BD90E" w14:textId="77777777" w:rsidTr="00B010FB">
        <w:trPr>
          <w:trHeight w:val="300"/>
        </w:trPr>
        <w:tc>
          <w:tcPr>
            <w:tcW w:w="2305" w:type="dxa"/>
            <w:shd w:val="clear" w:color="auto" w:fill="auto"/>
            <w:noWrap/>
            <w:vAlign w:val="bottom"/>
            <w:hideMark/>
          </w:tcPr>
          <w:p w14:paraId="6A225F41" w14:textId="77777777" w:rsidR="006B61DB" w:rsidRPr="006B61DB" w:rsidRDefault="006B61DB" w:rsidP="006B61DB">
            <w:pPr>
              <w:spacing w:line="240" w:lineRule="auto"/>
              <w:jc w:val="lef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control_scheme</w:t>
            </w:r>
          </w:p>
        </w:tc>
        <w:tc>
          <w:tcPr>
            <w:tcW w:w="1092" w:type="dxa"/>
            <w:shd w:val="clear" w:color="auto" w:fill="auto"/>
            <w:noWrap/>
            <w:vAlign w:val="bottom"/>
            <w:hideMark/>
          </w:tcPr>
          <w:p w14:paraId="663AFF0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0.473766</w:t>
            </w:r>
          </w:p>
        </w:tc>
        <w:tc>
          <w:tcPr>
            <w:tcW w:w="1054" w:type="dxa"/>
            <w:shd w:val="clear" w:color="auto" w:fill="auto"/>
            <w:noWrap/>
            <w:vAlign w:val="bottom"/>
            <w:hideMark/>
          </w:tcPr>
          <w:p w14:paraId="00560D28"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0.340163</w:t>
            </w:r>
          </w:p>
        </w:tc>
        <w:tc>
          <w:tcPr>
            <w:tcW w:w="1093" w:type="dxa"/>
            <w:shd w:val="clear" w:color="auto" w:fill="auto"/>
            <w:noWrap/>
            <w:vAlign w:val="bottom"/>
            <w:hideMark/>
          </w:tcPr>
          <w:p w14:paraId="00435CB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-0.67475</w:t>
            </w:r>
          </w:p>
        </w:tc>
        <w:tc>
          <w:tcPr>
            <w:tcW w:w="1054" w:type="dxa"/>
            <w:shd w:val="clear" w:color="auto" w:fill="auto"/>
            <w:noWrap/>
            <w:vAlign w:val="bottom"/>
            <w:hideMark/>
          </w:tcPr>
          <w:p w14:paraId="3347F61A"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-1.54471</w:t>
            </w:r>
          </w:p>
        </w:tc>
        <w:tc>
          <w:tcPr>
            <w:tcW w:w="1029" w:type="dxa"/>
            <w:shd w:val="clear" w:color="auto" w:fill="auto"/>
            <w:noWrap/>
            <w:vAlign w:val="bottom"/>
            <w:hideMark/>
          </w:tcPr>
          <w:p w14:paraId="6AB918B3"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1080" w:type="dxa"/>
            <w:shd w:val="clear" w:color="auto" w:fill="auto"/>
            <w:noWrap/>
            <w:vAlign w:val="bottom"/>
            <w:hideMark/>
          </w:tcPr>
          <w:p w14:paraId="59F57A55"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14</w:t>
            </w:r>
          </w:p>
        </w:tc>
        <w:tc>
          <w:tcPr>
            <w:tcW w:w="900" w:type="dxa"/>
            <w:shd w:val="clear" w:color="auto" w:fill="auto"/>
            <w:noWrap/>
            <w:vAlign w:val="bottom"/>
            <w:hideMark/>
          </w:tcPr>
          <w:p w14:paraId="3962F53B"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2466B6EC"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3</w:t>
            </w:r>
          </w:p>
        </w:tc>
        <w:tc>
          <w:tcPr>
            <w:tcW w:w="1170" w:type="dxa"/>
            <w:shd w:val="clear" w:color="auto" w:fill="auto"/>
            <w:noWrap/>
            <w:vAlign w:val="bottom"/>
            <w:hideMark/>
          </w:tcPr>
          <w:p w14:paraId="13843116" w14:textId="77777777" w:rsidR="006B61DB" w:rsidRPr="006B61DB" w:rsidRDefault="006B61DB" w:rsidP="006B61DB">
            <w:pPr>
              <w:spacing w:line="240" w:lineRule="auto"/>
              <w:jc w:val="right"/>
              <w:rPr>
                <w:rFonts w:ascii="Aptos Narrow" w:hAnsi="Aptos Narrow" w:cs="Times New Roman"/>
                <w:color w:val="000000"/>
                <w:sz w:val="22"/>
                <w:szCs w:val="22"/>
                <w:lang w:val="en-US" w:eastAsia="en-US"/>
              </w:rPr>
            </w:pPr>
            <w:r w:rsidRPr="006B61DB">
              <w:rPr>
                <w:rFonts w:ascii="Aptos Narrow" w:hAnsi="Aptos Narrow" w:cs="Times New Roman"/>
                <w:color w:val="000000"/>
                <w:sz w:val="22"/>
                <w:szCs w:val="22"/>
                <w:lang w:val="en-US" w:eastAsia="en-US"/>
              </w:rPr>
              <w:t>44</w:t>
            </w:r>
          </w:p>
        </w:tc>
      </w:tr>
    </w:tbl>
    <w:p w14:paraId="5DDE2ED8" w14:textId="77777777" w:rsidR="00CA7B6A" w:rsidRDefault="00CA7B6A" w:rsidP="00E619D6">
      <w:pPr>
        <w:rPr>
          <w:lang w:val="en-US" w:eastAsia="en-US"/>
        </w:rPr>
      </w:pPr>
    </w:p>
    <w:p w14:paraId="0809FCB8" w14:textId="1EFDC523" w:rsidR="002D1283" w:rsidRPr="00EE5BFD" w:rsidRDefault="002D1283" w:rsidP="002D1283">
      <w:pPr>
        <w:rPr>
          <w:lang w:val="en-US" w:eastAsia="en-US"/>
        </w:rPr>
      </w:pPr>
      <w:r w:rsidRPr="00EE5BFD">
        <w:rPr>
          <w:lang w:val="en-US" w:eastAsia="en-US"/>
        </w:rPr>
        <w:t>The most important features identified in th</w:t>
      </w:r>
      <w:r w:rsidR="00A87FA8" w:rsidRPr="00EE5BFD">
        <w:rPr>
          <w:lang w:val="en-US" w:eastAsia="en-US"/>
        </w:rPr>
        <w:t>is</w:t>
      </w:r>
      <w:r w:rsidRPr="00EE5BFD">
        <w:rPr>
          <w:lang w:val="en-US" w:eastAsia="en-US"/>
        </w:rPr>
        <w:t xml:space="preserve"> ranking analysis are Address, Pressure Measurement, and Reset Rate. Address emerged as the most significant feature, achieving the lowest total rank of 18 by ranking first across all individual statistical metrics. Pressure Measurement followed closely with a total rank of 20, and Reset Rate ranked 22, indicating that these features strongly contribute to the dataset’s variability and predictive power. Their consistent high rankings suggest they should be prioritized in feature selection and model development.</w:t>
      </w:r>
    </w:p>
    <w:p w14:paraId="0230CFA0" w14:textId="77777777" w:rsidR="002D1283" w:rsidRPr="002D1283" w:rsidRDefault="002D1283" w:rsidP="002D1283">
      <w:pPr>
        <w:rPr>
          <w:lang w:val="en-US" w:eastAsia="en-US"/>
        </w:rPr>
      </w:pPr>
      <w:r w:rsidRPr="00EE5BFD">
        <w:rPr>
          <w:lang w:val="en-US" w:eastAsia="en-US"/>
        </w:rPr>
        <w:t>In contrast, moderately important features such as Setpoint, Cycle Time, and Rate demonstrated mid-range rankings, with total ranks between 27 and 28. While these features contribute to the dataset’s structure, their influence appears to be less significant than the top-ranked features. They may still hold some value in predictive modeling but</w:t>
      </w:r>
      <w:r w:rsidRPr="002D1283">
        <w:rPr>
          <w:lang w:val="en-US" w:eastAsia="en-US"/>
        </w:rPr>
        <w:t xml:space="preserve"> </w:t>
      </w:r>
      <w:r w:rsidRPr="002D1283">
        <w:rPr>
          <w:lang w:val="en-US" w:eastAsia="en-US"/>
        </w:rPr>
        <w:lastRenderedPageBreak/>
        <w:t>might be considered for removal if computational efficiency or model simplicity is a concern.</w:t>
      </w:r>
    </w:p>
    <w:p w14:paraId="2599EA1E" w14:textId="77777777" w:rsidR="002D1283" w:rsidRPr="002D1283" w:rsidRDefault="002D1283" w:rsidP="002D1283">
      <w:pPr>
        <w:rPr>
          <w:lang w:val="en-US" w:eastAsia="en-US"/>
        </w:rPr>
      </w:pPr>
      <w:r w:rsidRPr="002D1283">
        <w:rPr>
          <w:lang w:val="en-US" w:eastAsia="en-US"/>
        </w:rPr>
        <w:t xml:space="preserve">The </w:t>
      </w:r>
      <w:proofErr w:type="gramStart"/>
      <w:r w:rsidRPr="002D1283">
        <w:rPr>
          <w:lang w:val="en-US" w:eastAsia="en-US"/>
        </w:rPr>
        <w:t>least</w:t>
      </w:r>
      <w:proofErr w:type="gramEnd"/>
      <w:r w:rsidRPr="002D1283">
        <w:rPr>
          <w:lang w:val="en-US" w:eastAsia="en-US"/>
        </w:rPr>
        <w:t xml:space="preserve"> important features included </w:t>
      </w:r>
      <w:r w:rsidRPr="002D1283">
        <w:rPr>
          <w:i/>
          <w:iCs/>
          <w:lang w:val="en-US" w:eastAsia="en-US"/>
        </w:rPr>
        <w:t>Control Scheme</w:t>
      </w:r>
      <w:r w:rsidRPr="002D1283">
        <w:rPr>
          <w:lang w:val="en-US" w:eastAsia="en-US"/>
        </w:rPr>
        <w:t xml:space="preserve">, </w:t>
      </w:r>
      <w:r w:rsidRPr="002D1283">
        <w:rPr>
          <w:i/>
          <w:iCs/>
          <w:lang w:val="en-US" w:eastAsia="en-US"/>
        </w:rPr>
        <w:t>Solenoid</w:t>
      </w:r>
      <w:r w:rsidRPr="002D1283">
        <w:rPr>
          <w:lang w:val="en-US" w:eastAsia="en-US"/>
        </w:rPr>
        <w:t xml:space="preserve">, and </w:t>
      </w:r>
      <w:r w:rsidRPr="002D1283">
        <w:rPr>
          <w:i/>
          <w:iCs/>
          <w:lang w:val="en-US" w:eastAsia="en-US"/>
        </w:rPr>
        <w:t>Length</w:t>
      </w:r>
      <w:r w:rsidRPr="002D1283">
        <w:rPr>
          <w:lang w:val="en-US" w:eastAsia="en-US"/>
        </w:rPr>
        <w:t>, each receiving the highest total ranks (42-44). These features exhibited minimal impact across all statistical metrics, suggesting they may be redundant. Given their low importance, they could potentially be removed during feature selection without significantly affecting model performance.</w:t>
      </w:r>
    </w:p>
    <w:p w14:paraId="1CB75533" w14:textId="77777777" w:rsidR="002D1283" w:rsidRDefault="002D1283" w:rsidP="002D1283">
      <w:pPr>
        <w:rPr>
          <w:lang w:val="en-US" w:eastAsia="en-US"/>
        </w:rPr>
      </w:pPr>
      <w:r w:rsidRPr="002D1283">
        <w:rPr>
          <w:lang w:val="en-US" w:eastAsia="en-US"/>
        </w:rPr>
        <w:t xml:space="preserve">These findings have direct implications for feature selection. </w:t>
      </w:r>
      <w:r w:rsidRPr="002D1283">
        <w:rPr>
          <w:i/>
          <w:iCs/>
          <w:lang w:val="en-US" w:eastAsia="en-US"/>
        </w:rPr>
        <w:t>Address</w:t>
      </w:r>
      <w:r w:rsidRPr="002D1283">
        <w:rPr>
          <w:lang w:val="en-US" w:eastAsia="en-US"/>
        </w:rPr>
        <w:t xml:space="preserve">, </w:t>
      </w:r>
      <w:r w:rsidRPr="002D1283">
        <w:rPr>
          <w:i/>
          <w:iCs/>
          <w:lang w:val="en-US" w:eastAsia="en-US"/>
        </w:rPr>
        <w:t>Pressure Measurement</w:t>
      </w:r>
      <w:r w:rsidRPr="002D1283">
        <w:rPr>
          <w:lang w:val="en-US" w:eastAsia="en-US"/>
        </w:rPr>
        <w:t xml:space="preserve">, and </w:t>
      </w:r>
      <w:r w:rsidRPr="002D1283">
        <w:rPr>
          <w:i/>
          <w:iCs/>
          <w:lang w:val="en-US" w:eastAsia="en-US"/>
        </w:rPr>
        <w:t>Reset Rate</w:t>
      </w:r>
      <w:r w:rsidRPr="002D1283">
        <w:rPr>
          <w:lang w:val="en-US" w:eastAsia="en-US"/>
        </w:rPr>
        <w:t xml:space="preserve"> should be retained across all models due to their strong contribution to predictive accuracy. On the other hand, features such as </w:t>
      </w:r>
      <w:r w:rsidRPr="002D1283">
        <w:rPr>
          <w:i/>
          <w:iCs/>
          <w:lang w:val="en-US" w:eastAsia="en-US"/>
        </w:rPr>
        <w:t>Control Scheme</w:t>
      </w:r>
      <w:r w:rsidRPr="002D1283">
        <w:rPr>
          <w:lang w:val="en-US" w:eastAsia="en-US"/>
        </w:rPr>
        <w:t xml:space="preserve">, </w:t>
      </w:r>
      <w:r w:rsidRPr="002D1283">
        <w:rPr>
          <w:i/>
          <w:iCs/>
          <w:lang w:val="en-US" w:eastAsia="en-US"/>
        </w:rPr>
        <w:t>Solenoid</w:t>
      </w:r>
      <w:r w:rsidRPr="002D1283">
        <w:rPr>
          <w:lang w:val="en-US" w:eastAsia="en-US"/>
        </w:rPr>
        <w:t xml:space="preserve">, and </w:t>
      </w:r>
      <w:r w:rsidRPr="002D1283">
        <w:rPr>
          <w:i/>
          <w:iCs/>
          <w:lang w:val="en-US" w:eastAsia="en-US"/>
        </w:rPr>
        <w:t>Length</w:t>
      </w:r>
      <w:r w:rsidRPr="002D1283">
        <w:rPr>
          <w:lang w:val="en-US" w:eastAsia="en-US"/>
        </w:rPr>
        <w:t xml:space="preserve"> can be considered for removal when reducing dimensionality, as they exhibit the least impact. This ranking provides valuable insights into how different features influence the dataset, offering a data-driven approach to optimizing feature selection and improving model efficiency.</w:t>
      </w:r>
    </w:p>
    <w:p w14:paraId="4FE06630" w14:textId="44A303CA" w:rsidR="00722E0F" w:rsidRDefault="00722E0F" w:rsidP="00722E0F">
      <w:pPr>
        <w:pStyle w:val="Heading3"/>
        <w:rPr>
          <w:lang w:val="en-US" w:eastAsia="en-US"/>
        </w:rPr>
      </w:pPr>
      <w:bookmarkStart w:id="49"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49"/>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classifier.</w:t>
      </w:r>
    </w:p>
    <w:p w14:paraId="386E4F6E" w14:textId="77777777" w:rsidR="00DA0C3A" w:rsidRPr="00DA0C3A" w:rsidRDefault="00DA0C3A" w:rsidP="00DA0C3A">
      <w:pPr>
        <w:rPr>
          <w:lang w:val="en-US" w:eastAsia="en-US"/>
        </w:rPr>
      </w:pPr>
    </w:p>
    <w:p w14:paraId="37E37773" w14:textId="3A9C2BBA" w:rsidR="00E2534B" w:rsidRDefault="524D1CB7" w:rsidP="00E2534B">
      <w:pPr>
        <w:pStyle w:val="Caption"/>
        <w:keepNext/>
      </w:pPr>
      <w:bookmarkStart w:id="50" w:name="_Toc191292389"/>
      <w:r w:rsidRPr="524D1CB7">
        <w:t xml:space="preserve">Table </w:t>
      </w:r>
      <w:r>
        <w:fldChar w:fldCharType="begin"/>
      </w:r>
      <w:r>
        <w:instrText>SEQ Table \* ARABIC</w:instrText>
      </w:r>
      <w:r>
        <w:fldChar w:fldCharType="separate"/>
      </w:r>
      <w:r w:rsidR="00B0672D">
        <w:rPr>
          <w:noProof/>
        </w:rPr>
        <w:t>6</w:t>
      </w:r>
      <w:r>
        <w:fldChar w:fldCharType="end"/>
      </w:r>
      <w:r w:rsidRPr="524D1CB7">
        <w:t xml:space="preserve"> Feature importance rankings for the function dataset using the </w:t>
      </w:r>
      <w:proofErr w:type="spellStart"/>
      <w:r w:rsidRPr="524D1CB7">
        <w:t>RandomForest</w:t>
      </w:r>
      <w:proofErr w:type="spellEnd"/>
      <w:r w:rsidRPr="524D1CB7">
        <w:t xml:space="preserve"> classifier</w:t>
      </w:r>
      <w:bookmarkEnd w:id="50"/>
    </w:p>
    <w:tbl>
      <w:tblPr>
        <w:tblW w:w="5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3427"/>
      </w:tblGrid>
      <w:tr w:rsidR="00571898" w:rsidRPr="00571898" w14:paraId="5E3DB864" w14:textId="77777777" w:rsidTr="00571898">
        <w:trPr>
          <w:trHeight w:val="300"/>
        </w:trPr>
        <w:tc>
          <w:tcPr>
            <w:tcW w:w="2414" w:type="dxa"/>
            <w:shd w:val="clear" w:color="auto" w:fill="auto"/>
            <w:noWrap/>
            <w:vAlign w:val="bottom"/>
            <w:hideMark/>
          </w:tcPr>
          <w:p w14:paraId="2F952CD3" w14:textId="77777777" w:rsidR="00571898" w:rsidRPr="00571898" w:rsidRDefault="00571898" w:rsidP="00571898">
            <w:pPr>
              <w:spacing w:line="240" w:lineRule="auto"/>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63CA2D6E" w14:textId="77777777" w:rsidR="00571898" w:rsidRPr="00571898" w:rsidRDefault="00571898" w:rsidP="00571898">
            <w:pPr>
              <w:spacing w:line="240" w:lineRule="auto"/>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Random Forest Feature Importance</w:t>
            </w:r>
          </w:p>
        </w:tc>
      </w:tr>
      <w:tr w:rsidR="00571898" w:rsidRPr="00571898" w14:paraId="2A9039D5" w14:textId="77777777" w:rsidTr="00571898">
        <w:trPr>
          <w:trHeight w:val="300"/>
        </w:trPr>
        <w:tc>
          <w:tcPr>
            <w:tcW w:w="2414" w:type="dxa"/>
            <w:shd w:val="clear" w:color="auto" w:fill="auto"/>
            <w:noWrap/>
            <w:vAlign w:val="bottom"/>
            <w:hideMark/>
          </w:tcPr>
          <w:p w14:paraId="00D7AF98"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function</w:t>
            </w:r>
          </w:p>
        </w:tc>
        <w:tc>
          <w:tcPr>
            <w:tcW w:w="3427" w:type="dxa"/>
            <w:shd w:val="clear" w:color="auto" w:fill="auto"/>
            <w:noWrap/>
            <w:vAlign w:val="bottom"/>
            <w:hideMark/>
          </w:tcPr>
          <w:p w14:paraId="3310E78F"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0.170343</w:t>
            </w:r>
          </w:p>
        </w:tc>
      </w:tr>
      <w:tr w:rsidR="00571898" w:rsidRPr="00571898" w14:paraId="01CF002C" w14:textId="77777777" w:rsidTr="00571898">
        <w:trPr>
          <w:trHeight w:val="300"/>
        </w:trPr>
        <w:tc>
          <w:tcPr>
            <w:tcW w:w="2414" w:type="dxa"/>
            <w:shd w:val="clear" w:color="auto" w:fill="auto"/>
            <w:noWrap/>
            <w:vAlign w:val="bottom"/>
            <w:hideMark/>
          </w:tcPr>
          <w:p w14:paraId="7A0774E5"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crc_rate</w:t>
            </w:r>
            <w:proofErr w:type="spellEnd"/>
          </w:p>
        </w:tc>
        <w:tc>
          <w:tcPr>
            <w:tcW w:w="3427" w:type="dxa"/>
            <w:shd w:val="clear" w:color="auto" w:fill="auto"/>
            <w:noWrap/>
            <w:vAlign w:val="bottom"/>
            <w:hideMark/>
          </w:tcPr>
          <w:p w14:paraId="5D2F7CAE"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0.14766</w:t>
            </w:r>
          </w:p>
        </w:tc>
      </w:tr>
      <w:tr w:rsidR="00571898" w:rsidRPr="00571898" w14:paraId="39C72189" w14:textId="77777777" w:rsidTr="00571898">
        <w:trPr>
          <w:trHeight w:val="300"/>
        </w:trPr>
        <w:tc>
          <w:tcPr>
            <w:tcW w:w="2414" w:type="dxa"/>
            <w:shd w:val="clear" w:color="auto" w:fill="auto"/>
            <w:noWrap/>
            <w:vAlign w:val="bottom"/>
            <w:hideMark/>
          </w:tcPr>
          <w:p w14:paraId="7D464D1B"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lastRenderedPageBreak/>
              <w:t>length</w:t>
            </w:r>
          </w:p>
        </w:tc>
        <w:tc>
          <w:tcPr>
            <w:tcW w:w="3427" w:type="dxa"/>
            <w:shd w:val="clear" w:color="auto" w:fill="auto"/>
            <w:noWrap/>
            <w:vAlign w:val="bottom"/>
            <w:hideMark/>
          </w:tcPr>
          <w:p w14:paraId="2CD31B32"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0.135827</w:t>
            </w:r>
          </w:p>
        </w:tc>
      </w:tr>
      <w:tr w:rsidR="00571898" w:rsidRPr="00571898" w14:paraId="015F2395" w14:textId="77777777" w:rsidTr="00571898">
        <w:trPr>
          <w:trHeight w:val="300"/>
        </w:trPr>
        <w:tc>
          <w:tcPr>
            <w:tcW w:w="2414" w:type="dxa"/>
            <w:shd w:val="clear" w:color="auto" w:fill="auto"/>
            <w:noWrap/>
            <w:vAlign w:val="bottom"/>
            <w:hideMark/>
          </w:tcPr>
          <w:p w14:paraId="275E4C7A"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4E99E7D1"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0.094819</w:t>
            </w:r>
          </w:p>
        </w:tc>
      </w:tr>
      <w:tr w:rsidR="00571898" w:rsidRPr="00571898" w14:paraId="0AC66907" w14:textId="77777777" w:rsidTr="00571898">
        <w:trPr>
          <w:trHeight w:val="300"/>
        </w:trPr>
        <w:tc>
          <w:tcPr>
            <w:tcW w:w="2414" w:type="dxa"/>
            <w:shd w:val="clear" w:color="auto" w:fill="auto"/>
            <w:noWrap/>
            <w:vAlign w:val="bottom"/>
            <w:hideMark/>
          </w:tcPr>
          <w:p w14:paraId="39E4B8C3"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4E576B91"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0.093911</w:t>
            </w:r>
          </w:p>
        </w:tc>
      </w:tr>
      <w:tr w:rsidR="00571898" w:rsidRPr="00571898" w14:paraId="375FD1AD" w14:textId="77777777" w:rsidTr="00571898">
        <w:trPr>
          <w:trHeight w:val="300"/>
        </w:trPr>
        <w:tc>
          <w:tcPr>
            <w:tcW w:w="2414" w:type="dxa"/>
            <w:shd w:val="clear" w:color="auto" w:fill="auto"/>
            <w:noWrap/>
            <w:vAlign w:val="bottom"/>
            <w:hideMark/>
          </w:tcPr>
          <w:p w14:paraId="78B7F2BA"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2E5CC0DE"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0.088682</w:t>
            </w:r>
          </w:p>
        </w:tc>
      </w:tr>
      <w:tr w:rsidR="00571898" w:rsidRPr="00571898" w14:paraId="40D32164" w14:textId="77777777" w:rsidTr="00571898">
        <w:trPr>
          <w:trHeight w:val="300"/>
        </w:trPr>
        <w:tc>
          <w:tcPr>
            <w:tcW w:w="2414" w:type="dxa"/>
            <w:shd w:val="clear" w:color="auto" w:fill="auto"/>
            <w:noWrap/>
            <w:vAlign w:val="bottom"/>
            <w:hideMark/>
          </w:tcPr>
          <w:p w14:paraId="71FBA932"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59EBA984"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0.074429</w:t>
            </w:r>
          </w:p>
        </w:tc>
      </w:tr>
      <w:tr w:rsidR="00571898" w:rsidRPr="00571898" w14:paraId="6C432F7F" w14:textId="77777777" w:rsidTr="00571898">
        <w:trPr>
          <w:trHeight w:val="300"/>
        </w:trPr>
        <w:tc>
          <w:tcPr>
            <w:tcW w:w="2414" w:type="dxa"/>
            <w:shd w:val="clear" w:color="auto" w:fill="auto"/>
            <w:noWrap/>
            <w:vAlign w:val="bottom"/>
            <w:hideMark/>
          </w:tcPr>
          <w:p w14:paraId="7EB4DD81"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27BF2D8D"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0.071171</w:t>
            </w:r>
          </w:p>
        </w:tc>
      </w:tr>
      <w:tr w:rsidR="00571898" w:rsidRPr="00571898" w14:paraId="5E10A778" w14:textId="77777777" w:rsidTr="00571898">
        <w:trPr>
          <w:trHeight w:val="300"/>
        </w:trPr>
        <w:tc>
          <w:tcPr>
            <w:tcW w:w="2414" w:type="dxa"/>
            <w:shd w:val="clear" w:color="auto" w:fill="auto"/>
            <w:noWrap/>
            <w:vAlign w:val="bottom"/>
            <w:hideMark/>
          </w:tcPr>
          <w:p w14:paraId="6881FA98"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4CE73CB4"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0.047493</w:t>
            </w:r>
          </w:p>
        </w:tc>
      </w:tr>
      <w:tr w:rsidR="00571898" w:rsidRPr="00571898" w14:paraId="01F39576" w14:textId="77777777" w:rsidTr="00571898">
        <w:trPr>
          <w:trHeight w:val="300"/>
        </w:trPr>
        <w:tc>
          <w:tcPr>
            <w:tcW w:w="2414" w:type="dxa"/>
            <w:shd w:val="clear" w:color="auto" w:fill="auto"/>
            <w:noWrap/>
            <w:vAlign w:val="bottom"/>
            <w:hideMark/>
          </w:tcPr>
          <w:p w14:paraId="3FF59DE1"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1551E60F"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0.027476</w:t>
            </w:r>
          </w:p>
        </w:tc>
      </w:tr>
      <w:tr w:rsidR="00571898" w:rsidRPr="00571898" w14:paraId="18B8E6AA" w14:textId="77777777" w:rsidTr="00571898">
        <w:trPr>
          <w:trHeight w:val="300"/>
        </w:trPr>
        <w:tc>
          <w:tcPr>
            <w:tcW w:w="2414" w:type="dxa"/>
            <w:shd w:val="clear" w:color="auto" w:fill="auto"/>
            <w:noWrap/>
            <w:vAlign w:val="bottom"/>
            <w:hideMark/>
          </w:tcPr>
          <w:p w14:paraId="78B97255"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system_mode</w:t>
            </w:r>
            <w:proofErr w:type="spellEnd"/>
          </w:p>
        </w:tc>
        <w:tc>
          <w:tcPr>
            <w:tcW w:w="3427" w:type="dxa"/>
            <w:shd w:val="clear" w:color="auto" w:fill="auto"/>
            <w:noWrap/>
            <w:vAlign w:val="bottom"/>
            <w:hideMark/>
          </w:tcPr>
          <w:p w14:paraId="03ACD6CB"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0.025344</w:t>
            </w:r>
          </w:p>
        </w:tc>
      </w:tr>
      <w:tr w:rsidR="00571898" w:rsidRPr="00571898" w14:paraId="0F0CD9BB" w14:textId="77777777" w:rsidTr="00571898">
        <w:trPr>
          <w:trHeight w:val="300"/>
        </w:trPr>
        <w:tc>
          <w:tcPr>
            <w:tcW w:w="2414" w:type="dxa"/>
            <w:shd w:val="clear" w:color="auto" w:fill="auto"/>
            <w:noWrap/>
            <w:vAlign w:val="bottom"/>
            <w:hideMark/>
          </w:tcPr>
          <w:p w14:paraId="0875D516"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60288F43"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0.008638</w:t>
            </w:r>
          </w:p>
        </w:tc>
      </w:tr>
      <w:tr w:rsidR="00571898" w:rsidRPr="00571898" w14:paraId="4282F7AB" w14:textId="77777777" w:rsidTr="00571898">
        <w:trPr>
          <w:trHeight w:val="300"/>
        </w:trPr>
        <w:tc>
          <w:tcPr>
            <w:tcW w:w="2414" w:type="dxa"/>
            <w:shd w:val="clear" w:color="auto" w:fill="auto"/>
            <w:noWrap/>
            <w:vAlign w:val="bottom"/>
            <w:hideMark/>
          </w:tcPr>
          <w:p w14:paraId="7B098CFB"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solenoid</w:t>
            </w:r>
          </w:p>
        </w:tc>
        <w:tc>
          <w:tcPr>
            <w:tcW w:w="3427" w:type="dxa"/>
            <w:shd w:val="clear" w:color="auto" w:fill="auto"/>
            <w:noWrap/>
            <w:vAlign w:val="bottom"/>
            <w:hideMark/>
          </w:tcPr>
          <w:p w14:paraId="1C960678"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0.006637</w:t>
            </w:r>
          </w:p>
        </w:tc>
      </w:tr>
      <w:tr w:rsidR="00571898" w:rsidRPr="00571898" w14:paraId="2067B064" w14:textId="77777777" w:rsidTr="00571898">
        <w:trPr>
          <w:trHeight w:val="300"/>
        </w:trPr>
        <w:tc>
          <w:tcPr>
            <w:tcW w:w="2414" w:type="dxa"/>
            <w:shd w:val="clear" w:color="auto" w:fill="auto"/>
            <w:noWrap/>
            <w:vAlign w:val="bottom"/>
            <w:hideMark/>
          </w:tcPr>
          <w:p w14:paraId="35643F4D"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address</w:t>
            </w:r>
          </w:p>
        </w:tc>
        <w:tc>
          <w:tcPr>
            <w:tcW w:w="3427" w:type="dxa"/>
            <w:shd w:val="clear" w:color="auto" w:fill="auto"/>
            <w:noWrap/>
            <w:vAlign w:val="bottom"/>
            <w:hideMark/>
          </w:tcPr>
          <w:p w14:paraId="001AD4F0"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0.006363</w:t>
            </w:r>
          </w:p>
        </w:tc>
      </w:tr>
      <w:tr w:rsidR="00571898" w:rsidRPr="00571898" w14:paraId="33C311FB" w14:textId="77777777" w:rsidTr="00571898">
        <w:trPr>
          <w:trHeight w:val="300"/>
        </w:trPr>
        <w:tc>
          <w:tcPr>
            <w:tcW w:w="2414" w:type="dxa"/>
            <w:shd w:val="clear" w:color="auto" w:fill="auto"/>
            <w:noWrap/>
            <w:vAlign w:val="bottom"/>
            <w:hideMark/>
          </w:tcPr>
          <w:p w14:paraId="44E69E75" w14:textId="77777777" w:rsidR="00571898" w:rsidRPr="00571898" w:rsidRDefault="00571898" w:rsidP="00571898">
            <w:pPr>
              <w:spacing w:line="240" w:lineRule="auto"/>
              <w:jc w:val="left"/>
              <w:rPr>
                <w:rFonts w:ascii="Aptos Narrow" w:hAnsi="Aptos Narrow" w:cs="Times New Roman"/>
                <w:color w:val="000000"/>
                <w:sz w:val="22"/>
                <w:szCs w:val="22"/>
                <w:lang w:val="en-US" w:eastAsia="en-US"/>
              </w:rPr>
            </w:pPr>
            <w:proofErr w:type="spellStart"/>
            <w:r w:rsidRPr="00571898">
              <w:rPr>
                <w:rFonts w:ascii="Aptos Narrow" w:hAnsi="Aptos Narrow" w:cs="Times New Roman"/>
                <w:color w:val="000000"/>
                <w:sz w:val="22"/>
                <w:szCs w:val="22"/>
                <w:lang w:val="en-US" w:eastAsia="en-US"/>
              </w:rPr>
              <w:t>pressure_measurement</w:t>
            </w:r>
            <w:proofErr w:type="spellEnd"/>
          </w:p>
        </w:tc>
        <w:tc>
          <w:tcPr>
            <w:tcW w:w="3427" w:type="dxa"/>
            <w:shd w:val="clear" w:color="auto" w:fill="auto"/>
            <w:noWrap/>
            <w:vAlign w:val="bottom"/>
            <w:hideMark/>
          </w:tcPr>
          <w:p w14:paraId="34C990C1" w14:textId="77777777" w:rsidR="00571898" w:rsidRPr="00571898" w:rsidRDefault="00571898" w:rsidP="00571898">
            <w:pPr>
              <w:spacing w:line="240" w:lineRule="auto"/>
              <w:jc w:val="right"/>
              <w:rPr>
                <w:rFonts w:ascii="Aptos Narrow" w:hAnsi="Aptos Narrow" w:cs="Times New Roman"/>
                <w:color w:val="000000"/>
                <w:sz w:val="22"/>
                <w:szCs w:val="22"/>
                <w:lang w:val="en-US" w:eastAsia="en-US"/>
              </w:rPr>
            </w:pPr>
            <w:r w:rsidRPr="00571898">
              <w:rPr>
                <w:rFonts w:ascii="Aptos Narrow" w:hAnsi="Aptos Narrow" w:cs="Times New Roman"/>
                <w:color w:val="000000"/>
                <w:sz w:val="22"/>
                <w:szCs w:val="22"/>
                <w:lang w:val="en-US" w:eastAsia="en-US"/>
              </w:rPr>
              <w:t>0.001208</w:t>
            </w:r>
          </w:p>
        </w:tc>
      </w:tr>
    </w:tbl>
    <w:p w14:paraId="194F3ADD" w14:textId="77777777" w:rsidR="000B55DF" w:rsidRDefault="000B55DF" w:rsidP="000B55DF">
      <w:pPr>
        <w:rPr>
          <w:lang w:val="en-US" w:eastAsia="en-US"/>
        </w:rPr>
      </w:pPr>
    </w:p>
    <w:p w14:paraId="0FB4C640" w14:textId="797BB156" w:rsidR="000B55DF" w:rsidRPr="00D70DF0" w:rsidRDefault="000B55DF" w:rsidP="000B55DF">
      <w:pPr>
        <w:rPr>
          <w:lang w:val="en-US" w:eastAsia="en-US"/>
        </w:rPr>
      </w:pPr>
      <w:r w:rsidRPr="00D70DF0">
        <w:rPr>
          <w:lang w:val="en-US" w:eastAsia="en-US"/>
        </w:rPr>
        <w:t>The feature-importanc</w:t>
      </w:r>
      <w:r>
        <w:rPr>
          <w:lang w:val="en-US" w:eastAsia="en-US"/>
        </w:rPr>
        <w:t xml:space="preserve">e </w:t>
      </w:r>
      <w:r w:rsidRPr="00D70DF0">
        <w:rPr>
          <w:lang w:val="en-US" w:eastAsia="en-US"/>
        </w:rPr>
        <w:t>results obtained from the Random Forest model provide a different perspective on the significance of various features compared to the SP ranking method. According to this analysis, the most influential features were Function (Feature Importance = 0.1703), CRC Rate (0.1477), and Length (0.1358). These features were assigned the highest importance scores by the Random Forest model, indicating that they played a crucial role in the predictive performance. Their strong feature importance suggests that they should be retained when using feature selection methods based on Random Forest rankings.</w:t>
      </w:r>
    </w:p>
    <w:p w14:paraId="25262C97" w14:textId="77777777" w:rsidR="000B55DF" w:rsidRPr="00D70DF0" w:rsidRDefault="000B55DF" w:rsidP="000B55DF">
      <w:pPr>
        <w:rPr>
          <w:lang w:val="en-US" w:eastAsia="en-US"/>
        </w:rPr>
      </w:pPr>
      <w:r w:rsidRPr="00D70DF0">
        <w:rPr>
          <w:lang w:val="en-US" w:eastAsia="en-US"/>
        </w:rPr>
        <w:t>A set of moderately important features followed, including Cycle Time (0.0948), Reset Rate (0.0939), Setpoint (0.0887), and Gain (0.0744). These features contributed to model performance but to a lesser extent than the top-ranked ones. While they may still provide valuable information, their importance may vary depending on the specific model and dataset characteristics.</w:t>
      </w:r>
    </w:p>
    <w:p w14:paraId="44895E31" w14:textId="77777777" w:rsidR="000B55DF" w:rsidRPr="00D70DF0" w:rsidRDefault="000B55DF" w:rsidP="000B55DF">
      <w:pPr>
        <w:rPr>
          <w:lang w:val="en-US" w:eastAsia="en-US"/>
        </w:rPr>
      </w:pPr>
      <w:r w:rsidRPr="00D70DF0">
        <w:rPr>
          <w:lang w:val="en-US" w:eastAsia="en-US"/>
        </w:rPr>
        <w:t xml:space="preserve">On the other hand, the least important features were Address (0.0064) and Pressure Measurement (0.0012), along with Solenoid (0.0066), Control Scheme (0.0086), and System Mode (0.0253). These features had significantly </w:t>
      </w:r>
      <w:proofErr w:type="gramStart"/>
      <w:r w:rsidRPr="00D70DF0">
        <w:rPr>
          <w:lang w:val="en-US" w:eastAsia="en-US"/>
        </w:rPr>
        <w:t>lower importance</w:t>
      </w:r>
      <w:proofErr w:type="gramEnd"/>
      <w:r w:rsidRPr="00D70DF0">
        <w:rPr>
          <w:lang w:val="en-US" w:eastAsia="en-US"/>
        </w:rPr>
        <w:t xml:space="preserve"> scores, indicating that they had minimal impact on the model’s decision-making process. Given </w:t>
      </w:r>
      <w:r w:rsidRPr="00D70DF0">
        <w:rPr>
          <w:lang w:val="en-US" w:eastAsia="en-US"/>
        </w:rPr>
        <w:lastRenderedPageBreak/>
        <w:t>their low importance, these features could be considered for removal during feature selection, as they may not contribute significantly to model performance when using Random Forest as the ranking method.</w:t>
      </w:r>
    </w:p>
    <w:p w14:paraId="64EF66A0" w14:textId="77777777" w:rsidR="000B55DF" w:rsidRPr="00D70DF0" w:rsidRDefault="000B55DF" w:rsidP="000B55DF">
      <w:pPr>
        <w:rPr>
          <w:lang w:val="en-US" w:eastAsia="en-US"/>
        </w:rPr>
      </w:pPr>
      <w:r w:rsidRPr="00D70DF0">
        <w:rPr>
          <w:lang w:val="en-US" w:eastAsia="en-US"/>
        </w:rPr>
        <w:t>These findings highlight how different feature ranking techniques can yield varying results. Unlike the SP ranking method, which identified Address and Pressure Measurement as the most important features, the Random Forest model ranked these features as the least significant. This contrast underscores the importance of selecting a ranking method that aligns with the specific modeling approach being used. For Random Forest-based feature selection, Function, CRC Rate, and Length should be prioritized, whereas Address and Pressure Measurement may be less relevant.</w:t>
      </w:r>
    </w:p>
    <w:p w14:paraId="0D7D63C6" w14:textId="77777777" w:rsidR="00722E0F" w:rsidRPr="00722E0F" w:rsidRDefault="00722E0F" w:rsidP="00722E0F">
      <w:pPr>
        <w:rPr>
          <w:lang w:val="en-US" w:eastAsia="en-US"/>
        </w:rPr>
      </w:pPr>
    </w:p>
    <w:p w14:paraId="3C484117" w14:textId="6BFD08BF" w:rsidR="00722E0F" w:rsidRDefault="00722E0F" w:rsidP="00722E0F">
      <w:pPr>
        <w:pStyle w:val="Heading3"/>
        <w:rPr>
          <w:lang w:val="en-US" w:eastAsia="en-US"/>
        </w:rPr>
      </w:pPr>
      <w:bookmarkStart w:id="51"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1"/>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4A7CBB2E" w:rsidR="00E2534B" w:rsidRDefault="524D1CB7" w:rsidP="00E2534B">
      <w:pPr>
        <w:pStyle w:val="Caption"/>
        <w:keepNext/>
      </w:pPr>
      <w:bookmarkStart w:id="52" w:name="_Toc191292390"/>
      <w:r w:rsidRPr="524D1CB7">
        <w:t xml:space="preserve">Table </w:t>
      </w:r>
      <w:r>
        <w:fldChar w:fldCharType="begin"/>
      </w:r>
      <w:r>
        <w:instrText>SEQ Table \* ARABIC</w:instrText>
      </w:r>
      <w:r>
        <w:fldChar w:fldCharType="separate"/>
      </w:r>
      <w:r w:rsidR="00B0672D">
        <w:rPr>
          <w:noProof/>
        </w:rPr>
        <w:t>7</w:t>
      </w:r>
      <w:r>
        <w:fldChar w:fldCharType="end"/>
      </w:r>
      <w:r w:rsidRPr="524D1CB7">
        <w:t xml:space="preserve"> Feature importance rankings for the function dataset using the XGBoost classifier</w:t>
      </w:r>
      <w:bookmarkEnd w:id="52"/>
    </w:p>
    <w:tbl>
      <w:tblPr>
        <w:tblW w:w="5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2854"/>
      </w:tblGrid>
      <w:tr w:rsidR="0022138C" w:rsidRPr="0022138C" w14:paraId="66CEB315" w14:textId="77777777" w:rsidTr="00835E1D">
        <w:trPr>
          <w:trHeight w:val="300"/>
        </w:trPr>
        <w:tc>
          <w:tcPr>
            <w:tcW w:w="2305" w:type="dxa"/>
            <w:shd w:val="clear" w:color="auto" w:fill="auto"/>
            <w:noWrap/>
            <w:vAlign w:val="bottom"/>
            <w:hideMark/>
          </w:tcPr>
          <w:p w14:paraId="672A84E2"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4B7F1ED5"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XGBoost Feature Importance</w:t>
            </w:r>
          </w:p>
        </w:tc>
      </w:tr>
      <w:tr w:rsidR="0022138C" w:rsidRPr="0022138C" w14:paraId="30E9F52A" w14:textId="77777777" w:rsidTr="00835E1D">
        <w:trPr>
          <w:trHeight w:val="300"/>
        </w:trPr>
        <w:tc>
          <w:tcPr>
            <w:tcW w:w="2305" w:type="dxa"/>
            <w:shd w:val="clear" w:color="auto" w:fill="auto"/>
            <w:noWrap/>
            <w:vAlign w:val="bottom"/>
            <w:hideMark/>
          </w:tcPr>
          <w:p w14:paraId="22B92770"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length</w:t>
            </w:r>
          </w:p>
        </w:tc>
        <w:tc>
          <w:tcPr>
            <w:tcW w:w="2854" w:type="dxa"/>
            <w:shd w:val="clear" w:color="auto" w:fill="auto"/>
            <w:noWrap/>
            <w:vAlign w:val="bottom"/>
            <w:hideMark/>
          </w:tcPr>
          <w:p w14:paraId="676F38FB"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0.349779</w:t>
            </w:r>
          </w:p>
        </w:tc>
      </w:tr>
      <w:tr w:rsidR="0022138C" w:rsidRPr="0022138C" w14:paraId="430DF36A" w14:textId="77777777" w:rsidTr="00835E1D">
        <w:trPr>
          <w:trHeight w:val="300"/>
        </w:trPr>
        <w:tc>
          <w:tcPr>
            <w:tcW w:w="2305" w:type="dxa"/>
            <w:shd w:val="clear" w:color="auto" w:fill="auto"/>
            <w:noWrap/>
            <w:vAlign w:val="bottom"/>
            <w:hideMark/>
          </w:tcPr>
          <w:p w14:paraId="1A6F0907"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function</w:t>
            </w:r>
          </w:p>
        </w:tc>
        <w:tc>
          <w:tcPr>
            <w:tcW w:w="2854" w:type="dxa"/>
            <w:shd w:val="clear" w:color="auto" w:fill="auto"/>
            <w:noWrap/>
            <w:vAlign w:val="bottom"/>
            <w:hideMark/>
          </w:tcPr>
          <w:p w14:paraId="6D286DEC"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0.183473</w:t>
            </w:r>
          </w:p>
        </w:tc>
      </w:tr>
      <w:tr w:rsidR="0022138C" w:rsidRPr="0022138C" w14:paraId="1B8DEE5F" w14:textId="77777777" w:rsidTr="00835E1D">
        <w:trPr>
          <w:trHeight w:val="300"/>
        </w:trPr>
        <w:tc>
          <w:tcPr>
            <w:tcW w:w="2305" w:type="dxa"/>
            <w:shd w:val="clear" w:color="auto" w:fill="auto"/>
            <w:noWrap/>
            <w:vAlign w:val="bottom"/>
            <w:hideMark/>
          </w:tcPr>
          <w:p w14:paraId="09400CF1"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crc_rate</w:t>
            </w:r>
            <w:proofErr w:type="spellEnd"/>
          </w:p>
        </w:tc>
        <w:tc>
          <w:tcPr>
            <w:tcW w:w="2854" w:type="dxa"/>
            <w:shd w:val="clear" w:color="auto" w:fill="auto"/>
            <w:noWrap/>
            <w:vAlign w:val="bottom"/>
            <w:hideMark/>
          </w:tcPr>
          <w:p w14:paraId="3B2BD4C2"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0.175295</w:t>
            </w:r>
          </w:p>
        </w:tc>
      </w:tr>
      <w:tr w:rsidR="0022138C" w:rsidRPr="0022138C" w14:paraId="59303862" w14:textId="77777777" w:rsidTr="00835E1D">
        <w:trPr>
          <w:trHeight w:val="300"/>
        </w:trPr>
        <w:tc>
          <w:tcPr>
            <w:tcW w:w="2305" w:type="dxa"/>
            <w:shd w:val="clear" w:color="auto" w:fill="auto"/>
            <w:noWrap/>
            <w:vAlign w:val="bottom"/>
            <w:hideMark/>
          </w:tcPr>
          <w:p w14:paraId="2EFE6876"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rate</w:t>
            </w:r>
          </w:p>
        </w:tc>
        <w:tc>
          <w:tcPr>
            <w:tcW w:w="2854" w:type="dxa"/>
            <w:shd w:val="clear" w:color="auto" w:fill="auto"/>
            <w:noWrap/>
            <w:vAlign w:val="bottom"/>
            <w:hideMark/>
          </w:tcPr>
          <w:p w14:paraId="4CB50FE9"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0.154045</w:t>
            </w:r>
          </w:p>
        </w:tc>
      </w:tr>
      <w:tr w:rsidR="0022138C" w:rsidRPr="0022138C" w14:paraId="740E975B" w14:textId="77777777" w:rsidTr="00835E1D">
        <w:trPr>
          <w:trHeight w:val="300"/>
        </w:trPr>
        <w:tc>
          <w:tcPr>
            <w:tcW w:w="2305" w:type="dxa"/>
            <w:shd w:val="clear" w:color="auto" w:fill="auto"/>
            <w:noWrap/>
            <w:vAlign w:val="bottom"/>
            <w:hideMark/>
          </w:tcPr>
          <w:p w14:paraId="29EFE02B"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723EF374"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0.032862</w:t>
            </w:r>
          </w:p>
        </w:tc>
      </w:tr>
      <w:tr w:rsidR="0022138C" w:rsidRPr="0022138C" w14:paraId="183AA906" w14:textId="77777777" w:rsidTr="00835E1D">
        <w:trPr>
          <w:trHeight w:val="300"/>
        </w:trPr>
        <w:tc>
          <w:tcPr>
            <w:tcW w:w="2305" w:type="dxa"/>
            <w:shd w:val="clear" w:color="auto" w:fill="auto"/>
            <w:noWrap/>
            <w:vAlign w:val="bottom"/>
            <w:hideMark/>
          </w:tcPr>
          <w:p w14:paraId="6ED185C0"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1909637E"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0.021015</w:t>
            </w:r>
          </w:p>
        </w:tc>
      </w:tr>
      <w:tr w:rsidR="0022138C" w:rsidRPr="0022138C" w14:paraId="0FD19CA5" w14:textId="77777777" w:rsidTr="00835E1D">
        <w:trPr>
          <w:trHeight w:val="300"/>
        </w:trPr>
        <w:tc>
          <w:tcPr>
            <w:tcW w:w="2305" w:type="dxa"/>
            <w:shd w:val="clear" w:color="auto" w:fill="auto"/>
            <w:noWrap/>
            <w:vAlign w:val="bottom"/>
            <w:hideMark/>
          </w:tcPr>
          <w:p w14:paraId="1D731343"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181C46B7"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0.018802</w:t>
            </w:r>
          </w:p>
        </w:tc>
      </w:tr>
      <w:tr w:rsidR="0022138C" w:rsidRPr="0022138C" w14:paraId="1ECE8AEA" w14:textId="77777777" w:rsidTr="00835E1D">
        <w:trPr>
          <w:trHeight w:val="300"/>
        </w:trPr>
        <w:tc>
          <w:tcPr>
            <w:tcW w:w="2305" w:type="dxa"/>
            <w:shd w:val="clear" w:color="auto" w:fill="auto"/>
            <w:noWrap/>
            <w:vAlign w:val="bottom"/>
            <w:hideMark/>
          </w:tcPr>
          <w:p w14:paraId="77732853"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5F88D133"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0.013917</w:t>
            </w:r>
          </w:p>
        </w:tc>
      </w:tr>
      <w:tr w:rsidR="0022138C" w:rsidRPr="0022138C" w14:paraId="2554B688" w14:textId="77777777" w:rsidTr="00835E1D">
        <w:trPr>
          <w:trHeight w:val="300"/>
        </w:trPr>
        <w:tc>
          <w:tcPr>
            <w:tcW w:w="2305" w:type="dxa"/>
            <w:shd w:val="clear" w:color="auto" w:fill="auto"/>
            <w:noWrap/>
            <w:vAlign w:val="bottom"/>
            <w:hideMark/>
          </w:tcPr>
          <w:p w14:paraId="74B3F05F"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lastRenderedPageBreak/>
              <w:t>reset_rate</w:t>
            </w:r>
            <w:proofErr w:type="spellEnd"/>
          </w:p>
        </w:tc>
        <w:tc>
          <w:tcPr>
            <w:tcW w:w="2854" w:type="dxa"/>
            <w:shd w:val="clear" w:color="auto" w:fill="auto"/>
            <w:noWrap/>
            <w:vAlign w:val="bottom"/>
            <w:hideMark/>
          </w:tcPr>
          <w:p w14:paraId="0710A9F4"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0.011271</w:t>
            </w:r>
          </w:p>
        </w:tc>
      </w:tr>
      <w:tr w:rsidR="0022138C" w:rsidRPr="0022138C" w14:paraId="4FB4093D" w14:textId="77777777" w:rsidTr="00835E1D">
        <w:trPr>
          <w:trHeight w:val="300"/>
        </w:trPr>
        <w:tc>
          <w:tcPr>
            <w:tcW w:w="2305" w:type="dxa"/>
            <w:shd w:val="clear" w:color="auto" w:fill="auto"/>
            <w:noWrap/>
            <w:vAlign w:val="bottom"/>
            <w:hideMark/>
          </w:tcPr>
          <w:p w14:paraId="3DEB3E6C"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4F0A0D7B"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0.011252</w:t>
            </w:r>
          </w:p>
        </w:tc>
      </w:tr>
      <w:tr w:rsidR="0022138C" w:rsidRPr="0022138C" w14:paraId="4D5D1E2D" w14:textId="77777777" w:rsidTr="00835E1D">
        <w:trPr>
          <w:trHeight w:val="300"/>
        </w:trPr>
        <w:tc>
          <w:tcPr>
            <w:tcW w:w="2305" w:type="dxa"/>
            <w:shd w:val="clear" w:color="auto" w:fill="auto"/>
            <w:noWrap/>
            <w:vAlign w:val="bottom"/>
            <w:hideMark/>
          </w:tcPr>
          <w:p w14:paraId="48D35608"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6308381A"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0.009006</w:t>
            </w:r>
          </w:p>
        </w:tc>
      </w:tr>
      <w:tr w:rsidR="0022138C" w:rsidRPr="0022138C" w14:paraId="0520163F" w14:textId="77777777" w:rsidTr="00835E1D">
        <w:trPr>
          <w:trHeight w:val="300"/>
        </w:trPr>
        <w:tc>
          <w:tcPr>
            <w:tcW w:w="2305" w:type="dxa"/>
            <w:shd w:val="clear" w:color="auto" w:fill="auto"/>
            <w:noWrap/>
            <w:vAlign w:val="bottom"/>
            <w:hideMark/>
          </w:tcPr>
          <w:p w14:paraId="085B914C"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5FC78AAE"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0.008318</w:t>
            </w:r>
          </w:p>
        </w:tc>
      </w:tr>
      <w:tr w:rsidR="0022138C" w:rsidRPr="0022138C" w14:paraId="51FF96BC" w14:textId="77777777" w:rsidTr="00835E1D">
        <w:trPr>
          <w:trHeight w:val="300"/>
        </w:trPr>
        <w:tc>
          <w:tcPr>
            <w:tcW w:w="2305" w:type="dxa"/>
            <w:shd w:val="clear" w:color="auto" w:fill="auto"/>
            <w:noWrap/>
            <w:vAlign w:val="bottom"/>
            <w:hideMark/>
          </w:tcPr>
          <w:p w14:paraId="3B022AFB"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solenoid</w:t>
            </w:r>
          </w:p>
        </w:tc>
        <w:tc>
          <w:tcPr>
            <w:tcW w:w="2854" w:type="dxa"/>
            <w:shd w:val="clear" w:color="auto" w:fill="auto"/>
            <w:noWrap/>
            <w:vAlign w:val="bottom"/>
            <w:hideMark/>
          </w:tcPr>
          <w:p w14:paraId="3BE4C252"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0.0062</w:t>
            </w:r>
          </w:p>
        </w:tc>
      </w:tr>
      <w:tr w:rsidR="0022138C" w:rsidRPr="0022138C" w14:paraId="25426032" w14:textId="77777777" w:rsidTr="00835E1D">
        <w:trPr>
          <w:trHeight w:val="300"/>
        </w:trPr>
        <w:tc>
          <w:tcPr>
            <w:tcW w:w="2305" w:type="dxa"/>
            <w:shd w:val="clear" w:color="auto" w:fill="auto"/>
            <w:noWrap/>
            <w:vAlign w:val="bottom"/>
            <w:hideMark/>
          </w:tcPr>
          <w:p w14:paraId="5546870F"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proofErr w:type="spellStart"/>
            <w:r w:rsidRPr="0022138C">
              <w:rPr>
                <w:rFonts w:ascii="Aptos Narrow" w:hAnsi="Aptos Narrow" w:cs="Times New Roman"/>
                <w:color w:val="000000"/>
                <w:sz w:val="22"/>
                <w:szCs w:val="22"/>
                <w:lang w:val="en-US" w:eastAsia="en-US"/>
              </w:rPr>
              <w:t>pressure_measurement</w:t>
            </w:r>
            <w:proofErr w:type="spellEnd"/>
          </w:p>
        </w:tc>
        <w:tc>
          <w:tcPr>
            <w:tcW w:w="2854" w:type="dxa"/>
            <w:shd w:val="clear" w:color="auto" w:fill="auto"/>
            <w:noWrap/>
            <w:vAlign w:val="bottom"/>
            <w:hideMark/>
          </w:tcPr>
          <w:p w14:paraId="6B974516"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0.004765</w:t>
            </w:r>
          </w:p>
        </w:tc>
      </w:tr>
      <w:tr w:rsidR="0022138C" w:rsidRPr="0022138C" w14:paraId="3AB53939" w14:textId="77777777" w:rsidTr="00835E1D">
        <w:trPr>
          <w:trHeight w:val="300"/>
        </w:trPr>
        <w:tc>
          <w:tcPr>
            <w:tcW w:w="2305" w:type="dxa"/>
            <w:shd w:val="clear" w:color="auto" w:fill="auto"/>
            <w:noWrap/>
            <w:vAlign w:val="bottom"/>
            <w:hideMark/>
          </w:tcPr>
          <w:p w14:paraId="7E7113BC" w14:textId="77777777" w:rsidR="0022138C" w:rsidRPr="0022138C" w:rsidRDefault="0022138C" w:rsidP="0022138C">
            <w:pPr>
              <w:spacing w:line="240" w:lineRule="auto"/>
              <w:jc w:val="lef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address</w:t>
            </w:r>
          </w:p>
        </w:tc>
        <w:tc>
          <w:tcPr>
            <w:tcW w:w="2854" w:type="dxa"/>
            <w:shd w:val="clear" w:color="auto" w:fill="auto"/>
            <w:noWrap/>
            <w:vAlign w:val="bottom"/>
            <w:hideMark/>
          </w:tcPr>
          <w:p w14:paraId="03B10FBB" w14:textId="77777777" w:rsidR="0022138C" w:rsidRPr="0022138C" w:rsidRDefault="0022138C" w:rsidP="0022138C">
            <w:pPr>
              <w:spacing w:line="240" w:lineRule="auto"/>
              <w:jc w:val="right"/>
              <w:rPr>
                <w:rFonts w:ascii="Aptos Narrow" w:hAnsi="Aptos Narrow" w:cs="Times New Roman"/>
                <w:color w:val="000000"/>
                <w:sz w:val="22"/>
                <w:szCs w:val="22"/>
                <w:lang w:val="en-US" w:eastAsia="en-US"/>
              </w:rPr>
            </w:pPr>
            <w:r w:rsidRPr="0022138C">
              <w:rPr>
                <w:rFonts w:ascii="Aptos Narrow" w:hAnsi="Aptos Narrow" w:cs="Times New Roman"/>
                <w:color w:val="000000"/>
                <w:sz w:val="22"/>
                <w:szCs w:val="22"/>
                <w:lang w:val="en-US" w:eastAsia="en-US"/>
              </w:rPr>
              <w:t>0</w:t>
            </w:r>
          </w:p>
        </w:tc>
      </w:tr>
    </w:tbl>
    <w:p w14:paraId="7FD7EFB1" w14:textId="77777777" w:rsidR="000E69BB" w:rsidRPr="000E69BB" w:rsidRDefault="00D70DF0" w:rsidP="524D1CB7">
      <w:pPr>
        <w:rPr>
          <w:lang w:eastAsia="en-US"/>
        </w:rPr>
      </w:pPr>
      <w:r>
        <w:br/>
      </w:r>
      <w:r w:rsidR="524D1CB7" w:rsidRPr="524D1CB7">
        <w:rPr>
          <w:lang w:eastAsia="en-US"/>
        </w:rPr>
        <w:t>The feature importance results obtained from the XGBoost model reveal a distinct prioritization of features compared to both the SP ranking method and the Random Forest model. According to XGBoost, the most influential feature was Length (Feature Importance = 0.3498), followed by Function (0.1835) and CRC Rate (0.1753). These three features received the highest importance scores, suggesting they play a crucial role in the model’s predictive performance. Given their strong influence, these features should be prioritized in feature selection when using XGBoost-based ranking methods.</w:t>
      </w:r>
    </w:p>
    <w:p w14:paraId="1A136784" w14:textId="77777777" w:rsidR="000E69BB" w:rsidRPr="000E69BB" w:rsidRDefault="000E69BB" w:rsidP="000E69BB">
      <w:pPr>
        <w:rPr>
          <w:lang w:val="en-US" w:eastAsia="en-US"/>
        </w:rPr>
      </w:pPr>
      <w:r w:rsidRPr="000E69BB">
        <w:rPr>
          <w:lang w:val="en-US" w:eastAsia="en-US"/>
        </w:rPr>
        <w:t xml:space="preserve">A set of moderately important features followed, including Rate (0.1540), Pump (0.0329), Gain (0.0210), and Cycle Time (0.0188). While these features were not as dominant as the top three, they still contributed meaningfully to the model’s decision-making. Retaining these features may improve performance, though their impact might be more </w:t>
      </w:r>
      <w:proofErr w:type="gramStart"/>
      <w:r w:rsidRPr="000E69BB">
        <w:rPr>
          <w:lang w:val="en-US" w:eastAsia="en-US"/>
        </w:rPr>
        <w:t>context-dependent</w:t>
      </w:r>
      <w:proofErr w:type="gramEnd"/>
      <w:r w:rsidRPr="000E69BB">
        <w:rPr>
          <w:lang w:val="en-US" w:eastAsia="en-US"/>
        </w:rPr>
        <w:t>.</w:t>
      </w:r>
    </w:p>
    <w:p w14:paraId="75770380" w14:textId="77777777" w:rsidR="000E69BB" w:rsidRPr="000E69BB" w:rsidRDefault="000E69BB" w:rsidP="000E69BB">
      <w:pPr>
        <w:rPr>
          <w:lang w:val="en-US" w:eastAsia="en-US"/>
        </w:rPr>
      </w:pPr>
      <w:r w:rsidRPr="000E69BB">
        <w:rPr>
          <w:lang w:val="en-US" w:eastAsia="en-US"/>
        </w:rPr>
        <w:t xml:space="preserve">The </w:t>
      </w:r>
      <w:proofErr w:type="gramStart"/>
      <w:r w:rsidRPr="000E69BB">
        <w:rPr>
          <w:lang w:val="en-US" w:eastAsia="en-US"/>
        </w:rPr>
        <w:t>least</w:t>
      </w:r>
      <w:proofErr w:type="gramEnd"/>
      <w:r w:rsidRPr="000E69BB">
        <w:rPr>
          <w:lang w:val="en-US" w:eastAsia="en-US"/>
        </w:rPr>
        <w:t xml:space="preserve"> important features in the XGBoost analysis were Solenoid (0.0062), Pressure Measurement (0.0048), and Address (0.0000). Address, which was ranked highly in the SP ranking method, was found to have no importance in the XGBoost model. Similarly, Pressure Measurement, which was among the most significant features in SP but least important in Random Forest, was again found to be one of the least valuable features under XGBoost. This suggests that these features may not contribute meaningful information when using XGBoost as a model, reinforcing the need to tailor feature selection based on the specific ranking methodology being used.</w:t>
      </w:r>
    </w:p>
    <w:p w14:paraId="71CE2974" w14:textId="77777777" w:rsidR="000E69BB" w:rsidRPr="000E69BB" w:rsidRDefault="000E69BB" w:rsidP="000E69BB">
      <w:pPr>
        <w:rPr>
          <w:lang w:val="en-US" w:eastAsia="en-US"/>
        </w:rPr>
      </w:pPr>
      <w:r w:rsidRPr="000E69BB">
        <w:rPr>
          <w:lang w:val="en-US" w:eastAsia="en-US"/>
        </w:rPr>
        <w:t xml:space="preserve">Overall, the XGBoost model places strong importance on Length, Function, and CRC Rate, while deeming Address and Pressure Measurement as nearly irrelevant. This </w:t>
      </w:r>
      <w:r w:rsidRPr="000E69BB">
        <w:rPr>
          <w:lang w:val="en-US" w:eastAsia="en-US"/>
        </w:rPr>
        <w:lastRenderedPageBreak/>
        <w:t>contrasts sharply with both the SP ranking method, where Address was the top feature, and the Random Forest ranking, which found Function and CRC Rate important but ranked Address and Pressure Measurement among the lowest. These variations highlight the importance of selecting a ranking method that aligns with the underlying model being used for classification.</w:t>
      </w:r>
    </w:p>
    <w:p w14:paraId="5A83C23E" w14:textId="0D192CF9" w:rsidR="00D70DF0" w:rsidRPr="00D70DF0" w:rsidRDefault="00D70DF0" w:rsidP="000B55DF">
      <w:pPr>
        <w:rPr>
          <w:lang w:val="en-US" w:eastAsia="en-US"/>
        </w:rPr>
      </w:pPr>
    </w:p>
    <w:p w14:paraId="36222C79" w14:textId="48192127" w:rsidR="001161B6" w:rsidRPr="00E619D6" w:rsidRDefault="001161B6" w:rsidP="00E619D6">
      <w:pPr>
        <w:rPr>
          <w:lang w:val="en-US" w:eastAsia="en-US"/>
        </w:rPr>
      </w:pPr>
    </w:p>
    <w:p w14:paraId="3A0A5AEF" w14:textId="441D7C3B" w:rsidR="00256E29" w:rsidRDefault="00256E29" w:rsidP="005D4B59">
      <w:pPr>
        <w:pStyle w:val="Heading2"/>
        <w:rPr>
          <w:rStyle w:val="Strong"/>
          <w:b/>
          <w:bCs/>
        </w:rPr>
      </w:pPr>
      <w:bookmarkStart w:id="53" w:name="_Toc192164964"/>
      <w:r w:rsidRPr="005D4B59">
        <w:rPr>
          <w:rStyle w:val="Strong"/>
          <w:b/>
          <w:bCs/>
        </w:rPr>
        <w:t>Summary of Best-Performing Models</w:t>
      </w:r>
      <w:bookmarkEnd w:id="53"/>
    </w:p>
    <w:p w14:paraId="1BB83A5A" w14:textId="53EB5A10" w:rsidR="00350CAE" w:rsidRPr="00350CAE" w:rsidRDefault="00350CAE" w:rsidP="00350CAE">
      <w:pPr>
        <w:pStyle w:val="Heading3"/>
        <w:rPr>
          <w:lang w:val="en-US"/>
        </w:rPr>
      </w:pPr>
      <w:bookmarkStart w:id="54" w:name="_Toc192164965"/>
      <w:r>
        <w:rPr>
          <w:lang w:val="en-US"/>
        </w:rPr>
        <w:t>Best F1 Scores</w:t>
      </w:r>
      <w:bookmarkEnd w:id="54"/>
    </w:p>
    <w:p w14:paraId="716E5264" w14:textId="77777777" w:rsidR="004B4835" w:rsidRDefault="004B4835" w:rsidP="00AF314F">
      <w:pPr>
        <w:pStyle w:val="Caption"/>
        <w:keepNext/>
        <w:rPr>
          <w:i w:val="0"/>
          <w:sz w:val="24"/>
          <w:szCs w:val="24"/>
          <w:lang w:eastAsia="en-US"/>
        </w:rPr>
      </w:pPr>
      <w:bookmarkStart w:id="55" w:name="_Toc191292391"/>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6CADA092" w:rsidR="00D36ABA" w:rsidRDefault="00D36ABA" w:rsidP="00AF314F">
      <w:pPr>
        <w:pStyle w:val="Caption"/>
        <w:keepNext/>
      </w:pPr>
      <w:r>
        <w:t xml:space="preserve">Table </w:t>
      </w:r>
      <w:r>
        <w:fldChar w:fldCharType="begin"/>
      </w:r>
      <w:r>
        <w:instrText>SEQ Table \* ARABIC</w:instrText>
      </w:r>
      <w:r>
        <w:fldChar w:fldCharType="separate"/>
      </w:r>
      <w:r w:rsidR="00B0672D">
        <w:rPr>
          <w:noProof/>
        </w:rPr>
        <w:t>8</w:t>
      </w:r>
      <w:r>
        <w:fldChar w:fldCharType="end"/>
      </w:r>
      <w:r>
        <w:t xml:space="preserve"> Top 30 best preforming combinations based on greatest F1 score</w:t>
      </w:r>
      <w:bookmarkEnd w:id="55"/>
    </w:p>
    <w:tbl>
      <w:tblPr>
        <w:tblW w:w="12027"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1012"/>
        <w:gridCol w:w="1148"/>
        <w:gridCol w:w="2362"/>
        <w:gridCol w:w="831"/>
        <w:gridCol w:w="916"/>
        <w:gridCol w:w="1040"/>
        <w:gridCol w:w="1007"/>
        <w:gridCol w:w="831"/>
      </w:tblGrid>
      <w:tr w:rsidR="00FD7087" w:rsidRPr="00FD7087" w14:paraId="008FE775" w14:textId="77777777" w:rsidTr="00FD7087">
        <w:trPr>
          <w:trHeight w:val="300"/>
        </w:trPr>
        <w:tc>
          <w:tcPr>
            <w:tcW w:w="1080" w:type="dxa"/>
            <w:shd w:val="clear" w:color="auto" w:fill="auto"/>
            <w:noWrap/>
            <w:vAlign w:val="bottom"/>
            <w:hideMark/>
          </w:tcPr>
          <w:p w14:paraId="636D20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6C843A1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7B6818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1F937F1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Average Type</w:t>
            </w:r>
          </w:p>
        </w:tc>
        <w:tc>
          <w:tcPr>
            <w:tcW w:w="1148" w:type="dxa"/>
            <w:shd w:val="clear" w:color="auto" w:fill="auto"/>
            <w:noWrap/>
            <w:vAlign w:val="bottom"/>
            <w:hideMark/>
          </w:tcPr>
          <w:p w14:paraId="787F82E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Number of Features</w:t>
            </w:r>
          </w:p>
        </w:tc>
        <w:tc>
          <w:tcPr>
            <w:tcW w:w="2362" w:type="dxa"/>
            <w:shd w:val="clear" w:color="auto" w:fill="auto"/>
            <w:noWrap/>
            <w:vAlign w:val="bottom"/>
            <w:hideMark/>
          </w:tcPr>
          <w:p w14:paraId="4ECDA0D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Removed Features</w:t>
            </w:r>
          </w:p>
        </w:tc>
        <w:tc>
          <w:tcPr>
            <w:tcW w:w="831" w:type="dxa"/>
            <w:shd w:val="clear" w:color="auto" w:fill="auto"/>
            <w:noWrap/>
            <w:vAlign w:val="bottom"/>
            <w:hideMark/>
          </w:tcPr>
          <w:p w14:paraId="1089C41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1EE20E0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6141B2E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Feature Selection Time</w:t>
            </w:r>
          </w:p>
        </w:tc>
        <w:tc>
          <w:tcPr>
            <w:tcW w:w="1007" w:type="dxa"/>
            <w:shd w:val="clear" w:color="auto" w:fill="auto"/>
            <w:noWrap/>
            <w:vAlign w:val="bottom"/>
            <w:hideMark/>
          </w:tcPr>
          <w:p w14:paraId="3079523D" w14:textId="6E16CED8"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Eval</w:t>
            </w:r>
            <w:r>
              <w:rPr>
                <w:rFonts w:ascii="Aptos Narrow" w:hAnsi="Aptos Narrow" w:cs="Times New Roman"/>
                <w:color w:val="000000"/>
                <w:sz w:val="22"/>
                <w:szCs w:val="22"/>
                <w:lang w:val="en-US" w:eastAsia="en-US"/>
              </w:rPr>
              <w:t>.</w:t>
            </w:r>
            <w:r w:rsidRPr="00FD7087">
              <w:rPr>
                <w:rFonts w:ascii="Aptos Narrow" w:hAnsi="Aptos Narrow" w:cs="Times New Roman"/>
                <w:color w:val="000000"/>
                <w:sz w:val="22"/>
                <w:szCs w:val="22"/>
                <w:lang w:val="en-US" w:eastAsia="en-US"/>
              </w:rPr>
              <w:t xml:space="preserve"> Time</w:t>
            </w:r>
          </w:p>
        </w:tc>
        <w:tc>
          <w:tcPr>
            <w:tcW w:w="831" w:type="dxa"/>
            <w:shd w:val="clear" w:color="auto" w:fill="auto"/>
            <w:noWrap/>
            <w:vAlign w:val="bottom"/>
            <w:hideMark/>
          </w:tcPr>
          <w:p w14:paraId="3954AD7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Total Time</w:t>
            </w:r>
          </w:p>
        </w:tc>
      </w:tr>
      <w:tr w:rsidR="00FD7087" w:rsidRPr="00FD7087" w14:paraId="24F13764" w14:textId="77777777" w:rsidTr="00FD7087">
        <w:trPr>
          <w:trHeight w:val="300"/>
        </w:trPr>
        <w:tc>
          <w:tcPr>
            <w:tcW w:w="1080" w:type="dxa"/>
            <w:shd w:val="clear" w:color="auto" w:fill="auto"/>
            <w:noWrap/>
            <w:vAlign w:val="bottom"/>
            <w:hideMark/>
          </w:tcPr>
          <w:p w14:paraId="798E3BD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099D1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809D46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25A79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B9B2C9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1B0A638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7C3611A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012DD0C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5AF13D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140.38</w:t>
            </w:r>
          </w:p>
        </w:tc>
        <w:tc>
          <w:tcPr>
            <w:tcW w:w="1007" w:type="dxa"/>
            <w:shd w:val="clear" w:color="auto" w:fill="auto"/>
            <w:noWrap/>
            <w:vAlign w:val="bottom"/>
            <w:hideMark/>
          </w:tcPr>
          <w:p w14:paraId="38983B9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67.12</w:t>
            </w:r>
          </w:p>
        </w:tc>
        <w:tc>
          <w:tcPr>
            <w:tcW w:w="831" w:type="dxa"/>
            <w:shd w:val="clear" w:color="auto" w:fill="auto"/>
            <w:noWrap/>
            <w:vAlign w:val="bottom"/>
            <w:hideMark/>
          </w:tcPr>
          <w:p w14:paraId="43335FD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207.78</w:t>
            </w:r>
          </w:p>
        </w:tc>
      </w:tr>
      <w:tr w:rsidR="00FD7087" w:rsidRPr="00FD7087" w14:paraId="25825F47" w14:textId="77777777" w:rsidTr="00FD7087">
        <w:trPr>
          <w:trHeight w:val="300"/>
        </w:trPr>
        <w:tc>
          <w:tcPr>
            <w:tcW w:w="1080" w:type="dxa"/>
            <w:shd w:val="clear" w:color="auto" w:fill="auto"/>
            <w:noWrap/>
            <w:vAlign w:val="bottom"/>
            <w:hideMark/>
          </w:tcPr>
          <w:p w14:paraId="338EEBD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CFA6BE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E0B2E3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FA2E3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1CB82E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0769444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function,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3D00274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05C5C8C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0FB55DD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118.17</w:t>
            </w:r>
          </w:p>
        </w:tc>
        <w:tc>
          <w:tcPr>
            <w:tcW w:w="1007" w:type="dxa"/>
            <w:shd w:val="clear" w:color="auto" w:fill="auto"/>
            <w:noWrap/>
            <w:vAlign w:val="bottom"/>
            <w:hideMark/>
          </w:tcPr>
          <w:p w14:paraId="3BDD636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67.25</w:t>
            </w:r>
          </w:p>
        </w:tc>
        <w:tc>
          <w:tcPr>
            <w:tcW w:w="831" w:type="dxa"/>
            <w:shd w:val="clear" w:color="auto" w:fill="auto"/>
            <w:noWrap/>
            <w:vAlign w:val="bottom"/>
            <w:hideMark/>
          </w:tcPr>
          <w:p w14:paraId="373C75D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188.97</w:t>
            </w:r>
          </w:p>
        </w:tc>
      </w:tr>
      <w:tr w:rsidR="00FD7087" w:rsidRPr="00FD7087" w14:paraId="47C08543" w14:textId="77777777" w:rsidTr="00FD7087">
        <w:trPr>
          <w:trHeight w:val="300"/>
        </w:trPr>
        <w:tc>
          <w:tcPr>
            <w:tcW w:w="1080" w:type="dxa"/>
            <w:shd w:val="clear" w:color="auto" w:fill="auto"/>
            <w:noWrap/>
            <w:vAlign w:val="bottom"/>
            <w:hideMark/>
          </w:tcPr>
          <w:p w14:paraId="7EAD92B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3E2834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3D2D39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0C4CC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4EA50F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C3142C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E8A45C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0B9DFD6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470E2D8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05F4A1B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72.78</w:t>
            </w:r>
          </w:p>
        </w:tc>
        <w:tc>
          <w:tcPr>
            <w:tcW w:w="831" w:type="dxa"/>
            <w:shd w:val="clear" w:color="auto" w:fill="auto"/>
            <w:noWrap/>
            <w:vAlign w:val="bottom"/>
            <w:hideMark/>
          </w:tcPr>
          <w:p w14:paraId="14EC493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81.40</w:t>
            </w:r>
          </w:p>
        </w:tc>
      </w:tr>
      <w:tr w:rsidR="00FD7087" w:rsidRPr="00FD7087" w14:paraId="46E0F352" w14:textId="77777777" w:rsidTr="00FD7087">
        <w:trPr>
          <w:trHeight w:val="300"/>
        </w:trPr>
        <w:tc>
          <w:tcPr>
            <w:tcW w:w="1080" w:type="dxa"/>
            <w:shd w:val="clear" w:color="auto" w:fill="auto"/>
            <w:noWrap/>
            <w:vAlign w:val="bottom"/>
            <w:hideMark/>
          </w:tcPr>
          <w:p w14:paraId="0C1471B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75A772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49AFE6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91F3F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7ED3787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1C1A08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14CDE5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6A6F882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3C79E2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2C0C2C4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73.41</w:t>
            </w:r>
          </w:p>
        </w:tc>
        <w:tc>
          <w:tcPr>
            <w:tcW w:w="831" w:type="dxa"/>
            <w:shd w:val="clear" w:color="auto" w:fill="auto"/>
            <w:noWrap/>
            <w:vAlign w:val="bottom"/>
            <w:hideMark/>
          </w:tcPr>
          <w:p w14:paraId="6A0B199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89.13</w:t>
            </w:r>
          </w:p>
        </w:tc>
      </w:tr>
      <w:tr w:rsidR="00FD7087" w:rsidRPr="00FD7087" w14:paraId="379230B4" w14:textId="77777777" w:rsidTr="00FD7087">
        <w:trPr>
          <w:trHeight w:val="300"/>
        </w:trPr>
        <w:tc>
          <w:tcPr>
            <w:tcW w:w="1080" w:type="dxa"/>
            <w:shd w:val="clear" w:color="auto" w:fill="auto"/>
            <w:noWrap/>
            <w:vAlign w:val="bottom"/>
            <w:hideMark/>
          </w:tcPr>
          <w:p w14:paraId="33C987D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56C42E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54F79E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505430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75EA2E4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3FE2A7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6DA08EB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6688FE3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08D1CC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3096033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74.10</w:t>
            </w:r>
          </w:p>
        </w:tc>
        <w:tc>
          <w:tcPr>
            <w:tcW w:w="831" w:type="dxa"/>
            <w:shd w:val="clear" w:color="auto" w:fill="auto"/>
            <w:noWrap/>
            <w:vAlign w:val="bottom"/>
            <w:hideMark/>
          </w:tcPr>
          <w:p w14:paraId="060637A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85.91</w:t>
            </w:r>
          </w:p>
        </w:tc>
      </w:tr>
      <w:tr w:rsidR="00FD7087" w:rsidRPr="00FD7087" w14:paraId="26CCBB74" w14:textId="77777777" w:rsidTr="00FD7087">
        <w:trPr>
          <w:trHeight w:val="300"/>
        </w:trPr>
        <w:tc>
          <w:tcPr>
            <w:tcW w:w="1080" w:type="dxa"/>
            <w:shd w:val="clear" w:color="auto" w:fill="auto"/>
            <w:noWrap/>
            <w:vAlign w:val="bottom"/>
            <w:hideMark/>
          </w:tcPr>
          <w:p w14:paraId="3D232DA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9A4BD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F5C1C1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BAFA0C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6BB7280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C87E13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4414158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11CCB84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5C68C4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140.38</w:t>
            </w:r>
          </w:p>
        </w:tc>
        <w:tc>
          <w:tcPr>
            <w:tcW w:w="1007" w:type="dxa"/>
            <w:shd w:val="clear" w:color="auto" w:fill="auto"/>
            <w:noWrap/>
            <w:vAlign w:val="bottom"/>
            <w:hideMark/>
          </w:tcPr>
          <w:p w14:paraId="5CFF7B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66.52</w:t>
            </w:r>
          </w:p>
        </w:tc>
        <w:tc>
          <w:tcPr>
            <w:tcW w:w="831" w:type="dxa"/>
            <w:shd w:val="clear" w:color="auto" w:fill="auto"/>
            <w:noWrap/>
            <w:vAlign w:val="bottom"/>
            <w:hideMark/>
          </w:tcPr>
          <w:p w14:paraId="5027ED7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207.18</w:t>
            </w:r>
          </w:p>
        </w:tc>
      </w:tr>
      <w:tr w:rsidR="00FD7087" w:rsidRPr="00FD7087" w14:paraId="59EE9CB4" w14:textId="77777777" w:rsidTr="00FD7087">
        <w:trPr>
          <w:trHeight w:val="300"/>
        </w:trPr>
        <w:tc>
          <w:tcPr>
            <w:tcW w:w="1080" w:type="dxa"/>
            <w:shd w:val="clear" w:color="auto" w:fill="auto"/>
            <w:noWrap/>
            <w:vAlign w:val="bottom"/>
            <w:hideMark/>
          </w:tcPr>
          <w:p w14:paraId="11790AF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BA70D0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BE18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F8723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5443080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2A97765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function,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22B4E6A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1955839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00A6C7E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118.17</w:t>
            </w:r>
          </w:p>
        </w:tc>
        <w:tc>
          <w:tcPr>
            <w:tcW w:w="1007" w:type="dxa"/>
            <w:shd w:val="clear" w:color="auto" w:fill="auto"/>
            <w:noWrap/>
            <w:vAlign w:val="bottom"/>
            <w:hideMark/>
          </w:tcPr>
          <w:p w14:paraId="195070D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68.03</w:t>
            </w:r>
          </w:p>
        </w:tc>
        <w:tc>
          <w:tcPr>
            <w:tcW w:w="831" w:type="dxa"/>
            <w:shd w:val="clear" w:color="auto" w:fill="auto"/>
            <w:noWrap/>
            <w:vAlign w:val="bottom"/>
            <w:hideMark/>
          </w:tcPr>
          <w:p w14:paraId="3E04D1B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189.75</w:t>
            </w:r>
          </w:p>
        </w:tc>
      </w:tr>
      <w:tr w:rsidR="00FD7087" w:rsidRPr="00FD7087" w14:paraId="48958C1B" w14:textId="77777777" w:rsidTr="00FD7087">
        <w:trPr>
          <w:trHeight w:val="300"/>
        </w:trPr>
        <w:tc>
          <w:tcPr>
            <w:tcW w:w="1080" w:type="dxa"/>
            <w:shd w:val="clear" w:color="auto" w:fill="auto"/>
            <w:noWrap/>
            <w:vAlign w:val="bottom"/>
            <w:hideMark/>
          </w:tcPr>
          <w:p w14:paraId="0FC7B98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C25BC7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BB4F0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D3DC3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14B422E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DAC4B4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4221CE2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093224C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3BA5FA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7FF476A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62.77</w:t>
            </w:r>
          </w:p>
        </w:tc>
        <w:tc>
          <w:tcPr>
            <w:tcW w:w="831" w:type="dxa"/>
            <w:shd w:val="clear" w:color="auto" w:fill="auto"/>
            <w:noWrap/>
            <w:vAlign w:val="bottom"/>
            <w:hideMark/>
          </w:tcPr>
          <w:p w14:paraId="607A22C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78.50</w:t>
            </w:r>
          </w:p>
        </w:tc>
      </w:tr>
      <w:tr w:rsidR="00FD7087" w:rsidRPr="00FD7087" w14:paraId="00DE57F2" w14:textId="77777777" w:rsidTr="00FD7087">
        <w:trPr>
          <w:trHeight w:val="300"/>
        </w:trPr>
        <w:tc>
          <w:tcPr>
            <w:tcW w:w="1080" w:type="dxa"/>
            <w:shd w:val="clear" w:color="auto" w:fill="auto"/>
            <w:noWrap/>
            <w:vAlign w:val="bottom"/>
            <w:hideMark/>
          </w:tcPr>
          <w:p w14:paraId="49870C1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CE714C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816363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72AE73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3F455B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F89EEC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5B530C9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693AE78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3D1F71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7900482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72.81</w:t>
            </w:r>
          </w:p>
        </w:tc>
        <w:tc>
          <w:tcPr>
            <w:tcW w:w="831" w:type="dxa"/>
            <w:shd w:val="clear" w:color="auto" w:fill="auto"/>
            <w:noWrap/>
            <w:vAlign w:val="bottom"/>
            <w:hideMark/>
          </w:tcPr>
          <w:p w14:paraId="1ADBE49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84.61</w:t>
            </w:r>
          </w:p>
        </w:tc>
      </w:tr>
      <w:tr w:rsidR="00FD7087" w:rsidRPr="00FD7087" w14:paraId="510C82EA" w14:textId="77777777" w:rsidTr="00FD7087">
        <w:trPr>
          <w:trHeight w:val="300"/>
        </w:trPr>
        <w:tc>
          <w:tcPr>
            <w:tcW w:w="1080" w:type="dxa"/>
            <w:shd w:val="clear" w:color="auto" w:fill="auto"/>
            <w:noWrap/>
            <w:vAlign w:val="bottom"/>
            <w:hideMark/>
          </w:tcPr>
          <w:p w14:paraId="7D2F059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FF5EE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8CADE4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9BEB58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344673B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DD27A3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36C040F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31289D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7E25147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70.69</w:t>
            </w:r>
          </w:p>
        </w:tc>
        <w:tc>
          <w:tcPr>
            <w:tcW w:w="1007" w:type="dxa"/>
            <w:shd w:val="clear" w:color="auto" w:fill="auto"/>
            <w:noWrap/>
            <w:vAlign w:val="bottom"/>
            <w:hideMark/>
          </w:tcPr>
          <w:p w14:paraId="6F8FC56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74.46</w:t>
            </w:r>
          </w:p>
        </w:tc>
        <w:tc>
          <w:tcPr>
            <w:tcW w:w="831" w:type="dxa"/>
            <w:shd w:val="clear" w:color="auto" w:fill="auto"/>
            <w:noWrap/>
            <w:vAlign w:val="bottom"/>
            <w:hideMark/>
          </w:tcPr>
          <w:p w14:paraId="7994805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148.69</w:t>
            </w:r>
          </w:p>
        </w:tc>
      </w:tr>
      <w:tr w:rsidR="00FD7087" w:rsidRPr="00FD7087" w14:paraId="01E7F84F" w14:textId="77777777" w:rsidTr="00FD7087">
        <w:trPr>
          <w:trHeight w:val="300"/>
        </w:trPr>
        <w:tc>
          <w:tcPr>
            <w:tcW w:w="1080" w:type="dxa"/>
            <w:shd w:val="clear" w:color="auto" w:fill="auto"/>
            <w:noWrap/>
            <w:vAlign w:val="bottom"/>
            <w:hideMark/>
          </w:tcPr>
          <w:p w14:paraId="7590655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8C3BE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1E2040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6C1397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DC74C0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71BD5ED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2071887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0.9868</w:t>
            </w:r>
          </w:p>
        </w:tc>
        <w:tc>
          <w:tcPr>
            <w:tcW w:w="916" w:type="dxa"/>
            <w:shd w:val="clear" w:color="auto" w:fill="auto"/>
            <w:noWrap/>
            <w:vAlign w:val="bottom"/>
            <w:hideMark/>
          </w:tcPr>
          <w:p w14:paraId="3146554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72420D2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6B00AB1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65.85</w:t>
            </w:r>
          </w:p>
        </w:tc>
        <w:tc>
          <w:tcPr>
            <w:tcW w:w="831" w:type="dxa"/>
            <w:shd w:val="clear" w:color="auto" w:fill="auto"/>
            <w:noWrap/>
            <w:vAlign w:val="bottom"/>
            <w:hideMark/>
          </w:tcPr>
          <w:p w14:paraId="13B0D4F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77.65</w:t>
            </w:r>
          </w:p>
        </w:tc>
      </w:tr>
      <w:tr w:rsidR="00FD7087" w:rsidRPr="00FD7087" w14:paraId="712F20DF" w14:textId="77777777" w:rsidTr="00FD7087">
        <w:trPr>
          <w:trHeight w:val="300"/>
        </w:trPr>
        <w:tc>
          <w:tcPr>
            <w:tcW w:w="1080" w:type="dxa"/>
            <w:shd w:val="clear" w:color="auto" w:fill="auto"/>
            <w:noWrap/>
            <w:vAlign w:val="bottom"/>
            <w:hideMark/>
          </w:tcPr>
          <w:p w14:paraId="5DC52BC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702D3CB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28041D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D6B39B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7591DC1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B4A06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3A015A6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2CC1168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68ACCB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15DBF90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74.23</w:t>
            </w:r>
          </w:p>
        </w:tc>
        <w:tc>
          <w:tcPr>
            <w:tcW w:w="831" w:type="dxa"/>
            <w:shd w:val="clear" w:color="auto" w:fill="auto"/>
            <w:noWrap/>
            <w:vAlign w:val="bottom"/>
            <w:hideMark/>
          </w:tcPr>
          <w:p w14:paraId="32EE0B2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89.96</w:t>
            </w:r>
          </w:p>
        </w:tc>
      </w:tr>
      <w:tr w:rsidR="00FD7087" w:rsidRPr="00FD7087" w14:paraId="1E085C90" w14:textId="77777777" w:rsidTr="00FD7087">
        <w:trPr>
          <w:trHeight w:val="300"/>
        </w:trPr>
        <w:tc>
          <w:tcPr>
            <w:tcW w:w="1080" w:type="dxa"/>
            <w:shd w:val="clear" w:color="auto" w:fill="auto"/>
            <w:noWrap/>
            <w:vAlign w:val="bottom"/>
            <w:hideMark/>
          </w:tcPr>
          <w:p w14:paraId="6751904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F18DF3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839132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9FCF6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0DE36F6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693611A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7EA4EBE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3A80D11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AE1774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36A9D38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74.61</w:t>
            </w:r>
          </w:p>
        </w:tc>
        <w:tc>
          <w:tcPr>
            <w:tcW w:w="831" w:type="dxa"/>
            <w:shd w:val="clear" w:color="auto" w:fill="auto"/>
            <w:noWrap/>
            <w:vAlign w:val="bottom"/>
            <w:hideMark/>
          </w:tcPr>
          <w:p w14:paraId="2C24E23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83.23</w:t>
            </w:r>
          </w:p>
        </w:tc>
      </w:tr>
      <w:tr w:rsidR="00FD7087" w:rsidRPr="00FD7087" w14:paraId="6908ECA1" w14:textId="77777777" w:rsidTr="00FD7087">
        <w:trPr>
          <w:trHeight w:val="300"/>
        </w:trPr>
        <w:tc>
          <w:tcPr>
            <w:tcW w:w="1080" w:type="dxa"/>
            <w:shd w:val="clear" w:color="auto" w:fill="auto"/>
            <w:noWrap/>
            <w:vAlign w:val="bottom"/>
            <w:hideMark/>
          </w:tcPr>
          <w:p w14:paraId="7193DED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D85D2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779AD6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1FE304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7F8E977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C55864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67CEAB7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4016022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75C931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2583B0C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72.91</w:t>
            </w:r>
          </w:p>
        </w:tc>
        <w:tc>
          <w:tcPr>
            <w:tcW w:w="831" w:type="dxa"/>
            <w:shd w:val="clear" w:color="auto" w:fill="auto"/>
            <w:noWrap/>
            <w:vAlign w:val="bottom"/>
            <w:hideMark/>
          </w:tcPr>
          <w:p w14:paraId="48225AF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84.72</w:t>
            </w:r>
          </w:p>
        </w:tc>
      </w:tr>
      <w:tr w:rsidR="00FD7087" w:rsidRPr="00FD7087" w14:paraId="7395CB13" w14:textId="77777777" w:rsidTr="00FD7087">
        <w:trPr>
          <w:trHeight w:val="300"/>
        </w:trPr>
        <w:tc>
          <w:tcPr>
            <w:tcW w:w="1080" w:type="dxa"/>
            <w:shd w:val="clear" w:color="auto" w:fill="auto"/>
            <w:noWrap/>
            <w:vAlign w:val="bottom"/>
            <w:hideMark/>
          </w:tcPr>
          <w:p w14:paraId="1917CCB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115354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5AA232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14B0F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73D5ED5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0FEF4E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p>
        </w:tc>
        <w:tc>
          <w:tcPr>
            <w:tcW w:w="831" w:type="dxa"/>
            <w:shd w:val="clear" w:color="auto" w:fill="auto"/>
            <w:noWrap/>
            <w:vAlign w:val="bottom"/>
            <w:hideMark/>
          </w:tcPr>
          <w:p w14:paraId="4494C40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73D2CBC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8E16E8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7B5A495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61.37</w:t>
            </w:r>
          </w:p>
        </w:tc>
        <w:tc>
          <w:tcPr>
            <w:tcW w:w="831" w:type="dxa"/>
            <w:shd w:val="clear" w:color="auto" w:fill="auto"/>
            <w:noWrap/>
            <w:vAlign w:val="bottom"/>
            <w:hideMark/>
          </w:tcPr>
          <w:p w14:paraId="51BDA5F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77.09</w:t>
            </w:r>
          </w:p>
        </w:tc>
      </w:tr>
      <w:tr w:rsidR="00FD7087" w:rsidRPr="00FD7087" w14:paraId="18AE0870" w14:textId="77777777" w:rsidTr="00FD7087">
        <w:trPr>
          <w:trHeight w:val="300"/>
        </w:trPr>
        <w:tc>
          <w:tcPr>
            <w:tcW w:w="1080" w:type="dxa"/>
            <w:shd w:val="clear" w:color="auto" w:fill="auto"/>
            <w:noWrap/>
            <w:vAlign w:val="bottom"/>
            <w:hideMark/>
          </w:tcPr>
          <w:p w14:paraId="16087B0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E651FC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880D36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13B2CE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46355D0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83E8C3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7B73B79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3652C1E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FE48C9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1DF1302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77.16</w:t>
            </w:r>
          </w:p>
        </w:tc>
        <w:tc>
          <w:tcPr>
            <w:tcW w:w="831" w:type="dxa"/>
            <w:shd w:val="clear" w:color="auto" w:fill="auto"/>
            <w:noWrap/>
            <w:vAlign w:val="bottom"/>
            <w:hideMark/>
          </w:tcPr>
          <w:p w14:paraId="48D118B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88.96</w:t>
            </w:r>
          </w:p>
        </w:tc>
      </w:tr>
      <w:tr w:rsidR="00FD7087" w:rsidRPr="00FD7087" w14:paraId="0A37893E" w14:textId="77777777" w:rsidTr="00FD7087">
        <w:trPr>
          <w:trHeight w:val="300"/>
        </w:trPr>
        <w:tc>
          <w:tcPr>
            <w:tcW w:w="1080" w:type="dxa"/>
            <w:shd w:val="clear" w:color="auto" w:fill="auto"/>
            <w:noWrap/>
            <w:vAlign w:val="bottom"/>
            <w:hideMark/>
          </w:tcPr>
          <w:p w14:paraId="2B839C7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3178E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9C5807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DDE77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40492D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4E825C8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3F701F3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75B5B7D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75A061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33A7DA7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64.98</w:t>
            </w:r>
          </w:p>
        </w:tc>
        <w:tc>
          <w:tcPr>
            <w:tcW w:w="831" w:type="dxa"/>
            <w:shd w:val="clear" w:color="auto" w:fill="auto"/>
            <w:noWrap/>
            <w:vAlign w:val="bottom"/>
            <w:hideMark/>
          </w:tcPr>
          <w:p w14:paraId="4974358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80.70</w:t>
            </w:r>
          </w:p>
        </w:tc>
      </w:tr>
      <w:tr w:rsidR="00FD7087" w:rsidRPr="00FD7087" w14:paraId="0C152BE2" w14:textId="77777777" w:rsidTr="00FD7087">
        <w:trPr>
          <w:trHeight w:val="300"/>
        </w:trPr>
        <w:tc>
          <w:tcPr>
            <w:tcW w:w="1080" w:type="dxa"/>
            <w:shd w:val="clear" w:color="auto" w:fill="auto"/>
            <w:noWrap/>
            <w:vAlign w:val="bottom"/>
            <w:hideMark/>
          </w:tcPr>
          <w:p w14:paraId="71C890D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66898C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5B94DF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F1413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125ED8A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5BAB69E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770DEAD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1CD759C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C9BDBA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119.02</w:t>
            </w:r>
          </w:p>
        </w:tc>
        <w:tc>
          <w:tcPr>
            <w:tcW w:w="1007" w:type="dxa"/>
            <w:shd w:val="clear" w:color="auto" w:fill="auto"/>
            <w:noWrap/>
            <w:vAlign w:val="bottom"/>
            <w:hideMark/>
          </w:tcPr>
          <w:p w14:paraId="524707A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66.42</w:t>
            </w:r>
          </w:p>
        </w:tc>
        <w:tc>
          <w:tcPr>
            <w:tcW w:w="831" w:type="dxa"/>
            <w:shd w:val="clear" w:color="auto" w:fill="auto"/>
            <w:noWrap/>
            <w:vAlign w:val="bottom"/>
            <w:hideMark/>
          </w:tcPr>
          <w:p w14:paraId="09FEB9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193.04</w:t>
            </w:r>
          </w:p>
        </w:tc>
      </w:tr>
      <w:tr w:rsidR="00FD7087" w:rsidRPr="00FD7087" w14:paraId="29BD539A" w14:textId="77777777" w:rsidTr="00FD7087">
        <w:trPr>
          <w:trHeight w:val="300"/>
        </w:trPr>
        <w:tc>
          <w:tcPr>
            <w:tcW w:w="1080" w:type="dxa"/>
            <w:shd w:val="clear" w:color="auto" w:fill="auto"/>
            <w:noWrap/>
            <w:vAlign w:val="bottom"/>
            <w:hideMark/>
          </w:tcPr>
          <w:p w14:paraId="19FF4C4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21D775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F7805A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A7D57E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65A1B4A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79C109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0DFBB3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2CD7784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12E72B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70.69</w:t>
            </w:r>
          </w:p>
        </w:tc>
        <w:tc>
          <w:tcPr>
            <w:tcW w:w="1007" w:type="dxa"/>
            <w:shd w:val="clear" w:color="auto" w:fill="auto"/>
            <w:noWrap/>
            <w:vAlign w:val="bottom"/>
            <w:hideMark/>
          </w:tcPr>
          <w:p w14:paraId="4DF2D8E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74.01</w:t>
            </w:r>
          </w:p>
        </w:tc>
        <w:tc>
          <w:tcPr>
            <w:tcW w:w="831" w:type="dxa"/>
            <w:shd w:val="clear" w:color="auto" w:fill="auto"/>
            <w:noWrap/>
            <w:vAlign w:val="bottom"/>
            <w:hideMark/>
          </w:tcPr>
          <w:p w14:paraId="7877DF4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148.24</w:t>
            </w:r>
          </w:p>
        </w:tc>
      </w:tr>
      <w:tr w:rsidR="00FD7087" w:rsidRPr="00FD7087" w14:paraId="36A53CE8" w14:textId="77777777" w:rsidTr="00FD7087">
        <w:trPr>
          <w:trHeight w:val="300"/>
        </w:trPr>
        <w:tc>
          <w:tcPr>
            <w:tcW w:w="1080" w:type="dxa"/>
            <w:shd w:val="clear" w:color="auto" w:fill="auto"/>
            <w:noWrap/>
            <w:vAlign w:val="bottom"/>
            <w:hideMark/>
          </w:tcPr>
          <w:p w14:paraId="432B4D8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9D8A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F0A849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8D9EF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4117A12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28D221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936F2A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48705C4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990D26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89.74</w:t>
            </w:r>
          </w:p>
        </w:tc>
        <w:tc>
          <w:tcPr>
            <w:tcW w:w="1007" w:type="dxa"/>
            <w:shd w:val="clear" w:color="auto" w:fill="auto"/>
            <w:noWrap/>
            <w:vAlign w:val="bottom"/>
            <w:hideMark/>
          </w:tcPr>
          <w:p w14:paraId="63E4A59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74.15</w:t>
            </w:r>
          </w:p>
        </w:tc>
        <w:tc>
          <w:tcPr>
            <w:tcW w:w="831" w:type="dxa"/>
            <w:shd w:val="clear" w:color="auto" w:fill="auto"/>
            <w:noWrap/>
            <w:vAlign w:val="bottom"/>
            <w:hideMark/>
          </w:tcPr>
          <w:p w14:paraId="55B25CF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171.50</w:t>
            </w:r>
          </w:p>
        </w:tc>
      </w:tr>
      <w:tr w:rsidR="00FD7087" w:rsidRPr="00FD7087" w14:paraId="05FB179A" w14:textId="77777777" w:rsidTr="00FD7087">
        <w:trPr>
          <w:trHeight w:val="300"/>
        </w:trPr>
        <w:tc>
          <w:tcPr>
            <w:tcW w:w="1080" w:type="dxa"/>
            <w:shd w:val="clear" w:color="auto" w:fill="auto"/>
            <w:noWrap/>
            <w:vAlign w:val="bottom"/>
            <w:hideMark/>
          </w:tcPr>
          <w:p w14:paraId="365E32F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D6C92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8F0EF8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E221DF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1DE4FD6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4DA1C6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35BADB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7137B62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154EE3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139.50</w:t>
            </w:r>
          </w:p>
        </w:tc>
        <w:tc>
          <w:tcPr>
            <w:tcW w:w="1007" w:type="dxa"/>
            <w:shd w:val="clear" w:color="auto" w:fill="auto"/>
            <w:noWrap/>
            <w:vAlign w:val="bottom"/>
            <w:hideMark/>
          </w:tcPr>
          <w:p w14:paraId="3244407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75.16</w:t>
            </w:r>
          </w:p>
        </w:tc>
        <w:tc>
          <w:tcPr>
            <w:tcW w:w="831" w:type="dxa"/>
            <w:shd w:val="clear" w:color="auto" w:fill="auto"/>
            <w:noWrap/>
            <w:vAlign w:val="bottom"/>
            <w:hideMark/>
          </w:tcPr>
          <w:p w14:paraId="7F694EA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214.93</w:t>
            </w:r>
          </w:p>
        </w:tc>
      </w:tr>
      <w:tr w:rsidR="00FD7087" w:rsidRPr="00FD7087" w14:paraId="1DD5F4E9" w14:textId="77777777" w:rsidTr="00FD7087">
        <w:trPr>
          <w:trHeight w:val="300"/>
        </w:trPr>
        <w:tc>
          <w:tcPr>
            <w:tcW w:w="1080" w:type="dxa"/>
            <w:shd w:val="clear" w:color="auto" w:fill="auto"/>
            <w:noWrap/>
            <w:vAlign w:val="bottom"/>
            <w:hideMark/>
          </w:tcPr>
          <w:p w14:paraId="03DD02D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C33F5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D618D6C"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27B578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60D8BFA9"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63DA164"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15D4B65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6B7F6A0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212F7C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7CB7EBA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76.69</w:t>
            </w:r>
          </w:p>
        </w:tc>
        <w:tc>
          <w:tcPr>
            <w:tcW w:w="831" w:type="dxa"/>
            <w:shd w:val="clear" w:color="auto" w:fill="auto"/>
            <w:noWrap/>
            <w:vAlign w:val="bottom"/>
            <w:hideMark/>
          </w:tcPr>
          <w:p w14:paraId="36D82A2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85.31</w:t>
            </w:r>
          </w:p>
        </w:tc>
      </w:tr>
      <w:tr w:rsidR="00FD7087" w:rsidRPr="00FD7087" w14:paraId="2361AFE8" w14:textId="77777777" w:rsidTr="00FD7087">
        <w:trPr>
          <w:trHeight w:val="300"/>
        </w:trPr>
        <w:tc>
          <w:tcPr>
            <w:tcW w:w="1080" w:type="dxa"/>
            <w:shd w:val="clear" w:color="auto" w:fill="auto"/>
            <w:noWrap/>
            <w:vAlign w:val="bottom"/>
            <w:hideMark/>
          </w:tcPr>
          <w:p w14:paraId="7AC19321"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F36521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1F76AC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C775C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0DFF5E2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18CC548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4E400F1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0.9865</w:t>
            </w:r>
          </w:p>
        </w:tc>
        <w:tc>
          <w:tcPr>
            <w:tcW w:w="916" w:type="dxa"/>
            <w:shd w:val="clear" w:color="auto" w:fill="auto"/>
            <w:noWrap/>
            <w:vAlign w:val="bottom"/>
            <w:hideMark/>
          </w:tcPr>
          <w:p w14:paraId="55544BF3"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DF27EE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7AFBEECF"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64.52</w:t>
            </w:r>
          </w:p>
        </w:tc>
        <w:tc>
          <w:tcPr>
            <w:tcW w:w="831" w:type="dxa"/>
            <w:shd w:val="clear" w:color="auto" w:fill="auto"/>
            <w:noWrap/>
            <w:vAlign w:val="bottom"/>
            <w:hideMark/>
          </w:tcPr>
          <w:p w14:paraId="2E057B8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76.33</w:t>
            </w:r>
          </w:p>
        </w:tc>
      </w:tr>
      <w:tr w:rsidR="00FD7087" w:rsidRPr="00FD7087" w14:paraId="692AE439" w14:textId="77777777" w:rsidTr="00FD7087">
        <w:trPr>
          <w:trHeight w:val="300"/>
        </w:trPr>
        <w:tc>
          <w:tcPr>
            <w:tcW w:w="1080" w:type="dxa"/>
            <w:shd w:val="clear" w:color="auto" w:fill="auto"/>
            <w:noWrap/>
            <w:vAlign w:val="bottom"/>
            <w:hideMark/>
          </w:tcPr>
          <w:p w14:paraId="037526E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0627DCE"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D81146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BF8F26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1878801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61D5981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crc_rate</w:t>
            </w:r>
            <w:proofErr w:type="spellEnd"/>
            <w:r w:rsidRPr="00FD7087">
              <w:rPr>
                <w:rFonts w:ascii="Aptos Narrow" w:hAnsi="Aptos Narrow" w:cs="Times New Roman"/>
                <w:color w:val="000000"/>
                <w:sz w:val="22"/>
                <w:szCs w:val="22"/>
                <w:lang w:val="en-US" w:eastAsia="en-US"/>
              </w:rPr>
              <w:t xml:space="preserve">,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4095080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0.9865</w:t>
            </w:r>
          </w:p>
        </w:tc>
        <w:tc>
          <w:tcPr>
            <w:tcW w:w="916" w:type="dxa"/>
            <w:shd w:val="clear" w:color="auto" w:fill="auto"/>
            <w:noWrap/>
            <w:vAlign w:val="bottom"/>
            <w:hideMark/>
          </w:tcPr>
          <w:p w14:paraId="69A23F3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05F563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119.02</w:t>
            </w:r>
          </w:p>
        </w:tc>
        <w:tc>
          <w:tcPr>
            <w:tcW w:w="1007" w:type="dxa"/>
            <w:shd w:val="clear" w:color="auto" w:fill="auto"/>
            <w:noWrap/>
            <w:vAlign w:val="bottom"/>
            <w:hideMark/>
          </w:tcPr>
          <w:p w14:paraId="347AD81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65.53</w:t>
            </w:r>
          </w:p>
        </w:tc>
        <w:tc>
          <w:tcPr>
            <w:tcW w:w="831" w:type="dxa"/>
            <w:shd w:val="clear" w:color="auto" w:fill="auto"/>
            <w:noWrap/>
            <w:vAlign w:val="bottom"/>
            <w:hideMark/>
          </w:tcPr>
          <w:p w14:paraId="67C0C3F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192.16</w:t>
            </w:r>
          </w:p>
        </w:tc>
      </w:tr>
      <w:tr w:rsidR="00FD7087" w:rsidRPr="00FD7087" w14:paraId="48F38B7F" w14:textId="77777777" w:rsidTr="00FD7087">
        <w:trPr>
          <w:trHeight w:val="300"/>
        </w:trPr>
        <w:tc>
          <w:tcPr>
            <w:tcW w:w="1080" w:type="dxa"/>
            <w:shd w:val="clear" w:color="auto" w:fill="auto"/>
            <w:noWrap/>
            <w:vAlign w:val="bottom"/>
            <w:hideMark/>
          </w:tcPr>
          <w:p w14:paraId="79892FF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F02136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DAF86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CA90A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131CACB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4E1BA67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60EBE50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0.9865</w:t>
            </w:r>
          </w:p>
        </w:tc>
        <w:tc>
          <w:tcPr>
            <w:tcW w:w="916" w:type="dxa"/>
            <w:shd w:val="clear" w:color="auto" w:fill="auto"/>
            <w:noWrap/>
            <w:vAlign w:val="bottom"/>
            <w:hideMark/>
          </w:tcPr>
          <w:p w14:paraId="05868EA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61BEC8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484D7F36"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65.10</w:t>
            </w:r>
          </w:p>
        </w:tc>
        <w:tc>
          <w:tcPr>
            <w:tcW w:w="831" w:type="dxa"/>
            <w:shd w:val="clear" w:color="auto" w:fill="auto"/>
            <w:noWrap/>
            <w:vAlign w:val="bottom"/>
            <w:hideMark/>
          </w:tcPr>
          <w:p w14:paraId="60160CB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80.83</w:t>
            </w:r>
          </w:p>
        </w:tc>
      </w:tr>
      <w:tr w:rsidR="00FD7087" w:rsidRPr="00FD7087" w14:paraId="6E649327" w14:textId="77777777" w:rsidTr="00FD7087">
        <w:trPr>
          <w:trHeight w:val="300"/>
        </w:trPr>
        <w:tc>
          <w:tcPr>
            <w:tcW w:w="1080" w:type="dxa"/>
            <w:shd w:val="clear" w:color="auto" w:fill="auto"/>
            <w:noWrap/>
            <w:vAlign w:val="bottom"/>
            <w:hideMark/>
          </w:tcPr>
          <w:p w14:paraId="7B51C4F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FF6E3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433E5F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609C7C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504162E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7CE4D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CB1694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0.9863</w:t>
            </w:r>
          </w:p>
        </w:tc>
        <w:tc>
          <w:tcPr>
            <w:tcW w:w="916" w:type="dxa"/>
            <w:shd w:val="clear" w:color="auto" w:fill="auto"/>
            <w:noWrap/>
            <w:vAlign w:val="bottom"/>
            <w:hideMark/>
          </w:tcPr>
          <w:p w14:paraId="7DD10C1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7C8E48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139.50</w:t>
            </w:r>
          </w:p>
        </w:tc>
        <w:tc>
          <w:tcPr>
            <w:tcW w:w="1007" w:type="dxa"/>
            <w:shd w:val="clear" w:color="auto" w:fill="auto"/>
            <w:noWrap/>
            <w:vAlign w:val="bottom"/>
            <w:hideMark/>
          </w:tcPr>
          <w:p w14:paraId="50F5098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72.74</w:t>
            </w:r>
          </w:p>
        </w:tc>
        <w:tc>
          <w:tcPr>
            <w:tcW w:w="831" w:type="dxa"/>
            <w:shd w:val="clear" w:color="auto" w:fill="auto"/>
            <w:noWrap/>
            <w:vAlign w:val="bottom"/>
            <w:hideMark/>
          </w:tcPr>
          <w:p w14:paraId="637A859C"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212.51</w:t>
            </w:r>
          </w:p>
        </w:tc>
      </w:tr>
      <w:tr w:rsidR="00FD7087" w:rsidRPr="00FD7087" w14:paraId="13E3B2ED" w14:textId="77777777" w:rsidTr="00FD7087">
        <w:trPr>
          <w:trHeight w:val="300"/>
        </w:trPr>
        <w:tc>
          <w:tcPr>
            <w:tcW w:w="1080" w:type="dxa"/>
            <w:shd w:val="clear" w:color="auto" w:fill="auto"/>
            <w:noWrap/>
            <w:vAlign w:val="bottom"/>
            <w:hideMark/>
          </w:tcPr>
          <w:p w14:paraId="5390FE9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C8341D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281B949"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5ADF9D0"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0E5587A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2425C3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8EC843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0.9863</w:t>
            </w:r>
          </w:p>
        </w:tc>
        <w:tc>
          <w:tcPr>
            <w:tcW w:w="916" w:type="dxa"/>
            <w:shd w:val="clear" w:color="auto" w:fill="auto"/>
            <w:noWrap/>
            <w:vAlign w:val="bottom"/>
            <w:hideMark/>
          </w:tcPr>
          <w:p w14:paraId="11687DE1"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0B1CC32"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89.74</w:t>
            </w:r>
          </w:p>
        </w:tc>
        <w:tc>
          <w:tcPr>
            <w:tcW w:w="1007" w:type="dxa"/>
            <w:shd w:val="clear" w:color="auto" w:fill="auto"/>
            <w:noWrap/>
            <w:vAlign w:val="bottom"/>
            <w:hideMark/>
          </w:tcPr>
          <w:p w14:paraId="6FF3817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72.23</w:t>
            </w:r>
          </w:p>
        </w:tc>
        <w:tc>
          <w:tcPr>
            <w:tcW w:w="831" w:type="dxa"/>
            <w:shd w:val="clear" w:color="auto" w:fill="auto"/>
            <w:noWrap/>
            <w:vAlign w:val="bottom"/>
            <w:hideMark/>
          </w:tcPr>
          <w:p w14:paraId="6BBB84D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169.58</w:t>
            </w:r>
          </w:p>
        </w:tc>
      </w:tr>
      <w:tr w:rsidR="00FD7087" w:rsidRPr="00FD7087" w14:paraId="1C0BD582" w14:textId="77777777" w:rsidTr="00FD7087">
        <w:trPr>
          <w:trHeight w:val="300"/>
        </w:trPr>
        <w:tc>
          <w:tcPr>
            <w:tcW w:w="1080" w:type="dxa"/>
            <w:shd w:val="clear" w:color="auto" w:fill="auto"/>
            <w:noWrap/>
            <w:vAlign w:val="bottom"/>
            <w:hideMark/>
          </w:tcPr>
          <w:p w14:paraId="2D0F72E6"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4B7B28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5649B29F"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56711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weighted</w:t>
            </w:r>
          </w:p>
        </w:tc>
        <w:tc>
          <w:tcPr>
            <w:tcW w:w="1148" w:type="dxa"/>
            <w:shd w:val="clear" w:color="auto" w:fill="auto"/>
            <w:noWrap/>
            <w:vAlign w:val="bottom"/>
            <w:hideMark/>
          </w:tcPr>
          <w:p w14:paraId="633CD4A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FB6A99D"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61DF8CF8"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0.9862</w:t>
            </w:r>
          </w:p>
        </w:tc>
        <w:tc>
          <w:tcPr>
            <w:tcW w:w="916" w:type="dxa"/>
            <w:shd w:val="clear" w:color="auto" w:fill="auto"/>
            <w:noWrap/>
            <w:vAlign w:val="bottom"/>
            <w:hideMark/>
          </w:tcPr>
          <w:p w14:paraId="2622ED4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24F621D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8.35</w:t>
            </w:r>
          </w:p>
        </w:tc>
        <w:tc>
          <w:tcPr>
            <w:tcW w:w="1007" w:type="dxa"/>
            <w:shd w:val="clear" w:color="auto" w:fill="auto"/>
            <w:noWrap/>
            <w:vAlign w:val="bottom"/>
            <w:hideMark/>
          </w:tcPr>
          <w:p w14:paraId="117D663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75.18</w:t>
            </w:r>
          </w:p>
        </w:tc>
        <w:tc>
          <w:tcPr>
            <w:tcW w:w="831" w:type="dxa"/>
            <w:shd w:val="clear" w:color="auto" w:fill="auto"/>
            <w:noWrap/>
            <w:vAlign w:val="bottom"/>
            <w:hideMark/>
          </w:tcPr>
          <w:p w14:paraId="12C7F4E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83.80</w:t>
            </w:r>
          </w:p>
        </w:tc>
      </w:tr>
      <w:tr w:rsidR="00FD7087" w:rsidRPr="00FD7087" w14:paraId="5DBE7489" w14:textId="77777777" w:rsidTr="00FD7087">
        <w:trPr>
          <w:trHeight w:val="300"/>
        </w:trPr>
        <w:tc>
          <w:tcPr>
            <w:tcW w:w="1080" w:type="dxa"/>
            <w:shd w:val="clear" w:color="auto" w:fill="auto"/>
            <w:noWrap/>
            <w:vAlign w:val="bottom"/>
            <w:hideMark/>
          </w:tcPr>
          <w:p w14:paraId="69A4F92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8F6FD0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65691D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504D3"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5136DCD5"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40C2AA7A"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solenoid,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03E16004"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0.9855</w:t>
            </w:r>
          </w:p>
        </w:tc>
        <w:tc>
          <w:tcPr>
            <w:tcW w:w="916" w:type="dxa"/>
            <w:shd w:val="clear" w:color="auto" w:fill="auto"/>
            <w:noWrap/>
            <w:vAlign w:val="bottom"/>
            <w:hideMark/>
          </w:tcPr>
          <w:p w14:paraId="528679F0"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C00BB3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8.11</w:t>
            </w:r>
          </w:p>
        </w:tc>
        <w:tc>
          <w:tcPr>
            <w:tcW w:w="1007" w:type="dxa"/>
            <w:shd w:val="clear" w:color="auto" w:fill="auto"/>
            <w:noWrap/>
            <w:vAlign w:val="bottom"/>
            <w:hideMark/>
          </w:tcPr>
          <w:p w14:paraId="131BDED7"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64.55</w:t>
            </w:r>
          </w:p>
        </w:tc>
        <w:tc>
          <w:tcPr>
            <w:tcW w:w="831" w:type="dxa"/>
            <w:shd w:val="clear" w:color="auto" w:fill="auto"/>
            <w:noWrap/>
            <w:vAlign w:val="bottom"/>
            <w:hideMark/>
          </w:tcPr>
          <w:p w14:paraId="2F40A31E"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80.28</w:t>
            </w:r>
          </w:p>
        </w:tc>
      </w:tr>
      <w:tr w:rsidR="00FD7087" w:rsidRPr="00FD7087" w14:paraId="09A2A91F" w14:textId="77777777" w:rsidTr="00FD7087">
        <w:trPr>
          <w:trHeight w:val="300"/>
        </w:trPr>
        <w:tc>
          <w:tcPr>
            <w:tcW w:w="1080" w:type="dxa"/>
            <w:shd w:val="clear" w:color="auto" w:fill="auto"/>
            <w:noWrap/>
            <w:vAlign w:val="bottom"/>
            <w:hideMark/>
          </w:tcPr>
          <w:p w14:paraId="31BCCAF5"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2C2F8D7"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CD10FCB"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B57C7B8"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micro</w:t>
            </w:r>
          </w:p>
        </w:tc>
        <w:tc>
          <w:tcPr>
            <w:tcW w:w="1148" w:type="dxa"/>
            <w:shd w:val="clear" w:color="auto" w:fill="auto"/>
            <w:noWrap/>
            <w:vAlign w:val="bottom"/>
            <w:hideMark/>
          </w:tcPr>
          <w:p w14:paraId="7195CA1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1A77A682" w14:textId="77777777" w:rsidR="00FD7087" w:rsidRPr="00FD7087" w:rsidRDefault="00FD7087" w:rsidP="00FD7087">
            <w:pPr>
              <w:spacing w:line="240" w:lineRule="auto"/>
              <w:jc w:val="lef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 xml:space="preserve">solenoid, </w:t>
            </w:r>
            <w:proofErr w:type="spellStart"/>
            <w:r w:rsidRPr="00FD7087">
              <w:rPr>
                <w:rFonts w:ascii="Aptos Narrow" w:hAnsi="Aptos Narrow" w:cs="Times New Roman"/>
                <w:color w:val="000000"/>
                <w:sz w:val="22"/>
                <w:szCs w:val="22"/>
                <w:lang w:val="en-US" w:eastAsia="en-US"/>
              </w:rPr>
              <w:t>pressure_measurement</w:t>
            </w:r>
            <w:proofErr w:type="spellEnd"/>
            <w:r w:rsidRPr="00FD7087">
              <w:rPr>
                <w:rFonts w:ascii="Aptos Narrow" w:hAnsi="Aptos Narrow" w:cs="Times New Roman"/>
                <w:color w:val="000000"/>
                <w:sz w:val="22"/>
                <w:szCs w:val="22"/>
                <w:lang w:val="en-US" w:eastAsia="en-US"/>
              </w:rPr>
              <w:t>, address</w:t>
            </w:r>
          </w:p>
        </w:tc>
        <w:tc>
          <w:tcPr>
            <w:tcW w:w="831" w:type="dxa"/>
            <w:shd w:val="clear" w:color="auto" w:fill="auto"/>
            <w:noWrap/>
            <w:vAlign w:val="bottom"/>
            <w:hideMark/>
          </w:tcPr>
          <w:p w14:paraId="5F92E89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0.9854</w:t>
            </w:r>
          </w:p>
        </w:tc>
        <w:tc>
          <w:tcPr>
            <w:tcW w:w="916" w:type="dxa"/>
            <w:shd w:val="clear" w:color="auto" w:fill="auto"/>
            <w:noWrap/>
            <w:vAlign w:val="bottom"/>
            <w:hideMark/>
          </w:tcPr>
          <w:p w14:paraId="00B0FCC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0DEF88D"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8.26</w:t>
            </w:r>
          </w:p>
        </w:tc>
        <w:tc>
          <w:tcPr>
            <w:tcW w:w="1007" w:type="dxa"/>
            <w:shd w:val="clear" w:color="auto" w:fill="auto"/>
            <w:noWrap/>
            <w:vAlign w:val="bottom"/>
            <w:hideMark/>
          </w:tcPr>
          <w:p w14:paraId="24F1F5EB"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64.85</w:t>
            </w:r>
          </w:p>
        </w:tc>
        <w:tc>
          <w:tcPr>
            <w:tcW w:w="831" w:type="dxa"/>
            <w:shd w:val="clear" w:color="auto" w:fill="auto"/>
            <w:noWrap/>
            <w:vAlign w:val="bottom"/>
            <w:hideMark/>
          </w:tcPr>
          <w:p w14:paraId="7173FC4A" w14:textId="77777777" w:rsidR="00FD7087" w:rsidRPr="00FD7087" w:rsidRDefault="00FD7087" w:rsidP="00FD7087">
            <w:pPr>
              <w:spacing w:line="240" w:lineRule="auto"/>
              <w:jc w:val="right"/>
              <w:rPr>
                <w:rFonts w:ascii="Aptos Narrow" w:hAnsi="Aptos Narrow" w:cs="Times New Roman"/>
                <w:color w:val="000000"/>
                <w:sz w:val="22"/>
                <w:szCs w:val="22"/>
                <w:lang w:val="en-US" w:eastAsia="en-US"/>
              </w:rPr>
            </w:pPr>
            <w:r w:rsidRPr="00FD7087">
              <w:rPr>
                <w:rFonts w:ascii="Aptos Narrow" w:hAnsi="Aptos Narrow" w:cs="Times New Roman"/>
                <w:color w:val="000000"/>
                <w:sz w:val="22"/>
                <w:szCs w:val="22"/>
                <w:lang w:val="en-US" w:eastAsia="en-US"/>
              </w:rPr>
              <w:t>76.65</w:t>
            </w:r>
          </w:p>
        </w:tc>
      </w:tr>
    </w:tbl>
    <w:p w14:paraId="439A9013" w14:textId="77777777" w:rsidR="005D4B59" w:rsidRDefault="005D4B59" w:rsidP="00915D89">
      <w:pPr>
        <w:rPr>
          <w:rFonts w:eastAsiaTheme="minorEastAsia"/>
          <w:lang w:val="en-US"/>
        </w:rPr>
      </w:pPr>
    </w:p>
    <w:p w14:paraId="22B9866A" w14:textId="50BEA515" w:rsidR="004D6FD0" w:rsidRPr="004D6FD0" w:rsidRDefault="004D6FD0" w:rsidP="004D6FD0">
      <w:pPr>
        <w:rPr>
          <w:rFonts w:eastAsiaTheme="minorEastAsia"/>
          <w:lang w:val="en-US"/>
        </w:rPr>
      </w:pPr>
      <w:r>
        <w:rPr>
          <w:rFonts w:eastAsiaTheme="minorEastAsia"/>
          <w:lang w:val="en-US"/>
        </w:rPr>
        <w:t xml:space="preserve">Based on the best preforming models, </w:t>
      </w:r>
      <w:r w:rsidRPr="004D6FD0">
        <w:rPr>
          <w:rFonts w:eastAsiaTheme="minorEastAsia"/>
          <w:lang w:val="en-US"/>
        </w:rPr>
        <w:t>Random Forest (RF) models consistently outperformed XGBoost (XGB), achieving a maximum F1 score of 0.9871, compared to 0.9853 for XGB. However, RF models required three times longer to evaluate and train than XGB, adding approximately 100 extra seconds to the total process.</w:t>
      </w:r>
    </w:p>
    <w:p w14:paraId="42664C00" w14:textId="24BBF253" w:rsidR="004D6FD0" w:rsidRPr="004D6FD0" w:rsidRDefault="004D6FD0" w:rsidP="004D6FD0">
      <w:pPr>
        <w:rPr>
          <w:rFonts w:eastAsiaTheme="minorEastAsia"/>
          <w:lang w:val="en-US"/>
        </w:rPr>
      </w:pPr>
      <w:r w:rsidRPr="004D6FD0">
        <w:rPr>
          <w:rFonts w:eastAsiaTheme="minorEastAsia"/>
          <w:lang w:val="en-US"/>
        </w:rPr>
        <w:t>Feature selection methods significantly influenced performance and runtime. Recursive Feature Elimination (RFE) yielded the highest F1 scores but</w:t>
      </w:r>
      <w:r w:rsidR="00223B0A">
        <w:rPr>
          <w:rFonts w:eastAsiaTheme="minorEastAsia"/>
          <w:lang w:val="en-US"/>
        </w:rPr>
        <w:t xml:space="preserve"> was</w:t>
      </w:r>
      <w:r w:rsidRPr="004D6FD0">
        <w:rPr>
          <w:rFonts w:eastAsiaTheme="minorEastAsia"/>
          <w:lang w:val="en-US"/>
        </w:rPr>
        <w:t xml:space="preserve"> computationally </w:t>
      </w:r>
      <w:r w:rsidRPr="004D6FD0">
        <w:rPr>
          <w:rFonts w:eastAsiaTheme="minorEastAsia"/>
          <w:lang w:val="en-US"/>
        </w:rPr>
        <w:lastRenderedPageBreak/>
        <w:t xml:space="preserve">expensive, often taking over 140 seconds for feature selection alone. In contrast, directly removing the least important features (e.g., </w:t>
      </w:r>
      <w:proofErr w:type="spellStart"/>
      <w:r w:rsidRPr="004D6FD0">
        <w:rPr>
          <w:rFonts w:eastAsiaTheme="minorEastAsia"/>
          <w:lang w:val="en-US"/>
        </w:rPr>
        <w:t>crc_rate</w:t>
      </w:r>
      <w:proofErr w:type="spellEnd"/>
      <w:r w:rsidRPr="004D6FD0">
        <w:rPr>
          <w:rFonts w:eastAsiaTheme="minorEastAsia"/>
          <w:lang w:val="en-US"/>
        </w:rPr>
        <w:t xml:space="preserve">, </w:t>
      </w:r>
      <w:proofErr w:type="spellStart"/>
      <w:r w:rsidRPr="004D6FD0">
        <w:rPr>
          <w:rFonts w:eastAsiaTheme="minorEastAsia"/>
          <w:lang w:val="en-US"/>
        </w:rPr>
        <w:t>pressure_measurement</w:t>
      </w:r>
      <w:proofErr w:type="spellEnd"/>
      <w:r w:rsidRPr="004D6FD0">
        <w:rPr>
          <w:rFonts w:eastAsiaTheme="minorEastAsia"/>
          <w:lang w:val="en-US"/>
        </w:rPr>
        <w:t>, function, and address) achieved similar performance with much lower computational cost.</w:t>
      </w:r>
    </w:p>
    <w:p w14:paraId="697E7E61" w14:textId="77777777" w:rsidR="004D6FD0" w:rsidRPr="004D6FD0" w:rsidRDefault="004D6FD0" w:rsidP="004D6FD0">
      <w:pPr>
        <w:rPr>
          <w:rFonts w:eastAsiaTheme="minorEastAsia"/>
          <w:lang w:val="en-US"/>
        </w:rPr>
      </w:pPr>
      <w:r w:rsidRPr="004D6FD0">
        <w:rPr>
          <w:rFonts w:eastAsiaTheme="minorEastAsia"/>
          <w:lang w:val="en-US"/>
        </w:rPr>
        <w:t>When calculating the F1 score during cross-validation, the micro-average method slightly outperformed the weighted approach across top models. The best-performing configurations used 12 to 15 features, with models retaining 13 or 14 features yielding optimal results while maintaining reasonable evaluation times.</w:t>
      </w:r>
    </w:p>
    <w:p w14:paraId="34C33C09" w14:textId="04B03701" w:rsidR="004D6FD0" w:rsidRPr="004D6FD0" w:rsidRDefault="004D6FD0" w:rsidP="004D6FD0">
      <w:pPr>
        <w:rPr>
          <w:rFonts w:eastAsiaTheme="minorEastAsia"/>
          <w:lang w:val="en-US"/>
        </w:rPr>
      </w:pPr>
      <w:r w:rsidRPr="004D6FD0">
        <w:rPr>
          <w:rFonts w:eastAsiaTheme="minorEastAsia"/>
          <w:lang w:val="en-US"/>
        </w:rPr>
        <w:t>Overall, RF models provided superior accuracy, but XGB offered a significantly faster alternative</w:t>
      </w:r>
      <w:r w:rsidR="00A11D4C">
        <w:rPr>
          <w:rFonts w:eastAsiaTheme="minorEastAsia"/>
          <w:lang w:val="en-US"/>
        </w:rPr>
        <w:t>.</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56" w:name="_Toc192164966"/>
      <w:r>
        <w:rPr>
          <w:rFonts w:eastAsiaTheme="minorEastAsia"/>
          <w:lang w:val="en-US"/>
        </w:rPr>
        <w:t>Best accuracy</w:t>
      </w:r>
      <w:bookmarkEnd w:id="56"/>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014E86CF" w:rsidR="00274769" w:rsidRDefault="00274769" w:rsidP="00274769">
      <w:pPr>
        <w:pStyle w:val="Caption"/>
        <w:keepNext/>
      </w:pPr>
      <w:r>
        <w:t xml:space="preserve">Table </w:t>
      </w:r>
      <w:r>
        <w:fldChar w:fldCharType="begin"/>
      </w:r>
      <w:r>
        <w:instrText>SEQ Table \* ARABIC</w:instrText>
      </w:r>
      <w:r>
        <w:fldChar w:fldCharType="separate"/>
      </w:r>
      <w:r w:rsidR="00B0672D">
        <w:rPr>
          <w:noProof/>
        </w:rPr>
        <w:t>9</w:t>
      </w:r>
      <w:r>
        <w:fldChar w:fldCharType="end"/>
      </w:r>
      <w:r>
        <w:t xml:space="preserve"> Best </w:t>
      </w:r>
      <w:r w:rsidR="00755C81">
        <w:t xml:space="preserve">30 </w:t>
      </w:r>
      <w:r>
        <w:t>accuracy scores</w:t>
      </w:r>
      <w:r w:rsidR="00DA2CFF">
        <w:t xml:space="preserve"> (Micro Averaging)</w:t>
      </w:r>
    </w:p>
    <w:tbl>
      <w:tblPr>
        <w:tblW w:w="12012"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986"/>
        <w:gridCol w:w="2362"/>
        <w:gridCol w:w="1029"/>
        <w:gridCol w:w="831"/>
        <w:gridCol w:w="916"/>
        <w:gridCol w:w="1040"/>
        <w:gridCol w:w="1137"/>
        <w:gridCol w:w="831"/>
      </w:tblGrid>
      <w:tr w:rsidR="00E3480C" w:rsidRPr="00E3480C" w14:paraId="3DE5041B" w14:textId="77777777" w:rsidTr="00E3480C">
        <w:trPr>
          <w:trHeight w:val="300"/>
        </w:trPr>
        <w:tc>
          <w:tcPr>
            <w:tcW w:w="1080" w:type="dxa"/>
            <w:shd w:val="clear" w:color="auto" w:fill="auto"/>
            <w:noWrap/>
            <w:vAlign w:val="bottom"/>
            <w:hideMark/>
          </w:tcPr>
          <w:p w14:paraId="72D5DFB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11F43D8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61EA54E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Model Type</w:t>
            </w:r>
          </w:p>
        </w:tc>
        <w:tc>
          <w:tcPr>
            <w:tcW w:w="986" w:type="dxa"/>
            <w:shd w:val="clear" w:color="auto" w:fill="auto"/>
            <w:noWrap/>
            <w:vAlign w:val="bottom"/>
            <w:hideMark/>
          </w:tcPr>
          <w:p w14:paraId="26905E2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Number of Features</w:t>
            </w:r>
          </w:p>
        </w:tc>
        <w:tc>
          <w:tcPr>
            <w:tcW w:w="2362" w:type="dxa"/>
            <w:shd w:val="clear" w:color="auto" w:fill="auto"/>
            <w:noWrap/>
            <w:vAlign w:val="bottom"/>
            <w:hideMark/>
          </w:tcPr>
          <w:p w14:paraId="0B78B43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5B33E8B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5F4879A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61BF46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597C59F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1294B30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6DA3BF0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Total Time</w:t>
            </w:r>
          </w:p>
        </w:tc>
      </w:tr>
      <w:tr w:rsidR="00E3480C" w:rsidRPr="00E3480C" w14:paraId="34A68A50" w14:textId="77777777" w:rsidTr="00E3480C">
        <w:trPr>
          <w:trHeight w:val="300"/>
        </w:trPr>
        <w:tc>
          <w:tcPr>
            <w:tcW w:w="1080" w:type="dxa"/>
            <w:shd w:val="clear" w:color="auto" w:fill="auto"/>
            <w:noWrap/>
            <w:vAlign w:val="bottom"/>
            <w:hideMark/>
          </w:tcPr>
          <w:p w14:paraId="17CF2C3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1E05DB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777717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10CADA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E6DF54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crc_rate</w:t>
            </w:r>
            <w:proofErr w:type="spellEnd"/>
            <w:r w:rsidRPr="00E3480C">
              <w:rPr>
                <w:rFonts w:ascii="Aptos Narrow" w:hAnsi="Aptos Narrow" w:cs="Times New Roman"/>
                <w:color w:val="000000"/>
                <w:sz w:val="22"/>
                <w:szCs w:val="22"/>
                <w:lang w:val="en-US" w:eastAsia="en-US"/>
              </w:rPr>
              <w:t xml:space="preserve">, </w:t>
            </w:r>
            <w:proofErr w:type="spellStart"/>
            <w:r w:rsidRPr="00E3480C">
              <w:rPr>
                <w:rFonts w:ascii="Aptos Narrow" w:hAnsi="Aptos Narrow" w:cs="Times New Roman"/>
                <w:color w:val="000000"/>
                <w:sz w:val="22"/>
                <w:szCs w:val="22"/>
                <w:lang w:val="en-US" w:eastAsia="en-US"/>
              </w:rPr>
              <w:t>pressure_measurement</w:t>
            </w:r>
            <w:proofErr w:type="spellEnd"/>
          </w:p>
        </w:tc>
        <w:tc>
          <w:tcPr>
            <w:tcW w:w="1029" w:type="dxa"/>
            <w:shd w:val="clear" w:color="auto" w:fill="auto"/>
            <w:noWrap/>
            <w:vAlign w:val="bottom"/>
            <w:hideMark/>
          </w:tcPr>
          <w:p w14:paraId="1159DE6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831" w:type="dxa"/>
            <w:shd w:val="clear" w:color="auto" w:fill="auto"/>
            <w:noWrap/>
            <w:vAlign w:val="bottom"/>
            <w:hideMark/>
          </w:tcPr>
          <w:p w14:paraId="5792FE9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4716EED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5D4E4F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140.38</w:t>
            </w:r>
          </w:p>
        </w:tc>
        <w:tc>
          <w:tcPr>
            <w:tcW w:w="1137" w:type="dxa"/>
            <w:shd w:val="clear" w:color="auto" w:fill="auto"/>
            <w:noWrap/>
            <w:vAlign w:val="bottom"/>
            <w:hideMark/>
          </w:tcPr>
          <w:p w14:paraId="636119D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67.12</w:t>
            </w:r>
          </w:p>
        </w:tc>
        <w:tc>
          <w:tcPr>
            <w:tcW w:w="831" w:type="dxa"/>
            <w:shd w:val="clear" w:color="auto" w:fill="auto"/>
            <w:noWrap/>
            <w:vAlign w:val="bottom"/>
            <w:hideMark/>
          </w:tcPr>
          <w:p w14:paraId="1F2A4BB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207.78</w:t>
            </w:r>
          </w:p>
        </w:tc>
      </w:tr>
      <w:tr w:rsidR="00E3480C" w:rsidRPr="00E3480C" w14:paraId="0B174317" w14:textId="77777777" w:rsidTr="00E3480C">
        <w:trPr>
          <w:trHeight w:val="300"/>
        </w:trPr>
        <w:tc>
          <w:tcPr>
            <w:tcW w:w="1080" w:type="dxa"/>
            <w:shd w:val="clear" w:color="auto" w:fill="auto"/>
            <w:noWrap/>
            <w:vAlign w:val="bottom"/>
            <w:hideMark/>
          </w:tcPr>
          <w:p w14:paraId="5F8A168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8F5F0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A3CB66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9DD780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7052661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function,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11E81D6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831" w:type="dxa"/>
            <w:shd w:val="clear" w:color="auto" w:fill="auto"/>
            <w:noWrap/>
            <w:vAlign w:val="bottom"/>
            <w:hideMark/>
          </w:tcPr>
          <w:p w14:paraId="1C52E07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0.9871</w:t>
            </w:r>
          </w:p>
        </w:tc>
        <w:tc>
          <w:tcPr>
            <w:tcW w:w="916" w:type="dxa"/>
            <w:shd w:val="clear" w:color="auto" w:fill="auto"/>
            <w:noWrap/>
            <w:vAlign w:val="bottom"/>
            <w:hideMark/>
          </w:tcPr>
          <w:p w14:paraId="1B3799D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F16CA6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118.17</w:t>
            </w:r>
          </w:p>
        </w:tc>
        <w:tc>
          <w:tcPr>
            <w:tcW w:w="1137" w:type="dxa"/>
            <w:shd w:val="clear" w:color="auto" w:fill="auto"/>
            <w:noWrap/>
            <w:vAlign w:val="bottom"/>
            <w:hideMark/>
          </w:tcPr>
          <w:p w14:paraId="68602C8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67.25</w:t>
            </w:r>
          </w:p>
        </w:tc>
        <w:tc>
          <w:tcPr>
            <w:tcW w:w="831" w:type="dxa"/>
            <w:shd w:val="clear" w:color="auto" w:fill="auto"/>
            <w:noWrap/>
            <w:vAlign w:val="bottom"/>
            <w:hideMark/>
          </w:tcPr>
          <w:p w14:paraId="4C98559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188.97</w:t>
            </w:r>
          </w:p>
        </w:tc>
      </w:tr>
      <w:tr w:rsidR="00E3480C" w:rsidRPr="00E3480C" w14:paraId="6061CAC2" w14:textId="77777777" w:rsidTr="00E3480C">
        <w:trPr>
          <w:trHeight w:val="300"/>
        </w:trPr>
        <w:tc>
          <w:tcPr>
            <w:tcW w:w="1080" w:type="dxa"/>
            <w:shd w:val="clear" w:color="auto" w:fill="auto"/>
            <w:noWrap/>
            <w:vAlign w:val="bottom"/>
            <w:hideMark/>
          </w:tcPr>
          <w:p w14:paraId="3761E51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9ECEB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46D2C2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C9F9A2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1EAF3F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5336A0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831" w:type="dxa"/>
            <w:shd w:val="clear" w:color="auto" w:fill="auto"/>
            <w:noWrap/>
            <w:vAlign w:val="bottom"/>
            <w:hideMark/>
          </w:tcPr>
          <w:p w14:paraId="04CFD67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2E13D9E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4A9A838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24B39B8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72.78</w:t>
            </w:r>
          </w:p>
        </w:tc>
        <w:tc>
          <w:tcPr>
            <w:tcW w:w="831" w:type="dxa"/>
            <w:shd w:val="clear" w:color="auto" w:fill="auto"/>
            <w:noWrap/>
            <w:vAlign w:val="bottom"/>
            <w:hideMark/>
          </w:tcPr>
          <w:p w14:paraId="196204E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81.40</w:t>
            </w:r>
          </w:p>
        </w:tc>
      </w:tr>
      <w:tr w:rsidR="00E3480C" w:rsidRPr="00E3480C" w14:paraId="7C917891" w14:textId="77777777" w:rsidTr="00E3480C">
        <w:trPr>
          <w:trHeight w:val="300"/>
        </w:trPr>
        <w:tc>
          <w:tcPr>
            <w:tcW w:w="1080" w:type="dxa"/>
            <w:shd w:val="clear" w:color="auto" w:fill="auto"/>
            <w:noWrap/>
            <w:vAlign w:val="bottom"/>
            <w:hideMark/>
          </w:tcPr>
          <w:p w14:paraId="486A7DE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6D085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E4FFD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5309A7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54A20DE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CA8ECB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831" w:type="dxa"/>
            <w:shd w:val="clear" w:color="auto" w:fill="auto"/>
            <w:noWrap/>
            <w:vAlign w:val="bottom"/>
            <w:hideMark/>
          </w:tcPr>
          <w:p w14:paraId="41E6FE6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24C845D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322AF4C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34FC992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73.41</w:t>
            </w:r>
          </w:p>
        </w:tc>
        <w:tc>
          <w:tcPr>
            <w:tcW w:w="831" w:type="dxa"/>
            <w:shd w:val="clear" w:color="auto" w:fill="auto"/>
            <w:noWrap/>
            <w:vAlign w:val="bottom"/>
            <w:hideMark/>
          </w:tcPr>
          <w:p w14:paraId="598C75D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89.13</w:t>
            </w:r>
          </w:p>
        </w:tc>
      </w:tr>
      <w:tr w:rsidR="00E3480C" w:rsidRPr="00E3480C" w14:paraId="28EE8EC8" w14:textId="77777777" w:rsidTr="00E3480C">
        <w:trPr>
          <w:trHeight w:val="300"/>
        </w:trPr>
        <w:tc>
          <w:tcPr>
            <w:tcW w:w="1080" w:type="dxa"/>
            <w:shd w:val="clear" w:color="auto" w:fill="auto"/>
            <w:noWrap/>
            <w:vAlign w:val="bottom"/>
            <w:hideMark/>
          </w:tcPr>
          <w:p w14:paraId="5959FD8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5FA2C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BF4360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1348A3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A6554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895663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831" w:type="dxa"/>
            <w:shd w:val="clear" w:color="auto" w:fill="auto"/>
            <w:noWrap/>
            <w:vAlign w:val="bottom"/>
            <w:hideMark/>
          </w:tcPr>
          <w:p w14:paraId="7E0593C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0.987</w:t>
            </w:r>
          </w:p>
        </w:tc>
        <w:tc>
          <w:tcPr>
            <w:tcW w:w="916" w:type="dxa"/>
            <w:shd w:val="clear" w:color="auto" w:fill="auto"/>
            <w:noWrap/>
            <w:vAlign w:val="bottom"/>
            <w:hideMark/>
          </w:tcPr>
          <w:p w14:paraId="0C3A5DF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634881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18563B7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74.10</w:t>
            </w:r>
          </w:p>
        </w:tc>
        <w:tc>
          <w:tcPr>
            <w:tcW w:w="831" w:type="dxa"/>
            <w:shd w:val="clear" w:color="auto" w:fill="auto"/>
            <w:noWrap/>
            <w:vAlign w:val="bottom"/>
            <w:hideMark/>
          </w:tcPr>
          <w:p w14:paraId="3F332A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85.91</w:t>
            </w:r>
          </w:p>
        </w:tc>
      </w:tr>
      <w:tr w:rsidR="00E3480C" w:rsidRPr="00E3480C" w14:paraId="5D322787" w14:textId="77777777" w:rsidTr="00E3480C">
        <w:trPr>
          <w:trHeight w:val="300"/>
        </w:trPr>
        <w:tc>
          <w:tcPr>
            <w:tcW w:w="1080" w:type="dxa"/>
            <w:shd w:val="clear" w:color="auto" w:fill="auto"/>
            <w:noWrap/>
            <w:vAlign w:val="bottom"/>
            <w:hideMark/>
          </w:tcPr>
          <w:p w14:paraId="051B0E8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A0A3D6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5E317E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66348C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9EB6AD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pressure_measurement</w:t>
            </w:r>
            <w:proofErr w:type="spellEnd"/>
          </w:p>
        </w:tc>
        <w:tc>
          <w:tcPr>
            <w:tcW w:w="1029" w:type="dxa"/>
            <w:shd w:val="clear" w:color="auto" w:fill="auto"/>
            <w:noWrap/>
            <w:vAlign w:val="bottom"/>
            <w:hideMark/>
          </w:tcPr>
          <w:p w14:paraId="12860D3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831" w:type="dxa"/>
            <w:shd w:val="clear" w:color="auto" w:fill="auto"/>
            <w:noWrap/>
            <w:vAlign w:val="bottom"/>
            <w:hideMark/>
          </w:tcPr>
          <w:p w14:paraId="54571CE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6E50ABD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27DDE15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061A153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62.77</w:t>
            </w:r>
          </w:p>
        </w:tc>
        <w:tc>
          <w:tcPr>
            <w:tcW w:w="831" w:type="dxa"/>
            <w:shd w:val="clear" w:color="auto" w:fill="auto"/>
            <w:noWrap/>
            <w:vAlign w:val="bottom"/>
            <w:hideMark/>
          </w:tcPr>
          <w:p w14:paraId="31AD376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78.50</w:t>
            </w:r>
          </w:p>
        </w:tc>
      </w:tr>
      <w:tr w:rsidR="00E3480C" w:rsidRPr="00E3480C" w14:paraId="29F41903" w14:textId="77777777" w:rsidTr="00E3480C">
        <w:trPr>
          <w:trHeight w:val="300"/>
        </w:trPr>
        <w:tc>
          <w:tcPr>
            <w:tcW w:w="1080" w:type="dxa"/>
            <w:shd w:val="clear" w:color="auto" w:fill="auto"/>
            <w:noWrap/>
            <w:vAlign w:val="bottom"/>
            <w:hideMark/>
          </w:tcPr>
          <w:p w14:paraId="2E840E2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209E6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D68B46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F9007C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386510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2C60AA5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831" w:type="dxa"/>
            <w:shd w:val="clear" w:color="auto" w:fill="auto"/>
            <w:noWrap/>
            <w:vAlign w:val="bottom"/>
            <w:hideMark/>
          </w:tcPr>
          <w:p w14:paraId="166659C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130273C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01F683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2FEEBDA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72.81</w:t>
            </w:r>
          </w:p>
        </w:tc>
        <w:tc>
          <w:tcPr>
            <w:tcW w:w="831" w:type="dxa"/>
            <w:shd w:val="clear" w:color="auto" w:fill="auto"/>
            <w:noWrap/>
            <w:vAlign w:val="bottom"/>
            <w:hideMark/>
          </w:tcPr>
          <w:p w14:paraId="74EFAE0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84.61</w:t>
            </w:r>
          </w:p>
        </w:tc>
      </w:tr>
      <w:tr w:rsidR="00E3480C" w:rsidRPr="00E3480C" w14:paraId="48F04EE5" w14:textId="77777777" w:rsidTr="00E3480C">
        <w:trPr>
          <w:trHeight w:val="300"/>
        </w:trPr>
        <w:tc>
          <w:tcPr>
            <w:tcW w:w="1080" w:type="dxa"/>
            <w:shd w:val="clear" w:color="auto" w:fill="auto"/>
            <w:noWrap/>
            <w:vAlign w:val="bottom"/>
            <w:hideMark/>
          </w:tcPr>
          <w:p w14:paraId="3436527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307142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19DAD8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0CA2CA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20DA5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E840E8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831" w:type="dxa"/>
            <w:shd w:val="clear" w:color="auto" w:fill="auto"/>
            <w:noWrap/>
            <w:vAlign w:val="bottom"/>
            <w:hideMark/>
          </w:tcPr>
          <w:p w14:paraId="2784086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0.9869</w:t>
            </w:r>
          </w:p>
        </w:tc>
        <w:tc>
          <w:tcPr>
            <w:tcW w:w="916" w:type="dxa"/>
            <w:shd w:val="clear" w:color="auto" w:fill="auto"/>
            <w:noWrap/>
            <w:vAlign w:val="bottom"/>
            <w:hideMark/>
          </w:tcPr>
          <w:p w14:paraId="5FC55D3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1964AE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70.69</w:t>
            </w:r>
          </w:p>
        </w:tc>
        <w:tc>
          <w:tcPr>
            <w:tcW w:w="1137" w:type="dxa"/>
            <w:shd w:val="clear" w:color="auto" w:fill="auto"/>
            <w:noWrap/>
            <w:vAlign w:val="bottom"/>
            <w:hideMark/>
          </w:tcPr>
          <w:p w14:paraId="6DC4F2D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74.46</w:t>
            </w:r>
          </w:p>
        </w:tc>
        <w:tc>
          <w:tcPr>
            <w:tcW w:w="831" w:type="dxa"/>
            <w:shd w:val="clear" w:color="auto" w:fill="auto"/>
            <w:noWrap/>
            <w:vAlign w:val="bottom"/>
            <w:hideMark/>
          </w:tcPr>
          <w:p w14:paraId="37A4D0F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148.69</w:t>
            </w:r>
          </w:p>
        </w:tc>
      </w:tr>
      <w:tr w:rsidR="00E3480C" w:rsidRPr="00E3480C" w14:paraId="255E7BCF" w14:textId="77777777" w:rsidTr="00E3480C">
        <w:trPr>
          <w:trHeight w:val="300"/>
        </w:trPr>
        <w:tc>
          <w:tcPr>
            <w:tcW w:w="1080" w:type="dxa"/>
            <w:shd w:val="clear" w:color="auto" w:fill="auto"/>
            <w:noWrap/>
            <w:vAlign w:val="bottom"/>
            <w:hideMark/>
          </w:tcPr>
          <w:p w14:paraId="5ADBCCD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D4DC7A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F1BF1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D278C8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3147D49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1EDF920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0.9868</w:t>
            </w:r>
          </w:p>
        </w:tc>
        <w:tc>
          <w:tcPr>
            <w:tcW w:w="831" w:type="dxa"/>
            <w:shd w:val="clear" w:color="auto" w:fill="auto"/>
            <w:noWrap/>
            <w:vAlign w:val="bottom"/>
            <w:hideMark/>
          </w:tcPr>
          <w:p w14:paraId="267F2EE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0.9868</w:t>
            </w:r>
          </w:p>
        </w:tc>
        <w:tc>
          <w:tcPr>
            <w:tcW w:w="916" w:type="dxa"/>
            <w:shd w:val="clear" w:color="auto" w:fill="auto"/>
            <w:noWrap/>
            <w:vAlign w:val="bottom"/>
            <w:hideMark/>
          </w:tcPr>
          <w:p w14:paraId="58B5E2B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54C869D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2792312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65.85</w:t>
            </w:r>
          </w:p>
        </w:tc>
        <w:tc>
          <w:tcPr>
            <w:tcW w:w="831" w:type="dxa"/>
            <w:shd w:val="clear" w:color="auto" w:fill="auto"/>
            <w:noWrap/>
            <w:vAlign w:val="bottom"/>
            <w:hideMark/>
          </w:tcPr>
          <w:p w14:paraId="2E73A3C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77.65</w:t>
            </w:r>
          </w:p>
        </w:tc>
      </w:tr>
      <w:tr w:rsidR="00E3480C" w:rsidRPr="00E3480C" w14:paraId="5D95F60D" w14:textId="77777777" w:rsidTr="00E3480C">
        <w:trPr>
          <w:trHeight w:val="300"/>
        </w:trPr>
        <w:tc>
          <w:tcPr>
            <w:tcW w:w="1080" w:type="dxa"/>
            <w:shd w:val="clear" w:color="auto" w:fill="auto"/>
            <w:noWrap/>
            <w:vAlign w:val="bottom"/>
            <w:hideMark/>
          </w:tcPr>
          <w:p w14:paraId="5616955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6C33A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4106499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285C19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05FD03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49470FB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831" w:type="dxa"/>
            <w:shd w:val="clear" w:color="auto" w:fill="auto"/>
            <w:noWrap/>
            <w:vAlign w:val="bottom"/>
            <w:hideMark/>
          </w:tcPr>
          <w:p w14:paraId="7053921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07D88AB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94EF68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0554AE0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64.98</w:t>
            </w:r>
          </w:p>
        </w:tc>
        <w:tc>
          <w:tcPr>
            <w:tcW w:w="831" w:type="dxa"/>
            <w:shd w:val="clear" w:color="auto" w:fill="auto"/>
            <w:noWrap/>
            <w:vAlign w:val="bottom"/>
            <w:hideMark/>
          </w:tcPr>
          <w:p w14:paraId="1CA413B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80.70</w:t>
            </w:r>
          </w:p>
        </w:tc>
      </w:tr>
      <w:tr w:rsidR="00E3480C" w:rsidRPr="00E3480C" w14:paraId="4C61BAFC" w14:textId="77777777" w:rsidTr="00E3480C">
        <w:trPr>
          <w:trHeight w:val="300"/>
        </w:trPr>
        <w:tc>
          <w:tcPr>
            <w:tcW w:w="1080" w:type="dxa"/>
            <w:shd w:val="clear" w:color="auto" w:fill="auto"/>
            <w:noWrap/>
            <w:vAlign w:val="bottom"/>
            <w:hideMark/>
          </w:tcPr>
          <w:p w14:paraId="5F76CD5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6BB07D6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CC81A2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DFDB2D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38C383C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proofErr w:type="spellStart"/>
            <w:r w:rsidRPr="00E3480C">
              <w:rPr>
                <w:rFonts w:ascii="Aptos Narrow" w:hAnsi="Aptos Narrow" w:cs="Times New Roman"/>
                <w:color w:val="000000"/>
                <w:sz w:val="22"/>
                <w:szCs w:val="22"/>
                <w:lang w:val="en-US" w:eastAsia="en-US"/>
              </w:rPr>
              <w:t>crc_rate</w:t>
            </w:r>
            <w:proofErr w:type="spellEnd"/>
            <w:r w:rsidRPr="00E3480C">
              <w:rPr>
                <w:rFonts w:ascii="Aptos Narrow" w:hAnsi="Aptos Narrow" w:cs="Times New Roman"/>
                <w:color w:val="000000"/>
                <w:sz w:val="22"/>
                <w:szCs w:val="22"/>
                <w:lang w:val="en-US" w:eastAsia="en-US"/>
              </w:rPr>
              <w:t xml:space="preserve">,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76A0B20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831" w:type="dxa"/>
            <w:shd w:val="clear" w:color="auto" w:fill="auto"/>
            <w:noWrap/>
            <w:vAlign w:val="bottom"/>
            <w:hideMark/>
          </w:tcPr>
          <w:p w14:paraId="6AC5422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0.9867</w:t>
            </w:r>
          </w:p>
        </w:tc>
        <w:tc>
          <w:tcPr>
            <w:tcW w:w="916" w:type="dxa"/>
            <w:shd w:val="clear" w:color="auto" w:fill="auto"/>
            <w:noWrap/>
            <w:vAlign w:val="bottom"/>
            <w:hideMark/>
          </w:tcPr>
          <w:p w14:paraId="00CA3F8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9F37A2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119.02</w:t>
            </w:r>
          </w:p>
        </w:tc>
        <w:tc>
          <w:tcPr>
            <w:tcW w:w="1137" w:type="dxa"/>
            <w:shd w:val="clear" w:color="auto" w:fill="auto"/>
            <w:noWrap/>
            <w:vAlign w:val="bottom"/>
            <w:hideMark/>
          </w:tcPr>
          <w:p w14:paraId="3CA203C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66.42</w:t>
            </w:r>
          </w:p>
        </w:tc>
        <w:tc>
          <w:tcPr>
            <w:tcW w:w="831" w:type="dxa"/>
            <w:shd w:val="clear" w:color="auto" w:fill="auto"/>
            <w:noWrap/>
            <w:vAlign w:val="bottom"/>
            <w:hideMark/>
          </w:tcPr>
          <w:p w14:paraId="2E77FE4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193.04</w:t>
            </w:r>
          </w:p>
        </w:tc>
      </w:tr>
      <w:tr w:rsidR="00E3480C" w:rsidRPr="00E3480C" w14:paraId="7D37C99C" w14:textId="77777777" w:rsidTr="00E3480C">
        <w:trPr>
          <w:trHeight w:val="300"/>
        </w:trPr>
        <w:tc>
          <w:tcPr>
            <w:tcW w:w="1080" w:type="dxa"/>
            <w:shd w:val="clear" w:color="auto" w:fill="auto"/>
            <w:noWrap/>
            <w:vAlign w:val="bottom"/>
            <w:hideMark/>
          </w:tcPr>
          <w:p w14:paraId="662FCB3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295119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3BD0C8A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94AA18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F236B4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56CEBA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831" w:type="dxa"/>
            <w:shd w:val="clear" w:color="auto" w:fill="auto"/>
            <w:noWrap/>
            <w:vAlign w:val="bottom"/>
            <w:hideMark/>
          </w:tcPr>
          <w:p w14:paraId="544F626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392FE9A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E24673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89.74</w:t>
            </w:r>
          </w:p>
        </w:tc>
        <w:tc>
          <w:tcPr>
            <w:tcW w:w="1137" w:type="dxa"/>
            <w:shd w:val="clear" w:color="auto" w:fill="auto"/>
            <w:noWrap/>
            <w:vAlign w:val="bottom"/>
            <w:hideMark/>
          </w:tcPr>
          <w:p w14:paraId="5597985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74.15</w:t>
            </w:r>
          </w:p>
        </w:tc>
        <w:tc>
          <w:tcPr>
            <w:tcW w:w="831" w:type="dxa"/>
            <w:shd w:val="clear" w:color="auto" w:fill="auto"/>
            <w:noWrap/>
            <w:vAlign w:val="bottom"/>
            <w:hideMark/>
          </w:tcPr>
          <w:p w14:paraId="33BD38C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171.50</w:t>
            </w:r>
          </w:p>
        </w:tc>
      </w:tr>
      <w:tr w:rsidR="00E3480C" w:rsidRPr="00E3480C" w14:paraId="363D6325" w14:textId="77777777" w:rsidTr="00E3480C">
        <w:trPr>
          <w:trHeight w:val="300"/>
        </w:trPr>
        <w:tc>
          <w:tcPr>
            <w:tcW w:w="1080" w:type="dxa"/>
            <w:shd w:val="clear" w:color="auto" w:fill="auto"/>
            <w:noWrap/>
            <w:vAlign w:val="bottom"/>
            <w:hideMark/>
          </w:tcPr>
          <w:p w14:paraId="5469D90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B811C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F8EBB2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A68E2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3A9220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D76B69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831" w:type="dxa"/>
            <w:shd w:val="clear" w:color="auto" w:fill="auto"/>
            <w:noWrap/>
            <w:vAlign w:val="bottom"/>
            <w:hideMark/>
          </w:tcPr>
          <w:p w14:paraId="55B2E6E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0062AEA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64D2E13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139.50</w:t>
            </w:r>
          </w:p>
        </w:tc>
        <w:tc>
          <w:tcPr>
            <w:tcW w:w="1137" w:type="dxa"/>
            <w:shd w:val="clear" w:color="auto" w:fill="auto"/>
            <w:noWrap/>
            <w:vAlign w:val="bottom"/>
            <w:hideMark/>
          </w:tcPr>
          <w:p w14:paraId="091786D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75.16</w:t>
            </w:r>
          </w:p>
        </w:tc>
        <w:tc>
          <w:tcPr>
            <w:tcW w:w="831" w:type="dxa"/>
            <w:shd w:val="clear" w:color="auto" w:fill="auto"/>
            <w:noWrap/>
            <w:vAlign w:val="bottom"/>
            <w:hideMark/>
          </w:tcPr>
          <w:p w14:paraId="669D291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214.93</w:t>
            </w:r>
          </w:p>
        </w:tc>
      </w:tr>
      <w:tr w:rsidR="00E3480C" w:rsidRPr="00E3480C" w14:paraId="4AC0A2DC" w14:textId="77777777" w:rsidTr="00E3480C">
        <w:trPr>
          <w:trHeight w:val="300"/>
        </w:trPr>
        <w:tc>
          <w:tcPr>
            <w:tcW w:w="1080" w:type="dxa"/>
            <w:shd w:val="clear" w:color="auto" w:fill="auto"/>
            <w:noWrap/>
            <w:vAlign w:val="bottom"/>
            <w:hideMark/>
          </w:tcPr>
          <w:p w14:paraId="6CE397C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43B40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A5EEDB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85E75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3F08A37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5355612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831" w:type="dxa"/>
            <w:shd w:val="clear" w:color="auto" w:fill="auto"/>
            <w:noWrap/>
            <w:vAlign w:val="bottom"/>
            <w:hideMark/>
          </w:tcPr>
          <w:p w14:paraId="1E50C84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0.9866</w:t>
            </w:r>
          </w:p>
        </w:tc>
        <w:tc>
          <w:tcPr>
            <w:tcW w:w="916" w:type="dxa"/>
            <w:shd w:val="clear" w:color="auto" w:fill="auto"/>
            <w:noWrap/>
            <w:vAlign w:val="bottom"/>
            <w:hideMark/>
          </w:tcPr>
          <w:p w14:paraId="741B8A2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F90598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3FC77C0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76.69</w:t>
            </w:r>
          </w:p>
        </w:tc>
        <w:tc>
          <w:tcPr>
            <w:tcW w:w="831" w:type="dxa"/>
            <w:shd w:val="clear" w:color="auto" w:fill="auto"/>
            <w:noWrap/>
            <w:vAlign w:val="bottom"/>
            <w:hideMark/>
          </w:tcPr>
          <w:p w14:paraId="62ED757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85.31</w:t>
            </w:r>
          </w:p>
        </w:tc>
      </w:tr>
      <w:tr w:rsidR="00E3480C" w:rsidRPr="00E3480C" w14:paraId="031A9BD5" w14:textId="77777777" w:rsidTr="00E3480C">
        <w:trPr>
          <w:trHeight w:val="300"/>
        </w:trPr>
        <w:tc>
          <w:tcPr>
            <w:tcW w:w="1080" w:type="dxa"/>
            <w:shd w:val="clear" w:color="auto" w:fill="auto"/>
            <w:noWrap/>
            <w:vAlign w:val="bottom"/>
            <w:hideMark/>
          </w:tcPr>
          <w:p w14:paraId="0F07458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502329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605BA4B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12E46A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6758831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0222314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0.9855</w:t>
            </w:r>
          </w:p>
        </w:tc>
        <w:tc>
          <w:tcPr>
            <w:tcW w:w="831" w:type="dxa"/>
            <w:shd w:val="clear" w:color="auto" w:fill="auto"/>
            <w:noWrap/>
            <w:vAlign w:val="bottom"/>
            <w:hideMark/>
          </w:tcPr>
          <w:p w14:paraId="23218E6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0.9855</w:t>
            </w:r>
          </w:p>
        </w:tc>
        <w:tc>
          <w:tcPr>
            <w:tcW w:w="916" w:type="dxa"/>
            <w:shd w:val="clear" w:color="auto" w:fill="auto"/>
            <w:noWrap/>
            <w:vAlign w:val="bottom"/>
            <w:hideMark/>
          </w:tcPr>
          <w:p w14:paraId="7356BCF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19BEAE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359083E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64.55</w:t>
            </w:r>
          </w:p>
        </w:tc>
        <w:tc>
          <w:tcPr>
            <w:tcW w:w="831" w:type="dxa"/>
            <w:shd w:val="clear" w:color="auto" w:fill="auto"/>
            <w:noWrap/>
            <w:vAlign w:val="bottom"/>
            <w:hideMark/>
          </w:tcPr>
          <w:p w14:paraId="04210DC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80.28</w:t>
            </w:r>
          </w:p>
        </w:tc>
      </w:tr>
      <w:tr w:rsidR="00E3480C" w:rsidRPr="00E3480C" w14:paraId="4A45AC13" w14:textId="77777777" w:rsidTr="00E3480C">
        <w:trPr>
          <w:trHeight w:val="300"/>
        </w:trPr>
        <w:tc>
          <w:tcPr>
            <w:tcW w:w="1080" w:type="dxa"/>
            <w:shd w:val="clear" w:color="auto" w:fill="auto"/>
            <w:noWrap/>
            <w:vAlign w:val="bottom"/>
            <w:hideMark/>
          </w:tcPr>
          <w:p w14:paraId="556002C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F56904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16EA291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BECA79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40E5575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7CAE489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0.9854</w:t>
            </w:r>
          </w:p>
        </w:tc>
        <w:tc>
          <w:tcPr>
            <w:tcW w:w="831" w:type="dxa"/>
            <w:shd w:val="clear" w:color="auto" w:fill="auto"/>
            <w:noWrap/>
            <w:vAlign w:val="bottom"/>
            <w:hideMark/>
          </w:tcPr>
          <w:p w14:paraId="719F85B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0.9854</w:t>
            </w:r>
          </w:p>
        </w:tc>
        <w:tc>
          <w:tcPr>
            <w:tcW w:w="916" w:type="dxa"/>
            <w:shd w:val="clear" w:color="auto" w:fill="auto"/>
            <w:noWrap/>
            <w:vAlign w:val="bottom"/>
            <w:hideMark/>
          </w:tcPr>
          <w:p w14:paraId="51CBEE5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78249E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7C5A10C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64.85</w:t>
            </w:r>
          </w:p>
        </w:tc>
        <w:tc>
          <w:tcPr>
            <w:tcW w:w="831" w:type="dxa"/>
            <w:shd w:val="clear" w:color="auto" w:fill="auto"/>
            <w:noWrap/>
            <w:vAlign w:val="bottom"/>
            <w:hideMark/>
          </w:tcPr>
          <w:p w14:paraId="2641ED9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76.65</w:t>
            </w:r>
          </w:p>
        </w:tc>
      </w:tr>
      <w:tr w:rsidR="00E3480C" w:rsidRPr="00E3480C" w14:paraId="51A0FC64" w14:textId="77777777" w:rsidTr="00E3480C">
        <w:trPr>
          <w:trHeight w:val="300"/>
        </w:trPr>
        <w:tc>
          <w:tcPr>
            <w:tcW w:w="1080" w:type="dxa"/>
            <w:shd w:val="clear" w:color="auto" w:fill="auto"/>
            <w:noWrap/>
            <w:vAlign w:val="bottom"/>
            <w:hideMark/>
          </w:tcPr>
          <w:p w14:paraId="5BC4C07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61984E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C0C77A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49D26C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BE6B6A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B5DBDB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831" w:type="dxa"/>
            <w:shd w:val="clear" w:color="auto" w:fill="auto"/>
            <w:noWrap/>
            <w:vAlign w:val="bottom"/>
            <w:hideMark/>
          </w:tcPr>
          <w:p w14:paraId="42EAF34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916" w:type="dxa"/>
            <w:shd w:val="clear" w:color="auto" w:fill="auto"/>
            <w:noWrap/>
            <w:vAlign w:val="bottom"/>
            <w:hideMark/>
          </w:tcPr>
          <w:p w14:paraId="390AEDD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352FF6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2.65</w:t>
            </w:r>
          </w:p>
        </w:tc>
        <w:tc>
          <w:tcPr>
            <w:tcW w:w="1137" w:type="dxa"/>
            <w:shd w:val="clear" w:color="auto" w:fill="auto"/>
            <w:noWrap/>
            <w:vAlign w:val="bottom"/>
            <w:hideMark/>
          </w:tcPr>
          <w:p w14:paraId="521D42B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21.84</w:t>
            </w:r>
          </w:p>
        </w:tc>
        <w:tc>
          <w:tcPr>
            <w:tcW w:w="831" w:type="dxa"/>
            <w:shd w:val="clear" w:color="auto" w:fill="auto"/>
            <w:noWrap/>
            <w:vAlign w:val="bottom"/>
            <w:hideMark/>
          </w:tcPr>
          <w:p w14:paraId="47959C7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24.76</w:t>
            </w:r>
          </w:p>
        </w:tc>
      </w:tr>
      <w:tr w:rsidR="00E3480C" w:rsidRPr="00E3480C" w14:paraId="14288406" w14:textId="77777777" w:rsidTr="00E3480C">
        <w:trPr>
          <w:trHeight w:val="300"/>
        </w:trPr>
        <w:tc>
          <w:tcPr>
            <w:tcW w:w="1080" w:type="dxa"/>
            <w:shd w:val="clear" w:color="auto" w:fill="auto"/>
            <w:noWrap/>
            <w:vAlign w:val="bottom"/>
            <w:hideMark/>
          </w:tcPr>
          <w:p w14:paraId="0A96E69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199782"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2D62FD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3858998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A07835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0C4E280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831" w:type="dxa"/>
            <w:shd w:val="clear" w:color="auto" w:fill="auto"/>
            <w:noWrap/>
            <w:vAlign w:val="bottom"/>
            <w:hideMark/>
          </w:tcPr>
          <w:p w14:paraId="0B1FA5B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916" w:type="dxa"/>
            <w:shd w:val="clear" w:color="auto" w:fill="auto"/>
            <w:noWrap/>
            <w:vAlign w:val="bottom"/>
            <w:hideMark/>
          </w:tcPr>
          <w:p w14:paraId="263944D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E1363A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2.73</w:t>
            </w:r>
          </w:p>
        </w:tc>
        <w:tc>
          <w:tcPr>
            <w:tcW w:w="1137" w:type="dxa"/>
            <w:shd w:val="clear" w:color="auto" w:fill="auto"/>
            <w:noWrap/>
            <w:vAlign w:val="bottom"/>
            <w:hideMark/>
          </w:tcPr>
          <w:p w14:paraId="48E3765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23.53</w:t>
            </w:r>
          </w:p>
        </w:tc>
        <w:tc>
          <w:tcPr>
            <w:tcW w:w="831" w:type="dxa"/>
            <w:shd w:val="clear" w:color="auto" w:fill="auto"/>
            <w:noWrap/>
            <w:vAlign w:val="bottom"/>
            <w:hideMark/>
          </w:tcPr>
          <w:p w14:paraId="594055C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33.87</w:t>
            </w:r>
          </w:p>
        </w:tc>
      </w:tr>
      <w:tr w:rsidR="00E3480C" w:rsidRPr="00E3480C" w14:paraId="07AD5F52" w14:textId="77777777" w:rsidTr="00E3480C">
        <w:trPr>
          <w:trHeight w:val="300"/>
        </w:trPr>
        <w:tc>
          <w:tcPr>
            <w:tcW w:w="1080" w:type="dxa"/>
            <w:shd w:val="clear" w:color="auto" w:fill="auto"/>
            <w:noWrap/>
            <w:vAlign w:val="bottom"/>
            <w:hideMark/>
          </w:tcPr>
          <w:p w14:paraId="2EBF644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F77D96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3DB3E4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1206D3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40BC8C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10BC34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831" w:type="dxa"/>
            <w:shd w:val="clear" w:color="auto" w:fill="auto"/>
            <w:noWrap/>
            <w:vAlign w:val="bottom"/>
            <w:hideMark/>
          </w:tcPr>
          <w:p w14:paraId="7A3849F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0.9853</w:t>
            </w:r>
          </w:p>
        </w:tc>
        <w:tc>
          <w:tcPr>
            <w:tcW w:w="916" w:type="dxa"/>
            <w:shd w:val="clear" w:color="auto" w:fill="auto"/>
            <w:noWrap/>
            <w:vAlign w:val="bottom"/>
            <w:hideMark/>
          </w:tcPr>
          <w:p w14:paraId="2402D52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BB7168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2.86</w:t>
            </w:r>
          </w:p>
        </w:tc>
        <w:tc>
          <w:tcPr>
            <w:tcW w:w="1137" w:type="dxa"/>
            <w:shd w:val="clear" w:color="auto" w:fill="auto"/>
            <w:noWrap/>
            <w:vAlign w:val="bottom"/>
            <w:hideMark/>
          </w:tcPr>
          <w:p w14:paraId="59E6F93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24.29</w:t>
            </w:r>
          </w:p>
        </w:tc>
        <w:tc>
          <w:tcPr>
            <w:tcW w:w="831" w:type="dxa"/>
            <w:shd w:val="clear" w:color="auto" w:fill="auto"/>
            <w:noWrap/>
            <w:vAlign w:val="bottom"/>
            <w:hideMark/>
          </w:tcPr>
          <w:p w14:paraId="0CF3FFE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30.69</w:t>
            </w:r>
          </w:p>
        </w:tc>
      </w:tr>
      <w:tr w:rsidR="00E3480C" w:rsidRPr="00E3480C" w14:paraId="28AA8242" w14:textId="77777777" w:rsidTr="00E3480C">
        <w:trPr>
          <w:trHeight w:val="300"/>
        </w:trPr>
        <w:tc>
          <w:tcPr>
            <w:tcW w:w="1080" w:type="dxa"/>
            <w:shd w:val="clear" w:color="auto" w:fill="auto"/>
            <w:noWrap/>
            <w:vAlign w:val="bottom"/>
            <w:hideMark/>
          </w:tcPr>
          <w:p w14:paraId="0FEA432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91EFAE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48CFBB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B6D128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26C4DF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9FC4C4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831" w:type="dxa"/>
            <w:shd w:val="clear" w:color="auto" w:fill="auto"/>
            <w:noWrap/>
            <w:vAlign w:val="bottom"/>
            <w:hideMark/>
          </w:tcPr>
          <w:p w14:paraId="776B98A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916" w:type="dxa"/>
            <w:shd w:val="clear" w:color="auto" w:fill="auto"/>
            <w:noWrap/>
            <w:vAlign w:val="bottom"/>
            <w:hideMark/>
          </w:tcPr>
          <w:p w14:paraId="466AE1A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D5FF75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30.72</w:t>
            </w:r>
          </w:p>
        </w:tc>
        <w:tc>
          <w:tcPr>
            <w:tcW w:w="1137" w:type="dxa"/>
            <w:shd w:val="clear" w:color="auto" w:fill="auto"/>
            <w:noWrap/>
            <w:vAlign w:val="bottom"/>
            <w:hideMark/>
          </w:tcPr>
          <w:p w14:paraId="35A0DAD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21.60</w:t>
            </w:r>
          </w:p>
        </w:tc>
        <w:tc>
          <w:tcPr>
            <w:tcW w:w="831" w:type="dxa"/>
            <w:shd w:val="clear" w:color="auto" w:fill="auto"/>
            <w:noWrap/>
            <w:vAlign w:val="bottom"/>
            <w:hideMark/>
          </w:tcPr>
          <w:p w14:paraId="76F824D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52.60</w:t>
            </w:r>
          </w:p>
        </w:tc>
      </w:tr>
      <w:tr w:rsidR="00E3480C" w:rsidRPr="00E3480C" w14:paraId="2F7B5675" w14:textId="77777777" w:rsidTr="00E3480C">
        <w:trPr>
          <w:trHeight w:val="300"/>
        </w:trPr>
        <w:tc>
          <w:tcPr>
            <w:tcW w:w="1080" w:type="dxa"/>
            <w:shd w:val="clear" w:color="auto" w:fill="auto"/>
            <w:noWrap/>
            <w:vAlign w:val="bottom"/>
            <w:hideMark/>
          </w:tcPr>
          <w:p w14:paraId="1DDE7B0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B236D0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1A6E1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E425E1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31FE9A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32C57B5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831" w:type="dxa"/>
            <w:shd w:val="clear" w:color="auto" w:fill="auto"/>
            <w:noWrap/>
            <w:vAlign w:val="bottom"/>
            <w:hideMark/>
          </w:tcPr>
          <w:p w14:paraId="3E6E35C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0.9852</w:t>
            </w:r>
          </w:p>
        </w:tc>
        <w:tc>
          <w:tcPr>
            <w:tcW w:w="916" w:type="dxa"/>
            <w:shd w:val="clear" w:color="auto" w:fill="auto"/>
            <w:noWrap/>
            <w:vAlign w:val="bottom"/>
            <w:hideMark/>
          </w:tcPr>
          <w:p w14:paraId="4203423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12107CE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30.97</w:t>
            </w:r>
          </w:p>
        </w:tc>
        <w:tc>
          <w:tcPr>
            <w:tcW w:w="1137" w:type="dxa"/>
            <w:shd w:val="clear" w:color="auto" w:fill="auto"/>
            <w:noWrap/>
            <w:vAlign w:val="bottom"/>
            <w:hideMark/>
          </w:tcPr>
          <w:p w14:paraId="1D941E2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23.81</w:t>
            </w:r>
          </w:p>
        </w:tc>
        <w:tc>
          <w:tcPr>
            <w:tcW w:w="831" w:type="dxa"/>
            <w:shd w:val="clear" w:color="auto" w:fill="auto"/>
            <w:noWrap/>
            <w:vAlign w:val="bottom"/>
            <w:hideMark/>
          </w:tcPr>
          <w:p w14:paraId="5655AA8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62.40</w:t>
            </w:r>
          </w:p>
        </w:tc>
      </w:tr>
      <w:tr w:rsidR="00E3480C" w:rsidRPr="00E3480C" w14:paraId="077ED74C" w14:textId="77777777" w:rsidTr="00E3480C">
        <w:trPr>
          <w:trHeight w:val="300"/>
        </w:trPr>
        <w:tc>
          <w:tcPr>
            <w:tcW w:w="1080" w:type="dxa"/>
            <w:shd w:val="clear" w:color="auto" w:fill="auto"/>
            <w:noWrap/>
            <w:vAlign w:val="bottom"/>
            <w:hideMark/>
          </w:tcPr>
          <w:p w14:paraId="74E225B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CE027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5441B4E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48AEF5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w:t>
            </w:r>
          </w:p>
        </w:tc>
        <w:tc>
          <w:tcPr>
            <w:tcW w:w="2362" w:type="dxa"/>
            <w:shd w:val="clear" w:color="auto" w:fill="auto"/>
            <w:noWrap/>
            <w:vAlign w:val="bottom"/>
            <w:hideMark/>
          </w:tcPr>
          <w:p w14:paraId="110D663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address,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control_scheme</w:t>
            </w:r>
          </w:p>
        </w:tc>
        <w:tc>
          <w:tcPr>
            <w:tcW w:w="1029" w:type="dxa"/>
            <w:shd w:val="clear" w:color="auto" w:fill="auto"/>
            <w:noWrap/>
            <w:vAlign w:val="bottom"/>
            <w:hideMark/>
          </w:tcPr>
          <w:p w14:paraId="05D939C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0.9851</w:t>
            </w:r>
          </w:p>
        </w:tc>
        <w:tc>
          <w:tcPr>
            <w:tcW w:w="831" w:type="dxa"/>
            <w:shd w:val="clear" w:color="auto" w:fill="auto"/>
            <w:noWrap/>
            <w:vAlign w:val="bottom"/>
            <w:hideMark/>
          </w:tcPr>
          <w:p w14:paraId="6F5A8E9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0.9851</w:t>
            </w:r>
          </w:p>
        </w:tc>
        <w:tc>
          <w:tcPr>
            <w:tcW w:w="916" w:type="dxa"/>
            <w:shd w:val="clear" w:color="auto" w:fill="auto"/>
            <w:noWrap/>
            <w:vAlign w:val="bottom"/>
            <w:hideMark/>
          </w:tcPr>
          <w:p w14:paraId="319BA0E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3A78645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8.26</w:t>
            </w:r>
          </w:p>
        </w:tc>
        <w:tc>
          <w:tcPr>
            <w:tcW w:w="1137" w:type="dxa"/>
            <w:shd w:val="clear" w:color="auto" w:fill="auto"/>
            <w:noWrap/>
            <w:vAlign w:val="bottom"/>
            <w:hideMark/>
          </w:tcPr>
          <w:p w14:paraId="37AED7D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68.31</w:t>
            </w:r>
          </w:p>
        </w:tc>
        <w:tc>
          <w:tcPr>
            <w:tcW w:w="831" w:type="dxa"/>
            <w:shd w:val="clear" w:color="auto" w:fill="auto"/>
            <w:noWrap/>
            <w:vAlign w:val="bottom"/>
            <w:hideMark/>
          </w:tcPr>
          <w:p w14:paraId="499C2D3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80.12</w:t>
            </w:r>
          </w:p>
        </w:tc>
      </w:tr>
      <w:tr w:rsidR="00E3480C" w:rsidRPr="00E3480C" w14:paraId="75A51EB6" w14:textId="77777777" w:rsidTr="00E3480C">
        <w:trPr>
          <w:trHeight w:val="300"/>
        </w:trPr>
        <w:tc>
          <w:tcPr>
            <w:tcW w:w="1080" w:type="dxa"/>
            <w:shd w:val="clear" w:color="auto" w:fill="auto"/>
            <w:noWrap/>
            <w:vAlign w:val="bottom"/>
            <w:hideMark/>
          </w:tcPr>
          <w:p w14:paraId="7447A1C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B16903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BA81D26"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353CFA0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F50E76F"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642F6F4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588F616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4D80A3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5B0980E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2.86</w:t>
            </w:r>
          </w:p>
        </w:tc>
        <w:tc>
          <w:tcPr>
            <w:tcW w:w="1137" w:type="dxa"/>
            <w:shd w:val="clear" w:color="auto" w:fill="auto"/>
            <w:noWrap/>
            <w:vAlign w:val="bottom"/>
            <w:hideMark/>
          </w:tcPr>
          <w:p w14:paraId="16A4147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21.52</w:t>
            </w:r>
          </w:p>
        </w:tc>
        <w:tc>
          <w:tcPr>
            <w:tcW w:w="831" w:type="dxa"/>
            <w:shd w:val="clear" w:color="auto" w:fill="auto"/>
            <w:noWrap/>
            <w:vAlign w:val="bottom"/>
            <w:hideMark/>
          </w:tcPr>
          <w:p w14:paraId="2FB2B3B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27.92</w:t>
            </w:r>
          </w:p>
        </w:tc>
      </w:tr>
      <w:tr w:rsidR="00E3480C" w:rsidRPr="00E3480C" w14:paraId="14E25372" w14:textId="77777777" w:rsidTr="00E3480C">
        <w:trPr>
          <w:trHeight w:val="300"/>
        </w:trPr>
        <w:tc>
          <w:tcPr>
            <w:tcW w:w="1080" w:type="dxa"/>
            <w:shd w:val="clear" w:color="auto" w:fill="auto"/>
            <w:noWrap/>
            <w:vAlign w:val="bottom"/>
            <w:hideMark/>
          </w:tcPr>
          <w:p w14:paraId="19CC844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5FAF01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6D9252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EF9552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6E45ACF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37BEB5D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0753760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1E83223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7C3A26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34.77</w:t>
            </w:r>
          </w:p>
        </w:tc>
        <w:tc>
          <w:tcPr>
            <w:tcW w:w="1137" w:type="dxa"/>
            <w:shd w:val="clear" w:color="auto" w:fill="auto"/>
            <w:noWrap/>
            <w:vAlign w:val="bottom"/>
            <w:hideMark/>
          </w:tcPr>
          <w:p w14:paraId="173ABCF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25.16</w:t>
            </w:r>
          </w:p>
        </w:tc>
        <w:tc>
          <w:tcPr>
            <w:tcW w:w="831" w:type="dxa"/>
            <w:shd w:val="clear" w:color="auto" w:fill="auto"/>
            <w:noWrap/>
            <w:vAlign w:val="bottom"/>
            <w:hideMark/>
          </w:tcPr>
          <w:p w14:paraId="436F03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63.47</w:t>
            </w:r>
          </w:p>
        </w:tc>
      </w:tr>
      <w:tr w:rsidR="00E3480C" w:rsidRPr="00E3480C" w14:paraId="49701EA2" w14:textId="77777777" w:rsidTr="00E3480C">
        <w:trPr>
          <w:trHeight w:val="300"/>
        </w:trPr>
        <w:tc>
          <w:tcPr>
            <w:tcW w:w="1080" w:type="dxa"/>
            <w:shd w:val="clear" w:color="auto" w:fill="auto"/>
            <w:noWrap/>
            <w:vAlign w:val="bottom"/>
            <w:hideMark/>
          </w:tcPr>
          <w:p w14:paraId="4ED81F6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4391A3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DAF967C"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791B44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BBDEEF7"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5C52EF9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330F556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7A0C739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4ABB94B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46.49</w:t>
            </w:r>
          </w:p>
        </w:tc>
        <w:tc>
          <w:tcPr>
            <w:tcW w:w="1137" w:type="dxa"/>
            <w:shd w:val="clear" w:color="auto" w:fill="auto"/>
            <w:noWrap/>
            <w:vAlign w:val="bottom"/>
            <w:hideMark/>
          </w:tcPr>
          <w:p w14:paraId="19450C1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26.57</w:t>
            </w:r>
          </w:p>
        </w:tc>
        <w:tc>
          <w:tcPr>
            <w:tcW w:w="831" w:type="dxa"/>
            <w:shd w:val="clear" w:color="auto" w:fill="auto"/>
            <w:noWrap/>
            <w:vAlign w:val="bottom"/>
            <w:hideMark/>
          </w:tcPr>
          <w:p w14:paraId="08EEBA5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76.60</w:t>
            </w:r>
          </w:p>
        </w:tc>
      </w:tr>
      <w:tr w:rsidR="00E3480C" w:rsidRPr="00E3480C" w14:paraId="3FB27769" w14:textId="77777777" w:rsidTr="00E3480C">
        <w:trPr>
          <w:trHeight w:val="300"/>
        </w:trPr>
        <w:tc>
          <w:tcPr>
            <w:tcW w:w="1080" w:type="dxa"/>
            <w:shd w:val="clear" w:color="auto" w:fill="auto"/>
            <w:noWrap/>
            <w:vAlign w:val="bottom"/>
            <w:hideMark/>
          </w:tcPr>
          <w:p w14:paraId="4B2CEA8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52D00C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A828DD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3AF4D6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11</w:t>
            </w:r>
          </w:p>
        </w:tc>
        <w:tc>
          <w:tcPr>
            <w:tcW w:w="2362" w:type="dxa"/>
            <w:shd w:val="clear" w:color="auto" w:fill="auto"/>
            <w:noWrap/>
            <w:vAlign w:val="bottom"/>
            <w:hideMark/>
          </w:tcPr>
          <w:p w14:paraId="5739F170"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 xml:space="preserve">solenoid, address, </w:t>
            </w:r>
            <w:proofErr w:type="spellStart"/>
            <w:r w:rsidRPr="00E3480C">
              <w:rPr>
                <w:rFonts w:ascii="Aptos Narrow" w:hAnsi="Aptos Narrow" w:cs="Times New Roman"/>
                <w:color w:val="000000"/>
                <w:sz w:val="22"/>
                <w:szCs w:val="22"/>
                <w:lang w:val="en-US" w:eastAsia="en-US"/>
              </w:rPr>
              <w:t>pressure_measurement</w:t>
            </w:r>
            <w:proofErr w:type="spellEnd"/>
            <w:r w:rsidRPr="00E3480C">
              <w:rPr>
                <w:rFonts w:ascii="Aptos Narrow" w:hAnsi="Aptos Narrow" w:cs="Times New Roman"/>
                <w:color w:val="000000"/>
                <w:sz w:val="22"/>
                <w:szCs w:val="22"/>
                <w:lang w:val="en-US" w:eastAsia="en-US"/>
              </w:rPr>
              <w:t>, control_scheme</w:t>
            </w:r>
          </w:p>
        </w:tc>
        <w:tc>
          <w:tcPr>
            <w:tcW w:w="1029" w:type="dxa"/>
            <w:shd w:val="clear" w:color="auto" w:fill="auto"/>
            <w:noWrap/>
            <w:vAlign w:val="bottom"/>
            <w:hideMark/>
          </w:tcPr>
          <w:p w14:paraId="7005611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831" w:type="dxa"/>
            <w:shd w:val="clear" w:color="auto" w:fill="auto"/>
            <w:noWrap/>
            <w:vAlign w:val="bottom"/>
            <w:hideMark/>
          </w:tcPr>
          <w:p w14:paraId="2AD78F1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0.985</w:t>
            </w:r>
          </w:p>
        </w:tc>
        <w:tc>
          <w:tcPr>
            <w:tcW w:w="916" w:type="dxa"/>
            <w:shd w:val="clear" w:color="auto" w:fill="auto"/>
            <w:noWrap/>
            <w:vAlign w:val="bottom"/>
            <w:hideMark/>
          </w:tcPr>
          <w:p w14:paraId="3105FA4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4D5FD0C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8.11</w:t>
            </w:r>
          </w:p>
        </w:tc>
        <w:tc>
          <w:tcPr>
            <w:tcW w:w="1137" w:type="dxa"/>
            <w:shd w:val="clear" w:color="auto" w:fill="auto"/>
            <w:noWrap/>
            <w:vAlign w:val="bottom"/>
            <w:hideMark/>
          </w:tcPr>
          <w:p w14:paraId="6FDA6C9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67.49</w:t>
            </w:r>
          </w:p>
        </w:tc>
        <w:tc>
          <w:tcPr>
            <w:tcW w:w="831" w:type="dxa"/>
            <w:shd w:val="clear" w:color="auto" w:fill="auto"/>
            <w:noWrap/>
            <w:vAlign w:val="bottom"/>
            <w:hideMark/>
          </w:tcPr>
          <w:p w14:paraId="2983C89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83.22</w:t>
            </w:r>
          </w:p>
        </w:tc>
      </w:tr>
      <w:tr w:rsidR="00E3480C" w:rsidRPr="00E3480C" w14:paraId="06445691" w14:textId="77777777" w:rsidTr="00E3480C">
        <w:trPr>
          <w:trHeight w:val="300"/>
        </w:trPr>
        <w:tc>
          <w:tcPr>
            <w:tcW w:w="1080" w:type="dxa"/>
            <w:shd w:val="clear" w:color="auto" w:fill="auto"/>
            <w:noWrap/>
            <w:vAlign w:val="bottom"/>
            <w:hideMark/>
          </w:tcPr>
          <w:p w14:paraId="3E20A29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509C98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386127E"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BB02A8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705CCDCA"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solenoid, control_scheme</w:t>
            </w:r>
          </w:p>
        </w:tc>
        <w:tc>
          <w:tcPr>
            <w:tcW w:w="1029" w:type="dxa"/>
            <w:shd w:val="clear" w:color="auto" w:fill="auto"/>
            <w:noWrap/>
            <w:vAlign w:val="bottom"/>
            <w:hideMark/>
          </w:tcPr>
          <w:p w14:paraId="159A0EE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0.9849</w:t>
            </w:r>
          </w:p>
        </w:tc>
        <w:tc>
          <w:tcPr>
            <w:tcW w:w="831" w:type="dxa"/>
            <w:shd w:val="clear" w:color="auto" w:fill="auto"/>
            <w:noWrap/>
            <w:vAlign w:val="bottom"/>
            <w:hideMark/>
          </w:tcPr>
          <w:p w14:paraId="777F70F4"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0.9849</w:t>
            </w:r>
          </w:p>
        </w:tc>
        <w:tc>
          <w:tcPr>
            <w:tcW w:w="916" w:type="dxa"/>
            <w:shd w:val="clear" w:color="auto" w:fill="auto"/>
            <w:noWrap/>
            <w:vAlign w:val="bottom"/>
            <w:hideMark/>
          </w:tcPr>
          <w:p w14:paraId="16FA49D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AEE7E3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4A6BD82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81.36</w:t>
            </w:r>
          </w:p>
        </w:tc>
        <w:tc>
          <w:tcPr>
            <w:tcW w:w="831" w:type="dxa"/>
            <w:shd w:val="clear" w:color="auto" w:fill="auto"/>
            <w:noWrap/>
            <w:vAlign w:val="bottom"/>
            <w:hideMark/>
          </w:tcPr>
          <w:p w14:paraId="2650D69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89.99</w:t>
            </w:r>
          </w:p>
        </w:tc>
      </w:tr>
      <w:tr w:rsidR="00E3480C" w:rsidRPr="00E3480C" w14:paraId="1A69B8E7" w14:textId="77777777" w:rsidTr="00E3480C">
        <w:trPr>
          <w:trHeight w:val="300"/>
        </w:trPr>
        <w:tc>
          <w:tcPr>
            <w:tcW w:w="1080" w:type="dxa"/>
            <w:shd w:val="clear" w:color="auto" w:fill="auto"/>
            <w:noWrap/>
            <w:vAlign w:val="bottom"/>
            <w:hideMark/>
          </w:tcPr>
          <w:p w14:paraId="19BB209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DEE32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3BC3664"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07EDF7A"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E50281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318220C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0.9847</w:t>
            </w:r>
          </w:p>
        </w:tc>
        <w:tc>
          <w:tcPr>
            <w:tcW w:w="831" w:type="dxa"/>
            <w:shd w:val="clear" w:color="auto" w:fill="auto"/>
            <w:noWrap/>
            <w:vAlign w:val="bottom"/>
            <w:hideMark/>
          </w:tcPr>
          <w:p w14:paraId="4B4AA950"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0.9847</w:t>
            </w:r>
          </w:p>
        </w:tc>
        <w:tc>
          <w:tcPr>
            <w:tcW w:w="916" w:type="dxa"/>
            <w:shd w:val="clear" w:color="auto" w:fill="auto"/>
            <w:noWrap/>
            <w:vAlign w:val="bottom"/>
            <w:hideMark/>
          </w:tcPr>
          <w:p w14:paraId="4634BD5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04FF86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2.65</w:t>
            </w:r>
          </w:p>
        </w:tc>
        <w:tc>
          <w:tcPr>
            <w:tcW w:w="1137" w:type="dxa"/>
            <w:shd w:val="clear" w:color="auto" w:fill="auto"/>
            <w:noWrap/>
            <w:vAlign w:val="bottom"/>
            <w:hideMark/>
          </w:tcPr>
          <w:p w14:paraId="46F8C2A2"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21.57</w:t>
            </w:r>
          </w:p>
        </w:tc>
        <w:tc>
          <w:tcPr>
            <w:tcW w:w="831" w:type="dxa"/>
            <w:shd w:val="clear" w:color="auto" w:fill="auto"/>
            <w:noWrap/>
            <w:vAlign w:val="bottom"/>
            <w:hideMark/>
          </w:tcPr>
          <w:p w14:paraId="504FA495"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24.49</w:t>
            </w:r>
          </w:p>
        </w:tc>
      </w:tr>
      <w:tr w:rsidR="00E3480C" w:rsidRPr="00E3480C" w14:paraId="3CA0ECD5" w14:textId="77777777" w:rsidTr="00E3480C">
        <w:trPr>
          <w:trHeight w:val="300"/>
        </w:trPr>
        <w:tc>
          <w:tcPr>
            <w:tcW w:w="1080" w:type="dxa"/>
            <w:shd w:val="clear" w:color="auto" w:fill="auto"/>
            <w:noWrap/>
            <w:vAlign w:val="bottom"/>
            <w:hideMark/>
          </w:tcPr>
          <w:p w14:paraId="17D1E3D3"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A1DDCE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6B0A685"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6C9A6C6"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610FE30D"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function, address</w:t>
            </w:r>
          </w:p>
        </w:tc>
        <w:tc>
          <w:tcPr>
            <w:tcW w:w="1029" w:type="dxa"/>
            <w:shd w:val="clear" w:color="auto" w:fill="auto"/>
            <w:noWrap/>
            <w:vAlign w:val="bottom"/>
            <w:hideMark/>
          </w:tcPr>
          <w:p w14:paraId="73B1A53E"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831" w:type="dxa"/>
            <w:shd w:val="clear" w:color="auto" w:fill="auto"/>
            <w:noWrap/>
            <w:vAlign w:val="bottom"/>
            <w:hideMark/>
          </w:tcPr>
          <w:p w14:paraId="7EEAFF4C"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916" w:type="dxa"/>
            <w:shd w:val="clear" w:color="auto" w:fill="auto"/>
            <w:noWrap/>
            <w:vAlign w:val="bottom"/>
            <w:hideMark/>
          </w:tcPr>
          <w:p w14:paraId="204C531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2B1C67CF"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36.71</w:t>
            </w:r>
          </w:p>
        </w:tc>
        <w:tc>
          <w:tcPr>
            <w:tcW w:w="1137" w:type="dxa"/>
            <w:shd w:val="clear" w:color="auto" w:fill="auto"/>
            <w:noWrap/>
            <w:vAlign w:val="bottom"/>
            <w:hideMark/>
          </w:tcPr>
          <w:p w14:paraId="7BC72A7D"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21.50</w:t>
            </w:r>
          </w:p>
        </w:tc>
        <w:tc>
          <w:tcPr>
            <w:tcW w:w="831" w:type="dxa"/>
            <w:shd w:val="clear" w:color="auto" w:fill="auto"/>
            <w:noWrap/>
            <w:vAlign w:val="bottom"/>
            <w:hideMark/>
          </w:tcPr>
          <w:p w14:paraId="22B609C1"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58.48</w:t>
            </w:r>
          </w:p>
        </w:tc>
      </w:tr>
      <w:tr w:rsidR="00E3480C" w:rsidRPr="00E3480C" w14:paraId="071607A0" w14:textId="77777777" w:rsidTr="00E3480C">
        <w:trPr>
          <w:trHeight w:val="300"/>
        </w:trPr>
        <w:tc>
          <w:tcPr>
            <w:tcW w:w="1080" w:type="dxa"/>
            <w:shd w:val="clear" w:color="auto" w:fill="auto"/>
            <w:noWrap/>
            <w:vAlign w:val="bottom"/>
            <w:hideMark/>
          </w:tcPr>
          <w:p w14:paraId="1AD60268"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F2720DB"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B243991"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4AA19BF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34E9D469" w14:textId="77777777" w:rsidR="00E3480C" w:rsidRPr="00E3480C" w:rsidRDefault="00E3480C" w:rsidP="00E3480C">
            <w:pPr>
              <w:spacing w:line="240" w:lineRule="auto"/>
              <w:jc w:val="lef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solenoid, length, control_scheme</w:t>
            </w:r>
          </w:p>
        </w:tc>
        <w:tc>
          <w:tcPr>
            <w:tcW w:w="1029" w:type="dxa"/>
            <w:shd w:val="clear" w:color="auto" w:fill="auto"/>
            <w:noWrap/>
            <w:vAlign w:val="bottom"/>
            <w:hideMark/>
          </w:tcPr>
          <w:p w14:paraId="09DCE099"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831" w:type="dxa"/>
            <w:shd w:val="clear" w:color="auto" w:fill="auto"/>
            <w:noWrap/>
            <w:vAlign w:val="bottom"/>
            <w:hideMark/>
          </w:tcPr>
          <w:p w14:paraId="71FADEA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0.9846</w:t>
            </w:r>
          </w:p>
        </w:tc>
        <w:tc>
          <w:tcPr>
            <w:tcW w:w="916" w:type="dxa"/>
            <w:shd w:val="clear" w:color="auto" w:fill="auto"/>
            <w:noWrap/>
            <w:vAlign w:val="bottom"/>
            <w:hideMark/>
          </w:tcPr>
          <w:p w14:paraId="4F39C753"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76A09C08"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8.35</w:t>
            </w:r>
          </w:p>
        </w:tc>
        <w:tc>
          <w:tcPr>
            <w:tcW w:w="1137" w:type="dxa"/>
            <w:shd w:val="clear" w:color="auto" w:fill="auto"/>
            <w:noWrap/>
            <w:vAlign w:val="bottom"/>
            <w:hideMark/>
          </w:tcPr>
          <w:p w14:paraId="0A8ED9CB"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81.72</w:t>
            </w:r>
          </w:p>
        </w:tc>
        <w:tc>
          <w:tcPr>
            <w:tcW w:w="831" w:type="dxa"/>
            <w:shd w:val="clear" w:color="auto" w:fill="auto"/>
            <w:noWrap/>
            <w:vAlign w:val="bottom"/>
            <w:hideMark/>
          </w:tcPr>
          <w:p w14:paraId="2545F007" w14:textId="77777777" w:rsidR="00E3480C" w:rsidRPr="00E3480C" w:rsidRDefault="00E3480C" w:rsidP="00E3480C">
            <w:pPr>
              <w:spacing w:line="240" w:lineRule="auto"/>
              <w:jc w:val="right"/>
              <w:rPr>
                <w:rFonts w:ascii="Aptos Narrow" w:hAnsi="Aptos Narrow" w:cs="Times New Roman"/>
                <w:color w:val="000000"/>
                <w:sz w:val="22"/>
                <w:szCs w:val="22"/>
                <w:lang w:val="en-US" w:eastAsia="en-US"/>
              </w:rPr>
            </w:pPr>
            <w:r w:rsidRPr="00E3480C">
              <w:rPr>
                <w:rFonts w:ascii="Aptos Narrow" w:hAnsi="Aptos Narrow" w:cs="Times New Roman"/>
                <w:color w:val="000000"/>
                <w:sz w:val="22"/>
                <w:szCs w:val="22"/>
                <w:lang w:val="en-US" w:eastAsia="en-US"/>
              </w:rPr>
              <w:t>90.34</w:t>
            </w:r>
          </w:p>
        </w:tc>
      </w:tr>
    </w:tbl>
    <w:p w14:paraId="61E0F04F" w14:textId="77777777" w:rsidR="00016B00" w:rsidRPr="00016B00" w:rsidRDefault="00016B00" w:rsidP="00016B00">
      <w:pPr>
        <w:rPr>
          <w:rFonts w:eastAsiaTheme="minorEastAsia"/>
          <w:lang w:val="en-US"/>
        </w:rPr>
      </w:pPr>
    </w:p>
    <w:p w14:paraId="49808DF2" w14:textId="467CFC31" w:rsidR="00A8454D" w:rsidRPr="00A8454D" w:rsidRDefault="00A8454D" w:rsidP="00A8454D">
      <w:pPr>
        <w:rPr>
          <w:rFonts w:eastAsiaTheme="minorEastAsia"/>
          <w:lang w:val="en-US"/>
        </w:rPr>
      </w:pPr>
      <w:proofErr w:type="gramStart"/>
      <w:r w:rsidRPr="00A8454D">
        <w:rPr>
          <w:rFonts w:eastAsiaTheme="minorEastAsia"/>
          <w:lang w:val="en-US"/>
        </w:rPr>
        <w:t>Similar to</w:t>
      </w:r>
      <w:proofErr w:type="gramEnd"/>
      <w:r w:rsidRPr="00A8454D">
        <w:rPr>
          <w:rFonts w:eastAsiaTheme="minorEastAsia"/>
          <w:lang w:val="en-US"/>
        </w:rPr>
        <w:t xml:space="preserve"> the F1 score rankings, Random Forest (RF) models outperformed XGBoost (XGB) in terms of accuracy, with RF achieving a maximum accuracy of 0.9871, compared to 0.9853 for XGB. However, RF models took three times longer to evaluate and required about 100 extra seconds to complete the entire process compared to XGB.</w:t>
      </w:r>
    </w:p>
    <w:p w14:paraId="189987FE" w14:textId="5926FAE7" w:rsidR="00A8454D" w:rsidRPr="00A8454D" w:rsidRDefault="00A8454D" w:rsidP="00A8454D">
      <w:pPr>
        <w:rPr>
          <w:rFonts w:eastAsiaTheme="minorEastAsia"/>
          <w:lang w:val="en-US"/>
        </w:rPr>
      </w:pPr>
      <w:r w:rsidRPr="00A8454D">
        <w:rPr>
          <w:rFonts w:eastAsiaTheme="minorEastAsia"/>
          <w:lang w:val="en-US"/>
        </w:rPr>
        <w:lastRenderedPageBreak/>
        <w:t>To improve clarity, the table</w:t>
      </w:r>
      <w:r w:rsidR="0028391C">
        <w:rPr>
          <w:rFonts w:eastAsiaTheme="minorEastAsia"/>
          <w:lang w:val="en-US"/>
        </w:rPr>
        <w:t xml:space="preserve"> has been reduced</w:t>
      </w:r>
      <w:r w:rsidRPr="00A8454D">
        <w:rPr>
          <w:rFonts w:eastAsiaTheme="minorEastAsia"/>
          <w:lang w:val="en-US"/>
        </w:rPr>
        <w:t xml:space="preserve"> to only display micro-averaged results, as micro and weighted averaging performed very similarly across all models.</w:t>
      </w:r>
    </w:p>
    <w:p w14:paraId="22BE9A56" w14:textId="750EA510" w:rsidR="0028391C" w:rsidRDefault="00A8454D" w:rsidP="00A8454D">
      <w:pPr>
        <w:rPr>
          <w:rFonts w:eastAsiaTheme="minorEastAsia"/>
          <w:lang w:val="en-US"/>
        </w:rPr>
      </w:pPr>
      <w:r w:rsidRPr="00A8454D">
        <w:rPr>
          <w:rFonts w:eastAsiaTheme="minorEastAsia"/>
          <w:lang w:val="en-US"/>
        </w:rPr>
        <w:t>Recursive Feature Elimination (RFE) consistently achieved the highest accuracy but at a significant computational cost, often exceeding 140 seconds for feature selection alone</w:t>
      </w:r>
      <w:r w:rsidR="009F5EF7">
        <w:rPr>
          <w:rFonts w:eastAsiaTheme="minorEastAsia"/>
          <w:lang w:val="en-US"/>
        </w:rPr>
        <w:t xml:space="preserve"> when using a Random Forest model</w:t>
      </w:r>
      <w:r w:rsidRPr="00A8454D">
        <w:rPr>
          <w:rFonts w:eastAsiaTheme="minorEastAsia"/>
          <w:lang w:val="en-US"/>
        </w:rPr>
        <w:t>.</w:t>
      </w:r>
      <w:r w:rsidR="0028391C">
        <w:rPr>
          <w:rFonts w:eastAsiaTheme="minorEastAsia"/>
          <w:lang w:val="en-US"/>
        </w:rPr>
        <w:t xml:space="preserve"> </w:t>
      </w:r>
      <w:r w:rsidRPr="00A8454D">
        <w:rPr>
          <w:rFonts w:eastAsiaTheme="minorEastAsia"/>
          <w:lang w:val="en-US"/>
        </w:rPr>
        <w:t>Selective Progressive Feature Selection (SPFS) also performed well, but, like RFE, required substantial computation time.</w:t>
      </w:r>
      <w:r w:rsidR="0028391C">
        <w:rPr>
          <w:rFonts w:eastAsiaTheme="minorEastAsia"/>
          <w:lang w:val="en-US"/>
        </w:rPr>
        <w:t xml:space="preserve"> However, when using XGBoost, the feature selection time </w:t>
      </w:r>
      <w:r w:rsidRPr="00A8454D">
        <w:rPr>
          <w:rFonts w:eastAsiaTheme="minorEastAsia"/>
          <w:lang w:val="en-US"/>
        </w:rPr>
        <w:t>significantly</w:t>
      </w:r>
      <w:r w:rsidR="00B47B11">
        <w:rPr>
          <w:rFonts w:eastAsiaTheme="minorEastAsia"/>
          <w:lang w:val="en-US"/>
        </w:rPr>
        <w:t xml:space="preserve"> decreased</w:t>
      </w:r>
      <w:r w:rsidRPr="00A8454D">
        <w:rPr>
          <w:rFonts w:eastAsiaTheme="minorEastAsia"/>
          <w:lang w:val="en-US"/>
        </w:rPr>
        <w:t xml:space="preserve"> due to its faster model training speed.</w:t>
      </w:r>
      <w:r w:rsidR="0028391C">
        <w:rPr>
          <w:rFonts w:eastAsiaTheme="minorEastAsia"/>
          <w:lang w:val="en-US"/>
        </w:rPr>
        <w:t xml:space="preserve"> </w:t>
      </w:r>
      <w:r w:rsidRPr="00A8454D">
        <w:rPr>
          <w:rFonts w:eastAsiaTheme="minorEastAsia"/>
          <w:lang w:val="en-US"/>
        </w:rPr>
        <w:t xml:space="preserve">For example, RFE with Random Forest took approximately 119 seconds, while RFE with XGBoost only took around 46 seconds, as shown below. This demonstrates that XGBoost trains </w:t>
      </w:r>
      <w:proofErr w:type="gramStart"/>
      <w:r w:rsidRPr="00A8454D">
        <w:rPr>
          <w:rFonts w:eastAsiaTheme="minorEastAsia"/>
          <w:lang w:val="en-US"/>
        </w:rPr>
        <w:t>nearly</w:t>
      </w:r>
      <w:proofErr w:type="gramEnd"/>
      <w:r w:rsidRPr="00A8454D">
        <w:rPr>
          <w:rFonts w:eastAsiaTheme="minorEastAsia"/>
          <w:lang w:val="en-US"/>
        </w:rPr>
        <w:t xml:space="preserve"> three times faster than Random Forest (RF), leading to a substantial reduction in feature selection time</w:t>
      </w:r>
      <w:r w:rsidR="00B47B11">
        <w:rPr>
          <w:rFonts w:eastAsiaTheme="minorEastAsia"/>
          <w:lang w:val="en-US"/>
        </w:rPr>
        <w:t xml:space="preserve">. </w:t>
      </w:r>
      <w:r w:rsidR="00B47B11" w:rsidRPr="00B47B11">
        <w:rPr>
          <w:rFonts w:eastAsiaTheme="minorEastAsia"/>
        </w:rPr>
        <w:t>This trend is also evident in evaluation time, where XGBoost consistently requires less time to evaluate models compared to RF, further reinforcing its efficiency advantage.</w:t>
      </w:r>
      <w:r w:rsidR="007C6B2C">
        <w:rPr>
          <w:rFonts w:eastAsiaTheme="minorEastAsia"/>
          <w:lang w:val="en-US"/>
        </w:rPr>
        <w:t xml:space="preserve"> This will be explored further in section 8.3.4.</w:t>
      </w:r>
    </w:p>
    <w:p w14:paraId="3C2D22AB" w14:textId="77777777" w:rsidR="00A8454D" w:rsidRPr="00F86A45" w:rsidRDefault="00A8454D" w:rsidP="00A8454D">
      <w:pPr>
        <w:rPr>
          <w:rFonts w:eastAsiaTheme="minorEastAsia"/>
          <w:lang w:val="en-US"/>
        </w:rPr>
      </w:pPr>
    </w:p>
    <w:p w14:paraId="6F48B0BD" w14:textId="4DD7D7E6" w:rsidR="00F86A45" w:rsidRPr="004859CC" w:rsidRDefault="00EA4646" w:rsidP="00F86A45">
      <w:pPr>
        <w:pStyle w:val="Heading3"/>
        <w:jc w:val="left"/>
        <w:rPr>
          <w:rFonts w:eastAsiaTheme="minorEastAsia"/>
        </w:rPr>
      </w:pPr>
      <w:bookmarkStart w:id="57" w:name="_Toc192164967"/>
      <w:r w:rsidRPr="004859CC">
        <w:rPr>
          <w:rFonts w:eastAsiaTheme="minorEastAsia"/>
        </w:rPr>
        <w:t>Performance of Models with Limited Features</w:t>
      </w:r>
      <w:bookmarkEnd w:id="57"/>
      <w:r w:rsidR="00016B9D" w:rsidRPr="004859CC">
        <w:rPr>
          <w:rFonts w:eastAsiaTheme="minorEastAsia"/>
        </w:rPr>
        <w:t xml:space="preserve"> </w:t>
      </w:r>
    </w:p>
    <w:p w14:paraId="2DE82582" w14:textId="77777777" w:rsidR="001B752B" w:rsidRPr="001B752B" w:rsidRDefault="001B752B" w:rsidP="001B752B">
      <w:pPr>
        <w:rPr>
          <w:rFonts w:eastAsiaTheme="minorEastAsia"/>
          <w:lang w:val="en-US"/>
        </w:rPr>
      </w:pPr>
      <w:r w:rsidRPr="001B752B">
        <w:rPr>
          <w:rFonts w:eastAsiaTheme="minorEastAsia"/>
          <w:lang w:val="en-US"/>
        </w:rPr>
        <w:t>To analyze how well models perform when using a reduced number of features, we filtered the dataset to include only models that retained fewer than 11 features. The goal of this analysis was to determine which feature selection methods and ranking techniques maintained high performance despite significant feature reduction. The results were sorted by F1 Score in descending order to identify the best-performing configurations.</w:t>
      </w:r>
    </w:p>
    <w:p w14:paraId="3DF3B74E" w14:textId="77777777" w:rsidR="001B752B" w:rsidRPr="001B752B" w:rsidRDefault="001B752B" w:rsidP="001B752B">
      <w:pPr>
        <w:rPr>
          <w:rFonts w:eastAsiaTheme="minorEastAsia"/>
          <w:lang w:val="en-US"/>
        </w:rPr>
      </w:pPr>
      <w:r w:rsidRPr="001B752B">
        <w:rPr>
          <w:rFonts w:eastAsiaTheme="minorEastAsia"/>
          <w:lang w:val="en-US"/>
        </w:rPr>
        <w:t>The results indicate that Random Forest (RF) consistently outperformed XGBoost (XGB) when using a reduced feature set. Across all top-performing models with fewer than 11 features, RF was the preferred model type, achieving F1 scores above 0.97 in most cases. Additionally, SP and WFI-RF ranking methods performed well, with SP-based feature selection leading to the highest F1 score when 11 features were used.</w:t>
      </w:r>
    </w:p>
    <w:p w14:paraId="6B84CC2C" w14:textId="4CA0FC5C" w:rsidR="0043071D" w:rsidRDefault="00027916" w:rsidP="00027916">
      <w:pPr>
        <w:spacing w:before="100" w:beforeAutospacing="1" w:after="100" w:afterAutospacing="1"/>
        <w:rPr>
          <w:lang w:eastAsia="en-US"/>
        </w:rPr>
      </w:pPr>
      <w:r w:rsidRPr="00027916">
        <w:rPr>
          <w:lang w:eastAsia="en-US"/>
        </w:rPr>
        <w:t xml:space="preserve">Table </w:t>
      </w:r>
      <w:r w:rsidR="00B57C39">
        <w:rPr>
          <w:lang w:eastAsia="en-US"/>
        </w:rPr>
        <w:t>10</w:t>
      </w:r>
      <w:r w:rsidRPr="00027916">
        <w:rPr>
          <w:lang w:eastAsia="en-US"/>
        </w:rPr>
        <w:t xml:space="preserve"> presents the best-performing models under feature-limited conditions:</w:t>
      </w:r>
    </w:p>
    <w:p w14:paraId="6DD93689" w14:textId="0EB2F54A" w:rsidR="0043071D" w:rsidRDefault="0043071D" w:rsidP="0043071D">
      <w:pPr>
        <w:pStyle w:val="Caption"/>
        <w:keepNext/>
      </w:pPr>
      <w:bookmarkStart w:id="58" w:name="_Toc191292392"/>
      <w:r>
        <w:lastRenderedPageBreak/>
        <w:t xml:space="preserve">Table </w:t>
      </w:r>
      <w:r>
        <w:fldChar w:fldCharType="begin"/>
      </w:r>
      <w:r>
        <w:instrText>SEQ Table \* ARABIC</w:instrText>
      </w:r>
      <w:r>
        <w:fldChar w:fldCharType="separate"/>
      </w:r>
      <w:r w:rsidR="00B0672D">
        <w:rPr>
          <w:noProof/>
        </w:rPr>
        <w:t>10</w:t>
      </w:r>
      <w:r>
        <w:fldChar w:fldCharType="end"/>
      </w:r>
      <w:r>
        <w:t xml:space="preserve"> </w:t>
      </w:r>
      <w:r w:rsidRPr="00F017A7">
        <w:t>Best preforming combinations when reducing the number of features to 1</w:t>
      </w:r>
      <w:r w:rsidR="00181867">
        <w:t>1</w:t>
      </w:r>
      <w:r w:rsidRPr="00F017A7">
        <w:t xml:space="preserve"> or less</w:t>
      </w:r>
      <w:bookmarkEnd w:id="58"/>
      <w:r w:rsidR="00181867">
        <w:t xml:space="preserve"> (micro averaging)</w:t>
      </w:r>
    </w:p>
    <w:tbl>
      <w:tblPr>
        <w:tblW w:w="11607"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60"/>
        <w:gridCol w:w="986"/>
        <w:gridCol w:w="4284"/>
        <w:gridCol w:w="831"/>
        <w:gridCol w:w="916"/>
        <w:gridCol w:w="1040"/>
        <w:gridCol w:w="1170"/>
        <w:gridCol w:w="990"/>
      </w:tblGrid>
      <w:tr w:rsidR="002C45AF" w:rsidRPr="002C45AF" w14:paraId="3E323A79" w14:textId="77777777" w:rsidTr="002C45AF">
        <w:trPr>
          <w:trHeight w:val="300"/>
        </w:trPr>
        <w:tc>
          <w:tcPr>
            <w:tcW w:w="1080" w:type="dxa"/>
            <w:shd w:val="clear" w:color="auto" w:fill="auto"/>
            <w:noWrap/>
            <w:vAlign w:val="bottom"/>
            <w:hideMark/>
          </w:tcPr>
          <w:p w14:paraId="2E59E12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2B755AC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Model Type</w:t>
            </w:r>
          </w:p>
        </w:tc>
        <w:tc>
          <w:tcPr>
            <w:tcW w:w="986" w:type="dxa"/>
            <w:shd w:val="clear" w:color="auto" w:fill="auto"/>
            <w:noWrap/>
            <w:vAlign w:val="bottom"/>
            <w:hideMark/>
          </w:tcPr>
          <w:p w14:paraId="2928775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Number of Features</w:t>
            </w:r>
          </w:p>
        </w:tc>
        <w:tc>
          <w:tcPr>
            <w:tcW w:w="4284" w:type="dxa"/>
            <w:shd w:val="clear" w:color="auto" w:fill="auto"/>
            <w:noWrap/>
            <w:vAlign w:val="bottom"/>
            <w:hideMark/>
          </w:tcPr>
          <w:p w14:paraId="1078510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Removed Features</w:t>
            </w:r>
          </w:p>
        </w:tc>
        <w:tc>
          <w:tcPr>
            <w:tcW w:w="381" w:type="dxa"/>
            <w:shd w:val="clear" w:color="auto" w:fill="auto"/>
            <w:noWrap/>
            <w:vAlign w:val="bottom"/>
            <w:hideMark/>
          </w:tcPr>
          <w:p w14:paraId="6A56BB9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39689B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212F0BE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Feature Selection Time</w:t>
            </w:r>
          </w:p>
        </w:tc>
        <w:tc>
          <w:tcPr>
            <w:tcW w:w="1170" w:type="dxa"/>
            <w:shd w:val="clear" w:color="auto" w:fill="auto"/>
            <w:noWrap/>
            <w:vAlign w:val="bottom"/>
            <w:hideMark/>
          </w:tcPr>
          <w:p w14:paraId="24E75FA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Evaluation Time</w:t>
            </w:r>
          </w:p>
        </w:tc>
        <w:tc>
          <w:tcPr>
            <w:tcW w:w="990" w:type="dxa"/>
            <w:shd w:val="clear" w:color="auto" w:fill="auto"/>
            <w:noWrap/>
            <w:vAlign w:val="bottom"/>
            <w:hideMark/>
          </w:tcPr>
          <w:p w14:paraId="5B4D43E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Total Time</w:t>
            </w:r>
          </w:p>
        </w:tc>
      </w:tr>
      <w:tr w:rsidR="002C45AF" w:rsidRPr="002C45AF" w14:paraId="1A7113EB" w14:textId="77777777" w:rsidTr="002C45AF">
        <w:trPr>
          <w:trHeight w:val="300"/>
        </w:trPr>
        <w:tc>
          <w:tcPr>
            <w:tcW w:w="1080" w:type="dxa"/>
            <w:shd w:val="clear" w:color="auto" w:fill="auto"/>
            <w:noWrap/>
            <w:vAlign w:val="bottom"/>
            <w:hideMark/>
          </w:tcPr>
          <w:p w14:paraId="40C78792"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4DE41D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027678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2BB3A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00D7B7C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0.9851</w:t>
            </w:r>
          </w:p>
        </w:tc>
        <w:tc>
          <w:tcPr>
            <w:tcW w:w="916" w:type="dxa"/>
            <w:shd w:val="clear" w:color="auto" w:fill="auto"/>
            <w:noWrap/>
            <w:vAlign w:val="bottom"/>
            <w:hideMark/>
          </w:tcPr>
          <w:p w14:paraId="0DE3407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22DB10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0DEE686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68.31</w:t>
            </w:r>
          </w:p>
        </w:tc>
        <w:tc>
          <w:tcPr>
            <w:tcW w:w="990" w:type="dxa"/>
            <w:shd w:val="clear" w:color="auto" w:fill="auto"/>
            <w:noWrap/>
            <w:vAlign w:val="bottom"/>
            <w:hideMark/>
          </w:tcPr>
          <w:p w14:paraId="0E2772F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80.12</w:t>
            </w:r>
          </w:p>
        </w:tc>
      </w:tr>
      <w:tr w:rsidR="002C45AF" w:rsidRPr="002C45AF" w14:paraId="6821C9F2" w14:textId="77777777" w:rsidTr="002C45AF">
        <w:trPr>
          <w:trHeight w:val="300"/>
        </w:trPr>
        <w:tc>
          <w:tcPr>
            <w:tcW w:w="1080" w:type="dxa"/>
            <w:shd w:val="clear" w:color="auto" w:fill="auto"/>
            <w:noWrap/>
            <w:vAlign w:val="bottom"/>
            <w:hideMark/>
          </w:tcPr>
          <w:p w14:paraId="02F5257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DF109A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DE973C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00C67E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34A93AC5" w14:textId="0C00F40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0.985</w:t>
            </w:r>
            <w:r w:rsidR="001973CB">
              <w:rPr>
                <w:rFonts w:ascii="Aptos Narrow" w:hAnsi="Aptos Narrow" w:cs="Times New Roman"/>
                <w:color w:val="000000"/>
                <w:sz w:val="22"/>
                <w:szCs w:val="22"/>
                <w:lang w:val="en-US" w:eastAsia="en-US"/>
              </w:rPr>
              <w:t>0</w:t>
            </w:r>
          </w:p>
        </w:tc>
        <w:tc>
          <w:tcPr>
            <w:tcW w:w="916" w:type="dxa"/>
            <w:shd w:val="clear" w:color="auto" w:fill="auto"/>
            <w:noWrap/>
            <w:vAlign w:val="bottom"/>
            <w:hideMark/>
          </w:tcPr>
          <w:p w14:paraId="06AAA1E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B114BB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4192ABE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67.49</w:t>
            </w:r>
          </w:p>
        </w:tc>
        <w:tc>
          <w:tcPr>
            <w:tcW w:w="990" w:type="dxa"/>
            <w:shd w:val="clear" w:color="auto" w:fill="auto"/>
            <w:noWrap/>
            <w:vAlign w:val="bottom"/>
            <w:hideMark/>
          </w:tcPr>
          <w:p w14:paraId="32D9C9D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83.22</w:t>
            </w:r>
          </w:p>
        </w:tc>
      </w:tr>
      <w:tr w:rsidR="002C45AF" w:rsidRPr="002C45AF" w14:paraId="4873A7DB" w14:textId="77777777" w:rsidTr="002C45AF">
        <w:trPr>
          <w:trHeight w:val="300"/>
        </w:trPr>
        <w:tc>
          <w:tcPr>
            <w:tcW w:w="1080" w:type="dxa"/>
            <w:shd w:val="clear" w:color="auto" w:fill="auto"/>
            <w:noWrap/>
            <w:vAlign w:val="bottom"/>
            <w:hideMark/>
          </w:tcPr>
          <w:p w14:paraId="756867A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5D2FC9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AF1212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F92757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pump, solenoid, length, control_scheme</w:t>
            </w:r>
          </w:p>
        </w:tc>
        <w:tc>
          <w:tcPr>
            <w:tcW w:w="381" w:type="dxa"/>
            <w:shd w:val="clear" w:color="auto" w:fill="auto"/>
            <w:noWrap/>
            <w:vAlign w:val="bottom"/>
            <w:hideMark/>
          </w:tcPr>
          <w:p w14:paraId="7346C50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0.9823</w:t>
            </w:r>
          </w:p>
        </w:tc>
        <w:tc>
          <w:tcPr>
            <w:tcW w:w="916" w:type="dxa"/>
            <w:shd w:val="clear" w:color="auto" w:fill="auto"/>
            <w:noWrap/>
            <w:vAlign w:val="bottom"/>
            <w:hideMark/>
          </w:tcPr>
          <w:p w14:paraId="1194ACF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FBC69F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4A3A8B6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86.61</w:t>
            </w:r>
          </w:p>
        </w:tc>
        <w:tc>
          <w:tcPr>
            <w:tcW w:w="990" w:type="dxa"/>
            <w:shd w:val="clear" w:color="auto" w:fill="auto"/>
            <w:noWrap/>
            <w:vAlign w:val="bottom"/>
            <w:hideMark/>
          </w:tcPr>
          <w:p w14:paraId="4302409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95.23</w:t>
            </w:r>
          </w:p>
        </w:tc>
      </w:tr>
      <w:tr w:rsidR="002C45AF" w:rsidRPr="002C45AF" w14:paraId="2E7521F7" w14:textId="77777777" w:rsidTr="002C45AF">
        <w:trPr>
          <w:trHeight w:val="300"/>
        </w:trPr>
        <w:tc>
          <w:tcPr>
            <w:tcW w:w="1080" w:type="dxa"/>
            <w:shd w:val="clear" w:color="auto" w:fill="auto"/>
            <w:noWrap/>
            <w:vAlign w:val="bottom"/>
            <w:hideMark/>
          </w:tcPr>
          <w:p w14:paraId="233955A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2570828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812AD1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2F86C211"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6E4A571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0.9823</w:t>
            </w:r>
          </w:p>
        </w:tc>
        <w:tc>
          <w:tcPr>
            <w:tcW w:w="916" w:type="dxa"/>
            <w:shd w:val="clear" w:color="auto" w:fill="auto"/>
            <w:noWrap/>
            <w:vAlign w:val="bottom"/>
            <w:hideMark/>
          </w:tcPr>
          <w:p w14:paraId="5BFF0C1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62802F3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6AA02EC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96.71</w:t>
            </w:r>
          </w:p>
        </w:tc>
        <w:tc>
          <w:tcPr>
            <w:tcW w:w="990" w:type="dxa"/>
            <w:shd w:val="clear" w:color="auto" w:fill="auto"/>
            <w:noWrap/>
            <w:vAlign w:val="bottom"/>
            <w:hideMark/>
          </w:tcPr>
          <w:p w14:paraId="1E2FE51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105.34</w:t>
            </w:r>
          </w:p>
        </w:tc>
      </w:tr>
      <w:tr w:rsidR="002C45AF" w:rsidRPr="002C45AF" w14:paraId="457EDC5D" w14:textId="77777777" w:rsidTr="002C45AF">
        <w:trPr>
          <w:trHeight w:val="300"/>
        </w:trPr>
        <w:tc>
          <w:tcPr>
            <w:tcW w:w="1080" w:type="dxa"/>
            <w:shd w:val="clear" w:color="auto" w:fill="auto"/>
            <w:noWrap/>
            <w:vAlign w:val="bottom"/>
            <w:hideMark/>
          </w:tcPr>
          <w:p w14:paraId="70DE58B2"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AA79F0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B6ADFA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7E13929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091D24E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0.9816</w:t>
            </w:r>
          </w:p>
        </w:tc>
        <w:tc>
          <w:tcPr>
            <w:tcW w:w="916" w:type="dxa"/>
            <w:shd w:val="clear" w:color="auto" w:fill="auto"/>
            <w:noWrap/>
            <w:vAlign w:val="bottom"/>
            <w:hideMark/>
          </w:tcPr>
          <w:p w14:paraId="613616D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317EB1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77A36E4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67.97</w:t>
            </w:r>
          </w:p>
        </w:tc>
        <w:tc>
          <w:tcPr>
            <w:tcW w:w="990" w:type="dxa"/>
            <w:shd w:val="clear" w:color="auto" w:fill="auto"/>
            <w:noWrap/>
            <w:vAlign w:val="bottom"/>
            <w:hideMark/>
          </w:tcPr>
          <w:p w14:paraId="53CB9E2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83.70</w:t>
            </w:r>
          </w:p>
        </w:tc>
      </w:tr>
      <w:tr w:rsidR="002C45AF" w:rsidRPr="002C45AF" w14:paraId="382D3972" w14:textId="77777777" w:rsidTr="002C45AF">
        <w:trPr>
          <w:trHeight w:val="300"/>
        </w:trPr>
        <w:tc>
          <w:tcPr>
            <w:tcW w:w="1080" w:type="dxa"/>
            <w:shd w:val="clear" w:color="auto" w:fill="auto"/>
            <w:noWrap/>
            <w:vAlign w:val="bottom"/>
            <w:hideMark/>
          </w:tcPr>
          <w:p w14:paraId="4BE49F7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14E20C9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542857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340814C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35536B2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0.9809</w:t>
            </w:r>
          </w:p>
        </w:tc>
        <w:tc>
          <w:tcPr>
            <w:tcW w:w="916" w:type="dxa"/>
            <w:shd w:val="clear" w:color="auto" w:fill="auto"/>
            <w:noWrap/>
            <w:vAlign w:val="bottom"/>
            <w:hideMark/>
          </w:tcPr>
          <w:p w14:paraId="36E2032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79EC52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40FE63E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19.77</w:t>
            </w:r>
          </w:p>
        </w:tc>
        <w:tc>
          <w:tcPr>
            <w:tcW w:w="990" w:type="dxa"/>
            <w:shd w:val="clear" w:color="auto" w:fill="auto"/>
            <w:noWrap/>
            <w:vAlign w:val="bottom"/>
            <w:hideMark/>
          </w:tcPr>
          <w:p w14:paraId="7A4B5C9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26.17</w:t>
            </w:r>
          </w:p>
        </w:tc>
      </w:tr>
      <w:tr w:rsidR="002C45AF" w:rsidRPr="002C45AF" w14:paraId="66A19B61" w14:textId="77777777" w:rsidTr="002C45AF">
        <w:trPr>
          <w:trHeight w:val="300"/>
        </w:trPr>
        <w:tc>
          <w:tcPr>
            <w:tcW w:w="1080" w:type="dxa"/>
            <w:shd w:val="clear" w:color="auto" w:fill="auto"/>
            <w:noWrap/>
            <w:vAlign w:val="bottom"/>
            <w:hideMark/>
          </w:tcPr>
          <w:p w14:paraId="6BF02451"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3B8B75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5C5F3B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66229B7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solenoid, address,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control_scheme</w:t>
            </w:r>
          </w:p>
        </w:tc>
        <w:tc>
          <w:tcPr>
            <w:tcW w:w="381" w:type="dxa"/>
            <w:shd w:val="clear" w:color="auto" w:fill="auto"/>
            <w:noWrap/>
            <w:vAlign w:val="bottom"/>
            <w:hideMark/>
          </w:tcPr>
          <w:p w14:paraId="7E565BE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0.9809</w:t>
            </w:r>
          </w:p>
        </w:tc>
        <w:tc>
          <w:tcPr>
            <w:tcW w:w="916" w:type="dxa"/>
            <w:shd w:val="clear" w:color="auto" w:fill="auto"/>
            <w:noWrap/>
            <w:vAlign w:val="bottom"/>
            <w:hideMark/>
          </w:tcPr>
          <w:p w14:paraId="05C7197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422920F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3EE317D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21.70</w:t>
            </w:r>
          </w:p>
        </w:tc>
        <w:tc>
          <w:tcPr>
            <w:tcW w:w="990" w:type="dxa"/>
            <w:shd w:val="clear" w:color="auto" w:fill="auto"/>
            <w:noWrap/>
            <w:vAlign w:val="bottom"/>
            <w:hideMark/>
          </w:tcPr>
          <w:p w14:paraId="2916B16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32.04</w:t>
            </w:r>
          </w:p>
        </w:tc>
      </w:tr>
      <w:tr w:rsidR="002C45AF" w:rsidRPr="002C45AF" w14:paraId="517D34C9" w14:textId="77777777" w:rsidTr="002C45AF">
        <w:trPr>
          <w:trHeight w:val="300"/>
        </w:trPr>
        <w:tc>
          <w:tcPr>
            <w:tcW w:w="1080" w:type="dxa"/>
            <w:shd w:val="clear" w:color="auto" w:fill="auto"/>
            <w:noWrap/>
            <w:vAlign w:val="bottom"/>
            <w:hideMark/>
          </w:tcPr>
          <w:p w14:paraId="12A6C5A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AB7698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D5D2EF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w:t>
            </w:r>
          </w:p>
        </w:tc>
        <w:tc>
          <w:tcPr>
            <w:tcW w:w="4284" w:type="dxa"/>
            <w:shd w:val="clear" w:color="auto" w:fill="auto"/>
            <w:noWrap/>
            <w:vAlign w:val="bottom"/>
            <w:hideMark/>
          </w:tcPr>
          <w:p w14:paraId="5ADFEBD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pump, solenoid, length, control_scheme</w:t>
            </w:r>
          </w:p>
        </w:tc>
        <w:tc>
          <w:tcPr>
            <w:tcW w:w="381" w:type="dxa"/>
            <w:shd w:val="clear" w:color="auto" w:fill="auto"/>
            <w:noWrap/>
            <w:vAlign w:val="bottom"/>
            <w:hideMark/>
          </w:tcPr>
          <w:p w14:paraId="3482AB0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0.9803</w:t>
            </w:r>
          </w:p>
        </w:tc>
        <w:tc>
          <w:tcPr>
            <w:tcW w:w="916" w:type="dxa"/>
            <w:shd w:val="clear" w:color="auto" w:fill="auto"/>
            <w:noWrap/>
            <w:vAlign w:val="bottom"/>
            <w:hideMark/>
          </w:tcPr>
          <w:p w14:paraId="53B1814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5BB9D25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02C83BD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20.53</w:t>
            </w:r>
          </w:p>
        </w:tc>
        <w:tc>
          <w:tcPr>
            <w:tcW w:w="990" w:type="dxa"/>
            <w:shd w:val="clear" w:color="auto" w:fill="auto"/>
            <w:noWrap/>
            <w:vAlign w:val="bottom"/>
            <w:hideMark/>
          </w:tcPr>
          <w:p w14:paraId="56AD4D5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23.45</w:t>
            </w:r>
          </w:p>
        </w:tc>
      </w:tr>
      <w:tr w:rsidR="002C45AF" w:rsidRPr="002C45AF" w14:paraId="506C02BD" w14:textId="77777777" w:rsidTr="002C45AF">
        <w:trPr>
          <w:trHeight w:val="300"/>
        </w:trPr>
        <w:tc>
          <w:tcPr>
            <w:tcW w:w="1080" w:type="dxa"/>
            <w:shd w:val="clear" w:color="auto" w:fill="auto"/>
            <w:noWrap/>
            <w:vAlign w:val="bottom"/>
            <w:hideMark/>
          </w:tcPr>
          <w:p w14:paraId="1467F1C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67A341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1E9141A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458FAE6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008D3CF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0.9802</w:t>
            </w:r>
          </w:p>
        </w:tc>
        <w:tc>
          <w:tcPr>
            <w:tcW w:w="916" w:type="dxa"/>
            <w:shd w:val="clear" w:color="auto" w:fill="auto"/>
            <w:noWrap/>
            <w:vAlign w:val="bottom"/>
            <w:hideMark/>
          </w:tcPr>
          <w:p w14:paraId="2B7151E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355F159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1BCBBDB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20.21</w:t>
            </w:r>
          </w:p>
        </w:tc>
        <w:tc>
          <w:tcPr>
            <w:tcW w:w="990" w:type="dxa"/>
            <w:shd w:val="clear" w:color="auto" w:fill="auto"/>
            <w:noWrap/>
            <w:vAlign w:val="bottom"/>
            <w:hideMark/>
          </w:tcPr>
          <w:p w14:paraId="723AAF8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23.13</w:t>
            </w:r>
          </w:p>
        </w:tc>
      </w:tr>
      <w:tr w:rsidR="002C45AF" w:rsidRPr="002C45AF" w14:paraId="38CDBB07" w14:textId="77777777" w:rsidTr="002C45AF">
        <w:trPr>
          <w:trHeight w:val="300"/>
        </w:trPr>
        <w:tc>
          <w:tcPr>
            <w:tcW w:w="1080" w:type="dxa"/>
            <w:shd w:val="clear" w:color="auto" w:fill="auto"/>
            <w:noWrap/>
            <w:vAlign w:val="bottom"/>
            <w:hideMark/>
          </w:tcPr>
          <w:p w14:paraId="787F702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10636B3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2F4765B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6114FEC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370D3B4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0.9775</w:t>
            </w:r>
          </w:p>
        </w:tc>
        <w:tc>
          <w:tcPr>
            <w:tcW w:w="916" w:type="dxa"/>
            <w:shd w:val="clear" w:color="auto" w:fill="auto"/>
            <w:noWrap/>
            <w:vAlign w:val="bottom"/>
            <w:hideMark/>
          </w:tcPr>
          <w:p w14:paraId="435CFF9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61C662C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12C8501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60.55</w:t>
            </w:r>
          </w:p>
        </w:tc>
        <w:tc>
          <w:tcPr>
            <w:tcW w:w="990" w:type="dxa"/>
            <w:shd w:val="clear" w:color="auto" w:fill="auto"/>
            <w:noWrap/>
            <w:vAlign w:val="bottom"/>
            <w:hideMark/>
          </w:tcPr>
          <w:p w14:paraId="29B5A6D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72.36</w:t>
            </w:r>
          </w:p>
        </w:tc>
      </w:tr>
      <w:tr w:rsidR="002C45AF" w:rsidRPr="002C45AF" w14:paraId="1B95790F" w14:textId="77777777" w:rsidTr="002C45AF">
        <w:trPr>
          <w:trHeight w:val="300"/>
        </w:trPr>
        <w:tc>
          <w:tcPr>
            <w:tcW w:w="1080" w:type="dxa"/>
            <w:shd w:val="clear" w:color="auto" w:fill="auto"/>
            <w:noWrap/>
            <w:vAlign w:val="bottom"/>
            <w:hideMark/>
          </w:tcPr>
          <w:p w14:paraId="00DD228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3CF561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2F8BF2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7BC947C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7BAFC13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0.9767</w:t>
            </w:r>
          </w:p>
        </w:tc>
        <w:tc>
          <w:tcPr>
            <w:tcW w:w="916" w:type="dxa"/>
            <w:shd w:val="clear" w:color="auto" w:fill="auto"/>
            <w:noWrap/>
            <w:vAlign w:val="bottom"/>
            <w:hideMark/>
          </w:tcPr>
          <w:p w14:paraId="6F1A057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451799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4B215A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21.15</w:t>
            </w:r>
          </w:p>
        </w:tc>
        <w:tc>
          <w:tcPr>
            <w:tcW w:w="990" w:type="dxa"/>
            <w:shd w:val="clear" w:color="auto" w:fill="auto"/>
            <w:noWrap/>
            <w:vAlign w:val="bottom"/>
            <w:hideMark/>
          </w:tcPr>
          <w:p w14:paraId="4EF4ACC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31.49</w:t>
            </w:r>
          </w:p>
        </w:tc>
      </w:tr>
      <w:tr w:rsidR="002C45AF" w:rsidRPr="002C45AF" w14:paraId="745453D5" w14:textId="77777777" w:rsidTr="002C45AF">
        <w:trPr>
          <w:trHeight w:val="300"/>
        </w:trPr>
        <w:tc>
          <w:tcPr>
            <w:tcW w:w="1080" w:type="dxa"/>
            <w:shd w:val="clear" w:color="auto" w:fill="auto"/>
            <w:noWrap/>
            <w:vAlign w:val="bottom"/>
            <w:hideMark/>
          </w:tcPr>
          <w:p w14:paraId="70FEE37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40C56F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3F371A4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3FF6E50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5CFC4AC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0.9766</w:t>
            </w:r>
          </w:p>
        </w:tc>
        <w:tc>
          <w:tcPr>
            <w:tcW w:w="916" w:type="dxa"/>
            <w:shd w:val="clear" w:color="auto" w:fill="auto"/>
            <w:noWrap/>
            <w:vAlign w:val="bottom"/>
            <w:hideMark/>
          </w:tcPr>
          <w:p w14:paraId="6406016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5571B3A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0604D2B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72.10</w:t>
            </w:r>
          </w:p>
        </w:tc>
        <w:tc>
          <w:tcPr>
            <w:tcW w:w="990" w:type="dxa"/>
            <w:shd w:val="clear" w:color="auto" w:fill="auto"/>
            <w:noWrap/>
            <w:vAlign w:val="bottom"/>
            <w:hideMark/>
          </w:tcPr>
          <w:p w14:paraId="0214D5A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87.83</w:t>
            </w:r>
          </w:p>
        </w:tc>
      </w:tr>
      <w:tr w:rsidR="002C45AF" w:rsidRPr="002C45AF" w14:paraId="3E5EAA51" w14:textId="77777777" w:rsidTr="002C45AF">
        <w:trPr>
          <w:trHeight w:val="300"/>
        </w:trPr>
        <w:tc>
          <w:tcPr>
            <w:tcW w:w="1080" w:type="dxa"/>
            <w:shd w:val="clear" w:color="auto" w:fill="auto"/>
            <w:noWrap/>
            <w:vAlign w:val="bottom"/>
            <w:hideMark/>
          </w:tcPr>
          <w:p w14:paraId="27A7FFD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454EFB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5A53218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4239F41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4CE0767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0.9764</w:t>
            </w:r>
          </w:p>
        </w:tc>
        <w:tc>
          <w:tcPr>
            <w:tcW w:w="916" w:type="dxa"/>
            <w:shd w:val="clear" w:color="auto" w:fill="auto"/>
            <w:noWrap/>
            <w:vAlign w:val="bottom"/>
            <w:hideMark/>
          </w:tcPr>
          <w:p w14:paraId="48CB700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3F955AD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5FC9C61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102.21</w:t>
            </w:r>
          </w:p>
        </w:tc>
        <w:tc>
          <w:tcPr>
            <w:tcW w:w="990" w:type="dxa"/>
            <w:shd w:val="clear" w:color="auto" w:fill="auto"/>
            <w:noWrap/>
            <w:vAlign w:val="bottom"/>
            <w:hideMark/>
          </w:tcPr>
          <w:p w14:paraId="5AC122B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110.83</w:t>
            </w:r>
          </w:p>
        </w:tc>
      </w:tr>
      <w:tr w:rsidR="002C45AF" w:rsidRPr="002C45AF" w14:paraId="50D975E5" w14:textId="77777777" w:rsidTr="002C45AF">
        <w:trPr>
          <w:trHeight w:val="300"/>
        </w:trPr>
        <w:tc>
          <w:tcPr>
            <w:tcW w:w="1080" w:type="dxa"/>
            <w:shd w:val="clear" w:color="auto" w:fill="auto"/>
            <w:noWrap/>
            <w:vAlign w:val="bottom"/>
            <w:hideMark/>
          </w:tcPr>
          <w:p w14:paraId="58525F1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03EFBF9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4197D47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78BE010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length</w:t>
            </w:r>
          </w:p>
        </w:tc>
        <w:tc>
          <w:tcPr>
            <w:tcW w:w="381" w:type="dxa"/>
            <w:shd w:val="clear" w:color="auto" w:fill="auto"/>
            <w:noWrap/>
            <w:vAlign w:val="bottom"/>
            <w:hideMark/>
          </w:tcPr>
          <w:p w14:paraId="0B209B6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0.9751</w:t>
            </w:r>
          </w:p>
        </w:tc>
        <w:tc>
          <w:tcPr>
            <w:tcW w:w="916" w:type="dxa"/>
            <w:shd w:val="clear" w:color="auto" w:fill="auto"/>
            <w:noWrap/>
            <w:vAlign w:val="bottom"/>
            <w:hideMark/>
          </w:tcPr>
          <w:p w14:paraId="745C8CC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D90D3B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5816898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19.24</w:t>
            </w:r>
          </w:p>
        </w:tc>
        <w:tc>
          <w:tcPr>
            <w:tcW w:w="990" w:type="dxa"/>
            <w:shd w:val="clear" w:color="auto" w:fill="auto"/>
            <w:noWrap/>
            <w:vAlign w:val="bottom"/>
            <w:hideMark/>
          </w:tcPr>
          <w:p w14:paraId="73A660B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22.16</w:t>
            </w:r>
          </w:p>
        </w:tc>
      </w:tr>
      <w:tr w:rsidR="002C45AF" w:rsidRPr="002C45AF" w14:paraId="36403EB3" w14:textId="77777777" w:rsidTr="002C45AF">
        <w:trPr>
          <w:trHeight w:val="300"/>
        </w:trPr>
        <w:tc>
          <w:tcPr>
            <w:tcW w:w="1080" w:type="dxa"/>
            <w:shd w:val="clear" w:color="auto" w:fill="auto"/>
            <w:noWrap/>
            <w:vAlign w:val="bottom"/>
            <w:hideMark/>
          </w:tcPr>
          <w:p w14:paraId="4AEA550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25D157B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213FCD3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10</w:t>
            </w:r>
          </w:p>
        </w:tc>
        <w:tc>
          <w:tcPr>
            <w:tcW w:w="4284" w:type="dxa"/>
            <w:shd w:val="clear" w:color="auto" w:fill="auto"/>
            <w:noWrap/>
            <w:vAlign w:val="bottom"/>
            <w:hideMark/>
          </w:tcPr>
          <w:p w14:paraId="27AFBCA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1BA4186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0.974</w:t>
            </w:r>
          </w:p>
        </w:tc>
        <w:tc>
          <w:tcPr>
            <w:tcW w:w="916" w:type="dxa"/>
            <w:shd w:val="clear" w:color="auto" w:fill="auto"/>
            <w:noWrap/>
            <w:vAlign w:val="bottom"/>
            <w:hideMark/>
          </w:tcPr>
          <w:p w14:paraId="7E27B8D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54EA64B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3F26E09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20.26</w:t>
            </w:r>
          </w:p>
        </w:tc>
        <w:tc>
          <w:tcPr>
            <w:tcW w:w="990" w:type="dxa"/>
            <w:shd w:val="clear" w:color="auto" w:fill="auto"/>
            <w:noWrap/>
            <w:vAlign w:val="bottom"/>
            <w:hideMark/>
          </w:tcPr>
          <w:p w14:paraId="5183542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26.66</w:t>
            </w:r>
          </w:p>
        </w:tc>
      </w:tr>
      <w:tr w:rsidR="002C45AF" w:rsidRPr="002C45AF" w14:paraId="2B938E81" w14:textId="77777777" w:rsidTr="002C45AF">
        <w:trPr>
          <w:trHeight w:val="300"/>
        </w:trPr>
        <w:tc>
          <w:tcPr>
            <w:tcW w:w="1080" w:type="dxa"/>
            <w:shd w:val="clear" w:color="auto" w:fill="auto"/>
            <w:noWrap/>
            <w:vAlign w:val="bottom"/>
            <w:hideMark/>
          </w:tcPr>
          <w:p w14:paraId="238469C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29CCB2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06B005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73F994A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674EA77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0.9705</w:t>
            </w:r>
          </w:p>
        </w:tc>
        <w:tc>
          <w:tcPr>
            <w:tcW w:w="916" w:type="dxa"/>
            <w:shd w:val="clear" w:color="auto" w:fill="auto"/>
            <w:noWrap/>
            <w:vAlign w:val="bottom"/>
            <w:hideMark/>
          </w:tcPr>
          <w:p w14:paraId="4B67AF2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3B6C09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7507F3E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59.29</w:t>
            </w:r>
          </w:p>
        </w:tc>
        <w:tc>
          <w:tcPr>
            <w:tcW w:w="990" w:type="dxa"/>
            <w:shd w:val="clear" w:color="auto" w:fill="auto"/>
            <w:noWrap/>
            <w:vAlign w:val="bottom"/>
            <w:hideMark/>
          </w:tcPr>
          <w:p w14:paraId="4D2550A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75.02</w:t>
            </w:r>
          </w:p>
        </w:tc>
      </w:tr>
      <w:tr w:rsidR="002C45AF" w:rsidRPr="002C45AF" w14:paraId="37F412E1" w14:textId="77777777" w:rsidTr="002C45AF">
        <w:trPr>
          <w:trHeight w:val="300"/>
        </w:trPr>
        <w:tc>
          <w:tcPr>
            <w:tcW w:w="1080" w:type="dxa"/>
            <w:shd w:val="clear" w:color="auto" w:fill="auto"/>
            <w:noWrap/>
            <w:vAlign w:val="bottom"/>
            <w:hideMark/>
          </w:tcPr>
          <w:p w14:paraId="50C553F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5D53902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4E335AE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23337EA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16D6329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0.9703</w:t>
            </w:r>
          </w:p>
        </w:tc>
        <w:tc>
          <w:tcPr>
            <w:tcW w:w="916" w:type="dxa"/>
            <w:shd w:val="clear" w:color="auto" w:fill="auto"/>
            <w:noWrap/>
            <w:vAlign w:val="bottom"/>
            <w:hideMark/>
          </w:tcPr>
          <w:p w14:paraId="120AC06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4182DF0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4B37D5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21.22</w:t>
            </w:r>
          </w:p>
        </w:tc>
        <w:tc>
          <w:tcPr>
            <w:tcW w:w="990" w:type="dxa"/>
            <w:shd w:val="clear" w:color="auto" w:fill="auto"/>
            <w:noWrap/>
            <w:vAlign w:val="bottom"/>
            <w:hideMark/>
          </w:tcPr>
          <w:p w14:paraId="04DD46D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31.55</w:t>
            </w:r>
          </w:p>
        </w:tc>
      </w:tr>
      <w:tr w:rsidR="002C45AF" w:rsidRPr="002C45AF" w14:paraId="70C92A63" w14:textId="77777777" w:rsidTr="002C45AF">
        <w:trPr>
          <w:trHeight w:val="300"/>
        </w:trPr>
        <w:tc>
          <w:tcPr>
            <w:tcW w:w="1080" w:type="dxa"/>
            <w:shd w:val="clear" w:color="auto" w:fill="auto"/>
            <w:noWrap/>
            <w:vAlign w:val="bottom"/>
            <w:hideMark/>
          </w:tcPr>
          <w:p w14:paraId="7268CF7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3EBE3F2"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0B837FA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4EC548B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2F80F61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0.9696</w:t>
            </w:r>
          </w:p>
        </w:tc>
        <w:tc>
          <w:tcPr>
            <w:tcW w:w="916" w:type="dxa"/>
            <w:shd w:val="clear" w:color="auto" w:fill="auto"/>
            <w:noWrap/>
            <w:vAlign w:val="bottom"/>
            <w:hideMark/>
          </w:tcPr>
          <w:p w14:paraId="104109F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2A28C8D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79AD8DB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50.15</w:t>
            </w:r>
          </w:p>
        </w:tc>
        <w:tc>
          <w:tcPr>
            <w:tcW w:w="990" w:type="dxa"/>
            <w:shd w:val="clear" w:color="auto" w:fill="auto"/>
            <w:noWrap/>
            <w:vAlign w:val="bottom"/>
            <w:hideMark/>
          </w:tcPr>
          <w:p w14:paraId="122356E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61.95</w:t>
            </w:r>
          </w:p>
        </w:tc>
      </w:tr>
      <w:tr w:rsidR="002C45AF" w:rsidRPr="002C45AF" w14:paraId="428F1368" w14:textId="77777777" w:rsidTr="002C45AF">
        <w:trPr>
          <w:trHeight w:val="300"/>
        </w:trPr>
        <w:tc>
          <w:tcPr>
            <w:tcW w:w="1080" w:type="dxa"/>
            <w:shd w:val="clear" w:color="auto" w:fill="auto"/>
            <w:noWrap/>
            <w:vAlign w:val="bottom"/>
            <w:hideMark/>
          </w:tcPr>
          <w:p w14:paraId="7D891FB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lastRenderedPageBreak/>
              <w:t>WFI-XGB</w:t>
            </w:r>
          </w:p>
        </w:tc>
        <w:tc>
          <w:tcPr>
            <w:tcW w:w="760" w:type="dxa"/>
            <w:shd w:val="clear" w:color="auto" w:fill="auto"/>
            <w:noWrap/>
            <w:vAlign w:val="bottom"/>
            <w:hideMark/>
          </w:tcPr>
          <w:p w14:paraId="5A55A97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50DB1B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w:t>
            </w:r>
          </w:p>
        </w:tc>
        <w:tc>
          <w:tcPr>
            <w:tcW w:w="4284" w:type="dxa"/>
            <w:shd w:val="clear" w:color="auto" w:fill="auto"/>
            <w:noWrap/>
            <w:vAlign w:val="bottom"/>
            <w:hideMark/>
          </w:tcPr>
          <w:p w14:paraId="09683CB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61E54F2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0.9651</w:t>
            </w:r>
          </w:p>
        </w:tc>
        <w:tc>
          <w:tcPr>
            <w:tcW w:w="916" w:type="dxa"/>
            <w:shd w:val="clear" w:color="auto" w:fill="auto"/>
            <w:noWrap/>
            <w:vAlign w:val="bottom"/>
            <w:hideMark/>
          </w:tcPr>
          <w:p w14:paraId="1F43B5B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039E62E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6E46023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19.48</w:t>
            </w:r>
          </w:p>
        </w:tc>
        <w:tc>
          <w:tcPr>
            <w:tcW w:w="990" w:type="dxa"/>
            <w:shd w:val="clear" w:color="auto" w:fill="auto"/>
            <w:noWrap/>
            <w:vAlign w:val="bottom"/>
            <w:hideMark/>
          </w:tcPr>
          <w:p w14:paraId="0ECF522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25.88</w:t>
            </w:r>
          </w:p>
        </w:tc>
      </w:tr>
      <w:tr w:rsidR="002C45AF" w:rsidRPr="002C45AF" w14:paraId="7CAE9C14" w14:textId="77777777" w:rsidTr="002C45AF">
        <w:trPr>
          <w:trHeight w:val="300"/>
        </w:trPr>
        <w:tc>
          <w:tcPr>
            <w:tcW w:w="1080" w:type="dxa"/>
            <w:shd w:val="clear" w:color="auto" w:fill="auto"/>
            <w:noWrap/>
            <w:vAlign w:val="bottom"/>
            <w:hideMark/>
          </w:tcPr>
          <w:p w14:paraId="3E8EF51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E86EB3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879ECD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187EFEE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6BB3378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0.965</w:t>
            </w:r>
          </w:p>
        </w:tc>
        <w:tc>
          <w:tcPr>
            <w:tcW w:w="916" w:type="dxa"/>
            <w:shd w:val="clear" w:color="auto" w:fill="auto"/>
            <w:noWrap/>
            <w:vAlign w:val="bottom"/>
            <w:hideMark/>
          </w:tcPr>
          <w:p w14:paraId="20B305F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0EF8821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6EA2758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84.30</w:t>
            </w:r>
          </w:p>
        </w:tc>
        <w:tc>
          <w:tcPr>
            <w:tcW w:w="990" w:type="dxa"/>
            <w:shd w:val="clear" w:color="auto" w:fill="auto"/>
            <w:noWrap/>
            <w:vAlign w:val="bottom"/>
            <w:hideMark/>
          </w:tcPr>
          <w:p w14:paraId="6983B47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92.92</w:t>
            </w:r>
          </w:p>
        </w:tc>
      </w:tr>
      <w:tr w:rsidR="002C45AF" w:rsidRPr="002C45AF" w14:paraId="11A928CB" w14:textId="77777777" w:rsidTr="002C45AF">
        <w:trPr>
          <w:trHeight w:val="300"/>
        </w:trPr>
        <w:tc>
          <w:tcPr>
            <w:tcW w:w="1080" w:type="dxa"/>
            <w:shd w:val="clear" w:color="auto" w:fill="auto"/>
            <w:noWrap/>
            <w:vAlign w:val="bottom"/>
            <w:hideMark/>
          </w:tcPr>
          <w:p w14:paraId="0403F5CA"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603FC36"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694E3E7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79BF27C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172D5C6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0.9639</w:t>
            </w:r>
          </w:p>
        </w:tc>
        <w:tc>
          <w:tcPr>
            <w:tcW w:w="916" w:type="dxa"/>
            <w:shd w:val="clear" w:color="auto" w:fill="auto"/>
            <w:noWrap/>
            <w:vAlign w:val="bottom"/>
            <w:hideMark/>
          </w:tcPr>
          <w:p w14:paraId="182E32B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3F5B3B3E"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29FC80E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19.31</w:t>
            </w:r>
          </w:p>
        </w:tc>
        <w:tc>
          <w:tcPr>
            <w:tcW w:w="990" w:type="dxa"/>
            <w:shd w:val="clear" w:color="auto" w:fill="auto"/>
            <w:noWrap/>
            <w:vAlign w:val="bottom"/>
            <w:hideMark/>
          </w:tcPr>
          <w:p w14:paraId="56EB084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22.23</w:t>
            </w:r>
          </w:p>
        </w:tc>
      </w:tr>
      <w:tr w:rsidR="002C45AF" w:rsidRPr="002C45AF" w14:paraId="38EEEAB0" w14:textId="77777777" w:rsidTr="002C45AF">
        <w:trPr>
          <w:trHeight w:val="300"/>
        </w:trPr>
        <w:tc>
          <w:tcPr>
            <w:tcW w:w="1080" w:type="dxa"/>
            <w:shd w:val="clear" w:color="auto" w:fill="auto"/>
            <w:noWrap/>
            <w:vAlign w:val="bottom"/>
            <w:hideMark/>
          </w:tcPr>
          <w:p w14:paraId="7A6413D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299565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74CF78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2EC06E0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12710D7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0.9628</w:t>
            </w:r>
          </w:p>
        </w:tc>
        <w:tc>
          <w:tcPr>
            <w:tcW w:w="916" w:type="dxa"/>
            <w:shd w:val="clear" w:color="auto" w:fill="auto"/>
            <w:noWrap/>
            <w:vAlign w:val="bottom"/>
            <w:hideMark/>
          </w:tcPr>
          <w:p w14:paraId="61A62DC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3F37B88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7AE456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21.55</w:t>
            </w:r>
          </w:p>
        </w:tc>
        <w:tc>
          <w:tcPr>
            <w:tcW w:w="990" w:type="dxa"/>
            <w:shd w:val="clear" w:color="auto" w:fill="auto"/>
            <w:noWrap/>
            <w:vAlign w:val="bottom"/>
            <w:hideMark/>
          </w:tcPr>
          <w:p w14:paraId="53A9ECD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31.89</w:t>
            </w:r>
          </w:p>
        </w:tc>
      </w:tr>
      <w:tr w:rsidR="002C45AF" w:rsidRPr="002C45AF" w14:paraId="0F29873E" w14:textId="77777777" w:rsidTr="002C45AF">
        <w:trPr>
          <w:trHeight w:val="300"/>
        </w:trPr>
        <w:tc>
          <w:tcPr>
            <w:tcW w:w="1080" w:type="dxa"/>
            <w:shd w:val="clear" w:color="auto" w:fill="auto"/>
            <w:noWrap/>
            <w:vAlign w:val="bottom"/>
            <w:hideMark/>
          </w:tcPr>
          <w:p w14:paraId="767A5B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7A0312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EBA9A7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77C4146D"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5E6E0B7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0.9603</w:t>
            </w:r>
          </w:p>
        </w:tc>
        <w:tc>
          <w:tcPr>
            <w:tcW w:w="916" w:type="dxa"/>
            <w:shd w:val="clear" w:color="auto" w:fill="auto"/>
            <w:noWrap/>
            <w:vAlign w:val="bottom"/>
            <w:hideMark/>
          </w:tcPr>
          <w:p w14:paraId="2FD11E6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4871F0C"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4EBEBE7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55.47</w:t>
            </w:r>
          </w:p>
        </w:tc>
        <w:tc>
          <w:tcPr>
            <w:tcW w:w="990" w:type="dxa"/>
            <w:shd w:val="clear" w:color="auto" w:fill="auto"/>
            <w:noWrap/>
            <w:vAlign w:val="bottom"/>
            <w:hideMark/>
          </w:tcPr>
          <w:p w14:paraId="069EA4E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71.19</w:t>
            </w:r>
          </w:p>
        </w:tc>
      </w:tr>
      <w:tr w:rsidR="002C45AF" w:rsidRPr="002C45AF" w14:paraId="2E9BC782" w14:textId="77777777" w:rsidTr="002C45AF">
        <w:trPr>
          <w:trHeight w:val="300"/>
        </w:trPr>
        <w:tc>
          <w:tcPr>
            <w:tcW w:w="1080" w:type="dxa"/>
            <w:shd w:val="clear" w:color="auto" w:fill="auto"/>
            <w:noWrap/>
            <w:vAlign w:val="bottom"/>
            <w:hideMark/>
          </w:tcPr>
          <w:p w14:paraId="7FC4AE01"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93C663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09C1CCB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6AD8339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0320F11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0.9561</w:t>
            </w:r>
          </w:p>
        </w:tc>
        <w:tc>
          <w:tcPr>
            <w:tcW w:w="916" w:type="dxa"/>
            <w:shd w:val="clear" w:color="auto" w:fill="auto"/>
            <w:noWrap/>
            <w:vAlign w:val="bottom"/>
            <w:hideMark/>
          </w:tcPr>
          <w:p w14:paraId="327508C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4EDE4408"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2.65</w:t>
            </w:r>
          </w:p>
        </w:tc>
        <w:tc>
          <w:tcPr>
            <w:tcW w:w="1170" w:type="dxa"/>
            <w:shd w:val="clear" w:color="auto" w:fill="auto"/>
            <w:noWrap/>
            <w:vAlign w:val="bottom"/>
            <w:hideMark/>
          </w:tcPr>
          <w:p w14:paraId="3FE4D84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18.89</w:t>
            </w:r>
          </w:p>
        </w:tc>
        <w:tc>
          <w:tcPr>
            <w:tcW w:w="990" w:type="dxa"/>
            <w:shd w:val="clear" w:color="auto" w:fill="auto"/>
            <w:noWrap/>
            <w:vAlign w:val="bottom"/>
            <w:hideMark/>
          </w:tcPr>
          <w:p w14:paraId="4949C87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21.81</w:t>
            </w:r>
          </w:p>
        </w:tc>
      </w:tr>
      <w:tr w:rsidR="002C45AF" w:rsidRPr="002C45AF" w14:paraId="76E2746C" w14:textId="77777777" w:rsidTr="002C45AF">
        <w:trPr>
          <w:trHeight w:val="300"/>
        </w:trPr>
        <w:tc>
          <w:tcPr>
            <w:tcW w:w="1080" w:type="dxa"/>
            <w:shd w:val="clear" w:color="auto" w:fill="auto"/>
            <w:noWrap/>
            <w:vAlign w:val="bottom"/>
            <w:hideMark/>
          </w:tcPr>
          <w:p w14:paraId="544AAD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473BB67"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24E2011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0D4FA73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address</w:t>
            </w:r>
          </w:p>
        </w:tc>
        <w:tc>
          <w:tcPr>
            <w:tcW w:w="381" w:type="dxa"/>
            <w:shd w:val="clear" w:color="auto" w:fill="auto"/>
            <w:noWrap/>
            <w:vAlign w:val="bottom"/>
            <w:hideMark/>
          </w:tcPr>
          <w:p w14:paraId="67F2594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0.9534</w:t>
            </w:r>
          </w:p>
        </w:tc>
        <w:tc>
          <w:tcPr>
            <w:tcW w:w="916" w:type="dxa"/>
            <w:shd w:val="clear" w:color="auto" w:fill="auto"/>
            <w:noWrap/>
            <w:vAlign w:val="bottom"/>
            <w:hideMark/>
          </w:tcPr>
          <w:p w14:paraId="1A239A51"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62E3DC3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A84B639"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20.80</w:t>
            </w:r>
          </w:p>
        </w:tc>
        <w:tc>
          <w:tcPr>
            <w:tcW w:w="990" w:type="dxa"/>
            <w:shd w:val="clear" w:color="auto" w:fill="auto"/>
            <w:noWrap/>
            <w:vAlign w:val="bottom"/>
            <w:hideMark/>
          </w:tcPr>
          <w:p w14:paraId="304F8D0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31.14</w:t>
            </w:r>
          </w:p>
        </w:tc>
      </w:tr>
      <w:tr w:rsidR="002C45AF" w:rsidRPr="002C45AF" w14:paraId="58F6FC3A" w14:textId="77777777" w:rsidTr="002C45AF">
        <w:trPr>
          <w:trHeight w:val="300"/>
        </w:trPr>
        <w:tc>
          <w:tcPr>
            <w:tcW w:w="1080" w:type="dxa"/>
            <w:shd w:val="clear" w:color="auto" w:fill="auto"/>
            <w:noWrap/>
            <w:vAlign w:val="bottom"/>
            <w:hideMark/>
          </w:tcPr>
          <w:p w14:paraId="5CD804CC"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4831A168"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1EF27F7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w:t>
            </w:r>
          </w:p>
        </w:tc>
        <w:tc>
          <w:tcPr>
            <w:tcW w:w="4284" w:type="dxa"/>
            <w:shd w:val="clear" w:color="auto" w:fill="auto"/>
            <w:noWrap/>
            <w:vAlign w:val="bottom"/>
            <w:hideMark/>
          </w:tcPr>
          <w:p w14:paraId="5811ED13"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crc_rate</w:t>
            </w:r>
            <w:proofErr w:type="spellEnd"/>
            <w:r w:rsidRPr="002C45AF">
              <w:rPr>
                <w:rFonts w:ascii="Aptos Narrow" w:hAnsi="Aptos Narrow" w:cs="Times New Roman"/>
                <w:color w:val="000000"/>
                <w:sz w:val="22"/>
                <w:szCs w:val="22"/>
                <w:lang w:val="en-US" w:eastAsia="en-US"/>
              </w:rPr>
              <w:t>, gain, length</w:t>
            </w:r>
          </w:p>
        </w:tc>
        <w:tc>
          <w:tcPr>
            <w:tcW w:w="381" w:type="dxa"/>
            <w:shd w:val="clear" w:color="auto" w:fill="auto"/>
            <w:noWrap/>
            <w:vAlign w:val="bottom"/>
            <w:hideMark/>
          </w:tcPr>
          <w:p w14:paraId="4633A92A"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0.952</w:t>
            </w:r>
          </w:p>
        </w:tc>
        <w:tc>
          <w:tcPr>
            <w:tcW w:w="916" w:type="dxa"/>
            <w:shd w:val="clear" w:color="auto" w:fill="auto"/>
            <w:noWrap/>
            <w:vAlign w:val="bottom"/>
            <w:hideMark/>
          </w:tcPr>
          <w:p w14:paraId="315B538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0.27</w:t>
            </w:r>
          </w:p>
        </w:tc>
        <w:tc>
          <w:tcPr>
            <w:tcW w:w="1040" w:type="dxa"/>
            <w:shd w:val="clear" w:color="auto" w:fill="auto"/>
            <w:noWrap/>
            <w:vAlign w:val="bottom"/>
            <w:hideMark/>
          </w:tcPr>
          <w:p w14:paraId="179FAA00"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8.35</w:t>
            </w:r>
          </w:p>
        </w:tc>
        <w:tc>
          <w:tcPr>
            <w:tcW w:w="1170" w:type="dxa"/>
            <w:shd w:val="clear" w:color="auto" w:fill="auto"/>
            <w:noWrap/>
            <w:vAlign w:val="bottom"/>
            <w:hideMark/>
          </w:tcPr>
          <w:p w14:paraId="63497A9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76.31</w:t>
            </w:r>
          </w:p>
        </w:tc>
        <w:tc>
          <w:tcPr>
            <w:tcW w:w="990" w:type="dxa"/>
            <w:shd w:val="clear" w:color="auto" w:fill="auto"/>
            <w:noWrap/>
            <w:vAlign w:val="bottom"/>
            <w:hideMark/>
          </w:tcPr>
          <w:p w14:paraId="14F0123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84.94</w:t>
            </w:r>
          </w:p>
        </w:tc>
      </w:tr>
      <w:tr w:rsidR="002C45AF" w:rsidRPr="002C45AF" w14:paraId="33C05CB3" w14:textId="77777777" w:rsidTr="002C45AF">
        <w:trPr>
          <w:trHeight w:val="300"/>
        </w:trPr>
        <w:tc>
          <w:tcPr>
            <w:tcW w:w="1080" w:type="dxa"/>
            <w:shd w:val="clear" w:color="auto" w:fill="auto"/>
            <w:noWrap/>
            <w:vAlign w:val="bottom"/>
            <w:hideMark/>
          </w:tcPr>
          <w:p w14:paraId="5C8A826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F57ABA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7073A06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1EDD719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xml:space="preserve">, </w:t>
            </w:r>
            <w:proofErr w:type="spellStart"/>
            <w:r w:rsidRPr="002C45AF">
              <w:rPr>
                <w:rFonts w:ascii="Aptos Narrow" w:hAnsi="Aptos Narrow" w:cs="Times New Roman"/>
                <w:color w:val="000000"/>
                <w:sz w:val="22"/>
                <w:szCs w:val="22"/>
                <w:lang w:val="en-US" w:eastAsia="en-US"/>
              </w:rPr>
              <w:t>reset_rate</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4817907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0.9472</w:t>
            </w:r>
          </w:p>
        </w:tc>
        <w:tc>
          <w:tcPr>
            <w:tcW w:w="916" w:type="dxa"/>
            <w:shd w:val="clear" w:color="auto" w:fill="auto"/>
            <w:noWrap/>
            <w:vAlign w:val="bottom"/>
            <w:hideMark/>
          </w:tcPr>
          <w:p w14:paraId="6472A45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1D175E4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8.26</w:t>
            </w:r>
          </w:p>
        </w:tc>
        <w:tc>
          <w:tcPr>
            <w:tcW w:w="1170" w:type="dxa"/>
            <w:shd w:val="clear" w:color="auto" w:fill="auto"/>
            <w:noWrap/>
            <w:vAlign w:val="bottom"/>
            <w:hideMark/>
          </w:tcPr>
          <w:p w14:paraId="24884D8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32.85</w:t>
            </w:r>
          </w:p>
        </w:tc>
        <w:tc>
          <w:tcPr>
            <w:tcW w:w="990" w:type="dxa"/>
            <w:shd w:val="clear" w:color="auto" w:fill="auto"/>
            <w:noWrap/>
            <w:vAlign w:val="bottom"/>
            <w:hideMark/>
          </w:tcPr>
          <w:p w14:paraId="1C13841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44.66</w:t>
            </w:r>
          </w:p>
        </w:tc>
      </w:tr>
      <w:tr w:rsidR="002C45AF" w:rsidRPr="002C45AF" w14:paraId="772938EB" w14:textId="77777777" w:rsidTr="002C45AF">
        <w:trPr>
          <w:trHeight w:val="300"/>
        </w:trPr>
        <w:tc>
          <w:tcPr>
            <w:tcW w:w="1080" w:type="dxa"/>
            <w:shd w:val="clear" w:color="auto" w:fill="auto"/>
            <w:noWrap/>
            <w:vAlign w:val="bottom"/>
            <w:hideMark/>
          </w:tcPr>
          <w:p w14:paraId="231170F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12BF15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RF</w:t>
            </w:r>
          </w:p>
        </w:tc>
        <w:tc>
          <w:tcPr>
            <w:tcW w:w="986" w:type="dxa"/>
            <w:shd w:val="clear" w:color="auto" w:fill="auto"/>
            <w:noWrap/>
            <w:vAlign w:val="bottom"/>
            <w:hideMark/>
          </w:tcPr>
          <w:p w14:paraId="610757D2"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w:t>
            </w:r>
          </w:p>
        </w:tc>
        <w:tc>
          <w:tcPr>
            <w:tcW w:w="4284" w:type="dxa"/>
            <w:shd w:val="clear" w:color="auto" w:fill="auto"/>
            <w:noWrap/>
            <w:vAlign w:val="bottom"/>
            <w:hideMark/>
          </w:tcPr>
          <w:p w14:paraId="71C10EEB"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gain, address</w:t>
            </w:r>
          </w:p>
        </w:tc>
        <w:tc>
          <w:tcPr>
            <w:tcW w:w="381" w:type="dxa"/>
            <w:shd w:val="clear" w:color="auto" w:fill="auto"/>
            <w:noWrap/>
            <w:vAlign w:val="bottom"/>
            <w:hideMark/>
          </w:tcPr>
          <w:p w14:paraId="77FDE78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0.9461</w:t>
            </w:r>
          </w:p>
        </w:tc>
        <w:tc>
          <w:tcPr>
            <w:tcW w:w="916" w:type="dxa"/>
            <w:shd w:val="clear" w:color="auto" w:fill="auto"/>
            <w:noWrap/>
            <w:vAlign w:val="bottom"/>
            <w:hideMark/>
          </w:tcPr>
          <w:p w14:paraId="16AD350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0DD8070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8.11</w:t>
            </w:r>
          </w:p>
        </w:tc>
        <w:tc>
          <w:tcPr>
            <w:tcW w:w="1170" w:type="dxa"/>
            <w:shd w:val="clear" w:color="auto" w:fill="auto"/>
            <w:noWrap/>
            <w:vAlign w:val="bottom"/>
            <w:hideMark/>
          </w:tcPr>
          <w:p w14:paraId="3391E42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57.43</w:t>
            </w:r>
          </w:p>
        </w:tc>
        <w:tc>
          <w:tcPr>
            <w:tcW w:w="990" w:type="dxa"/>
            <w:shd w:val="clear" w:color="auto" w:fill="auto"/>
            <w:noWrap/>
            <w:vAlign w:val="bottom"/>
            <w:hideMark/>
          </w:tcPr>
          <w:p w14:paraId="7EEA220D"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73.15</w:t>
            </w:r>
          </w:p>
        </w:tc>
      </w:tr>
      <w:tr w:rsidR="002C45AF" w:rsidRPr="002C45AF" w14:paraId="6C4220E8" w14:textId="77777777" w:rsidTr="002C45AF">
        <w:trPr>
          <w:trHeight w:val="300"/>
        </w:trPr>
        <w:tc>
          <w:tcPr>
            <w:tcW w:w="1080" w:type="dxa"/>
            <w:shd w:val="clear" w:color="auto" w:fill="auto"/>
            <w:noWrap/>
            <w:vAlign w:val="bottom"/>
            <w:hideMark/>
          </w:tcPr>
          <w:p w14:paraId="656F7B39"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57A5418E"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587994F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8</w:t>
            </w:r>
          </w:p>
        </w:tc>
        <w:tc>
          <w:tcPr>
            <w:tcW w:w="4284" w:type="dxa"/>
            <w:shd w:val="clear" w:color="auto" w:fill="auto"/>
            <w:noWrap/>
            <w:vAlign w:val="bottom"/>
            <w:hideMark/>
          </w:tcPr>
          <w:p w14:paraId="4B55547F"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 xml:space="preserve">deadband, setpoint,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xml:space="preserve">, </w:t>
            </w:r>
            <w:proofErr w:type="spellStart"/>
            <w:r w:rsidRPr="002C45AF">
              <w:rPr>
                <w:rFonts w:ascii="Aptos Narrow" w:hAnsi="Aptos Narrow" w:cs="Times New Roman"/>
                <w:color w:val="000000"/>
                <w:sz w:val="22"/>
                <w:szCs w:val="22"/>
                <w:lang w:val="en-US" w:eastAsia="en-US"/>
              </w:rPr>
              <w:t>reset_rate</w:t>
            </w:r>
            <w:proofErr w:type="spellEnd"/>
            <w:r w:rsidRPr="002C45AF">
              <w:rPr>
                <w:rFonts w:ascii="Aptos Narrow" w:hAnsi="Aptos Narrow" w:cs="Times New Roman"/>
                <w:color w:val="000000"/>
                <w:sz w:val="22"/>
                <w:szCs w:val="22"/>
                <w:lang w:val="en-US" w:eastAsia="en-US"/>
              </w:rPr>
              <w:t>, address</w:t>
            </w:r>
          </w:p>
        </w:tc>
        <w:tc>
          <w:tcPr>
            <w:tcW w:w="381" w:type="dxa"/>
            <w:shd w:val="clear" w:color="auto" w:fill="auto"/>
            <w:noWrap/>
            <w:vAlign w:val="bottom"/>
            <w:hideMark/>
          </w:tcPr>
          <w:p w14:paraId="7E80DDB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0.9456</w:t>
            </w:r>
          </w:p>
        </w:tc>
        <w:tc>
          <w:tcPr>
            <w:tcW w:w="916" w:type="dxa"/>
            <w:shd w:val="clear" w:color="auto" w:fill="auto"/>
            <w:noWrap/>
            <w:vAlign w:val="bottom"/>
            <w:hideMark/>
          </w:tcPr>
          <w:p w14:paraId="52EC065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3.54</w:t>
            </w:r>
          </w:p>
        </w:tc>
        <w:tc>
          <w:tcPr>
            <w:tcW w:w="1040" w:type="dxa"/>
            <w:shd w:val="clear" w:color="auto" w:fill="auto"/>
            <w:noWrap/>
            <w:vAlign w:val="bottom"/>
            <w:hideMark/>
          </w:tcPr>
          <w:p w14:paraId="43BBB223"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2.86</w:t>
            </w:r>
          </w:p>
        </w:tc>
        <w:tc>
          <w:tcPr>
            <w:tcW w:w="1170" w:type="dxa"/>
            <w:shd w:val="clear" w:color="auto" w:fill="auto"/>
            <w:noWrap/>
            <w:vAlign w:val="bottom"/>
            <w:hideMark/>
          </w:tcPr>
          <w:p w14:paraId="12ADB89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18.13</w:t>
            </w:r>
          </w:p>
        </w:tc>
        <w:tc>
          <w:tcPr>
            <w:tcW w:w="990" w:type="dxa"/>
            <w:shd w:val="clear" w:color="auto" w:fill="auto"/>
            <w:noWrap/>
            <w:vAlign w:val="bottom"/>
            <w:hideMark/>
          </w:tcPr>
          <w:p w14:paraId="2D8F4476"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24.53</w:t>
            </w:r>
          </w:p>
        </w:tc>
      </w:tr>
      <w:tr w:rsidR="002C45AF" w:rsidRPr="002C45AF" w14:paraId="40993E96" w14:textId="77777777" w:rsidTr="002C45AF">
        <w:trPr>
          <w:trHeight w:val="300"/>
        </w:trPr>
        <w:tc>
          <w:tcPr>
            <w:tcW w:w="1080" w:type="dxa"/>
            <w:shd w:val="clear" w:color="auto" w:fill="auto"/>
            <w:noWrap/>
            <w:vAlign w:val="bottom"/>
            <w:hideMark/>
          </w:tcPr>
          <w:p w14:paraId="40A762A0"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6522FD75"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XGB</w:t>
            </w:r>
          </w:p>
        </w:tc>
        <w:tc>
          <w:tcPr>
            <w:tcW w:w="986" w:type="dxa"/>
            <w:shd w:val="clear" w:color="auto" w:fill="auto"/>
            <w:noWrap/>
            <w:vAlign w:val="bottom"/>
            <w:hideMark/>
          </w:tcPr>
          <w:p w14:paraId="7D3843DB"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6</w:t>
            </w:r>
          </w:p>
        </w:tc>
        <w:tc>
          <w:tcPr>
            <w:tcW w:w="4284" w:type="dxa"/>
            <w:shd w:val="clear" w:color="auto" w:fill="auto"/>
            <w:noWrap/>
            <w:vAlign w:val="bottom"/>
            <w:hideMark/>
          </w:tcPr>
          <w:p w14:paraId="72901594" w14:textId="77777777" w:rsidR="002C45AF" w:rsidRPr="002C45AF" w:rsidRDefault="002C45AF" w:rsidP="002C45AF">
            <w:pPr>
              <w:spacing w:line="240" w:lineRule="auto"/>
              <w:jc w:val="left"/>
              <w:rPr>
                <w:rFonts w:ascii="Aptos Narrow" w:hAnsi="Aptos Narrow" w:cs="Times New Roman"/>
                <w:color w:val="000000"/>
                <w:sz w:val="22"/>
                <w:szCs w:val="22"/>
                <w:lang w:val="en-US" w:eastAsia="en-US"/>
              </w:rPr>
            </w:pPr>
            <w:proofErr w:type="spellStart"/>
            <w:r w:rsidRPr="002C45AF">
              <w:rPr>
                <w:rFonts w:ascii="Aptos Narrow" w:hAnsi="Aptos Narrow" w:cs="Times New Roman"/>
                <w:color w:val="000000"/>
                <w:sz w:val="22"/>
                <w:szCs w:val="22"/>
                <w:lang w:val="en-US" w:eastAsia="en-US"/>
              </w:rPr>
              <w:t>system_mode</w:t>
            </w:r>
            <w:proofErr w:type="spellEnd"/>
            <w:r w:rsidRPr="002C45AF">
              <w:rPr>
                <w:rFonts w:ascii="Aptos Narrow" w:hAnsi="Aptos Narrow" w:cs="Times New Roman"/>
                <w:color w:val="000000"/>
                <w:sz w:val="22"/>
                <w:szCs w:val="22"/>
                <w:lang w:val="en-US" w:eastAsia="en-US"/>
              </w:rPr>
              <w:t xml:space="preserve">, pump, deadband, control_scheme, solenoid, </w:t>
            </w:r>
            <w:proofErr w:type="spellStart"/>
            <w:r w:rsidRPr="002C45AF">
              <w:rPr>
                <w:rFonts w:ascii="Aptos Narrow" w:hAnsi="Aptos Narrow" w:cs="Times New Roman"/>
                <w:color w:val="000000"/>
                <w:sz w:val="22"/>
                <w:szCs w:val="22"/>
                <w:lang w:val="en-US" w:eastAsia="en-US"/>
              </w:rPr>
              <w:t>pressure_measurement</w:t>
            </w:r>
            <w:proofErr w:type="spellEnd"/>
            <w:r w:rsidRPr="002C45AF">
              <w:rPr>
                <w:rFonts w:ascii="Aptos Narrow" w:hAnsi="Aptos Narrow" w:cs="Times New Roman"/>
                <w:color w:val="000000"/>
                <w:sz w:val="22"/>
                <w:szCs w:val="22"/>
                <w:lang w:val="en-US" w:eastAsia="en-US"/>
              </w:rPr>
              <w:t>, rate, gain, address</w:t>
            </w:r>
          </w:p>
        </w:tc>
        <w:tc>
          <w:tcPr>
            <w:tcW w:w="381" w:type="dxa"/>
            <w:shd w:val="clear" w:color="auto" w:fill="auto"/>
            <w:noWrap/>
            <w:vAlign w:val="bottom"/>
            <w:hideMark/>
          </w:tcPr>
          <w:p w14:paraId="25F5250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0.9399</w:t>
            </w:r>
          </w:p>
        </w:tc>
        <w:tc>
          <w:tcPr>
            <w:tcW w:w="916" w:type="dxa"/>
            <w:shd w:val="clear" w:color="auto" w:fill="auto"/>
            <w:noWrap/>
            <w:vAlign w:val="bottom"/>
            <w:hideMark/>
          </w:tcPr>
          <w:p w14:paraId="4F228FE5"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7.61</w:t>
            </w:r>
          </w:p>
        </w:tc>
        <w:tc>
          <w:tcPr>
            <w:tcW w:w="1040" w:type="dxa"/>
            <w:shd w:val="clear" w:color="auto" w:fill="auto"/>
            <w:noWrap/>
            <w:vAlign w:val="bottom"/>
            <w:hideMark/>
          </w:tcPr>
          <w:p w14:paraId="7BF71CE7"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2.73</w:t>
            </w:r>
          </w:p>
        </w:tc>
        <w:tc>
          <w:tcPr>
            <w:tcW w:w="1170" w:type="dxa"/>
            <w:shd w:val="clear" w:color="auto" w:fill="auto"/>
            <w:noWrap/>
            <w:vAlign w:val="bottom"/>
            <w:hideMark/>
          </w:tcPr>
          <w:p w14:paraId="521CCC84"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19.15</w:t>
            </w:r>
          </w:p>
        </w:tc>
        <w:tc>
          <w:tcPr>
            <w:tcW w:w="990" w:type="dxa"/>
            <w:shd w:val="clear" w:color="auto" w:fill="auto"/>
            <w:noWrap/>
            <w:vAlign w:val="bottom"/>
            <w:hideMark/>
          </w:tcPr>
          <w:p w14:paraId="35DED4DF" w14:textId="77777777" w:rsidR="002C45AF" w:rsidRPr="002C45AF" w:rsidRDefault="002C45AF" w:rsidP="002C45AF">
            <w:pPr>
              <w:spacing w:line="240" w:lineRule="auto"/>
              <w:jc w:val="right"/>
              <w:rPr>
                <w:rFonts w:ascii="Aptos Narrow" w:hAnsi="Aptos Narrow" w:cs="Times New Roman"/>
                <w:color w:val="000000"/>
                <w:sz w:val="22"/>
                <w:szCs w:val="22"/>
                <w:lang w:val="en-US" w:eastAsia="en-US"/>
              </w:rPr>
            </w:pPr>
            <w:r w:rsidRPr="002C45AF">
              <w:rPr>
                <w:rFonts w:ascii="Aptos Narrow" w:hAnsi="Aptos Narrow" w:cs="Times New Roman"/>
                <w:color w:val="000000"/>
                <w:sz w:val="22"/>
                <w:szCs w:val="22"/>
                <w:lang w:val="en-US" w:eastAsia="en-US"/>
              </w:rPr>
              <w:t>29.48</w:t>
            </w:r>
          </w:p>
        </w:tc>
      </w:tr>
    </w:tbl>
    <w:p w14:paraId="5EAC9FD7" w14:textId="67D2192D" w:rsidR="00027916" w:rsidRDefault="00027916" w:rsidP="00027916">
      <w:pPr>
        <w:pStyle w:val="Caption"/>
        <w:keepNext/>
      </w:pPr>
    </w:p>
    <w:p w14:paraId="44C0A55C" w14:textId="77777777" w:rsidR="00095183" w:rsidRPr="00095183" w:rsidRDefault="00095183" w:rsidP="00095183">
      <w:pPr>
        <w:rPr>
          <w:rFonts w:eastAsiaTheme="minorEastAsia"/>
          <w:lang w:val="en-US"/>
        </w:rPr>
      </w:pPr>
      <w:r w:rsidRPr="00095183">
        <w:rPr>
          <w:rFonts w:eastAsiaTheme="minorEastAsia"/>
          <w:lang w:val="en-US"/>
        </w:rPr>
        <w:t>The results show that Random Forest (RF) consistently outperformed XGBoost (XGB) when using fewer than 11 features, demonstrating greater resilience to feature reduction. RF maintained an F1 score above 0.97, even when the number of features was reduced to seven, highlighting its ability to handle reduced-dimensional datasets effectively.</w:t>
      </w:r>
    </w:p>
    <w:p w14:paraId="2D948CFF" w14:textId="77777777" w:rsidR="00095183" w:rsidRPr="00095183" w:rsidRDefault="00095183" w:rsidP="00095183">
      <w:pPr>
        <w:rPr>
          <w:rFonts w:eastAsiaTheme="minorEastAsia"/>
          <w:lang w:val="en-US"/>
        </w:rPr>
      </w:pPr>
      <w:r w:rsidRPr="00095183">
        <w:rPr>
          <w:rFonts w:eastAsiaTheme="minorEastAsia"/>
          <w:lang w:val="en-US"/>
        </w:rPr>
        <w:lastRenderedPageBreak/>
        <w:t>Among the ranking methods, WFI-XGB and WFI-RF produced the highest F1 scores. The best-performing model, WFI-XGB with RF and 11 features, achieved an F1 score of 0.9851, closely followed by WFI-RF with RF at 0.9850, confirming that Weighted Feature Importance (WFI) is highly effective in reduced feature scenarios, especially with RF.</w:t>
      </w:r>
    </w:p>
    <w:p w14:paraId="36F1CC8F" w14:textId="77777777" w:rsidR="00095183" w:rsidRPr="00095183" w:rsidRDefault="00095183" w:rsidP="00095183">
      <w:pPr>
        <w:rPr>
          <w:rFonts w:eastAsiaTheme="minorEastAsia"/>
          <w:lang w:val="en-US"/>
        </w:rPr>
      </w:pPr>
      <w:r w:rsidRPr="00095183">
        <w:rPr>
          <w:rFonts w:eastAsiaTheme="minorEastAsia"/>
          <w:lang w:val="en-US"/>
        </w:rPr>
        <w:t xml:space="preserve">Feature elimination trends indicate that removing up to 6 features had minimal impact, keeping F1 scores near 0.98. However, performance declined more noticeably beyond 7-9 removed features, suggesting a threshold </w:t>
      </w:r>
      <w:proofErr w:type="gramStart"/>
      <w:r w:rsidRPr="00095183">
        <w:rPr>
          <w:rFonts w:eastAsiaTheme="minorEastAsia"/>
          <w:lang w:val="en-US"/>
        </w:rPr>
        <w:t>where</w:t>
      </w:r>
      <w:proofErr w:type="gramEnd"/>
      <w:r w:rsidRPr="00095183">
        <w:rPr>
          <w:rFonts w:eastAsiaTheme="minorEastAsia"/>
          <w:lang w:val="en-US"/>
        </w:rPr>
        <w:t xml:space="preserve"> further reduction harms classification accuracy. The most frequently removed features in high-performing models included Control Scheme, Solenoid, and Pump, indicating their lower contribution to predictive accuracy.</w:t>
      </w:r>
    </w:p>
    <w:p w14:paraId="75414D15" w14:textId="77777777" w:rsidR="00095183" w:rsidRPr="00095183" w:rsidRDefault="00095183" w:rsidP="00095183">
      <w:pPr>
        <w:rPr>
          <w:rFonts w:eastAsiaTheme="minorEastAsia"/>
          <w:lang w:val="en-US"/>
        </w:rPr>
      </w:pPr>
      <w:r w:rsidRPr="00095183">
        <w:rPr>
          <w:rFonts w:eastAsiaTheme="minorEastAsia"/>
          <w:lang w:val="en-US"/>
        </w:rPr>
        <w:t xml:space="preserve">Since all feature selection methods involved removing a set number of </w:t>
      </w:r>
      <w:proofErr w:type="gramStart"/>
      <w:r w:rsidRPr="00095183">
        <w:rPr>
          <w:rFonts w:eastAsiaTheme="minorEastAsia"/>
          <w:lang w:val="en-US"/>
        </w:rPr>
        <w:t>least</w:t>
      </w:r>
      <w:proofErr w:type="gramEnd"/>
      <w:r w:rsidRPr="00095183">
        <w:rPr>
          <w:rFonts w:eastAsiaTheme="minorEastAsia"/>
          <w:lang w:val="en-US"/>
        </w:rPr>
        <w:t xml:space="preserve"> important features, the feature selection time column in Table 10 essentially represents model creation time. This means the time listed under "Feature Selection Time" accounts for both ranking and model creation.</w:t>
      </w:r>
    </w:p>
    <w:p w14:paraId="6537153D" w14:textId="77777777" w:rsidR="00095183" w:rsidRPr="00095183" w:rsidRDefault="00095183" w:rsidP="00095183">
      <w:pPr>
        <w:rPr>
          <w:rFonts w:eastAsiaTheme="minorEastAsia"/>
          <w:lang w:val="en-US"/>
        </w:rPr>
      </w:pPr>
      <w:r w:rsidRPr="00095183">
        <w:rPr>
          <w:rFonts w:eastAsiaTheme="minorEastAsia"/>
          <w:lang w:val="en-US"/>
        </w:rPr>
        <w:t>XGBoost struggled slightly as the number of features dropped below 11, with gradual declines in F1 score compared to RF, though it still achieved F1 scores above 0.96 in most cases. Additionally, XGBoost training times varied between 2.65 and 8+ seconds, highlighting inconsistencies in handling different feature subsets. In contrast, RF remained stable above 0.97 with 7-11 features, confirming its superior resilience to feature elimination.</w:t>
      </w:r>
    </w:p>
    <w:p w14:paraId="6A08B641" w14:textId="67902453" w:rsidR="00771BB3" w:rsidRPr="00A1336B" w:rsidRDefault="00095183" w:rsidP="00A1336B">
      <w:pPr>
        <w:rPr>
          <w:rFonts w:eastAsiaTheme="minorEastAsia"/>
          <w:lang w:val="en-US"/>
        </w:rPr>
      </w:pPr>
      <w:r w:rsidRPr="00095183">
        <w:rPr>
          <w:rFonts w:eastAsiaTheme="minorEastAsia"/>
          <w:lang w:val="en-US"/>
        </w:rPr>
        <w:t>Overall, RF is the better choice for models with fewer features, as it maintains strong predictive performance even with aggressive feature reduction. However, XGBoost remains competitive, though it benefits more from a larger feature set.</w:t>
      </w:r>
    </w:p>
    <w:p w14:paraId="3DE39B33" w14:textId="77777777" w:rsidR="00B9254D" w:rsidRDefault="00B9254D" w:rsidP="00F913EE">
      <w:pPr>
        <w:rPr>
          <w:rFonts w:eastAsiaTheme="minorEastAsia"/>
          <w:lang w:val="en-US"/>
        </w:rPr>
      </w:pPr>
    </w:p>
    <w:p w14:paraId="523AF958" w14:textId="07D69ED9" w:rsidR="00562B38" w:rsidRDefault="004A4644" w:rsidP="004A4644">
      <w:pPr>
        <w:pStyle w:val="Heading3"/>
        <w:rPr>
          <w:rFonts w:eastAsiaTheme="minorEastAsia"/>
          <w:lang w:val="en-US"/>
        </w:rPr>
      </w:pPr>
      <w:bookmarkStart w:id="59" w:name="_Toc192164968"/>
      <w:r>
        <w:rPr>
          <w:rFonts w:eastAsiaTheme="minorEastAsia"/>
          <w:lang w:val="en-US"/>
        </w:rPr>
        <w:t>Performance on time taken</w:t>
      </w:r>
      <w:bookmarkEnd w:id="59"/>
    </w:p>
    <w:p w14:paraId="7DB01D25" w14:textId="77777777" w:rsidR="00700516" w:rsidRPr="00700516" w:rsidRDefault="00700516" w:rsidP="00700516">
      <w:pPr>
        <w:rPr>
          <w:rFonts w:eastAsiaTheme="minorEastAsia"/>
          <w:lang w:val="en-US"/>
        </w:rPr>
      </w:pPr>
      <w:r w:rsidRPr="00700516">
        <w:rPr>
          <w:rFonts w:eastAsiaTheme="minorEastAsia"/>
          <w:lang w:val="en-US"/>
        </w:rPr>
        <w:t xml:space="preserve">To evaluate the efficiency of different model configurations, we analyzed the time required for ranking, feature selection, and evaluation. Initially, models were ranked by F1 score, and the top 20 were selected. These models were then re-ranked by total time taken, </w:t>
      </w:r>
      <w:r w:rsidRPr="00700516">
        <w:rPr>
          <w:rFonts w:eastAsiaTheme="minorEastAsia"/>
          <w:lang w:val="en-US"/>
        </w:rPr>
        <w:lastRenderedPageBreak/>
        <w:t>ensuring that we prioritize models that achieve both high classification performance and computational efficiency, which is essential for real-time applications.</w:t>
      </w:r>
    </w:p>
    <w:p w14:paraId="3B6446DC" w14:textId="3D7A4CAC" w:rsidR="009C1207" w:rsidRDefault="000057AB" w:rsidP="000057AB">
      <w:pPr>
        <w:pStyle w:val="Caption"/>
        <w:keepNext/>
      </w:pPr>
      <w:r>
        <w:t xml:space="preserve">Table </w:t>
      </w:r>
      <w:r>
        <w:fldChar w:fldCharType="begin"/>
      </w:r>
      <w:r>
        <w:instrText>SEQ Table \* ARABIC</w:instrText>
      </w:r>
      <w:r>
        <w:fldChar w:fldCharType="separate"/>
      </w:r>
      <w:r w:rsidR="00B0672D">
        <w:rPr>
          <w:noProof/>
        </w:rPr>
        <w:t>11</w:t>
      </w:r>
      <w:r>
        <w:fldChar w:fldCharType="end"/>
      </w:r>
      <w:r>
        <w:t xml:space="preserve"> </w:t>
      </w:r>
      <w:r w:rsidR="00302DFB" w:rsidRPr="00302DFB">
        <w:t>Ranking of Model Configurations by Total Computational Time</w:t>
      </w:r>
      <w:r w:rsidR="001E056C">
        <w:t xml:space="preserve"> (Best </w:t>
      </w:r>
      <w:r w:rsidR="00EE7559">
        <w:t xml:space="preserve">20 </w:t>
      </w:r>
      <w:r w:rsidR="001E056C">
        <w:t>F1 Scores</w:t>
      </w:r>
      <w:r w:rsidR="00E30430">
        <w:t>)</w:t>
      </w:r>
    </w:p>
    <w:p w14:paraId="04E89501" w14:textId="62C85B52" w:rsidR="000057AB" w:rsidRDefault="009C1207" w:rsidP="000057AB">
      <w:pPr>
        <w:pStyle w:val="Caption"/>
        <w:keepNext/>
      </w:pPr>
      <w:r>
        <w:t>(micro averaging)</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1080"/>
        <w:gridCol w:w="997"/>
        <w:gridCol w:w="1151"/>
        <w:gridCol w:w="990"/>
        <w:gridCol w:w="990"/>
        <w:gridCol w:w="1170"/>
        <w:gridCol w:w="1137"/>
        <w:gridCol w:w="1203"/>
      </w:tblGrid>
      <w:tr w:rsidR="00206DF5" w:rsidRPr="00206DF5" w14:paraId="73718994" w14:textId="77777777" w:rsidTr="00206DF5">
        <w:trPr>
          <w:trHeight w:val="300"/>
        </w:trPr>
        <w:tc>
          <w:tcPr>
            <w:tcW w:w="997" w:type="dxa"/>
            <w:shd w:val="clear" w:color="auto" w:fill="auto"/>
            <w:noWrap/>
            <w:vAlign w:val="bottom"/>
            <w:hideMark/>
          </w:tcPr>
          <w:p w14:paraId="4BD2D80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Rank Method</w:t>
            </w:r>
          </w:p>
        </w:tc>
        <w:tc>
          <w:tcPr>
            <w:tcW w:w="1080" w:type="dxa"/>
            <w:shd w:val="clear" w:color="auto" w:fill="auto"/>
            <w:noWrap/>
            <w:vAlign w:val="bottom"/>
            <w:hideMark/>
          </w:tcPr>
          <w:p w14:paraId="72B71EA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Feature Selection</w:t>
            </w:r>
          </w:p>
        </w:tc>
        <w:tc>
          <w:tcPr>
            <w:tcW w:w="997" w:type="dxa"/>
            <w:shd w:val="clear" w:color="auto" w:fill="auto"/>
            <w:noWrap/>
            <w:vAlign w:val="bottom"/>
            <w:hideMark/>
          </w:tcPr>
          <w:p w14:paraId="761FA6E2"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Model Type</w:t>
            </w:r>
          </w:p>
        </w:tc>
        <w:tc>
          <w:tcPr>
            <w:tcW w:w="1151" w:type="dxa"/>
            <w:shd w:val="clear" w:color="auto" w:fill="auto"/>
            <w:noWrap/>
            <w:vAlign w:val="bottom"/>
            <w:hideMark/>
          </w:tcPr>
          <w:p w14:paraId="3752318D"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Number of Features</w:t>
            </w:r>
          </w:p>
        </w:tc>
        <w:tc>
          <w:tcPr>
            <w:tcW w:w="990" w:type="dxa"/>
            <w:shd w:val="clear" w:color="auto" w:fill="auto"/>
            <w:noWrap/>
            <w:vAlign w:val="bottom"/>
            <w:hideMark/>
          </w:tcPr>
          <w:p w14:paraId="6743B50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F1 Score</w:t>
            </w:r>
          </w:p>
        </w:tc>
        <w:tc>
          <w:tcPr>
            <w:tcW w:w="990" w:type="dxa"/>
            <w:shd w:val="clear" w:color="auto" w:fill="auto"/>
            <w:noWrap/>
            <w:vAlign w:val="bottom"/>
            <w:hideMark/>
          </w:tcPr>
          <w:p w14:paraId="2B84C05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Ranking Time</w:t>
            </w:r>
          </w:p>
        </w:tc>
        <w:tc>
          <w:tcPr>
            <w:tcW w:w="1170" w:type="dxa"/>
            <w:shd w:val="clear" w:color="auto" w:fill="auto"/>
            <w:noWrap/>
            <w:vAlign w:val="bottom"/>
            <w:hideMark/>
          </w:tcPr>
          <w:p w14:paraId="1ED3613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2E45106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Evaluation Time</w:t>
            </w:r>
          </w:p>
        </w:tc>
        <w:tc>
          <w:tcPr>
            <w:tcW w:w="1203" w:type="dxa"/>
            <w:shd w:val="clear" w:color="auto" w:fill="auto"/>
            <w:noWrap/>
            <w:vAlign w:val="bottom"/>
            <w:hideMark/>
          </w:tcPr>
          <w:p w14:paraId="2A93640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Total Time</w:t>
            </w:r>
          </w:p>
        </w:tc>
      </w:tr>
      <w:tr w:rsidR="00206DF5" w:rsidRPr="00206DF5" w14:paraId="395C3658" w14:textId="77777777" w:rsidTr="00206DF5">
        <w:trPr>
          <w:trHeight w:val="300"/>
        </w:trPr>
        <w:tc>
          <w:tcPr>
            <w:tcW w:w="997" w:type="dxa"/>
            <w:shd w:val="clear" w:color="auto" w:fill="auto"/>
            <w:noWrap/>
            <w:vAlign w:val="bottom"/>
            <w:hideMark/>
          </w:tcPr>
          <w:p w14:paraId="5BAEF453"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61DFF5B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67E20D9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66318A0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1589967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0.9853</w:t>
            </w:r>
          </w:p>
        </w:tc>
        <w:tc>
          <w:tcPr>
            <w:tcW w:w="990" w:type="dxa"/>
            <w:shd w:val="clear" w:color="auto" w:fill="auto"/>
            <w:noWrap/>
            <w:vAlign w:val="bottom"/>
            <w:hideMark/>
          </w:tcPr>
          <w:p w14:paraId="5A5D741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4E3ABC8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2.6469</w:t>
            </w:r>
          </w:p>
        </w:tc>
        <w:tc>
          <w:tcPr>
            <w:tcW w:w="1137" w:type="dxa"/>
            <w:shd w:val="clear" w:color="auto" w:fill="auto"/>
            <w:noWrap/>
            <w:vAlign w:val="bottom"/>
            <w:hideMark/>
          </w:tcPr>
          <w:p w14:paraId="3E5EF5F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21.8385</w:t>
            </w:r>
          </w:p>
        </w:tc>
        <w:tc>
          <w:tcPr>
            <w:tcW w:w="1203" w:type="dxa"/>
            <w:shd w:val="clear" w:color="auto" w:fill="auto"/>
            <w:noWrap/>
            <w:vAlign w:val="bottom"/>
            <w:hideMark/>
          </w:tcPr>
          <w:p w14:paraId="5C0EA85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24.7566</w:t>
            </w:r>
          </w:p>
        </w:tc>
      </w:tr>
      <w:tr w:rsidR="00206DF5" w:rsidRPr="00206DF5" w14:paraId="3A0630FE" w14:textId="77777777" w:rsidTr="00206DF5">
        <w:trPr>
          <w:trHeight w:val="300"/>
        </w:trPr>
        <w:tc>
          <w:tcPr>
            <w:tcW w:w="997" w:type="dxa"/>
            <w:shd w:val="clear" w:color="auto" w:fill="auto"/>
            <w:noWrap/>
            <w:vAlign w:val="bottom"/>
            <w:hideMark/>
          </w:tcPr>
          <w:p w14:paraId="36DCD1A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5063AABD"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1A9A01E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2147F4A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6082710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0.9853</w:t>
            </w:r>
          </w:p>
        </w:tc>
        <w:tc>
          <w:tcPr>
            <w:tcW w:w="990" w:type="dxa"/>
            <w:shd w:val="clear" w:color="auto" w:fill="auto"/>
            <w:noWrap/>
            <w:vAlign w:val="bottom"/>
            <w:hideMark/>
          </w:tcPr>
          <w:p w14:paraId="0738089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0BAF69C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2.8595</w:t>
            </w:r>
          </w:p>
        </w:tc>
        <w:tc>
          <w:tcPr>
            <w:tcW w:w="1137" w:type="dxa"/>
            <w:shd w:val="clear" w:color="auto" w:fill="auto"/>
            <w:noWrap/>
            <w:vAlign w:val="bottom"/>
            <w:hideMark/>
          </w:tcPr>
          <w:p w14:paraId="6379724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24.2904</w:t>
            </w:r>
          </w:p>
        </w:tc>
        <w:tc>
          <w:tcPr>
            <w:tcW w:w="1203" w:type="dxa"/>
            <w:shd w:val="clear" w:color="auto" w:fill="auto"/>
            <w:noWrap/>
            <w:vAlign w:val="bottom"/>
            <w:hideMark/>
          </w:tcPr>
          <w:p w14:paraId="4521BAC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30.6913</w:t>
            </w:r>
          </w:p>
        </w:tc>
      </w:tr>
      <w:tr w:rsidR="00206DF5" w:rsidRPr="00206DF5" w14:paraId="43D2BE73" w14:textId="77777777" w:rsidTr="00206DF5">
        <w:trPr>
          <w:trHeight w:val="300"/>
        </w:trPr>
        <w:tc>
          <w:tcPr>
            <w:tcW w:w="997" w:type="dxa"/>
            <w:shd w:val="clear" w:color="auto" w:fill="auto"/>
            <w:noWrap/>
            <w:vAlign w:val="bottom"/>
            <w:hideMark/>
          </w:tcPr>
          <w:p w14:paraId="77C3A84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281CA9E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6EAFD10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69F2AA8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1D858EE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0.9853</w:t>
            </w:r>
          </w:p>
        </w:tc>
        <w:tc>
          <w:tcPr>
            <w:tcW w:w="990" w:type="dxa"/>
            <w:shd w:val="clear" w:color="auto" w:fill="auto"/>
            <w:noWrap/>
            <w:vAlign w:val="bottom"/>
            <w:hideMark/>
          </w:tcPr>
          <w:p w14:paraId="27C8302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45EC01C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2.7278</w:t>
            </w:r>
          </w:p>
        </w:tc>
        <w:tc>
          <w:tcPr>
            <w:tcW w:w="1137" w:type="dxa"/>
            <w:shd w:val="clear" w:color="auto" w:fill="auto"/>
            <w:noWrap/>
            <w:vAlign w:val="bottom"/>
            <w:hideMark/>
          </w:tcPr>
          <w:p w14:paraId="0A0D700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23.5335</w:t>
            </w:r>
          </w:p>
        </w:tc>
        <w:tc>
          <w:tcPr>
            <w:tcW w:w="1203" w:type="dxa"/>
            <w:shd w:val="clear" w:color="auto" w:fill="auto"/>
            <w:noWrap/>
            <w:vAlign w:val="bottom"/>
            <w:hideMark/>
          </w:tcPr>
          <w:p w14:paraId="408EDD7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33.8719</w:t>
            </w:r>
          </w:p>
        </w:tc>
      </w:tr>
      <w:tr w:rsidR="00206DF5" w:rsidRPr="00206DF5" w14:paraId="556032C1" w14:textId="77777777" w:rsidTr="00206DF5">
        <w:trPr>
          <w:trHeight w:val="300"/>
        </w:trPr>
        <w:tc>
          <w:tcPr>
            <w:tcW w:w="997" w:type="dxa"/>
            <w:shd w:val="clear" w:color="auto" w:fill="auto"/>
            <w:noWrap/>
            <w:vAlign w:val="bottom"/>
            <w:hideMark/>
          </w:tcPr>
          <w:p w14:paraId="0588871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61B3380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337920A3"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XGB</w:t>
            </w:r>
          </w:p>
        </w:tc>
        <w:tc>
          <w:tcPr>
            <w:tcW w:w="1151" w:type="dxa"/>
            <w:shd w:val="clear" w:color="auto" w:fill="auto"/>
            <w:noWrap/>
            <w:vAlign w:val="bottom"/>
            <w:hideMark/>
          </w:tcPr>
          <w:p w14:paraId="48E5DA9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3500AB3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0.9852</w:t>
            </w:r>
          </w:p>
        </w:tc>
        <w:tc>
          <w:tcPr>
            <w:tcW w:w="990" w:type="dxa"/>
            <w:shd w:val="clear" w:color="auto" w:fill="auto"/>
            <w:noWrap/>
            <w:vAlign w:val="bottom"/>
            <w:hideMark/>
          </w:tcPr>
          <w:p w14:paraId="75B5A30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543BAD3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30.7238</w:t>
            </w:r>
          </w:p>
        </w:tc>
        <w:tc>
          <w:tcPr>
            <w:tcW w:w="1137" w:type="dxa"/>
            <w:shd w:val="clear" w:color="auto" w:fill="auto"/>
            <w:noWrap/>
            <w:vAlign w:val="bottom"/>
            <w:hideMark/>
          </w:tcPr>
          <w:p w14:paraId="1070EC0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21.6013</w:t>
            </w:r>
          </w:p>
        </w:tc>
        <w:tc>
          <w:tcPr>
            <w:tcW w:w="1203" w:type="dxa"/>
            <w:shd w:val="clear" w:color="auto" w:fill="auto"/>
            <w:noWrap/>
            <w:vAlign w:val="bottom"/>
            <w:hideMark/>
          </w:tcPr>
          <w:p w14:paraId="571B823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52.5964</w:t>
            </w:r>
          </w:p>
        </w:tc>
      </w:tr>
      <w:tr w:rsidR="00206DF5" w:rsidRPr="00206DF5" w14:paraId="5A16C314" w14:textId="77777777" w:rsidTr="00206DF5">
        <w:trPr>
          <w:trHeight w:val="300"/>
        </w:trPr>
        <w:tc>
          <w:tcPr>
            <w:tcW w:w="997" w:type="dxa"/>
            <w:shd w:val="clear" w:color="auto" w:fill="auto"/>
            <w:noWrap/>
            <w:vAlign w:val="bottom"/>
            <w:hideMark/>
          </w:tcPr>
          <w:p w14:paraId="0877908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6DF0656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rem_3</w:t>
            </w:r>
          </w:p>
        </w:tc>
        <w:tc>
          <w:tcPr>
            <w:tcW w:w="997" w:type="dxa"/>
            <w:shd w:val="clear" w:color="auto" w:fill="auto"/>
            <w:noWrap/>
            <w:vAlign w:val="bottom"/>
            <w:hideMark/>
          </w:tcPr>
          <w:p w14:paraId="3A6F22D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549981A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200ED54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0.9854</w:t>
            </w:r>
          </w:p>
        </w:tc>
        <w:tc>
          <w:tcPr>
            <w:tcW w:w="990" w:type="dxa"/>
            <w:shd w:val="clear" w:color="auto" w:fill="auto"/>
            <w:noWrap/>
            <w:vAlign w:val="bottom"/>
            <w:hideMark/>
          </w:tcPr>
          <w:p w14:paraId="7419E6A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20B376C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1FE09AE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64.8469</w:t>
            </w:r>
          </w:p>
        </w:tc>
        <w:tc>
          <w:tcPr>
            <w:tcW w:w="1203" w:type="dxa"/>
            <w:shd w:val="clear" w:color="auto" w:fill="auto"/>
            <w:noWrap/>
            <w:vAlign w:val="bottom"/>
            <w:hideMark/>
          </w:tcPr>
          <w:p w14:paraId="06A3EF0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76.6506</w:t>
            </w:r>
          </w:p>
        </w:tc>
      </w:tr>
      <w:tr w:rsidR="00206DF5" w:rsidRPr="00206DF5" w14:paraId="139E7AEC" w14:textId="77777777" w:rsidTr="00206DF5">
        <w:trPr>
          <w:trHeight w:val="300"/>
        </w:trPr>
        <w:tc>
          <w:tcPr>
            <w:tcW w:w="997" w:type="dxa"/>
            <w:shd w:val="clear" w:color="auto" w:fill="auto"/>
            <w:noWrap/>
            <w:vAlign w:val="bottom"/>
            <w:hideMark/>
          </w:tcPr>
          <w:p w14:paraId="5035351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2443598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rem_2</w:t>
            </w:r>
          </w:p>
        </w:tc>
        <w:tc>
          <w:tcPr>
            <w:tcW w:w="997" w:type="dxa"/>
            <w:shd w:val="clear" w:color="auto" w:fill="auto"/>
            <w:noWrap/>
            <w:vAlign w:val="bottom"/>
            <w:hideMark/>
          </w:tcPr>
          <w:p w14:paraId="46CE482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72B34EF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63E9668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0.9868</w:t>
            </w:r>
          </w:p>
        </w:tc>
        <w:tc>
          <w:tcPr>
            <w:tcW w:w="990" w:type="dxa"/>
            <w:shd w:val="clear" w:color="auto" w:fill="auto"/>
            <w:noWrap/>
            <w:vAlign w:val="bottom"/>
            <w:hideMark/>
          </w:tcPr>
          <w:p w14:paraId="0C0EE1D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31FAFA0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0456C13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65.8471</w:t>
            </w:r>
          </w:p>
        </w:tc>
        <w:tc>
          <w:tcPr>
            <w:tcW w:w="1203" w:type="dxa"/>
            <w:shd w:val="clear" w:color="auto" w:fill="auto"/>
            <w:noWrap/>
            <w:vAlign w:val="bottom"/>
            <w:hideMark/>
          </w:tcPr>
          <w:p w14:paraId="0F3F8A0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77.6508</w:t>
            </w:r>
          </w:p>
        </w:tc>
      </w:tr>
      <w:tr w:rsidR="00206DF5" w:rsidRPr="00206DF5" w14:paraId="37454FE2" w14:textId="77777777" w:rsidTr="00206DF5">
        <w:trPr>
          <w:trHeight w:val="300"/>
        </w:trPr>
        <w:tc>
          <w:tcPr>
            <w:tcW w:w="997" w:type="dxa"/>
            <w:shd w:val="clear" w:color="auto" w:fill="auto"/>
            <w:noWrap/>
            <w:vAlign w:val="bottom"/>
            <w:hideMark/>
          </w:tcPr>
          <w:p w14:paraId="0AB38A40"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24CB76B1"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rem_1</w:t>
            </w:r>
          </w:p>
        </w:tc>
        <w:tc>
          <w:tcPr>
            <w:tcW w:w="997" w:type="dxa"/>
            <w:shd w:val="clear" w:color="auto" w:fill="auto"/>
            <w:noWrap/>
            <w:vAlign w:val="bottom"/>
            <w:hideMark/>
          </w:tcPr>
          <w:p w14:paraId="2C953C0B"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742D405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070B563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0.9869</w:t>
            </w:r>
          </w:p>
        </w:tc>
        <w:tc>
          <w:tcPr>
            <w:tcW w:w="990" w:type="dxa"/>
            <w:shd w:val="clear" w:color="auto" w:fill="auto"/>
            <w:noWrap/>
            <w:vAlign w:val="bottom"/>
            <w:hideMark/>
          </w:tcPr>
          <w:p w14:paraId="58F6CCB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0F17D7A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20B804D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62.7743</w:t>
            </w:r>
          </w:p>
        </w:tc>
        <w:tc>
          <w:tcPr>
            <w:tcW w:w="1203" w:type="dxa"/>
            <w:shd w:val="clear" w:color="auto" w:fill="auto"/>
            <w:noWrap/>
            <w:vAlign w:val="bottom"/>
            <w:hideMark/>
          </w:tcPr>
          <w:p w14:paraId="4E9EA5A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78.4982</w:t>
            </w:r>
          </w:p>
        </w:tc>
      </w:tr>
      <w:tr w:rsidR="00206DF5" w:rsidRPr="00206DF5" w14:paraId="46ED5093" w14:textId="77777777" w:rsidTr="00206DF5">
        <w:trPr>
          <w:trHeight w:val="300"/>
        </w:trPr>
        <w:tc>
          <w:tcPr>
            <w:tcW w:w="997" w:type="dxa"/>
            <w:shd w:val="clear" w:color="auto" w:fill="auto"/>
            <w:noWrap/>
            <w:vAlign w:val="bottom"/>
            <w:hideMark/>
          </w:tcPr>
          <w:p w14:paraId="69796F1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72A7E46D"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rem_3</w:t>
            </w:r>
          </w:p>
        </w:tc>
        <w:tc>
          <w:tcPr>
            <w:tcW w:w="997" w:type="dxa"/>
            <w:shd w:val="clear" w:color="auto" w:fill="auto"/>
            <w:noWrap/>
            <w:vAlign w:val="bottom"/>
            <w:hideMark/>
          </w:tcPr>
          <w:p w14:paraId="2DF31B5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26CA84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7D7FA2A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0.9855</w:t>
            </w:r>
          </w:p>
        </w:tc>
        <w:tc>
          <w:tcPr>
            <w:tcW w:w="990" w:type="dxa"/>
            <w:shd w:val="clear" w:color="auto" w:fill="auto"/>
            <w:noWrap/>
            <w:vAlign w:val="bottom"/>
            <w:hideMark/>
          </w:tcPr>
          <w:p w14:paraId="2490914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59212C5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68AE517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64.5516</w:t>
            </w:r>
          </w:p>
        </w:tc>
        <w:tc>
          <w:tcPr>
            <w:tcW w:w="1203" w:type="dxa"/>
            <w:shd w:val="clear" w:color="auto" w:fill="auto"/>
            <w:noWrap/>
            <w:vAlign w:val="bottom"/>
            <w:hideMark/>
          </w:tcPr>
          <w:p w14:paraId="0277BF2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80.2754</w:t>
            </w:r>
          </w:p>
        </w:tc>
      </w:tr>
      <w:tr w:rsidR="00206DF5" w:rsidRPr="00206DF5" w14:paraId="530A5FD1" w14:textId="77777777" w:rsidTr="00206DF5">
        <w:trPr>
          <w:trHeight w:val="300"/>
        </w:trPr>
        <w:tc>
          <w:tcPr>
            <w:tcW w:w="997" w:type="dxa"/>
            <w:shd w:val="clear" w:color="auto" w:fill="auto"/>
            <w:noWrap/>
            <w:vAlign w:val="bottom"/>
            <w:hideMark/>
          </w:tcPr>
          <w:p w14:paraId="39A5738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1B4DBE23"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rem_2</w:t>
            </w:r>
          </w:p>
        </w:tc>
        <w:tc>
          <w:tcPr>
            <w:tcW w:w="997" w:type="dxa"/>
            <w:shd w:val="clear" w:color="auto" w:fill="auto"/>
            <w:noWrap/>
            <w:vAlign w:val="bottom"/>
            <w:hideMark/>
          </w:tcPr>
          <w:p w14:paraId="1084121E"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35B7D4B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6868B68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0.9867</w:t>
            </w:r>
          </w:p>
        </w:tc>
        <w:tc>
          <w:tcPr>
            <w:tcW w:w="990" w:type="dxa"/>
            <w:shd w:val="clear" w:color="auto" w:fill="auto"/>
            <w:noWrap/>
            <w:vAlign w:val="bottom"/>
            <w:hideMark/>
          </w:tcPr>
          <w:p w14:paraId="142EC2B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60F0BB5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0E51240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64.9786</w:t>
            </w:r>
          </w:p>
        </w:tc>
        <w:tc>
          <w:tcPr>
            <w:tcW w:w="1203" w:type="dxa"/>
            <w:shd w:val="clear" w:color="auto" w:fill="auto"/>
            <w:noWrap/>
            <w:vAlign w:val="bottom"/>
            <w:hideMark/>
          </w:tcPr>
          <w:p w14:paraId="59DECA7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80.7024</w:t>
            </w:r>
          </w:p>
        </w:tc>
      </w:tr>
      <w:tr w:rsidR="00206DF5" w:rsidRPr="00206DF5" w14:paraId="6D9669AD" w14:textId="77777777" w:rsidTr="00206DF5">
        <w:trPr>
          <w:trHeight w:val="300"/>
        </w:trPr>
        <w:tc>
          <w:tcPr>
            <w:tcW w:w="997" w:type="dxa"/>
            <w:shd w:val="clear" w:color="auto" w:fill="auto"/>
            <w:noWrap/>
            <w:vAlign w:val="bottom"/>
            <w:hideMark/>
          </w:tcPr>
          <w:p w14:paraId="48D8F91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46D8E60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09FEAD3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0A47A95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7A38355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w:t>
            </w:r>
          </w:p>
        </w:tc>
        <w:tc>
          <w:tcPr>
            <w:tcW w:w="990" w:type="dxa"/>
            <w:shd w:val="clear" w:color="auto" w:fill="auto"/>
            <w:noWrap/>
            <w:vAlign w:val="bottom"/>
            <w:hideMark/>
          </w:tcPr>
          <w:p w14:paraId="5963101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486C1E5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8.3521</w:t>
            </w:r>
          </w:p>
        </w:tc>
        <w:tc>
          <w:tcPr>
            <w:tcW w:w="1137" w:type="dxa"/>
            <w:shd w:val="clear" w:color="auto" w:fill="auto"/>
            <w:noWrap/>
            <w:vAlign w:val="bottom"/>
            <w:hideMark/>
          </w:tcPr>
          <w:p w14:paraId="76D4B1F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72.7778</w:t>
            </w:r>
          </w:p>
        </w:tc>
        <w:tc>
          <w:tcPr>
            <w:tcW w:w="1203" w:type="dxa"/>
            <w:shd w:val="clear" w:color="auto" w:fill="auto"/>
            <w:noWrap/>
            <w:vAlign w:val="bottom"/>
            <w:hideMark/>
          </w:tcPr>
          <w:p w14:paraId="58BD349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81.4012</w:t>
            </w:r>
          </w:p>
        </w:tc>
      </w:tr>
      <w:tr w:rsidR="00206DF5" w:rsidRPr="00206DF5" w14:paraId="22C0F696" w14:textId="77777777" w:rsidTr="00206DF5">
        <w:trPr>
          <w:trHeight w:val="300"/>
        </w:trPr>
        <w:tc>
          <w:tcPr>
            <w:tcW w:w="997" w:type="dxa"/>
            <w:shd w:val="clear" w:color="auto" w:fill="auto"/>
            <w:noWrap/>
            <w:vAlign w:val="bottom"/>
            <w:hideMark/>
          </w:tcPr>
          <w:p w14:paraId="2BF8BA2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000AAE0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rem_1</w:t>
            </w:r>
          </w:p>
        </w:tc>
        <w:tc>
          <w:tcPr>
            <w:tcW w:w="997" w:type="dxa"/>
            <w:shd w:val="clear" w:color="auto" w:fill="auto"/>
            <w:noWrap/>
            <w:vAlign w:val="bottom"/>
            <w:hideMark/>
          </w:tcPr>
          <w:p w14:paraId="34C33B6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40CAB7B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3BF77C3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0.9869</w:t>
            </w:r>
          </w:p>
        </w:tc>
        <w:tc>
          <w:tcPr>
            <w:tcW w:w="990" w:type="dxa"/>
            <w:shd w:val="clear" w:color="auto" w:fill="auto"/>
            <w:noWrap/>
            <w:vAlign w:val="bottom"/>
            <w:hideMark/>
          </w:tcPr>
          <w:p w14:paraId="206435E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3F757B9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19126BE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72.8105</w:t>
            </w:r>
          </w:p>
        </w:tc>
        <w:tc>
          <w:tcPr>
            <w:tcW w:w="1203" w:type="dxa"/>
            <w:shd w:val="clear" w:color="auto" w:fill="auto"/>
            <w:noWrap/>
            <w:vAlign w:val="bottom"/>
            <w:hideMark/>
          </w:tcPr>
          <w:p w14:paraId="72C24AE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84.6142</w:t>
            </w:r>
          </w:p>
        </w:tc>
      </w:tr>
      <w:tr w:rsidR="00206DF5" w:rsidRPr="00206DF5" w14:paraId="0C698B99" w14:textId="77777777" w:rsidTr="00206DF5">
        <w:trPr>
          <w:trHeight w:val="300"/>
        </w:trPr>
        <w:tc>
          <w:tcPr>
            <w:tcW w:w="997" w:type="dxa"/>
            <w:shd w:val="clear" w:color="auto" w:fill="auto"/>
            <w:noWrap/>
            <w:vAlign w:val="bottom"/>
            <w:hideMark/>
          </w:tcPr>
          <w:p w14:paraId="788CFD5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53E044C7"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rem_1</w:t>
            </w:r>
          </w:p>
        </w:tc>
        <w:tc>
          <w:tcPr>
            <w:tcW w:w="997" w:type="dxa"/>
            <w:shd w:val="clear" w:color="auto" w:fill="auto"/>
            <w:noWrap/>
            <w:vAlign w:val="bottom"/>
            <w:hideMark/>
          </w:tcPr>
          <w:p w14:paraId="5DBB737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7B4968A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w:t>
            </w:r>
          </w:p>
        </w:tc>
        <w:tc>
          <w:tcPr>
            <w:tcW w:w="990" w:type="dxa"/>
            <w:shd w:val="clear" w:color="auto" w:fill="auto"/>
            <w:noWrap/>
            <w:vAlign w:val="bottom"/>
            <w:hideMark/>
          </w:tcPr>
          <w:p w14:paraId="4A40D95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0.9866</w:t>
            </w:r>
          </w:p>
        </w:tc>
        <w:tc>
          <w:tcPr>
            <w:tcW w:w="990" w:type="dxa"/>
            <w:shd w:val="clear" w:color="auto" w:fill="auto"/>
            <w:noWrap/>
            <w:vAlign w:val="bottom"/>
            <w:hideMark/>
          </w:tcPr>
          <w:p w14:paraId="34DF80A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7D57658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8.3521</w:t>
            </w:r>
          </w:p>
        </w:tc>
        <w:tc>
          <w:tcPr>
            <w:tcW w:w="1137" w:type="dxa"/>
            <w:shd w:val="clear" w:color="auto" w:fill="auto"/>
            <w:noWrap/>
            <w:vAlign w:val="bottom"/>
            <w:hideMark/>
          </w:tcPr>
          <w:p w14:paraId="1CDEC43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76.689</w:t>
            </w:r>
          </w:p>
        </w:tc>
        <w:tc>
          <w:tcPr>
            <w:tcW w:w="1203" w:type="dxa"/>
            <w:shd w:val="clear" w:color="auto" w:fill="auto"/>
            <w:noWrap/>
            <w:vAlign w:val="bottom"/>
            <w:hideMark/>
          </w:tcPr>
          <w:p w14:paraId="291B03B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85.3124</w:t>
            </w:r>
          </w:p>
        </w:tc>
      </w:tr>
      <w:tr w:rsidR="00206DF5" w:rsidRPr="00206DF5" w14:paraId="3E714F0A" w14:textId="77777777" w:rsidTr="00206DF5">
        <w:trPr>
          <w:trHeight w:val="300"/>
        </w:trPr>
        <w:tc>
          <w:tcPr>
            <w:tcW w:w="997" w:type="dxa"/>
            <w:shd w:val="clear" w:color="auto" w:fill="auto"/>
            <w:noWrap/>
            <w:vAlign w:val="bottom"/>
            <w:hideMark/>
          </w:tcPr>
          <w:p w14:paraId="228B984B"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605E36A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1963BAD4"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22030AC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69C1D4E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w:t>
            </w:r>
          </w:p>
        </w:tc>
        <w:tc>
          <w:tcPr>
            <w:tcW w:w="990" w:type="dxa"/>
            <w:shd w:val="clear" w:color="auto" w:fill="auto"/>
            <w:noWrap/>
            <w:vAlign w:val="bottom"/>
            <w:hideMark/>
          </w:tcPr>
          <w:p w14:paraId="4C12775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7B7A20D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8.2624</w:t>
            </w:r>
          </w:p>
        </w:tc>
        <w:tc>
          <w:tcPr>
            <w:tcW w:w="1137" w:type="dxa"/>
            <w:shd w:val="clear" w:color="auto" w:fill="auto"/>
            <w:noWrap/>
            <w:vAlign w:val="bottom"/>
            <w:hideMark/>
          </w:tcPr>
          <w:p w14:paraId="174BEF0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74.1028</w:t>
            </w:r>
          </w:p>
        </w:tc>
        <w:tc>
          <w:tcPr>
            <w:tcW w:w="1203" w:type="dxa"/>
            <w:shd w:val="clear" w:color="auto" w:fill="auto"/>
            <w:noWrap/>
            <w:vAlign w:val="bottom"/>
            <w:hideMark/>
          </w:tcPr>
          <w:p w14:paraId="571E3F5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85.9065</w:t>
            </w:r>
          </w:p>
        </w:tc>
      </w:tr>
      <w:tr w:rsidR="00206DF5" w:rsidRPr="00206DF5" w14:paraId="0D2CA936" w14:textId="77777777" w:rsidTr="00206DF5">
        <w:trPr>
          <w:trHeight w:val="300"/>
        </w:trPr>
        <w:tc>
          <w:tcPr>
            <w:tcW w:w="997" w:type="dxa"/>
            <w:shd w:val="clear" w:color="auto" w:fill="auto"/>
            <w:noWrap/>
            <w:vAlign w:val="bottom"/>
            <w:hideMark/>
          </w:tcPr>
          <w:p w14:paraId="2F5C9510"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0DCF4D7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None</w:t>
            </w:r>
          </w:p>
        </w:tc>
        <w:tc>
          <w:tcPr>
            <w:tcW w:w="997" w:type="dxa"/>
            <w:shd w:val="clear" w:color="auto" w:fill="auto"/>
            <w:noWrap/>
            <w:vAlign w:val="bottom"/>
            <w:hideMark/>
          </w:tcPr>
          <w:p w14:paraId="64DBD972"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131D6F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501162F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w:t>
            </w:r>
          </w:p>
        </w:tc>
        <w:tc>
          <w:tcPr>
            <w:tcW w:w="990" w:type="dxa"/>
            <w:shd w:val="clear" w:color="auto" w:fill="auto"/>
            <w:noWrap/>
            <w:vAlign w:val="bottom"/>
            <w:hideMark/>
          </w:tcPr>
          <w:p w14:paraId="460E099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23922B9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8.1132</w:t>
            </w:r>
          </w:p>
        </w:tc>
        <w:tc>
          <w:tcPr>
            <w:tcW w:w="1137" w:type="dxa"/>
            <w:shd w:val="clear" w:color="auto" w:fill="auto"/>
            <w:noWrap/>
            <w:vAlign w:val="bottom"/>
            <w:hideMark/>
          </w:tcPr>
          <w:p w14:paraId="399E010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73.407</w:t>
            </w:r>
          </w:p>
        </w:tc>
        <w:tc>
          <w:tcPr>
            <w:tcW w:w="1203" w:type="dxa"/>
            <w:shd w:val="clear" w:color="auto" w:fill="auto"/>
            <w:noWrap/>
            <w:vAlign w:val="bottom"/>
            <w:hideMark/>
          </w:tcPr>
          <w:p w14:paraId="7D99B7C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89.1308</w:t>
            </w:r>
          </w:p>
        </w:tc>
      </w:tr>
      <w:tr w:rsidR="00206DF5" w:rsidRPr="00206DF5" w14:paraId="5DBA560C" w14:textId="77777777" w:rsidTr="00206DF5">
        <w:trPr>
          <w:trHeight w:val="300"/>
        </w:trPr>
        <w:tc>
          <w:tcPr>
            <w:tcW w:w="997" w:type="dxa"/>
            <w:shd w:val="clear" w:color="auto" w:fill="auto"/>
            <w:noWrap/>
            <w:vAlign w:val="bottom"/>
            <w:hideMark/>
          </w:tcPr>
          <w:p w14:paraId="704252A1"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3B68D92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405FB84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332E944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1CFC338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0.9869</w:t>
            </w:r>
          </w:p>
        </w:tc>
        <w:tc>
          <w:tcPr>
            <w:tcW w:w="990" w:type="dxa"/>
            <w:shd w:val="clear" w:color="auto" w:fill="auto"/>
            <w:noWrap/>
            <w:vAlign w:val="bottom"/>
            <w:hideMark/>
          </w:tcPr>
          <w:p w14:paraId="1250941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384CE62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70.686</w:t>
            </w:r>
          </w:p>
        </w:tc>
        <w:tc>
          <w:tcPr>
            <w:tcW w:w="1137" w:type="dxa"/>
            <w:shd w:val="clear" w:color="auto" w:fill="auto"/>
            <w:noWrap/>
            <w:vAlign w:val="bottom"/>
            <w:hideMark/>
          </w:tcPr>
          <w:p w14:paraId="7925624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74.4607</w:t>
            </w:r>
          </w:p>
        </w:tc>
        <w:tc>
          <w:tcPr>
            <w:tcW w:w="1203" w:type="dxa"/>
            <w:shd w:val="clear" w:color="auto" w:fill="auto"/>
            <w:noWrap/>
            <w:vAlign w:val="bottom"/>
            <w:hideMark/>
          </w:tcPr>
          <w:p w14:paraId="2A38BD13"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148.6881</w:t>
            </w:r>
          </w:p>
        </w:tc>
      </w:tr>
      <w:tr w:rsidR="00206DF5" w:rsidRPr="00206DF5" w14:paraId="26D22BB4" w14:textId="77777777" w:rsidTr="00206DF5">
        <w:trPr>
          <w:trHeight w:val="300"/>
        </w:trPr>
        <w:tc>
          <w:tcPr>
            <w:tcW w:w="997" w:type="dxa"/>
            <w:shd w:val="clear" w:color="auto" w:fill="auto"/>
            <w:noWrap/>
            <w:vAlign w:val="bottom"/>
            <w:hideMark/>
          </w:tcPr>
          <w:p w14:paraId="6EBC6B5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4D6FA6E6"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4F62B6C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190A8F04"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451D5210"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0.9866</w:t>
            </w:r>
          </w:p>
        </w:tc>
        <w:tc>
          <w:tcPr>
            <w:tcW w:w="990" w:type="dxa"/>
            <w:shd w:val="clear" w:color="auto" w:fill="auto"/>
            <w:noWrap/>
            <w:vAlign w:val="bottom"/>
            <w:hideMark/>
          </w:tcPr>
          <w:p w14:paraId="10E1FFD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49208E4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89.7379</w:t>
            </w:r>
          </w:p>
        </w:tc>
        <w:tc>
          <w:tcPr>
            <w:tcW w:w="1137" w:type="dxa"/>
            <w:shd w:val="clear" w:color="auto" w:fill="auto"/>
            <w:noWrap/>
            <w:vAlign w:val="bottom"/>
            <w:hideMark/>
          </w:tcPr>
          <w:p w14:paraId="00FF3C52"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74.1535</w:t>
            </w:r>
          </w:p>
        </w:tc>
        <w:tc>
          <w:tcPr>
            <w:tcW w:w="1203" w:type="dxa"/>
            <w:shd w:val="clear" w:color="auto" w:fill="auto"/>
            <w:noWrap/>
            <w:vAlign w:val="bottom"/>
            <w:hideMark/>
          </w:tcPr>
          <w:p w14:paraId="5AB9D94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171.502</w:t>
            </w:r>
          </w:p>
        </w:tc>
      </w:tr>
      <w:tr w:rsidR="00206DF5" w:rsidRPr="00206DF5" w14:paraId="656154D4" w14:textId="77777777" w:rsidTr="00206DF5">
        <w:trPr>
          <w:trHeight w:val="300"/>
        </w:trPr>
        <w:tc>
          <w:tcPr>
            <w:tcW w:w="997" w:type="dxa"/>
            <w:shd w:val="clear" w:color="auto" w:fill="auto"/>
            <w:noWrap/>
            <w:vAlign w:val="bottom"/>
            <w:hideMark/>
          </w:tcPr>
          <w:p w14:paraId="179A2189"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WFI-XGB</w:t>
            </w:r>
          </w:p>
        </w:tc>
        <w:tc>
          <w:tcPr>
            <w:tcW w:w="1080" w:type="dxa"/>
            <w:shd w:val="clear" w:color="auto" w:fill="auto"/>
            <w:noWrap/>
            <w:vAlign w:val="bottom"/>
            <w:hideMark/>
          </w:tcPr>
          <w:p w14:paraId="0F054D74"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RFE</w:t>
            </w:r>
          </w:p>
        </w:tc>
        <w:tc>
          <w:tcPr>
            <w:tcW w:w="997" w:type="dxa"/>
            <w:shd w:val="clear" w:color="auto" w:fill="auto"/>
            <w:noWrap/>
            <w:vAlign w:val="bottom"/>
            <w:hideMark/>
          </w:tcPr>
          <w:p w14:paraId="597915F5"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154C4866"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2A823637"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0.9871</w:t>
            </w:r>
          </w:p>
        </w:tc>
        <w:tc>
          <w:tcPr>
            <w:tcW w:w="990" w:type="dxa"/>
            <w:shd w:val="clear" w:color="auto" w:fill="auto"/>
            <w:noWrap/>
            <w:vAlign w:val="bottom"/>
            <w:hideMark/>
          </w:tcPr>
          <w:p w14:paraId="6066A88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3.5413</w:t>
            </w:r>
          </w:p>
        </w:tc>
        <w:tc>
          <w:tcPr>
            <w:tcW w:w="1170" w:type="dxa"/>
            <w:shd w:val="clear" w:color="auto" w:fill="auto"/>
            <w:noWrap/>
            <w:vAlign w:val="bottom"/>
            <w:hideMark/>
          </w:tcPr>
          <w:p w14:paraId="5D5D41D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118.1741</w:t>
            </w:r>
          </w:p>
        </w:tc>
        <w:tc>
          <w:tcPr>
            <w:tcW w:w="1137" w:type="dxa"/>
            <w:shd w:val="clear" w:color="auto" w:fill="auto"/>
            <w:noWrap/>
            <w:vAlign w:val="bottom"/>
            <w:hideMark/>
          </w:tcPr>
          <w:p w14:paraId="5DB4221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67.2535</w:t>
            </w:r>
          </w:p>
        </w:tc>
        <w:tc>
          <w:tcPr>
            <w:tcW w:w="1203" w:type="dxa"/>
            <w:shd w:val="clear" w:color="auto" w:fill="auto"/>
            <w:noWrap/>
            <w:vAlign w:val="bottom"/>
            <w:hideMark/>
          </w:tcPr>
          <w:p w14:paraId="628D64C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188.969</w:t>
            </w:r>
          </w:p>
        </w:tc>
      </w:tr>
      <w:tr w:rsidR="00206DF5" w:rsidRPr="00206DF5" w14:paraId="5D6B53E2" w14:textId="77777777" w:rsidTr="00206DF5">
        <w:trPr>
          <w:trHeight w:val="300"/>
        </w:trPr>
        <w:tc>
          <w:tcPr>
            <w:tcW w:w="997" w:type="dxa"/>
            <w:shd w:val="clear" w:color="auto" w:fill="auto"/>
            <w:noWrap/>
            <w:vAlign w:val="bottom"/>
            <w:hideMark/>
          </w:tcPr>
          <w:p w14:paraId="3E568E6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WFI-RF</w:t>
            </w:r>
          </w:p>
        </w:tc>
        <w:tc>
          <w:tcPr>
            <w:tcW w:w="1080" w:type="dxa"/>
            <w:shd w:val="clear" w:color="auto" w:fill="auto"/>
            <w:noWrap/>
            <w:vAlign w:val="bottom"/>
            <w:hideMark/>
          </w:tcPr>
          <w:p w14:paraId="19A2563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RFE</w:t>
            </w:r>
          </w:p>
        </w:tc>
        <w:tc>
          <w:tcPr>
            <w:tcW w:w="997" w:type="dxa"/>
            <w:shd w:val="clear" w:color="auto" w:fill="auto"/>
            <w:noWrap/>
            <w:vAlign w:val="bottom"/>
            <w:hideMark/>
          </w:tcPr>
          <w:p w14:paraId="03D36B4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0C76C1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12</w:t>
            </w:r>
          </w:p>
        </w:tc>
        <w:tc>
          <w:tcPr>
            <w:tcW w:w="990" w:type="dxa"/>
            <w:shd w:val="clear" w:color="auto" w:fill="auto"/>
            <w:noWrap/>
            <w:vAlign w:val="bottom"/>
            <w:hideMark/>
          </w:tcPr>
          <w:p w14:paraId="5D89A9E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0.9867</w:t>
            </w:r>
          </w:p>
        </w:tc>
        <w:tc>
          <w:tcPr>
            <w:tcW w:w="990" w:type="dxa"/>
            <w:shd w:val="clear" w:color="auto" w:fill="auto"/>
            <w:noWrap/>
            <w:vAlign w:val="bottom"/>
            <w:hideMark/>
          </w:tcPr>
          <w:p w14:paraId="0547178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7.6107</w:t>
            </w:r>
          </w:p>
        </w:tc>
        <w:tc>
          <w:tcPr>
            <w:tcW w:w="1170" w:type="dxa"/>
            <w:shd w:val="clear" w:color="auto" w:fill="auto"/>
            <w:noWrap/>
            <w:vAlign w:val="bottom"/>
            <w:hideMark/>
          </w:tcPr>
          <w:p w14:paraId="135F248A"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119.0163</w:t>
            </w:r>
          </w:p>
        </w:tc>
        <w:tc>
          <w:tcPr>
            <w:tcW w:w="1137" w:type="dxa"/>
            <w:shd w:val="clear" w:color="auto" w:fill="auto"/>
            <w:noWrap/>
            <w:vAlign w:val="bottom"/>
            <w:hideMark/>
          </w:tcPr>
          <w:p w14:paraId="44096AF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66.4172</w:t>
            </w:r>
          </w:p>
        </w:tc>
        <w:tc>
          <w:tcPr>
            <w:tcW w:w="1203" w:type="dxa"/>
            <w:shd w:val="clear" w:color="auto" w:fill="auto"/>
            <w:noWrap/>
            <w:vAlign w:val="bottom"/>
            <w:hideMark/>
          </w:tcPr>
          <w:p w14:paraId="385985B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193.0441</w:t>
            </w:r>
          </w:p>
        </w:tc>
      </w:tr>
      <w:tr w:rsidR="00206DF5" w:rsidRPr="00206DF5" w14:paraId="14EC30C1" w14:textId="77777777" w:rsidTr="00206DF5">
        <w:trPr>
          <w:trHeight w:val="300"/>
        </w:trPr>
        <w:tc>
          <w:tcPr>
            <w:tcW w:w="997" w:type="dxa"/>
            <w:shd w:val="clear" w:color="auto" w:fill="auto"/>
            <w:noWrap/>
            <w:vAlign w:val="bottom"/>
            <w:hideMark/>
          </w:tcPr>
          <w:p w14:paraId="6EA7A0A8"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2FCB49CA"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RFE</w:t>
            </w:r>
          </w:p>
        </w:tc>
        <w:tc>
          <w:tcPr>
            <w:tcW w:w="997" w:type="dxa"/>
            <w:shd w:val="clear" w:color="auto" w:fill="auto"/>
            <w:noWrap/>
            <w:vAlign w:val="bottom"/>
            <w:hideMark/>
          </w:tcPr>
          <w:p w14:paraId="24DA8E7F"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6F9955E1"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w:t>
            </w:r>
          </w:p>
        </w:tc>
        <w:tc>
          <w:tcPr>
            <w:tcW w:w="990" w:type="dxa"/>
            <w:shd w:val="clear" w:color="auto" w:fill="auto"/>
            <w:noWrap/>
            <w:vAlign w:val="bottom"/>
            <w:hideMark/>
          </w:tcPr>
          <w:p w14:paraId="68809E55"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0.9871</w:t>
            </w:r>
          </w:p>
        </w:tc>
        <w:tc>
          <w:tcPr>
            <w:tcW w:w="990" w:type="dxa"/>
            <w:shd w:val="clear" w:color="auto" w:fill="auto"/>
            <w:noWrap/>
            <w:vAlign w:val="bottom"/>
            <w:hideMark/>
          </w:tcPr>
          <w:p w14:paraId="29471DF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2856371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140.3831</w:t>
            </w:r>
          </w:p>
        </w:tc>
        <w:tc>
          <w:tcPr>
            <w:tcW w:w="1137" w:type="dxa"/>
            <w:shd w:val="clear" w:color="auto" w:fill="auto"/>
            <w:noWrap/>
            <w:vAlign w:val="bottom"/>
            <w:hideMark/>
          </w:tcPr>
          <w:p w14:paraId="0E8C78CD"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67.1213</w:t>
            </w:r>
          </w:p>
        </w:tc>
        <w:tc>
          <w:tcPr>
            <w:tcW w:w="1203" w:type="dxa"/>
            <w:shd w:val="clear" w:color="auto" w:fill="auto"/>
            <w:noWrap/>
            <w:vAlign w:val="bottom"/>
            <w:hideMark/>
          </w:tcPr>
          <w:p w14:paraId="3E03053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207.7756</w:t>
            </w:r>
          </w:p>
        </w:tc>
      </w:tr>
      <w:tr w:rsidR="00206DF5" w:rsidRPr="00206DF5" w14:paraId="1632E048" w14:textId="77777777" w:rsidTr="00206DF5">
        <w:trPr>
          <w:trHeight w:val="300"/>
        </w:trPr>
        <w:tc>
          <w:tcPr>
            <w:tcW w:w="997" w:type="dxa"/>
            <w:shd w:val="clear" w:color="auto" w:fill="auto"/>
            <w:noWrap/>
            <w:vAlign w:val="bottom"/>
            <w:hideMark/>
          </w:tcPr>
          <w:p w14:paraId="44AC7ACB"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w:t>
            </w:r>
          </w:p>
        </w:tc>
        <w:tc>
          <w:tcPr>
            <w:tcW w:w="1080" w:type="dxa"/>
            <w:shd w:val="clear" w:color="auto" w:fill="auto"/>
            <w:noWrap/>
            <w:vAlign w:val="bottom"/>
            <w:hideMark/>
          </w:tcPr>
          <w:p w14:paraId="27EF9A5C"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SPFS</w:t>
            </w:r>
          </w:p>
        </w:tc>
        <w:tc>
          <w:tcPr>
            <w:tcW w:w="997" w:type="dxa"/>
            <w:shd w:val="clear" w:color="auto" w:fill="auto"/>
            <w:noWrap/>
            <w:vAlign w:val="bottom"/>
            <w:hideMark/>
          </w:tcPr>
          <w:p w14:paraId="2E018261" w14:textId="77777777" w:rsidR="00206DF5" w:rsidRPr="00206DF5" w:rsidRDefault="00206DF5" w:rsidP="00206DF5">
            <w:pPr>
              <w:spacing w:line="240" w:lineRule="auto"/>
              <w:jc w:val="lef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RF</w:t>
            </w:r>
          </w:p>
        </w:tc>
        <w:tc>
          <w:tcPr>
            <w:tcW w:w="1151" w:type="dxa"/>
            <w:shd w:val="clear" w:color="auto" w:fill="auto"/>
            <w:noWrap/>
            <w:vAlign w:val="bottom"/>
            <w:hideMark/>
          </w:tcPr>
          <w:p w14:paraId="0AF39D9B"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15</w:t>
            </w:r>
          </w:p>
        </w:tc>
        <w:tc>
          <w:tcPr>
            <w:tcW w:w="990" w:type="dxa"/>
            <w:shd w:val="clear" w:color="auto" w:fill="auto"/>
            <w:noWrap/>
            <w:vAlign w:val="bottom"/>
            <w:hideMark/>
          </w:tcPr>
          <w:p w14:paraId="3EF1F908"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0.9866</w:t>
            </w:r>
          </w:p>
        </w:tc>
        <w:tc>
          <w:tcPr>
            <w:tcW w:w="990" w:type="dxa"/>
            <w:shd w:val="clear" w:color="auto" w:fill="auto"/>
            <w:noWrap/>
            <w:vAlign w:val="bottom"/>
            <w:hideMark/>
          </w:tcPr>
          <w:p w14:paraId="63EB8ACF"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0.2713</w:t>
            </w:r>
          </w:p>
        </w:tc>
        <w:tc>
          <w:tcPr>
            <w:tcW w:w="1170" w:type="dxa"/>
            <w:shd w:val="clear" w:color="auto" w:fill="auto"/>
            <w:noWrap/>
            <w:vAlign w:val="bottom"/>
            <w:hideMark/>
          </w:tcPr>
          <w:p w14:paraId="5E391E69"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139.4981</w:t>
            </w:r>
          </w:p>
        </w:tc>
        <w:tc>
          <w:tcPr>
            <w:tcW w:w="1137" w:type="dxa"/>
            <w:shd w:val="clear" w:color="auto" w:fill="auto"/>
            <w:noWrap/>
            <w:vAlign w:val="bottom"/>
            <w:hideMark/>
          </w:tcPr>
          <w:p w14:paraId="50507B9C"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75.1577</w:t>
            </w:r>
          </w:p>
        </w:tc>
        <w:tc>
          <w:tcPr>
            <w:tcW w:w="1203" w:type="dxa"/>
            <w:shd w:val="clear" w:color="auto" w:fill="auto"/>
            <w:noWrap/>
            <w:vAlign w:val="bottom"/>
            <w:hideMark/>
          </w:tcPr>
          <w:p w14:paraId="3AA2E4DE" w14:textId="77777777" w:rsidR="00206DF5" w:rsidRPr="00206DF5" w:rsidRDefault="00206DF5" w:rsidP="00206DF5">
            <w:pPr>
              <w:spacing w:line="240" w:lineRule="auto"/>
              <w:jc w:val="right"/>
              <w:rPr>
                <w:rFonts w:ascii="Aptos Narrow" w:hAnsi="Aptos Narrow" w:cs="Times New Roman"/>
                <w:color w:val="000000"/>
                <w:sz w:val="22"/>
                <w:szCs w:val="22"/>
                <w:lang w:val="en-US" w:eastAsia="en-US"/>
              </w:rPr>
            </w:pPr>
            <w:r w:rsidRPr="00206DF5">
              <w:rPr>
                <w:rFonts w:ascii="Aptos Narrow" w:hAnsi="Aptos Narrow" w:cs="Times New Roman"/>
                <w:color w:val="000000"/>
                <w:sz w:val="22"/>
                <w:szCs w:val="22"/>
                <w:lang w:val="en-US" w:eastAsia="en-US"/>
              </w:rPr>
              <w:t>214.9271</w:t>
            </w:r>
          </w:p>
        </w:tc>
      </w:tr>
    </w:tbl>
    <w:p w14:paraId="5446A1BD" w14:textId="77777777" w:rsidR="004A4644" w:rsidRDefault="004A4644" w:rsidP="004A4644">
      <w:pPr>
        <w:rPr>
          <w:rFonts w:eastAsiaTheme="minorEastAsia"/>
          <w:lang w:val="en-US"/>
        </w:rPr>
      </w:pPr>
    </w:p>
    <w:p w14:paraId="1A6461F0" w14:textId="77777777" w:rsidR="003B1473" w:rsidRPr="003B1473" w:rsidRDefault="003B1473" w:rsidP="003B1473">
      <w:pPr>
        <w:rPr>
          <w:rFonts w:eastAsiaTheme="minorEastAsia"/>
          <w:lang w:val="en-US"/>
        </w:rPr>
      </w:pPr>
      <w:r w:rsidRPr="003B1473">
        <w:rPr>
          <w:rFonts w:eastAsiaTheme="minorEastAsia"/>
          <w:lang w:val="en-US"/>
        </w:rPr>
        <w:t xml:space="preserve">The findings reveal that XGBoost (XGB) models tend to have lower total processing times compared to Random Forest (RF) when no feature selection is applied. For example, the fastest model (SP with no feature selection on XGB) required only 24.76 seconds, making it the most efficient high-performing model. However, when feature selection is introduced, RF becomes the preferred model, maintaining high F1 scores with moderate processing times. The best RF model (WFI-XGB with RFE at 12 features) achieved an </w:t>
      </w:r>
      <w:r w:rsidRPr="003B1473">
        <w:rPr>
          <w:rFonts w:eastAsiaTheme="minorEastAsia"/>
          <w:lang w:val="en-US"/>
        </w:rPr>
        <w:lastRenderedPageBreak/>
        <w:t>F1 score of 0.9871 in 188.97 seconds, demonstrating that while RF takes longer for feature selection, it performs strongly with fewer features.</w:t>
      </w:r>
    </w:p>
    <w:p w14:paraId="180DFEF8" w14:textId="5441BF25" w:rsidR="003B1473" w:rsidRPr="003B1473" w:rsidRDefault="003B1473" w:rsidP="003B1473">
      <w:pPr>
        <w:rPr>
          <w:rFonts w:eastAsiaTheme="minorEastAsia"/>
          <w:lang w:val="en-US"/>
        </w:rPr>
      </w:pPr>
      <w:r w:rsidRPr="003B1473">
        <w:rPr>
          <w:rFonts w:eastAsiaTheme="minorEastAsia"/>
          <w:lang w:val="en-US"/>
        </w:rPr>
        <w:t xml:space="preserve">A clear trade-off exists between feature selection and processing time. Models without feature selection (SP, WFI-XGB, and WFI-RF on XGB) required the least processing time, showing that skipping feature selection significantly improves computational efficiency. However, feature selection increases processing time, with methods like SPFS and RFE extending total times beyond 140 seconds, while models without feature selection completed in under 35 seconds. </w:t>
      </w:r>
    </w:p>
    <w:p w14:paraId="4FB5DE79" w14:textId="77777777" w:rsidR="00F42FAF" w:rsidRDefault="003B1473" w:rsidP="003B1473">
      <w:pPr>
        <w:rPr>
          <w:rFonts w:eastAsiaTheme="minorEastAsia"/>
          <w:lang w:val="en-US"/>
        </w:rPr>
      </w:pPr>
      <w:r w:rsidRPr="003B1473">
        <w:rPr>
          <w:rFonts w:eastAsiaTheme="minorEastAsia"/>
          <w:lang w:val="en-US"/>
        </w:rPr>
        <w:t>If computational efficiency is the priority, models without feature selection (SP, WFI-XGB, and WFI-RF with XGB) are the fastest, taking under 35 seconds while achieving strong F1 scores. On the other hand, if feature reduction is required, RF models offer the best balance, maintaining high F1 scores (0.9871) with reasonable processing times (~188-214 seconds in RFE configurations). However, complex feature selection methods (SPFS, RFE) significantly increase processing time, making them less suitable for real-time applications where quick responses are necessary.</w:t>
      </w:r>
      <w:r w:rsidR="007D5EDE">
        <w:rPr>
          <w:rFonts w:eastAsiaTheme="minorEastAsia"/>
          <w:lang w:val="en-US"/>
        </w:rPr>
        <w:t xml:space="preserve"> </w:t>
      </w:r>
    </w:p>
    <w:p w14:paraId="6B860321" w14:textId="77777777" w:rsidR="00F42FAF" w:rsidRDefault="00F42FAF" w:rsidP="003B1473">
      <w:pPr>
        <w:rPr>
          <w:rFonts w:eastAsiaTheme="minorEastAsia"/>
          <w:lang w:val="en-US"/>
        </w:rPr>
      </w:pPr>
    </w:p>
    <w:p w14:paraId="0E5C7E62" w14:textId="38F52C51" w:rsidR="00F42FAF" w:rsidRDefault="00F42FAF" w:rsidP="00F42FAF">
      <w:pPr>
        <w:pStyle w:val="Heading3"/>
        <w:rPr>
          <w:rFonts w:eastAsiaTheme="minorEastAsia"/>
          <w:lang w:val="en-US"/>
        </w:rPr>
      </w:pPr>
      <w:r>
        <w:rPr>
          <w:rFonts w:eastAsiaTheme="minorEastAsia"/>
          <w:lang w:val="en-US"/>
        </w:rPr>
        <w:t>Model Comparison</w:t>
      </w:r>
    </w:p>
    <w:p w14:paraId="153E1263" w14:textId="46025BF4" w:rsidR="005E142E" w:rsidRPr="006E4690" w:rsidRDefault="005E142E" w:rsidP="005E142E">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w:t>
      </w:r>
      <w:r>
        <w:rPr>
          <w:rFonts w:eastAsiaTheme="minorEastAsia"/>
          <w:lang w:val="en-US"/>
        </w:rPr>
        <w:t xml:space="preserve"> a</w:t>
      </w:r>
      <w:r w:rsidRPr="006E4690">
        <w:rPr>
          <w:rFonts w:eastAsiaTheme="minorEastAsia"/>
          <w:lang w:val="en-US"/>
        </w:rPr>
        <w:t xml:space="preserve"> high</w:t>
      </w:r>
      <w:r>
        <w:rPr>
          <w:rFonts w:eastAsiaTheme="minorEastAsia"/>
          <w:lang w:val="en-US"/>
        </w:rPr>
        <w:t xml:space="preserve">er </w:t>
      </w:r>
      <w:r w:rsidRPr="006E4690">
        <w:rPr>
          <w:rFonts w:eastAsiaTheme="minorEastAsia"/>
          <w:lang w:val="en-US"/>
        </w:rPr>
        <w:t xml:space="preserve">accuracy, their total computation time was drastically higher than XGBoost models. For instance, an RF model using RFE with </w:t>
      </w:r>
      <w:r>
        <w:rPr>
          <w:rFonts w:eastAsiaTheme="minorEastAsia"/>
          <w:lang w:val="en-US"/>
        </w:rPr>
        <w:t>9</w:t>
      </w:r>
      <w:r w:rsidRPr="006E4690">
        <w:rPr>
          <w:rFonts w:eastAsiaTheme="minorEastAsia"/>
          <w:lang w:val="en-US"/>
        </w:rPr>
        <w:t xml:space="preserve"> features </w:t>
      </w:r>
      <w:proofErr w:type="gramStart"/>
      <w:r w:rsidRPr="006E4690">
        <w:rPr>
          <w:rFonts w:eastAsiaTheme="minorEastAsia"/>
          <w:lang w:val="en-US"/>
        </w:rPr>
        <w:t>required</w:t>
      </w:r>
      <w:proofErr w:type="gramEnd"/>
      <w:r w:rsidRPr="006E4690">
        <w:rPr>
          <w:rFonts w:eastAsiaTheme="minorEastAsia"/>
          <w:lang w:val="en-US"/>
        </w:rPr>
        <w:t xml:space="preserve"> </w:t>
      </w:r>
      <w:r w:rsidR="001A477E">
        <w:rPr>
          <w:rFonts w:eastAsiaTheme="minorEastAsia"/>
          <w:lang w:val="en-US"/>
        </w:rPr>
        <w:t>148.69</w:t>
      </w:r>
      <w:r w:rsidRPr="006E4690">
        <w:rPr>
          <w:rFonts w:eastAsiaTheme="minorEastAsia"/>
          <w:lang w:val="en-US"/>
        </w:rPr>
        <w:t xml:space="preserve"> seconds, compared to a similar XGB model requiring only </w:t>
      </w:r>
      <w:r w:rsidR="001A477E">
        <w:rPr>
          <w:rFonts w:eastAsiaTheme="minorEastAsia"/>
          <w:lang w:val="en-US"/>
        </w:rPr>
        <w:t>63.47</w:t>
      </w:r>
      <w:r>
        <w:rPr>
          <w:rFonts w:eastAsiaTheme="minorEastAsia"/>
          <w:lang w:val="en-US"/>
        </w:rPr>
        <w:t xml:space="preserve"> </w:t>
      </w:r>
      <w:r w:rsidRPr="006E4690">
        <w:rPr>
          <w:rFonts w:eastAsiaTheme="minorEastAsia"/>
          <w:lang w:val="en-US"/>
        </w:rPr>
        <w:t>seconds</w:t>
      </w:r>
      <w:r w:rsidR="00D571A2">
        <w:rPr>
          <w:rFonts w:eastAsiaTheme="minorEastAsia"/>
          <w:lang w:val="en-US"/>
        </w:rPr>
        <w:t>.</w:t>
      </w:r>
    </w:p>
    <w:p w14:paraId="1B7C476F" w14:textId="22587171" w:rsidR="00B0672D" w:rsidRDefault="00B0672D" w:rsidP="00B0672D">
      <w:pPr>
        <w:pStyle w:val="Caption"/>
        <w:keepNext/>
      </w:pPr>
      <w:r>
        <w:t xml:space="preserve">Table </w:t>
      </w:r>
      <w:r>
        <w:fldChar w:fldCharType="begin"/>
      </w:r>
      <w:r>
        <w:instrText xml:space="preserve"> SEQ Table \* ARABIC </w:instrText>
      </w:r>
      <w:r>
        <w:fldChar w:fldCharType="separate"/>
      </w:r>
      <w:r>
        <w:rPr>
          <w:noProof/>
        </w:rPr>
        <w:t>12</w:t>
      </w:r>
      <w:r>
        <w:rPr>
          <w:noProof/>
        </w:rPr>
        <w:fldChar w:fldCharType="end"/>
      </w:r>
      <w:r>
        <w:t xml:space="preserve"> </w:t>
      </w:r>
      <w:r w:rsidR="001A477E" w:rsidRPr="00026C93">
        <w:t>Time comparison between RF and XGBoost</w:t>
      </w:r>
    </w:p>
    <w:tbl>
      <w:tblPr>
        <w:tblW w:w="1158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040"/>
        <w:gridCol w:w="850"/>
        <w:gridCol w:w="929"/>
        <w:gridCol w:w="1233"/>
        <w:gridCol w:w="1029"/>
        <w:gridCol w:w="831"/>
        <w:gridCol w:w="939"/>
        <w:gridCol w:w="1368"/>
        <w:gridCol w:w="1137"/>
        <w:gridCol w:w="1054"/>
      </w:tblGrid>
      <w:tr w:rsidR="00B0672D" w:rsidRPr="00ED7A2A" w14:paraId="48B3808F" w14:textId="77777777" w:rsidTr="00B0672D">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78D21"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 Method</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DD552"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D9CAD"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Model Type</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09CA6"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Average Type</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65344"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Number of Features</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50BB4"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Accuracy</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D47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F1 Score</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A2F3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Ranking Time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294E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 Time</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7D4D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Evaluation Time</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CEB1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Total Time</w:t>
            </w:r>
          </w:p>
        </w:tc>
      </w:tr>
      <w:tr w:rsidR="00B0672D" w:rsidRPr="00ED7A2A" w14:paraId="75BAED58" w14:textId="77777777" w:rsidTr="00B0672D">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7D86D"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68559"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66034"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57F8F"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1B748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12</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2483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0.9871</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A4D44"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0.9871</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2DBFB"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E0175"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118.1741</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A8DB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67.2535</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C7A41"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188.9690</w:t>
            </w:r>
          </w:p>
        </w:tc>
      </w:tr>
      <w:tr w:rsidR="00B0672D" w:rsidRPr="00ED7A2A" w14:paraId="3CB46C62" w14:textId="77777777" w:rsidTr="00B0672D">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05217"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9FF6B"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87527"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3255E"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D7CE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ECB58"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0.9869</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BC5C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0.9869</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0840B"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67EC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70.6860</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A5788"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74.4607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CE1E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148.6881</w:t>
            </w:r>
          </w:p>
        </w:tc>
      </w:tr>
      <w:tr w:rsidR="00B0672D" w:rsidRPr="00ED7A2A" w14:paraId="40CA3DB7" w14:textId="77777777" w:rsidTr="00B0672D">
        <w:trPr>
          <w:trHeight w:val="300"/>
        </w:trPr>
        <w:tc>
          <w:tcPr>
            <w:tcW w:w="1170" w:type="dxa"/>
            <w:shd w:val="clear" w:color="auto" w:fill="auto"/>
            <w:noWrap/>
            <w:vAlign w:val="bottom"/>
            <w:hideMark/>
          </w:tcPr>
          <w:p w14:paraId="70AECE48"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D2C8275"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RFE</w:t>
            </w:r>
          </w:p>
        </w:tc>
        <w:tc>
          <w:tcPr>
            <w:tcW w:w="850" w:type="dxa"/>
            <w:shd w:val="clear" w:color="auto" w:fill="auto"/>
            <w:noWrap/>
            <w:vAlign w:val="bottom"/>
            <w:hideMark/>
          </w:tcPr>
          <w:p w14:paraId="2F95CEB2"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XGB</w:t>
            </w:r>
          </w:p>
        </w:tc>
        <w:tc>
          <w:tcPr>
            <w:tcW w:w="929" w:type="dxa"/>
            <w:shd w:val="clear" w:color="auto" w:fill="auto"/>
            <w:noWrap/>
            <w:vAlign w:val="bottom"/>
            <w:hideMark/>
          </w:tcPr>
          <w:p w14:paraId="212756D0"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shd w:val="clear" w:color="auto" w:fill="auto"/>
            <w:noWrap/>
            <w:vAlign w:val="bottom"/>
            <w:hideMark/>
          </w:tcPr>
          <w:p w14:paraId="7D3A1C5C"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95EFB78"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831" w:type="dxa"/>
            <w:shd w:val="clear" w:color="auto" w:fill="auto"/>
            <w:noWrap/>
            <w:vAlign w:val="bottom"/>
            <w:hideMark/>
          </w:tcPr>
          <w:p w14:paraId="0BE202CA"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939" w:type="dxa"/>
            <w:shd w:val="clear" w:color="auto" w:fill="auto"/>
            <w:noWrap/>
            <w:vAlign w:val="bottom"/>
            <w:hideMark/>
          </w:tcPr>
          <w:p w14:paraId="7891AAD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shd w:val="clear" w:color="auto" w:fill="auto"/>
            <w:noWrap/>
            <w:vAlign w:val="bottom"/>
            <w:hideMark/>
          </w:tcPr>
          <w:p w14:paraId="0753E16F"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46.4898</w:t>
            </w:r>
          </w:p>
        </w:tc>
        <w:tc>
          <w:tcPr>
            <w:tcW w:w="1137" w:type="dxa"/>
            <w:shd w:val="clear" w:color="auto" w:fill="auto"/>
            <w:noWrap/>
            <w:vAlign w:val="bottom"/>
            <w:hideMark/>
          </w:tcPr>
          <w:p w14:paraId="37FC2562"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26.5656</w:t>
            </w:r>
          </w:p>
        </w:tc>
        <w:tc>
          <w:tcPr>
            <w:tcW w:w="1054" w:type="dxa"/>
            <w:shd w:val="clear" w:color="auto" w:fill="auto"/>
            <w:noWrap/>
            <w:vAlign w:val="bottom"/>
            <w:hideMark/>
          </w:tcPr>
          <w:p w14:paraId="5F32F412"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76.5967</w:t>
            </w:r>
          </w:p>
        </w:tc>
      </w:tr>
      <w:tr w:rsidR="00B0672D" w:rsidRPr="00ED7A2A" w14:paraId="481AD0C2" w14:textId="77777777" w:rsidTr="00B0672D">
        <w:trPr>
          <w:trHeight w:val="300"/>
        </w:trPr>
        <w:tc>
          <w:tcPr>
            <w:tcW w:w="1170" w:type="dxa"/>
            <w:shd w:val="clear" w:color="auto" w:fill="auto"/>
            <w:noWrap/>
            <w:vAlign w:val="bottom"/>
            <w:hideMark/>
          </w:tcPr>
          <w:p w14:paraId="29AE73E4"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4A0C693"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SPFS</w:t>
            </w:r>
          </w:p>
        </w:tc>
        <w:tc>
          <w:tcPr>
            <w:tcW w:w="850" w:type="dxa"/>
            <w:shd w:val="clear" w:color="auto" w:fill="auto"/>
            <w:noWrap/>
            <w:vAlign w:val="bottom"/>
            <w:hideMark/>
          </w:tcPr>
          <w:p w14:paraId="46EEB996"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XGB</w:t>
            </w:r>
          </w:p>
        </w:tc>
        <w:tc>
          <w:tcPr>
            <w:tcW w:w="929" w:type="dxa"/>
            <w:shd w:val="clear" w:color="auto" w:fill="auto"/>
            <w:noWrap/>
            <w:vAlign w:val="bottom"/>
            <w:hideMark/>
          </w:tcPr>
          <w:p w14:paraId="4F529492" w14:textId="77777777" w:rsidR="00B0672D" w:rsidRPr="00ED7A2A" w:rsidRDefault="00B0672D" w:rsidP="00222533">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micro</w:t>
            </w:r>
          </w:p>
        </w:tc>
        <w:tc>
          <w:tcPr>
            <w:tcW w:w="1233" w:type="dxa"/>
            <w:shd w:val="clear" w:color="auto" w:fill="auto"/>
            <w:noWrap/>
            <w:vAlign w:val="bottom"/>
            <w:hideMark/>
          </w:tcPr>
          <w:p w14:paraId="2E1A8027"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9B32D3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831" w:type="dxa"/>
            <w:shd w:val="clear" w:color="auto" w:fill="auto"/>
            <w:noWrap/>
            <w:vAlign w:val="bottom"/>
            <w:hideMark/>
          </w:tcPr>
          <w:p w14:paraId="79DA50AC"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0.9850</w:t>
            </w:r>
          </w:p>
        </w:tc>
        <w:tc>
          <w:tcPr>
            <w:tcW w:w="939" w:type="dxa"/>
            <w:shd w:val="clear" w:color="auto" w:fill="auto"/>
            <w:noWrap/>
            <w:vAlign w:val="bottom"/>
            <w:hideMark/>
          </w:tcPr>
          <w:p w14:paraId="4755D171"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3.5413</w:t>
            </w:r>
          </w:p>
        </w:tc>
        <w:tc>
          <w:tcPr>
            <w:tcW w:w="1368" w:type="dxa"/>
            <w:shd w:val="clear" w:color="auto" w:fill="auto"/>
            <w:noWrap/>
            <w:vAlign w:val="bottom"/>
            <w:hideMark/>
          </w:tcPr>
          <w:p w14:paraId="4250B8B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34.7657</w:t>
            </w:r>
          </w:p>
        </w:tc>
        <w:tc>
          <w:tcPr>
            <w:tcW w:w="1137" w:type="dxa"/>
            <w:shd w:val="clear" w:color="auto" w:fill="auto"/>
            <w:noWrap/>
            <w:vAlign w:val="bottom"/>
            <w:hideMark/>
          </w:tcPr>
          <w:p w14:paraId="2DCBF896"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25.1620</w:t>
            </w:r>
          </w:p>
        </w:tc>
        <w:tc>
          <w:tcPr>
            <w:tcW w:w="1054" w:type="dxa"/>
            <w:shd w:val="clear" w:color="auto" w:fill="auto"/>
            <w:noWrap/>
            <w:vAlign w:val="bottom"/>
            <w:hideMark/>
          </w:tcPr>
          <w:p w14:paraId="050C68BD" w14:textId="77777777" w:rsidR="00B0672D" w:rsidRPr="00ED7A2A" w:rsidRDefault="00B0672D" w:rsidP="00222533">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63.4690</w:t>
            </w:r>
          </w:p>
        </w:tc>
      </w:tr>
    </w:tbl>
    <w:p w14:paraId="257B5DBB" w14:textId="77777777" w:rsidR="00B0672D" w:rsidRPr="003B1473" w:rsidRDefault="00B0672D" w:rsidP="003B1473">
      <w:pPr>
        <w:rPr>
          <w:rFonts w:eastAsiaTheme="minorEastAsia"/>
          <w:b/>
          <w:bCs/>
          <w:lang w:val="en-US"/>
        </w:rPr>
      </w:pPr>
    </w:p>
    <w:p w14:paraId="375EF504" w14:textId="44E2A390" w:rsidR="006C1E69" w:rsidRDefault="003B1473" w:rsidP="00915D89">
      <w:pPr>
        <w:rPr>
          <w:rFonts w:eastAsiaTheme="minorEastAsia"/>
          <w:lang w:val="en-US"/>
        </w:rPr>
      </w:pPr>
      <w:r w:rsidRPr="003B1473">
        <w:rPr>
          <w:rFonts w:eastAsiaTheme="minorEastAsia"/>
          <w:lang w:val="en-US"/>
        </w:rPr>
        <w:t>In summary, XGBoost is the best choice for fast, high-performing models without feature selection, whereas Random Forest excels in feature-limited scenarios but requires more processing time. The optimal model choice depends on the trade-off between speed and feature selection complexity.</w:t>
      </w:r>
    </w:p>
    <w:p w14:paraId="193A0EF2" w14:textId="77777777" w:rsidR="0021321F" w:rsidRPr="00915D89" w:rsidRDefault="0021321F" w:rsidP="00915D89">
      <w:pPr>
        <w:rPr>
          <w:rFonts w:eastAsiaTheme="minorEastAsia"/>
          <w:lang w:val="en-US"/>
        </w:rPr>
      </w:pPr>
    </w:p>
    <w:p w14:paraId="183D5BD1" w14:textId="586092A9" w:rsidR="00915D89" w:rsidRDefault="00915D89" w:rsidP="00915D89">
      <w:pPr>
        <w:pStyle w:val="Heading2"/>
        <w:rPr>
          <w:rFonts w:eastAsiaTheme="minorEastAsia"/>
        </w:rPr>
      </w:pPr>
      <w:bookmarkStart w:id="60" w:name="_Toc192164969"/>
      <w:r w:rsidRPr="00915D89">
        <w:rPr>
          <w:rFonts w:eastAsiaTheme="minorEastAsia"/>
        </w:rPr>
        <w:t>Summary of Findings</w:t>
      </w:r>
      <w:bookmarkEnd w:id="60"/>
    </w:p>
    <w:p w14:paraId="7EA3E546" w14:textId="77777777" w:rsidR="00943D27" w:rsidRPr="00943D27" w:rsidRDefault="00943D27" w:rsidP="00FA04C4">
      <w:pPr>
        <w:rPr>
          <w:rFonts w:eastAsiaTheme="minorEastAsia"/>
          <w:lang w:val="en-US"/>
        </w:rPr>
      </w:pPr>
      <w:r w:rsidRPr="00943D27">
        <w:rPr>
          <w:rFonts w:eastAsiaTheme="minorEastAsia"/>
          <w:lang w:val="en-US"/>
        </w:rPr>
        <w:t>This study highlights the critical roles of feature selection, classifier type, and computational efficiency in model performance. Optimal model performance consistently occurred with 11 to 15 retained features, with notable declines in accuracy when fewer than 7 features were used. Thus, moderate feature elimination maintains accuracy, but excessive removal significantly reduces performance.</w:t>
      </w:r>
    </w:p>
    <w:p w14:paraId="709FA2B7" w14:textId="77777777" w:rsidR="00943D27" w:rsidRPr="00943D27" w:rsidRDefault="00943D27" w:rsidP="00FA04C4">
      <w:pPr>
        <w:rPr>
          <w:rFonts w:eastAsiaTheme="minorEastAsia"/>
          <w:lang w:val="en-US"/>
        </w:rPr>
      </w:pPr>
      <w:r w:rsidRPr="00943D27">
        <w:rPr>
          <w:rFonts w:eastAsiaTheme="minorEastAsia"/>
          <w:lang w:val="en-US"/>
        </w:rPr>
        <w:t xml:space="preserve">Recursive Feature Elimination (RFE) and Sequential Progressive Feature Selection (SPFS) effectively selected relevant features, with RFE achieving top F1 scores but at the expense of longer processing times, making it less practical for real-time applications. Direct removal of low-impact features such as address, pressure measurement, and </w:t>
      </w:r>
      <w:proofErr w:type="spellStart"/>
      <w:r w:rsidRPr="00943D27">
        <w:rPr>
          <w:rFonts w:eastAsiaTheme="minorEastAsia"/>
          <w:lang w:val="en-US"/>
        </w:rPr>
        <w:t>crc_rate</w:t>
      </w:r>
      <w:proofErr w:type="spellEnd"/>
      <w:r w:rsidRPr="00943D27">
        <w:rPr>
          <w:rFonts w:eastAsiaTheme="minorEastAsia"/>
          <w:lang w:val="en-US"/>
        </w:rPr>
        <w:t xml:space="preserve"> provided a computationally efficient alternative while maintaining competitive accuracy.</w:t>
      </w:r>
    </w:p>
    <w:p w14:paraId="37324316" w14:textId="77777777" w:rsidR="00943D27" w:rsidRPr="00943D27" w:rsidRDefault="00943D27" w:rsidP="00FA04C4">
      <w:pPr>
        <w:rPr>
          <w:rFonts w:eastAsiaTheme="minorEastAsia"/>
          <w:lang w:val="en-US"/>
        </w:rPr>
      </w:pPr>
      <w:r w:rsidRPr="00943D27">
        <w:rPr>
          <w:rFonts w:eastAsiaTheme="minorEastAsia"/>
          <w:lang w:val="en-US"/>
        </w:rPr>
        <w:t>Comparing classifiers, Random Forest (RF) consistently outperformed XGBoost (XGB) in scenarios with fewer than 11 features, maintaining high F1 scores (above 0.97) even when reduced to just 7 features. Conversely, XGB exhibited a greater dependency on larger feature sets, experiencing notable performance declines with fewer features.</w:t>
      </w:r>
    </w:p>
    <w:p w14:paraId="1E447F88" w14:textId="77777777" w:rsidR="00943D27" w:rsidRPr="00943D27" w:rsidRDefault="00943D27" w:rsidP="00FA04C4">
      <w:pPr>
        <w:rPr>
          <w:rFonts w:eastAsiaTheme="minorEastAsia"/>
          <w:lang w:val="en-US"/>
        </w:rPr>
      </w:pPr>
      <w:r w:rsidRPr="00943D27">
        <w:rPr>
          <w:rFonts w:eastAsiaTheme="minorEastAsia"/>
          <w:lang w:val="en-US"/>
        </w:rPr>
        <w:t>Feature ranking methods significantly influenced outcomes, with Statistical Properties (SP) and Weighted Feature Importance (WFI) consistently identifying critical features. Simpler removal methods (rem_1, rem_2) offered comparable accuracy to RFE and SPFS at substantially lower computational costs.</w:t>
      </w:r>
    </w:p>
    <w:p w14:paraId="44DD4465" w14:textId="77777777" w:rsidR="00943D27" w:rsidRPr="00943D27" w:rsidRDefault="00943D27" w:rsidP="00FA04C4">
      <w:pPr>
        <w:rPr>
          <w:rFonts w:eastAsiaTheme="minorEastAsia"/>
          <w:lang w:val="en-US"/>
        </w:rPr>
      </w:pPr>
      <w:r w:rsidRPr="00943D27">
        <w:rPr>
          <w:rFonts w:eastAsiaTheme="minorEastAsia"/>
          <w:lang w:val="en-US"/>
        </w:rPr>
        <w:t xml:space="preserve">XGB models provided the fastest processing times when no feature selection was used, ideal for time-sensitive applications. However, when feature selection was introduced, RF </w:t>
      </w:r>
      <w:r w:rsidRPr="00943D27">
        <w:rPr>
          <w:rFonts w:eastAsiaTheme="minorEastAsia"/>
          <w:lang w:val="en-US"/>
        </w:rPr>
        <w:lastRenderedPageBreak/>
        <w:t>models offered the best balance of accuracy and efficiency, making them preferable for scenarios with limited features.</w:t>
      </w:r>
    </w:p>
    <w:p w14:paraId="5FD581CB" w14:textId="77777777" w:rsidR="00030F54" w:rsidRPr="00030F54" w:rsidRDefault="00030F54" w:rsidP="00030F54">
      <w:pPr>
        <w:rPr>
          <w:rFonts w:eastAsiaTheme="minorEastAsia"/>
          <w:lang w:val="en-US"/>
        </w:rPr>
      </w:pPr>
    </w:p>
    <w:p w14:paraId="21105474" w14:textId="6AD210CB" w:rsidR="006C15D3" w:rsidRDefault="006C15D3" w:rsidP="00AF314F">
      <w:pPr>
        <w:pStyle w:val="Heading3"/>
        <w:spacing w:line="360" w:lineRule="auto"/>
        <w:rPr>
          <w:rFonts w:eastAsiaTheme="minorEastAsia"/>
        </w:rPr>
      </w:pPr>
      <w:bookmarkStart w:id="61" w:name="_Toc192164970"/>
      <w:r w:rsidRPr="006C15D3">
        <w:rPr>
          <w:rFonts w:eastAsiaTheme="minorEastAsia"/>
        </w:rPr>
        <w:t>Key Observations</w:t>
      </w:r>
      <w:bookmarkEnd w:id="61"/>
    </w:p>
    <w:p w14:paraId="22688908" w14:textId="77777777" w:rsidR="00A17D7E" w:rsidRPr="00A17D7E" w:rsidRDefault="00A17D7E" w:rsidP="00A17D7E">
      <w:pPr>
        <w:rPr>
          <w:rFonts w:eastAsiaTheme="minorEastAsia"/>
          <w:lang w:val="en-US"/>
        </w:rPr>
      </w:pPr>
      <w:r w:rsidRPr="00A17D7E">
        <w:rPr>
          <w:rFonts w:eastAsiaTheme="minorEastAsia"/>
          <w:lang w:val="en-US"/>
        </w:rPr>
        <w:t>The highest F1 scores were achieved by models retaining between 11 and 15 features, emphasizing the importance of careful feature selection, as removing more than six features significantly decreased performance. Random Forest (RF) models showed greater resilience to feature reduction compared to XGBoost (XGB), maintaining high accuracy even with fewer features. Feature ranking techniques like Statistical Properties (SP) and Weighted Feature Importance (WFI) consistently identified the most essential features. Direct removal of low-impact features (e.g., address, pressure measurement, control scheme) had minimal impact on accuracy but greatly enhanced computational efficiency. XGB models without feature selection delivered the fastest processing times, typically under 35 seconds, whereas RF models provided a superior balance of accuracy and efficiency when feature selection was applied. While Recursive Feature Elimination (RFE) improved accuracy, it significantly increased computational costs, often exceeding 140 seconds, making simpler removal methods more practical for efficiency-focused scenarios.</w:t>
      </w: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2" w:name="_Toc192164971"/>
      <w:r w:rsidRPr="006C15D3">
        <w:rPr>
          <w:rFonts w:eastAsiaTheme="minorEastAsia"/>
        </w:rPr>
        <w:t>Summary of Best-Performing Configurations</w:t>
      </w:r>
      <w:bookmarkEnd w:id="62"/>
    </w:p>
    <w:p w14:paraId="66B915EE" w14:textId="77777777" w:rsidR="00AA7F49" w:rsidRPr="00AA7F49" w:rsidRDefault="00AA7F49" w:rsidP="00AA7F49">
      <w:pPr>
        <w:rPr>
          <w:rFonts w:eastAsiaTheme="minorEastAsia"/>
          <w:lang w:val="en-US"/>
        </w:rPr>
      </w:pPr>
      <w:r w:rsidRPr="00AA7F49">
        <w:rPr>
          <w:rFonts w:eastAsiaTheme="minorEastAsia"/>
          <w:lang w:val="en-US"/>
        </w:rPr>
        <w:t xml:space="preserve">Optimal configurations utilized RF models combined with RFE or SPFS, with the top-performing model (WFI-XGB with RF and 12 features) achieving an F1 score of 0.9871. Eliminating features like address, pressure measurement, and </w:t>
      </w:r>
      <w:proofErr w:type="spellStart"/>
      <w:r w:rsidRPr="00AA7F49">
        <w:rPr>
          <w:rFonts w:eastAsiaTheme="minorEastAsia"/>
          <w:lang w:val="en-US"/>
        </w:rPr>
        <w:t>crc_rate</w:t>
      </w:r>
      <w:proofErr w:type="spellEnd"/>
      <w:r w:rsidRPr="00AA7F49">
        <w:rPr>
          <w:rFonts w:eastAsiaTheme="minorEastAsia"/>
          <w:lang w:val="en-US"/>
        </w:rPr>
        <w:t xml:space="preserve"> improved computational efficiency without sacrificing accuracy.</w:t>
      </w:r>
    </w:p>
    <w:p w14:paraId="658B485D" w14:textId="77777777" w:rsidR="00AA7F49" w:rsidRPr="00AA7F49" w:rsidRDefault="00AA7F49" w:rsidP="00AA7F49">
      <w:pPr>
        <w:rPr>
          <w:rFonts w:eastAsiaTheme="minorEastAsia"/>
          <w:lang w:val="en-US"/>
        </w:rPr>
      </w:pPr>
      <w:r w:rsidRPr="00AA7F49">
        <w:rPr>
          <w:rFonts w:eastAsiaTheme="minorEastAsia"/>
          <w:lang w:val="en-US"/>
        </w:rPr>
        <w:t>XGB performed best in scenarios without feature selection, combining strong accuracy with rapid execution (24.76 seconds). Models retaining between 13 and 14 features offered an ideal balance of accuracy and efficiency.</w:t>
      </w:r>
    </w:p>
    <w:p w14:paraId="2B64101F" w14:textId="77777777" w:rsidR="00AA7F49" w:rsidRPr="00AA7F49" w:rsidRDefault="00AA7F49" w:rsidP="00AA7F49">
      <w:pPr>
        <w:rPr>
          <w:rFonts w:eastAsiaTheme="minorEastAsia"/>
          <w:lang w:val="en-US"/>
        </w:rPr>
      </w:pPr>
      <w:r w:rsidRPr="00AA7F49">
        <w:rPr>
          <w:rFonts w:eastAsiaTheme="minorEastAsia"/>
          <w:lang w:val="en-US"/>
        </w:rPr>
        <w:lastRenderedPageBreak/>
        <w:t>Overall, XGB is ideal for fast classification without feature selection, while RF provides superior predictive accuracy when feature selection is involved.</w:t>
      </w:r>
    </w:p>
    <w:p w14:paraId="399FE5CF" w14:textId="77777777" w:rsidR="009355F4" w:rsidRPr="009355F4" w:rsidRDefault="009355F4" w:rsidP="00B744FA">
      <w:pPr>
        <w:rPr>
          <w:rFonts w:eastAsiaTheme="minorEastAsia"/>
          <w:lang w:val="en-US"/>
        </w:rPr>
      </w:pPr>
      <w:r w:rsidRPr="009355F4">
        <w:rPr>
          <w:rFonts w:eastAsiaTheme="minorEastAsia"/>
          <w:lang w:val="en-US"/>
        </w:rPr>
        <w:t>The visualization below illustrates the best-performing configurations, highlighting their F1 scores. Models utilizing RFE and SPFS with RF demonstrated the highest classification performance, while XGBoost models without feature selection achieved the shortest processing times.</w:t>
      </w:r>
    </w:p>
    <w:p w14:paraId="739722E1" w14:textId="77777777" w:rsidR="001E7629" w:rsidRDefault="001E7629" w:rsidP="001E7629">
      <w:pPr>
        <w:pStyle w:val="NormalWeb"/>
        <w:keepNext/>
        <w:spacing w:line="360" w:lineRule="auto"/>
      </w:pPr>
      <w:r>
        <w:rPr>
          <w:noProof/>
          <w:lang w:eastAsia="en-US"/>
        </w:rPr>
        <w:drawing>
          <wp:inline distT="0" distB="0" distL="0" distR="0" wp14:anchorId="37939B79" wp14:editId="7CD5FCE4">
            <wp:extent cx="5934710" cy="4149090"/>
            <wp:effectExtent l="0" t="0" r="8890" b="3810"/>
            <wp:docPr id="29344130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1306" name="Picture 1" descr="A graph with numbers and lin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149090"/>
                    </a:xfrm>
                    <a:prstGeom prst="rect">
                      <a:avLst/>
                    </a:prstGeom>
                    <a:noFill/>
                    <a:ln>
                      <a:noFill/>
                    </a:ln>
                  </pic:spPr>
                </pic:pic>
              </a:graphicData>
            </a:graphic>
          </wp:inline>
        </w:drawing>
      </w:r>
    </w:p>
    <w:p w14:paraId="6FF98AAE" w14:textId="09621D25" w:rsidR="00FB7745" w:rsidRPr="00E61686" w:rsidRDefault="001E7629" w:rsidP="001E7629">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66175C">
        <w:t>Graph showing all combinations best F1-Score</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63" w:name="_Toc192164972"/>
      <w:r w:rsidRPr="00857050">
        <w:lastRenderedPageBreak/>
        <w:t>Conclusion</w:t>
      </w:r>
      <w:bookmarkEnd w:id="63"/>
    </w:p>
    <w:p w14:paraId="78CAB141" w14:textId="77777777" w:rsidR="00786AD4" w:rsidRPr="00786AD4" w:rsidRDefault="00786AD4" w:rsidP="00786AD4">
      <w:pPr>
        <w:rPr>
          <w:rFonts w:eastAsiaTheme="minorEastAsia"/>
          <w:lang w:val="en-US"/>
        </w:rPr>
      </w:pPr>
      <w:r w:rsidRPr="00786AD4">
        <w:rPr>
          <w:rFonts w:eastAsiaTheme="minorEastAsia"/>
          <w:lang w:val="en-US"/>
        </w:rPr>
        <w:t>This study applied the RS-BMLMS (Robust Strategy for Best Machine Learning Model Selection) methodology to enhance intrusion detection in gas pipeline SCADA systems. Key findings highlight the importance of combining effective feature selection methods, ranking strategies, and classifier evaluation to optimize predictive accuracy and computational efficiency. By systematically evaluating different configurations, the study created a repeatable and adaptable framework for robust anomaly detection.</w:t>
      </w:r>
    </w:p>
    <w:p w14:paraId="12FEF7A3" w14:textId="77777777" w:rsidR="00786AD4" w:rsidRPr="00786AD4" w:rsidRDefault="00786AD4" w:rsidP="00786AD4">
      <w:pPr>
        <w:rPr>
          <w:rFonts w:eastAsiaTheme="minorEastAsia"/>
          <w:lang w:val="en-US"/>
        </w:rPr>
      </w:pPr>
      <w:r w:rsidRPr="00786AD4">
        <w:rPr>
          <w:rFonts w:eastAsiaTheme="minorEastAsia"/>
          <w:lang w:val="en-US"/>
        </w:rPr>
        <w:t xml:space="preserve">Feature ranking methods, specifically Statistical Properties (SP) and Weighted Feature Importance (WFI), played a crucial role in identifying the most influential features. Feature selection techniques, including Recursive Feature Elimination (RFE) and Sequential Progressive Feature Selection (SPFS), successfully refined feature sets, improving model accuracy while reducing redundant data. </w:t>
      </w:r>
      <w:proofErr w:type="gramStart"/>
      <w:r w:rsidRPr="00786AD4">
        <w:rPr>
          <w:rFonts w:eastAsiaTheme="minorEastAsia"/>
          <w:lang w:val="en-US"/>
        </w:rPr>
        <w:t>Models retaining 11 to 15 features</w:t>
      </w:r>
      <w:proofErr w:type="gramEnd"/>
      <w:r w:rsidRPr="00786AD4">
        <w:rPr>
          <w:rFonts w:eastAsiaTheme="minorEastAsia"/>
          <w:lang w:val="en-US"/>
        </w:rPr>
        <w:t xml:space="preserve"> consistently delivered the highest F1 scores, with removal-based methods (</w:t>
      </w:r>
      <w:proofErr w:type="spellStart"/>
      <w:r w:rsidRPr="00786AD4">
        <w:rPr>
          <w:rFonts w:eastAsiaTheme="minorEastAsia"/>
          <w:lang w:val="en-US"/>
        </w:rPr>
        <w:t>rem_x</w:t>
      </w:r>
      <w:proofErr w:type="spellEnd"/>
      <w:r w:rsidRPr="00786AD4">
        <w:rPr>
          <w:rFonts w:eastAsiaTheme="minorEastAsia"/>
          <w:lang w:val="en-US"/>
        </w:rPr>
        <w:t>) causing only minor performance reductions when removing fewer than six features. However, eliminating more than six features significantly impacted accuracy, highlighting the importance of retaining critical attributes.</w:t>
      </w:r>
    </w:p>
    <w:p w14:paraId="5A6EE6C7" w14:textId="77777777" w:rsidR="00786AD4" w:rsidRPr="00786AD4" w:rsidRDefault="00786AD4" w:rsidP="00786AD4">
      <w:pPr>
        <w:rPr>
          <w:rFonts w:eastAsiaTheme="minorEastAsia"/>
          <w:lang w:val="en-US"/>
        </w:rPr>
      </w:pPr>
      <w:r w:rsidRPr="00786AD4">
        <w:rPr>
          <w:rFonts w:eastAsiaTheme="minorEastAsia"/>
          <w:lang w:val="en-US"/>
        </w:rPr>
        <w:t>Classifier comparisons showed Random Forest (RF) demonstrated greater resilience to feature reduction than XGBoost (XGB). While both classifiers performed well with larger feature sets, RF maintained stable accuracy with reduced features, making it the preferred choice for scenarios requiring feature selection. However, XGB was significantly faster in terms of computational efficiency, making it ideal for real-time detection tasks when feature selection is minimal or unnecessary.</w:t>
      </w:r>
    </w:p>
    <w:p w14:paraId="6B9853D4" w14:textId="77777777" w:rsidR="00786AD4" w:rsidRPr="00786AD4" w:rsidRDefault="00786AD4" w:rsidP="00786AD4">
      <w:pPr>
        <w:rPr>
          <w:rFonts w:eastAsiaTheme="minorEastAsia"/>
          <w:lang w:val="en-US"/>
        </w:rPr>
      </w:pPr>
      <w:r w:rsidRPr="00786AD4">
        <w:rPr>
          <w:rFonts w:eastAsiaTheme="minorEastAsia"/>
          <w:lang w:val="en-US"/>
        </w:rPr>
        <w:t xml:space="preserve">Overall, the RS-BMLMS approach provided an effective balance between accuracy and computational cost. RF models, particularly using RFE with WFI ranking, achieved the highest accuracy (F1 score = 0.9871) but required longer processing times (up to 188.97 seconds). Conversely, XGB delivered competitive accuracy with significantly reduced computational time (as low as 24.76 seconds without feature selection). These findings </w:t>
      </w:r>
      <w:r w:rsidRPr="00786AD4">
        <w:rPr>
          <w:rFonts w:eastAsiaTheme="minorEastAsia"/>
          <w:lang w:val="en-US"/>
        </w:rPr>
        <w:lastRenderedPageBreak/>
        <w:t>confirm that selecting the appropriate combination of classifier, feature ranking, and feature selection strategy is essential for optimized performance in SCADA system intrusion detection.</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64" w:name="_Toc192164973"/>
      <w:r w:rsidRPr="524D1CB7">
        <w:t xml:space="preserve">Scope of Future </w:t>
      </w:r>
      <w:proofErr w:type="spellStart"/>
      <w:r w:rsidRPr="524D1CB7">
        <w:t>Research</w:t>
      </w:r>
      <w:r w:rsidRPr="524D1CB7">
        <w:rPr>
          <w:vertAlign w:val="superscript"/>
        </w:rPr>
        <w:t>e</w:t>
      </w:r>
      <w:bookmarkEnd w:id="64"/>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65" w:name="_Toc192164974"/>
      <w:r w:rsidRPr="006834D3">
        <w:t>References</w:t>
      </w:r>
      <w:bookmarkEnd w:id="65"/>
    </w:p>
    <w:p w14:paraId="1EBC0814" w14:textId="6E49F6D7" w:rsidR="00FE2034" w:rsidRPr="00762BCD" w:rsidRDefault="524D1CB7" w:rsidP="00AF314F">
      <w:bookmarkStart w:id="66"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66"/>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67" w:name="_Toc192164975"/>
      <w:bookmarkStart w:id="68" w:name="_Hlk64541123"/>
      <w:r w:rsidRPr="009825C1">
        <w:t>Appendix A</w:t>
      </w:r>
      <w:r>
        <w:t>: xxx</w:t>
      </w:r>
      <w:bookmarkEnd w:id="67"/>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lastRenderedPageBreak/>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68"/>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lastRenderedPageBreak/>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lastRenderedPageBreak/>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27E05538" w:rsidR="00481709" w:rsidRPr="00481709" w:rsidRDefault="00481709" w:rsidP="00481709">
      <w:pPr>
        <w:rPr>
          <w:i/>
          <w:iCs/>
        </w:rPr>
      </w:pPr>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B0672D">
        <w:rPr>
          <w:i/>
          <w:iCs/>
          <w:noProof/>
        </w:rPr>
        <w:t>13</w:t>
      </w:r>
      <w:r w:rsidRPr="00481709">
        <w:rPr>
          <w:i/>
          <w:iCs/>
        </w:rPr>
        <w:fldChar w:fldCharType="end"/>
      </w:r>
      <w:r w:rsidRPr="00481709">
        <w:rPr>
          <w:i/>
          <w:iCs/>
        </w:rPr>
        <w:t xml:space="preserve"> Full Evaluation Log csv file</w:t>
      </w:r>
    </w:p>
    <w:tbl>
      <w:tblPr>
        <w:tblpPr w:leftFromText="180" w:rightFromText="180" w:vertAnchor="text" w:horzAnchor="margin" w:tblpXSpec="center" w:tblpY="-432"/>
        <w:tblW w:w="1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
        <w:gridCol w:w="890"/>
        <w:gridCol w:w="661"/>
        <w:gridCol w:w="868"/>
        <w:gridCol w:w="846"/>
        <w:gridCol w:w="1972"/>
        <w:gridCol w:w="971"/>
        <w:gridCol w:w="884"/>
        <w:gridCol w:w="809"/>
        <w:gridCol w:w="842"/>
        <w:gridCol w:w="831"/>
        <w:gridCol w:w="809"/>
        <w:gridCol w:w="943"/>
      </w:tblGrid>
      <w:tr w:rsidR="00E3157C" w:rsidRPr="00E3157C" w14:paraId="5A4123A1" w14:textId="77777777" w:rsidTr="00E3157C">
        <w:trPr>
          <w:trHeight w:val="300"/>
        </w:trPr>
        <w:tc>
          <w:tcPr>
            <w:tcW w:w="762" w:type="dxa"/>
            <w:shd w:val="clear" w:color="auto" w:fill="auto"/>
            <w:noWrap/>
            <w:vAlign w:val="bottom"/>
            <w:hideMark/>
          </w:tcPr>
          <w:p w14:paraId="486655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Rank Method</w:t>
            </w:r>
          </w:p>
        </w:tc>
        <w:tc>
          <w:tcPr>
            <w:tcW w:w="890" w:type="dxa"/>
            <w:shd w:val="clear" w:color="auto" w:fill="auto"/>
            <w:noWrap/>
            <w:vAlign w:val="bottom"/>
            <w:hideMark/>
          </w:tcPr>
          <w:p w14:paraId="18F20F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Feature Selection</w:t>
            </w:r>
          </w:p>
        </w:tc>
        <w:tc>
          <w:tcPr>
            <w:tcW w:w="661" w:type="dxa"/>
            <w:shd w:val="clear" w:color="auto" w:fill="auto"/>
            <w:noWrap/>
            <w:vAlign w:val="bottom"/>
            <w:hideMark/>
          </w:tcPr>
          <w:p w14:paraId="195C28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Model Type</w:t>
            </w:r>
          </w:p>
        </w:tc>
        <w:tc>
          <w:tcPr>
            <w:tcW w:w="868" w:type="dxa"/>
            <w:shd w:val="clear" w:color="auto" w:fill="auto"/>
            <w:noWrap/>
            <w:vAlign w:val="bottom"/>
            <w:hideMark/>
          </w:tcPr>
          <w:p w14:paraId="7F8DED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Average Type</w:t>
            </w:r>
          </w:p>
        </w:tc>
        <w:tc>
          <w:tcPr>
            <w:tcW w:w="846" w:type="dxa"/>
            <w:shd w:val="clear" w:color="auto" w:fill="auto"/>
            <w:noWrap/>
            <w:vAlign w:val="bottom"/>
            <w:hideMark/>
          </w:tcPr>
          <w:p w14:paraId="02EB1C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Number of Features</w:t>
            </w:r>
          </w:p>
        </w:tc>
        <w:tc>
          <w:tcPr>
            <w:tcW w:w="1972" w:type="dxa"/>
            <w:shd w:val="clear" w:color="auto" w:fill="auto"/>
            <w:noWrap/>
            <w:vAlign w:val="bottom"/>
            <w:hideMark/>
          </w:tcPr>
          <w:p w14:paraId="10A917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Removed Features</w:t>
            </w:r>
          </w:p>
        </w:tc>
        <w:tc>
          <w:tcPr>
            <w:tcW w:w="971" w:type="dxa"/>
            <w:shd w:val="clear" w:color="auto" w:fill="auto"/>
            <w:noWrap/>
            <w:vAlign w:val="bottom"/>
            <w:hideMark/>
          </w:tcPr>
          <w:p w14:paraId="41E540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Accuracy</w:t>
            </w:r>
          </w:p>
        </w:tc>
        <w:tc>
          <w:tcPr>
            <w:tcW w:w="884" w:type="dxa"/>
            <w:shd w:val="clear" w:color="auto" w:fill="auto"/>
            <w:noWrap/>
            <w:vAlign w:val="bottom"/>
            <w:hideMark/>
          </w:tcPr>
          <w:p w14:paraId="12F056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Precision</w:t>
            </w:r>
          </w:p>
        </w:tc>
        <w:tc>
          <w:tcPr>
            <w:tcW w:w="809" w:type="dxa"/>
            <w:shd w:val="clear" w:color="auto" w:fill="auto"/>
            <w:noWrap/>
            <w:vAlign w:val="bottom"/>
            <w:hideMark/>
          </w:tcPr>
          <w:p w14:paraId="2930FC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Recall</w:t>
            </w:r>
          </w:p>
        </w:tc>
        <w:tc>
          <w:tcPr>
            <w:tcW w:w="842" w:type="dxa"/>
            <w:shd w:val="clear" w:color="auto" w:fill="auto"/>
            <w:noWrap/>
            <w:vAlign w:val="bottom"/>
            <w:hideMark/>
          </w:tcPr>
          <w:p w14:paraId="57443D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F1 Score</w:t>
            </w:r>
          </w:p>
        </w:tc>
        <w:tc>
          <w:tcPr>
            <w:tcW w:w="831" w:type="dxa"/>
            <w:shd w:val="clear" w:color="auto" w:fill="auto"/>
            <w:noWrap/>
            <w:vAlign w:val="bottom"/>
            <w:hideMark/>
          </w:tcPr>
          <w:p w14:paraId="6FE9B9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FPR</w:t>
            </w:r>
          </w:p>
        </w:tc>
        <w:tc>
          <w:tcPr>
            <w:tcW w:w="809" w:type="dxa"/>
            <w:shd w:val="clear" w:color="auto" w:fill="auto"/>
            <w:noWrap/>
            <w:vAlign w:val="bottom"/>
            <w:hideMark/>
          </w:tcPr>
          <w:p w14:paraId="748360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FNR</w:t>
            </w:r>
          </w:p>
        </w:tc>
        <w:tc>
          <w:tcPr>
            <w:tcW w:w="943" w:type="dxa"/>
            <w:shd w:val="clear" w:color="auto" w:fill="auto"/>
            <w:noWrap/>
            <w:vAlign w:val="bottom"/>
            <w:hideMark/>
          </w:tcPr>
          <w:p w14:paraId="6F2785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Time Taken</w:t>
            </w:r>
          </w:p>
        </w:tc>
      </w:tr>
      <w:tr w:rsidR="00E3157C" w:rsidRPr="00E3157C" w14:paraId="7D2590BB" w14:textId="77777777" w:rsidTr="00E3157C">
        <w:trPr>
          <w:trHeight w:val="300"/>
        </w:trPr>
        <w:tc>
          <w:tcPr>
            <w:tcW w:w="762" w:type="dxa"/>
            <w:shd w:val="clear" w:color="auto" w:fill="auto"/>
            <w:noWrap/>
            <w:vAlign w:val="bottom"/>
            <w:hideMark/>
          </w:tcPr>
          <w:p w14:paraId="1000BE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78E1E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7245F1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03C35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0CE93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006C3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E8DC2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F67BB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7986FA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4A4453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3A42F6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35E98A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5B80F4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1.5151</w:t>
            </w:r>
          </w:p>
        </w:tc>
      </w:tr>
      <w:tr w:rsidR="00E3157C" w:rsidRPr="00E3157C" w14:paraId="64327922" w14:textId="77777777" w:rsidTr="00E3157C">
        <w:trPr>
          <w:trHeight w:val="300"/>
        </w:trPr>
        <w:tc>
          <w:tcPr>
            <w:tcW w:w="762" w:type="dxa"/>
            <w:shd w:val="clear" w:color="auto" w:fill="auto"/>
            <w:noWrap/>
            <w:vAlign w:val="bottom"/>
            <w:hideMark/>
          </w:tcPr>
          <w:p w14:paraId="252E63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FA537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056B1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8F6D0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F96D7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68C920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6EF0F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C2DE5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27BC54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F138A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2BB902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73AB3A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AE73D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1.5044</w:t>
            </w:r>
          </w:p>
        </w:tc>
      </w:tr>
      <w:tr w:rsidR="00E3157C" w:rsidRPr="00E3157C" w14:paraId="554AC128" w14:textId="77777777" w:rsidTr="00E3157C">
        <w:trPr>
          <w:trHeight w:val="300"/>
        </w:trPr>
        <w:tc>
          <w:tcPr>
            <w:tcW w:w="762" w:type="dxa"/>
            <w:shd w:val="clear" w:color="auto" w:fill="auto"/>
            <w:noWrap/>
            <w:vAlign w:val="bottom"/>
            <w:hideMark/>
          </w:tcPr>
          <w:p w14:paraId="7F5DFE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4048B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D718AF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ED97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0D22F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A819D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974B4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D2C4D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079704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479C96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5D3E0B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0526B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5003D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1.4249</w:t>
            </w:r>
          </w:p>
        </w:tc>
      </w:tr>
      <w:tr w:rsidR="00E3157C" w:rsidRPr="00E3157C" w14:paraId="58AB9279" w14:textId="77777777" w:rsidTr="00E3157C">
        <w:trPr>
          <w:trHeight w:val="300"/>
        </w:trPr>
        <w:tc>
          <w:tcPr>
            <w:tcW w:w="762" w:type="dxa"/>
            <w:shd w:val="clear" w:color="auto" w:fill="auto"/>
            <w:noWrap/>
            <w:vAlign w:val="bottom"/>
            <w:hideMark/>
          </w:tcPr>
          <w:p w14:paraId="2FE0F4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420CF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59D6DC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2C75D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550CE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17FD50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6C06AD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73E91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1666DA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02DA80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1391D9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D539F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0.0919</w:t>
            </w:r>
          </w:p>
        </w:tc>
        <w:tc>
          <w:tcPr>
            <w:tcW w:w="943" w:type="dxa"/>
            <w:shd w:val="clear" w:color="auto" w:fill="auto"/>
            <w:noWrap/>
            <w:vAlign w:val="bottom"/>
            <w:hideMark/>
          </w:tcPr>
          <w:p w14:paraId="6C1E12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1.4563</w:t>
            </w:r>
          </w:p>
        </w:tc>
      </w:tr>
      <w:tr w:rsidR="00E3157C" w:rsidRPr="00E3157C" w14:paraId="6752BD8C" w14:textId="77777777" w:rsidTr="00E3157C">
        <w:trPr>
          <w:trHeight w:val="300"/>
        </w:trPr>
        <w:tc>
          <w:tcPr>
            <w:tcW w:w="762" w:type="dxa"/>
            <w:shd w:val="clear" w:color="auto" w:fill="auto"/>
            <w:noWrap/>
            <w:vAlign w:val="bottom"/>
            <w:hideMark/>
          </w:tcPr>
          <w:p w14:paraId="491F153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87E5A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3254EB8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EDC42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2EA6C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647F9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241D8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3292B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6D6AC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3F8AA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5B531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3429D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5D963A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1.4238</w:t>
            </w:r>
          </w:p>
        </w:tc>
      </w:tr>
      <w:tr w:rsidR="00E3157C" w:rsidRPr="00E3157C" w14:paraId="0DFD1F5C" w14:textId="77777777" w:rsidTr="00E3157C">
        <w:trPr>
          <w:trHeight w:val="300"/>
        </w:trPr>
        <w:tc>
          <w:tcPr>
            <w:tcW w:w="762" w:type="dxa"/>
            <w:shd w:val="clear" w:color="auto" w:fill="auto"/>
            <w:noWrap/>
            <w:vAlign w:val="bottom"/>
            <w:hideMark/>
          </w:tcPr>
          <w:p w14:paraId="6C3E86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5A81F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DC74F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23C2E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9CFBE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1D31A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AADE7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C8CF7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26FE3D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029252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427E3F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05FE5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7A0431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1.4958</w:t>
            </w:r>
          </w:p>
        </w:tc>
      </w:tr>
      <w:tr w:rsidR="00E3157C" w:rsidRPr="00E3157C" w14:paraId="465217C2" w14:textId="77777777" w:rsidTr="00E3157C">
        <w:trPr>
          <w:trHeight w:val="300"/>
        </w:trPr>
        <w:tc>
          <w:tcPr>
            <w:tcW w:w="762" w:type="dxa"/>
            <w:shd w:val="clear" w:color="auto" w:fill="auto"/>
            <w:noWrap/>
            <w:vAlign w:val="bottom"/>
            <w:hideMark/>
          </w:tcPr>
          <w:p w14:paraId="42A8B3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CF981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6AF15C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7AA9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4C2DC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28CE2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51CEDF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86E64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0E1030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1E1C86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476F1B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C7D60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40F65C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1.5962</w:t>
            </w:r>
          </w:p>
        </w:tc>
      </w:tr>
      <w:tr w:rsidR="00E3157C" w:rsidRPr="00E3157C" w14:paraId="063366C6" w14:textId="77777777" w:rsidTr="00E3157C">
        <w:trPr>
          <w:trHeight w:val="300"/>
        </w:trPr>
        <w:tc>
          <w:tcPr>
            <w:tcW w:w="762" w:type="dxa"/>
            <w:shd w:val="clear" w:color="auto" w:fill="auto"/>
            <w:noWrap/>
            <w:vAlign w:val="bottom"/>
            <w:hideMark/>
          </w:tcPr>
          <w:p w14:paraId="566642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C1888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442AB3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52B7B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031F5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77B542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7FD045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40A24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44362E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6DB003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148679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5F575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349654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1.3897</w:t>
            </w:r>
          </w:p>
        </w:tc>
      </w:tr>
      <w:tr w:rsidR="00E3157C" w:rsidRPr="00E3157C" w14:paraId="37DEB23D" w14:textId="77777777" w:rsidTr="00E3157C">
        <w:trPr>
          <w:trHeight w:val="300"/>
        </w:trPr>
        <w:tc>
          <w:tcPr>
            <w:tcW w:w="762" w:type="dxa"/>
            <w:shd w:val="clear" w:color="auto" w:fill="auto"/>
            <w:noWrap/>
            <w:vAlign w:val="bottom"/>
            <w:hideMark/>
          </w:tcPr>
          <w:p w14:paraId="7CFA71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EF358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89976E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2749A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E6634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1E5DF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AC6D8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960B6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3E38EB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8B83E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3F4463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DBCC6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0E1E34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1.4085</w:t>
            </w:r>
          </w:p>
        </w:tc>
      </w:tr>
      <w:tr w:rsidR="00E3157C" w:rsidRPr="00E3157C" w14:paraId="0EFB5968" w14:textId="77777777" w:rsidTr="00E3157C">
        <w:trPr>
          <w:trHeight w:val="300"/>
        </w:trPr>
        <w:tc>
          <w:tcPr>
            <w:tcW w:w="762" w:type="dxa"/>
            <w:shd w:val="clear" w:color="auto" w:fill="auto"/>
            <w:noWrap/>
            <w:vAlign w:val="bottom"/>
            <w:hideMark/>
          </w:tcPr>
          <w:p w14:paraId="7568B1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C71C9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443D67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2A65D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355F9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45991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B2D49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37369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5DA9CF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68221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5950C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AB599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73C2B0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1.4456</w:t>
            </w:r>
          </w:p>
        </w:tc>
      </w:tr>
      <w:tr w:rsidR="00E3157C" w:rsidRPr="00E3157C" w14:paraId="0B577386" w14:textId="77777777" w:rsidTr="00E3157C">
        <w:trPr>
          <w:trHeight w:val="300"/>
        </w:trPr>
        <w:tc>
          <w:tcPr>
            <w:tcW w:w="762" w:type="dxa"/>
            <w:shd w:val="clear" w:color="auto" w:fill="auto"/>
            <w:noWrap/>
            <w:vAlign w:val="bottom"/>
            <w:hideMark/>
          </w:tcPr>
          <w:p w14:paraId="5BA191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069B0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51B2B2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F7B81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02918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38D13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63003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AFDBF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53A5C5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1986CC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370D4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AA460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0F24A1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1.4906</w:t>
            </w:r>
          </w:p>
        </w:tc>
      </w:tr>
      <w:tr w:rsidR="00E3157C" w:rsidRPr="00E3157C" w14:paraId="66D60462" w14:textId="77777777" w:rsidTr="00E3157C">
        <w:trPr>
          <w:trHeight w:val="300"/>
        </w:trPr>
        <w:tc>
          <w:tcPr>
            <w:tcW w:w="762" w:type="dxa"/>
            <w:shd w:val="clear" w:color="auto" w:fill="auto"/>
            <w:noWrap/>
            <w:vAlign w:val="bottom"/>
            <w:hideMark/>
          </w:tcPr>
          <w:p w14:paraId="34F79D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A60CA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E457C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AC21E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409F5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D28C8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1093E0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41E48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68BCFF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5B48A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A1F62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10F67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570B48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1.5239</w:t>
            </w:r>
          </w:p>
        </w:tc>
      </w:tr>
      <w:tr w:rsidR="00E3157C" w:rsidRPr="00E3157C" w14:paraId="2DACCC36" w14:textId="77777777" w:rsidTr="00E3157C">
        <w:trPr>
          <w:trHeight w:val="300"/>
        </w:trPr>
        <w:tc>
          <w:tcPr>
            <w:tcW w:w="762" w:type="dxa"/>
            <w:shd w:val="clear" w:color="auto" w:fill="auto"/>
            <w:noWrap/>
            <w:vAlign w:val="bottom"/>
            <w:hideMark/>
          </w:tcPr>
          <w:p w14:paraId="3B7322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AFAC9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1222E3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F85EA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F8C6F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9AC6B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6A4A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544D9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0D630A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BA2F3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2559E9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554A1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1AB505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1.4436</w:t>
            </w:r>
          </w:p>
        </w:tc>
      </w:tr>
      <w:tr w:rsidR="00E3157C" w:rsidRPr="00E3157C" w14:paraId="623B26C2" w14:textId="77777777" w:rsidTr="00E3157C">
        <w:trPr>
          <w:trHeight w:val="300"/>
        </w:trPr>
        <w:tc>
          <w:tcPr>
            <w:tcW w:w="762" w:type="dxa"/>
            <w:shd w:val="clear" w:color="auto" w:fill="auto"/>
            <w:noWrap/>
            <w:vAlign w:val="bottom"/>
            <w:hideMark/>
          </w:tcPr>
          <w:p w14:paraId="592310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143AD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C6848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A05F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E808B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46493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4173AF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E1C4E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6EFEF6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463807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6E82A9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5B18F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27DCF1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1.5647</w:t>
            </w:r>
          </w:p>
        </w:tc>
      </w:tr>
      <w:tr w:rsidR="00E3157C" w:rsidRPr="00E3157C" w14:paraId="14C41467" w14:textId="77777777" w:rsidTr="00E3157C">
        <w:trPr>
          <w:trHeight w:val="300"/>
        </w:trPr>
        <w:tc>
          <w:tcPr>
            <w:tcW w:w="762" w:type="dxa"/>
            <w:shd w:val="clear" w:color="auto" w:fill="auto"/>
            <w:noWrap/>
            <w:vAlign w:val="bottom"/>
            <w:hideMark/>
          </w:tcPr>
          <w:p w14:paraId="124AC9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A2AAC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226D8F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5DB0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5A4F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3B5C4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F48A9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1ADA9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09" w:type="dxa"/>
            <w:shd w:val="clear" w:color="auto" w:fill="auto"/>
            <w:noWrap/>
            <w:vAlign w:val="bottom"/>
            <w:hideMark/>
          </w:tcPr>
          <w:p w14:paraId="2E501A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2245B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31" w:type="dxa"/>
            <w:shd w:val="clear" w:color="auto" w:fill="auto"/>
            <w:noWrap/>
            <w:vAlign w:val="bottom"/>
            <w:hideMark/>
          </w:tcPr>
          <w:p w14:paraId="57CD3F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7FB94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096F7A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1.5377</w:t>
            </w:r>
          </w:p>
        </w:tc>
      </w:tr>
      <w:tr w:rsidR="00E3157C" w:rsidRPr="00E3157C" w14:paraId="06621FAC" w14:textId="77777777" w:rsidTr="00E3157C">
        <w:trPr>
          <w:trHeight w:val="300"/>
        </w:trPr>
        <w:tc>
          <w:tcPr>
            <w:tcW w:w="762" w:type="dxa"/>
            <w:shd w:val="clear" w:color="auto" w:fill="auto"/>
            <w:noWrap/>
            <w:vAlign w:val="bottom"/>
            <w:hideMark/>
          </w:tcPr>
          <w:p w14:paraId="414F7D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186AA3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63C14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9FDD2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88FD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78488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426392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10341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74E917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D4A5C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8D0DE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FE9A7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1C2B9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1.3906</w:t>
            </w:r>
          </w:p>
        </w:tc>
      </w:tr>
      <w:tr w:rsidR="00E3157C" w:rsidRPr="00E3157C" w14:paraId="1508F686" w14:textId="77777777" w:rsidTr="00E3157C">
        <w:trPr>
          <w:trHeight w:val="300"/>
        </w:trPr>
        <w:tc>
          <w:tcPr>
            <w:tcW w:w="762" w:type="dxa"/>
            <w:shd w:val="clear" w:color="auto" w:fill="auto"/>
            <w:noWrap/>
            <w:vAlign w:val="bottom"/>
            <w:hideMark/>
          </w:tcPr>
          <w:p w14:paraId="7D65B3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1AA8B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46A63D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29B03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FCF0F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0594C4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374FD7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D13C4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4A72AC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2C58CF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660C3F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EEBFA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0.0919</w:t>
            </w:r>
          </w:p>
        </w:tc>
        <w:tc>
          <w:tcPr>
            <w:tcW w:w="943" w:type="dxa"/>
            <w:shd w:val="clear" w:color="auto" w:fill="auto"/>
            <w:noWrap/>
            <w:vAlign w:val="bottom"/>
            <w:hideMark/>
          </w:tcPr>
          <w:p w14:paraId="3DFC59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1.3902</w:t>
            </w:r>
          </w:p>
        </w:tc>
      </w:tr>
      <w:tr w:rsidR="00E3157C" w:rsidRPr="00E3157C" w14:paraId="11C73746" w14:textId="77777777" w:rsidTr="00E3157C">
        <w:trPr>
          <w:trHeight w:val="300"/>
        </w:trPr>
        <w:tc>
          <w:tcPr>
            <w:tcW w:w="762" w:type="dxa"/>
            <w:shd w:val="clear" w:color="auto" w:fill="auto"/>
            <w:noWrap/>
            <w:vAlign w:val="bottom"/>
            <w:hideMark/>
          </w:tcPr>
          <w:p w14:paraId="13E640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34F10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B30E1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D46725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29E4C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DE38C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D85B4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D5B18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AD30B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D653D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FFAD7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452588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4BF504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1.4143</w:t>
            </w:r>
          </w:p>
        </w:tc>
      </w:tr>
      <w:tr w:rsidR="00E3157C" w:rsidRPr="00E3157C" w14:paraId="5F762B71" w14:textId="77777777" w:rsidTr="00E3157C">
        <w:trPr>
          <w:trHeight w:val="300"/>
        </w:trPr>
        <w:tc>
          <w:tcPr>
            <w:tcW w:w="762" w:type="dxa"/>
            <w:shd w:val="clear" w:color="auto" w:fill="auto"/>
            <w:noWrap/>
            <w:vAlign w:val="bottom"/>
            <w:hideMark/>
          </w:tcPr>
          <w:p w14:paraId="22A02E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62010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472CF4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2A9ADF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28402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D4E6E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44F137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4E758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6A4046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EDC61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78617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5E4B3E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7B255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1.4239</w:t>
            </w:r>
          </w:p>
        </w:tc>
      </w:tr>
      <w:tr w:rsidR="00E3157C" w:rsidRPr="00E3157C" w14:paraId="59350E49" w14:textId="77777777" w:rsidTr="00E3157C">
        <w:trPr>
          <w:trHeight w:val="300"/>
        </w:trPr>
        <w:tc>
          <w:tcPr>
            <w:tcW w:w="762" w:type="dxa"/>
            <w:shd w:val="clear" w:color="auto" w:fill="auto"/>
            <w:noWrap/>
            <w:vAlign w:val="bottom"/>
            <w:hideMark/>
          </w:tcPr>
          <w:p w14:paraId="536D65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6E40B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59074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1C14D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FBA76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F52FE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E05A90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A3278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D3F72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62225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6F5A8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93D5D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72343D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1.369</w:t>
            </w:r>
          </w:p>
        </w:tc>
      </w:tr>
      <w:tr w:rsidR="00E3157C" w:rsidRPr="00E3157C" w14:paraId="523BC384" w14:textId="77777777" w:rsidTr="00E3157C">
        <w:trPr>
          <w:trHeight w:val="300"/>
        </w:trPr>
        <w:tc>
          <w:tcPr>
            <w:tcW w:w="762" w:type="dxa"/>
            <w:shd w:val="clear" w:color="auto" w:fill="auto"/>
            <w:noWrap/>
            <w:vAlign w:val="bottom"/>
            <w:hideMark/>
          </w:tcPr>
          <w:p w14:paraId="6371F4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5C6D7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585623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B97B4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5F652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5BB50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E17BB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F721D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17F2F7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F0D9A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7E479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3087B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776755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1.4305</w:t>
            </w:r>
          </w:p>
        </w:tc>
      </w:tr>
      <w:tr w:rsidR="00E3157C" w:rsidRPr="00E3157C" w14:paraId="35D7D528" w14:textId="77777777" w:rsidTr="00E3157C">
        <w:trPr>
          <w:trHeight w:val="300"/>
        </w:trPr>
        <w:tc>
          <w:tcPr>
            <w:tcW w:w="762" w:type="dxa"/>
            <w:shd w:val="clear" w:color="auto" w:fill="auto"/>
            <w:noWrap/>
            <w:vAlign w:val="bottom"/>
            <w:hideMark/>
          </w:tcPr>
          <w:p w14:paraId="59C88E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1BEF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10BBDF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6B4B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932CF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D5A1D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3523C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7CA29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61B32F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2346B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0156B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0D672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DFD9F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1.5099</w:t>
            </w:r>
          </w:p>
        </w:tc>
      </w:tr>
      <w:tr w:rsidR="00E3157C" w:rsidRPr="00E3157C" w14:paraId="4BE99348" w14:textId="77777777" w:rsidTr="00E3157C">
        <w:trPr>
          <w:trHeight w:val="300"/>
        </w:trPr>
        <w:tc>
          <w:tcPr>
            <w:tcW w:w="762" w:type="dxa"/>
            <w:shd w:val="clear" w:color="auto" w:fill="auto"/>
            <w:noWrap/>
            <w:vAlign w:val="bottom"/>
            <w:hideMark/>
          </w:tcPr>
          <w:p w14:paraId="34192A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4875C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17F5A8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65D2A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F3C79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E1E9C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075EB4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73B8E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2C3E4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024D3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2FCA89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8037E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0920D7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1.3492</w:t>
            </w:r>
          </w:p>
        </w:tc>
      </w:tr>
      <w:tr w:rsidR="00E3157C" w:rsidRPr="00E3157C" w14:paraId="234FB6EE" w14:textId="77777777" w:rsidTr="00E3157C">
        <w:trPr>
          <w:trHeight w:val="300"/>
        </w:trPr>
        <w:tc>
          <w:tcPr>
            <w:tcW w:w="762" w:type="dxa"/>
            <w:shd w:val="clear" w:color="auto" w:fill="auto"/>
            <w:noWrap/>
            <w:vAlign w:val="bottom"/>
            <w:hideMark/>
          </w:tcPr>
          <w:p w14:paraId="5AC414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F6219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16F0BA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C1F05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D1CEE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9F9E6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3183F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44559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3376A4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698A61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7CC402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6931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53A2B0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1.3571</w:t>
            </w:r>
          </w:p>
        </w:tc>
      </w:tr>
      <w:tr w:rsidR="00E3157C" w:rsidRPr="00E3157C" w14:paraId="3E17E432" w14:textId="77777777" w:rsidTr="00E3157C">
        <w:trPr>
          <w:trHeight w:val="300"/>
        </w:trPr>
        <w:tc>
          <w:tcPr>
            <w:tcW w:w="762" w:type="dxa"/>
            <w:shd w:val="clear" w:color="auto" w:fill="auto"/>
            <w:noWrap/>
            <w:vAlign w:val="bottom"/>
            <w:hideMark/>
          </w:tcPr>
          <w:p w14:paraId="442986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82265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A929C9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58D44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78932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56D94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7EF38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F67AD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276579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AE95D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65AE01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F6F4A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4B956A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1.3741</w:t>
            </w:r>
          </w:p>
        </w:tc>
      </w:tr>
      <w:tr w:rsidR="00E3157C" w:rsidRPr="00E3157C" w14:paraId="54C6CA3B" w14:textId="77777777" w:rsidTr="00E3157C">
        <w:trPr>
          <w:trHeight w:val="300"/>
        </w:trPr>
        <w:tc>
          <w:tcPr>
            <w:tcW w:w="762" w:type="dxa"/>
            <w:shd w:val="clear" w:color="auto" w:fill="auto"/>
            <w:noWrap/>
            <w:vAlign w:val="bottom"/>
            <w:hideMark/>
          </w:tcPr>
          <w:p w14:paraId="359A187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3A8B5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2A52E1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961A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18B0F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0ED337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7FF3C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5AECB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4DC3FF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339F1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0E84B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AA0DE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488942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1.3929</w:t>
            </w:r>
          </w:p>
        </w:tc>
      </w:tr>
      <w:tr w:rsidR="00E3157C" w:rsidRPr="00E3157C" w14:paraId="7B557F71" w14:textId="77777777" w:rsidTr="00E3157C">
        <w:trPr>
          <w:trHeight w:val="300"/>
        </w:trPr>
        <w:tc>
          <w:tcPr>
            <w:tcW w:w="762" w:type="dxa"/>
            <w:shd w:val="clear" w:color="auto" w:fill="auto"/>
            <w:noWrap/>
            <w:vAlign w:val="bottom"/>
            <w:hideMark/>
          </w:tcPr>
          <w:p w14:paraId="694929D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D66F2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5B73DD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71599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29B6E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FFADF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662B8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244FAE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1FD8E4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5EBC8C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026FEB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AB5F9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52394D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1.4254</w:t>
            </w:r>
          </w:p>
        </w:tc>
      </w:tr>
      <w:tr w:rsidR="00E3157C" w:rsidRPr="00E3157C" w14:paraId="1602A853" w14:textId="77777777" w:rsidTr="00E3157C">
        <w:trPr>
          <w:trHeight w:val="300"/>
        </w:trPr>
        <w:tc>
          <w:tcPr>
            <w:tcW w:w="762" w:type="dxa"/>
            <w:shd w:val="clear" w:color="auto" w:fill="auto"/>
            <w:noWrap/>
            <w:vAlign w:val="bottom"/>
            <w:hideMark/>
          </w:tcPr>
          <w:p w14:paraId="1A0701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9C4B6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2AA76F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4755A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51EDC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1C0AD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708C0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55C579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13D01A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318E9F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479601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0C726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53198B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1.4228</w:t>
            </w:r>
          </w:p>
        </w:tc>
      </w:tr>
      <w:tr w:rsidR="00E3157C" w:rsidRPr="00E3157C" w14:paraId="0F26A156" w14:textId="77777777" w:rsidTr="00E3157C">
        <w:trPr>
          <w:trHeight w:val="300"/>
        </w:trPr>
        <w:tc>
          <w:tcPr>
            <w:tcW w:w="762" w:type="dxa"/>
            <w:shd w:val="clear" w:color="auto" w:fill="auto"/>
            <w:noWrap/>
            <w:vAlign w:val="bottom"/>
            <w:hideMark/>
          </w:tcPr>
          <w:p w14:paraId="7F0042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7FD89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64A300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C4CAB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44B06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D5215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11F61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BDE5F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6CF7C9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78FCEB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19DA4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51690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2DA0DC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1.4495</w:t>
            </w:r>
          </w:p>
        </w:tc>
      </w:tr>
      <w:tr w:rsidR="00E3157C" w:rsidRPr="00E3157C" w14:paraId="0420ABBD" w14:textId="77777777" w:rsidTr="00E3157C">
        <w:trPr>
          <w:trHeight w:val="300"/>
        </w:trPr>
        <w:tc>
          <w:tcPr>
            <w:tcW w:w="762" w:type="dxa"/>
            <w:shd w:val="clear" w:color="auto" w:fill="auto"/>
            <w:noWrap/>
            <w:vAlign w:val="bottom"/>
            <w:hideMark/>
          </w:tcPr>
          <w:p w14:paraId="580826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WFI-XGB</w:t>
            </w:r>
          </w:p>
        </w:tc>
        <w:tc>
          <w:tcPr>
            <w:tcW w:w="890" w:type="dxa"/>
            <w:shd w:val="clear" w:color="auto" w:fill="auto"/>
            <w:noWrap/>
            <w:vAlign w:val="bottom"/>
            <w:hideMark/>
          </w:tcPr>
          <w:p w14:paraId="4BA98B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426637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66E1F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9C98D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43F5E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E165B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AB011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09" w:type="dxa"/>
            <w:shd w:val="clear" w:color="auto" w:fill="auto"/>
            <w:noWrap/>
            <w:vAlign w:val="bottom"/>
            <w:hideMark/>
          </w:tcPr>
          <w:p w14:paraId="0FA257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42" w:type="dxa"/>
            <w:shd w:val="clear" w:color="auto" w:fill="auto"/>
            <w:noWrap/>
            <w:vAlign w:val="bottom"/>
            <w:hideMark/>
          </w:tcPr>
          <w:p w14:paraId="620AC5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0.9915</w:t>
            </w:r>
          </w:p>
        </w:tc>
        <w:tc>
          <w:tcPr>
            <w:tcW w:w="831" w:type="dxa"/>
            <w:shd w:val="clear" w:color="auto" w:fill="auto"/>
            <w:noWrap/>
            <w:vAlign w:val="bottom"/>
            <w:hideMark/>
          </w:tcPr>
          <w:p w14:paraId="5255A1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A2937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5A5183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1.4468</w:t>
            </w:r>
          </w:p>
        </w:tc>
      </w:tr>
      <w:tr w:rsidR="00E3157C" w:rsidRPr="00E3157C" w14:paraId="42BEAE60" w14:textId="77777777" w:rsidTr="00E3157C">
        <w:trPr>
          <w:trHeight w:val="300"/>
        </w:trPr>
        <w:tc>
          <w:tcPr>
            <w:tcW w:w="762" w:type="dxa"/>
            <w:shd w:val="clear" w:color="auto" w:fill="auto"/>
            <w:noWrap/>
            <w:vAlign w:val="bottom"/>
            <w:hideMark/>
          </w:tcPr>
          <w:p w14:paraId="746912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0520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25CD9F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C609B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3F22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E2A4F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6839F1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2029D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96B10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0.9224</w:t>
            </w:r>
          </w:p>
        </w:tc>
        <w:tc>
          <w:tcPr>
            <w:tcW w:w="842" w:type="dxa"/>
            <w:shd w:val="clear" w:color="auto" w:fill="auto"/>
            <w:noWrap/>
            <w:vAlign w:val="bottom"/>
            <w:hideMark/>
          </w:tcPr>
          <w:p w14:paraId="6B5427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0.9405</w:t>
            </w:r>
          </w:p>
        </w:tc>
        <w:tc>
          <w:tcPr>
            <w:tcW w:w="831" w:type="dxa"/>
            <w:shd w:val="clear" w:color="auto" w:fill="auto"/>
            <w:noWrap/>
            <w:vAlign w:val="bottom"/>
            <w:hideMark/>
          </w:tcPr>
          <w:p w14:paraId="168CA1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C1A26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024C43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1.7345</w:t>
            </w:r>
          </w:p>
        </w:tc>
      </w:tr>
      <w:tr w:rsidR="00E3157C" w:rsidRPr="00E3157C" w14:paraId="21411941" w14:textId="77777777" w:rsidTr="00E3157C">
        <w:trPr>
          <w:trHeight w:val="300"/>
        </w:trPr>
        <w:tc>
          <w:tcPr>
            <w:tcW w:w="762" w:type="dxa"/>
            <w:shd w:val="clear" w:color="auto" w:fill="auto"/>
            <w:noWrap/>
            <w:vAlign w:val="bottom"/>
            <w:hideMark/>
          </w:tcPr>
          <w:p w14:paraId="283464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D08375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3F3FD8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F59D7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4B753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8005D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11001B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C3405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2C717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0.9224</w:t>
            </w:r>
          </w:p>
        </w:tc>
        <w:tc>
          <w:tcPr>
            <w:tcW w:w="842" w:type="dxa"/>
            <w:shd w:val="clear" w:color="auto" w:fill="auto"/>
            <w:noWrap/>
            <w:vAlign w:val="bottom"/>
            <w:hideMark/>
          </w:tcPr>
          <w:p w14:paraId="2AE1F7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0.9405</w:t>
            </w:r>
          </w:p>
        </w:tc>
        <w:tc>
          <w:tcPr>
            <w:tcW w:w="831" w:type="dxa"/>
            <w:shd w:val="clear" w:color="auto" w:fill="auto"/>
            <w:noWrap/>
            <w:vAlign w:val="bottom"/>
            <w:hideMark/>
          </w:tcPr>
          <w:p w14:paraId="39D5EB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EBD20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18877F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1.453</w:t>
            </w:r>
          </w:p>
        </w:tc>
      </w:tr>
      <w:tr w:rsidR="00E3157C" w:rsidRPr="00E3157C" w14:paraId="6A9A2976" w14:textId="77777777" w:rsidTr="00E3157C">
        <w:trPr>
          <w:trHeight w:val="300"/>
        </w:trPr>
        <w:tc>
          <w:tcPr>
            <w:tcW w:w="762" w:type="dxa"/>
            <w:shd w:val="clear" w:color="auto" w:fill="auto"/>
            <w:noWrap/>
            <w:vAlign w:val="bottom"/>
            <w:hideMark/>
          </w:tcPr>
          <w:p w14:paraId="59728F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AF921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28FEE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6B04B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4510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63D1EA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71E63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33ED62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0.9623</w:t>
            </w:r>
          </w:p>
        </w:tc>
        <w:tc>
          <w:tcPr>
            <w:tcW w:w="809" w:type="dxa"/>
            <w:shd w:val="clear" w:color="auto" w:fill="auto"/>
            <w:noWrap/>
            <w:vAlign w:val="bottom"/>
            <w:hideMark/>
          </w:tcPr>
          <w:p w14:paraId="34EC9B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0.9223</w:t>
            </w:r>
          </w:p>
        </w:tc>
        <w:tc>
          <w:tcPr>
            <w:tcW w:w="842" w:type="dxa"/>
            <w:shd w:val="clear" w:color="auto" w:fill="auto"/>
            <w:noWrap/>
            <w:vAlign w:val="bottom"/>
            <w:hideMark/>
          </w:tcPr>
          <w:p w14:paraId="741319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1BD1EE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FA5FF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7E5053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1.3971</w:t>
            </w:r>
          </w:p>
        </w:tc>
      </w:tr>
      <w:tr w:rsidR="00E3157C" w:rsidRPr="00E3157C" w14:paraId="496667CF" w14:textId="77777777" w:rsidTr="00E3157C">
        <w:trPr>
          <w:trHeight w:val="300"/>
        </w:trPr>
        <w:tc>
          <w:tcPr>
            <w:tcW w:w="762" w:type="dxa"/>
            <w:shd w:val="clear" w:color="auto" w:fill="auto"/>
            <w:noWrap/>
            <w:vAlign w:val="bottom"/>
            <w:hideMark/>
          </w:tcPr>
          <w:p w14:paraId="373593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D6D08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7AFE9D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4F34E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52063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68F6F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7C770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94173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0.9623</w:t>
            </w:r>
          </w:p>
        </w:tc>
        <w:tc>
          <w:tcPr>
            <w:tcW w:w="809" w:type="dxa"/>
            <w:shd w:val="clear" w:color="auto" w:fill="auto"/>
            <w:noWrap/>
            <w:vAlign w:val="bottom"/>
            <w:hideMark/>
          </w:tcPr>
          <w:p w14:paraId="7F025F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0.9223</w:t>
            </w:r>
          </w:p>
        </w:tc>
        <w:tc>
          <w:tcPr>
            <w:tcW w:w="842" w:type="dxa"/>
            <w:shd w:val="clear" w:color="auto" w:fill="auto"/>
            <w:noWrap/>
            <w:vAlign w:val="bottom"/>
            <w:hideMark/>
          </w:tcPr>
          <w:p w14:paraId="191E0C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30CF86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46D21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09B03E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1.3969</w:t>
            </w:r>
          </w:p>
        </w:tc>
      </w:tr>
      <w:tr w:rsidR="00E3157C" w:rsidRPr="00E3157C" w14:paraId="7B9DD8B3" w14:textId="77777777" w:rsidTr="00E3157C">
        <w:trPr>
          <w:trHeight w:val="300"/>
        </w:trPr>
        <w:tc>
          <w:tcPr>
            <w:tcW w:w="762" w:type="dxa"/>
            <w:shd w:val="clear" w:color="auto" w:fill="auto"/>
            <w:noWrap/>
            <w:vAlign w:val="bottom"/>
            <w:hideMark/>
          </w:tcPr>
          <w:p w14:paraId="78A95D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47591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7D629C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B18B2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D7B56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FBB2C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A970D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FFD1C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0.9622</w:t>
            </w:r>
          </w:p>
        </w:tc>
        <w:tc>
          <w:tcPr>
            <w:tcW w:w="809" w:type="dxa"/>
            <w:shd w:val="clear" w:color="auto" w:fill="auto"/>
            <w:noWrap/>
            <w:vAlign w:val="bottom"/>
            <w:hideMark/>
          </w:tcPr>
          <w:p w14:paraId="5C3957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0.9223</w:t>
            </w:r>
          </w:p>
        </w:tc>
        <w:tc>
          <w:tcPr>
            <w:tcW w:w="842" w:type="dxa"/>
            <w:shd w:val="clear" w:color="auto" w:fill="auto"/>
            <w:noWrap/>
            <w:vAlign w:val="bottom"/>
            <w:hideMark/>
          </w:tcPr>
          <w:p w14:paraId="1ED2F6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0.9403</w:t>
            </w:r>
          </w:p>
        </w:tc>
        <w:tc>
          <w:tcPr>
            <w:tcW w:w="831" w:type="dxa"/>
            <w:shd w:val="clear" w:color="auto" w:fill="auto"/>
            <w:noWrap/>
            <w:vAlign w:val="bottom"/>
            <w:hideMark/>
          </w:tcPr>
          <w:p w14:paraId="1E56B8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FE997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0.0929</w:t>
            </w:r>
          </w:p>
        </w:tc>
        <w:tc>
          <w:tcPr>
            <w:tcW w:w="943" w:type="dxa"/>
            <w:shd w:val="clear" w:color="auto" w:fill="auto"/>
            <w:noWrap/>
            <w:vAlign w:val="bottom"/>
            <w:hideMark/>
          </w:tcPr>
          <w:p w14:paraId="3F780D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1.3769</w:t>
            </w:r>
          </w:p>
        </w:tc>
      </w:tr>
      <w:tr w:rsidR="00E3157C" w:rsidRPr="00E3157C" w14:paraId="18773768" w14:textId="77777777" w:rsidTr="00E3157C">
        <w:trPr>
          <w:trHeight w:val="300"/>
        </w:trPr>
        <w:tc>
          <w:tcPr>
            <w:tcW w:w="762" w:type="dxa"/>
            <w:shd w:val="clear" w:color="auto" w:fill="auto"/>
            <w:noWrap/>
            <w:vAlign w:val="bottom"/>
            <w:hideMark/>
          </w:tcPr>
          <w:p w14:paraId="718F40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F999B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62F04B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85D1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3B727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466FC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3DF1D7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1D8AB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0.9626</w:t>
            </w:r>
          </w:p>
        </w:tc>
        <w:tc>
          <w:tcPr>
            <w:tcW w:w="809" w:type="dxa"/>
            <w:shd w:val="clear" w:color="auto" w:fill="auto"/>
            <w:noWrap/>
            <w:vAlign w:val="bottom"/>
            <w:hideMark/>
          </w:tcPr>
          <w:p w14:paraId="704836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0.9218</w:t>
            </w:r>
          </w:p>
        </w:tc>
        <w:tc>
          <w:tcPr>
            <w:tcW w:w="842" w:type="dxa"/>
            <w:shd w:val="clear" w:color="auto" w:fill="auto"/>
            <w:noWrap/>
            <w:vAlign w:val="bottom"/>
            <w:hideMark/>
          </w:tcPr>
          <w:p w14:paraId="1D658E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5C0BEE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0DAA6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6F2924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1.3729</w:t>
            </w:r>
          </w:p>
        </w:tc>
      </w:tr>
      <w:tr w:rsidR="00E3157C" w:rsidRPr="00E3157C" w14:paraId="039286F1" w14:textId="77777777" w:rsidTr="00E3157C">
        <w:trPr>
          <w:trHeight w:val="300"/>
        </w:trPr>
        <w:tc>
          <w:tcPr>
            <w:tcW w:w="762" w:type="dxa"/>
            <w:shd w:val="clear" w:color="auto" w:fill="auto"/>
            <w:noWrap/>
            <w:vAlign w:val="bottom"/>
            <w:hideMark/>
          </w:tcPr>
          <w:p w14:paraId="309548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A0962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051108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982AC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516B3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2E740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CB33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72F362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0.9626</w:t>
            </w:r>
          </w:p>
        </w:tc>
        <w:tc>
          <w:tcPr>
            <w:tcW w:w="809" w:type="dxa"/>
            <w:shd w:val="clear" w:color="auto" w:fill="auto"/>
            <w:noWrap/>
            <w:vAlign w:val="bottom"/>
            <w:hideMark/>
          </w:tcPr>
          <w:p w14:paraId="7E18B6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0.9218</w:t>
            </w:r>
          </w:p>
        </w:tc>
        <w:tc>
          <w:tcPr>
            <w:tcW w:w="842" w:type="dxa"/>
            <w:shd w:val="clear" w:color="auto" w:fill="auto"/>
            <w:noWrap/>
            <w:vAlign w:val="bottom"/>
            <w:hideMark/>
          </w:tcPr>
          <w:p w14:paraId="15203E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11170B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C1C63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281689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1.4418</w:t>
            </w:r>
          </w:p>
        </w:tc>
      </w:tr>
      <w:tr w:rsidR="00E3157C" w:rsidRPr="00E3157C" w14:paraId="27D39518" w14:textId="77777777" w:rsidTr="00E3157C">
        <w:trPr>
          <w:trHeight w:val="300"/>
        </w:trPr>
        <w:tc>
          <w:tcPr>
            <w:tcW w:w="762" w:type="dxa"/>
            <w:shd w:val="clear" w:color="auto" w:fill="auto"/>
            <w:noWrap/>
            <w:vAlign w:val="bottom"/>
            <w:hideMark/>
          </w:tcPr>
          <w:p w14:paraId="274F79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EE30B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573F5D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4E41E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E7386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210AC9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35F313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942B8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1F9EC0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0.9218</w:t>
            </w:r>
          </w:p>
        </w:tc>
        <w:tc>
          <w:tcPr>
            <w:tcW w:w="842" w:type="dxa"/>
            <w:shd w:val="clear" w:color="auto" w:fill="auto"/>
            <w:noWrap/>
            <w:vAlign w:val="bottom"/>
            <w:hideMark/>
          </w:tcPr>
          <w:p w14:paraId="28389D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1EEE39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415DA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0.0919</w:t>
            </w:r>
          </w:p>
        </w:tc>
        <w:tc>
          <w:tcPr>
            <w:tcW w:w="943" w:type="dxa"/>
            <w:shd w:val="clear" w:color="auto" w:fill="auto"/>
            <w:noWrap/>
            <w:vAlign w:val="bottom"/>
            <w:hideMark/>
          </w:tcPr>
          <w:p w14:paraId="457EAD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1.4115</w:t>
            </w:r>
          </w:p>
        </w:tc>
      </w:tr>
      <w:tr w:rsidR="00E3157C" w:rsidRPr="00E3157C" w14:paraId="45EB547D" w14:textId="77777777" w:rsidTr="00E3157C">
        <w:trPr>
          <w:trHeight w:val="300"/>
        </w:trPr>
        <w:tc>
          <w:tcPr>
            <w:tcW w:w="762" w:type="dxa"/>
            <w:shd w:val="clear" w:color="auto" w:fill="auto"/>
            <w:noWrap/>
            <w:vAlign w:val="bottom"/>
            <w:hideMark/>
          </w:tcPr>
          <w:p w14:paraId="7B0B82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38804E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43030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CA85F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F8173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34296C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342BFD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69859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0.9628</w:t>
            </w:r>
          </w:p>
        </w:tc>
        <w:tc>
          <w:tcPr>
            <w:tcW w:w="809" w:type="dxa"/>
            <w:shd w:val="clear" w:color="auto" w:fill="auto"/>
            <w:noWrap/>
            <w:vAlign w:val="bottom"/>
            <w:hideMark/>
          </w:tcPr>
          <w:p w14:paraId="6DA02C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0.9215</w:t>
            </w:r>
          </w:p>
        </w:tc>
        <w:tc>
          <w:tcPr>
            <w:tcW w:w="842" w:type="dxa"/>
            <w:shd w:val="clear" w:color="auto" w:fill="auto"/>
            <w:noWrap/>
            <w:vAlign w:val="bottom"/>
            <w:hideMark/>
          </w:tcPr>
          <w:p w14:paraId="34DE62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526C32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1BC8FF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90954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1.4406</w:t>
            </w:r>
          </w:p>
        </w:tc>
      </w:tr>
      <w:tr w:rsidR="00E3157C" w:rsidRPr="00E3157C" w14:paraId="1E9F56F9" w14:textId="77777777" w:rsidTr="00E3157C">
        <w:trPr>
          <w:trHeight w:val="300"/>
        </w:trPr>
        <w:tc>
          <w:tcPr>
            <w:tcW w:w="762" w:type="dxa"/>
            <w:shd w:val="clear" w:color="auto" w:fill="auto"/>
            <w:noWrap/>
            <w:vAlign w:val="bottom"/>
            <w:hideMark/>
          </w:tcPr>
          <w:p w14:paraId="701515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3E104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A7C1D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6962F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A9AA0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908C8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0FD76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6B43C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0.9628</w:t>
            </w:r>
          </w:p>
        </w:tc>
        <w:tc>
          <w:tcPr>
            <w:tcW w:w="809" w:type="dxa"/>
            <w:shd w:val="clear" w:color="auto" w:fill="auto"/>
            <w:noWrap/>
            <w:vAlign w:val="bottom"/>
            <w:hideMark/>
          </w:tcPr>
          <w:p w14:paraId="0B8EBB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0.9215</w:t>
            </w:r>
          </w:p>
        </w:tc>
        <w:tc>
          <w:tcPr>
            <w:tcW w:w="842" w:type="dxa"/>
            <w:shd w:val="clear" w:color="auto" w:fill="auto"/>
            <w:noWrap/>
            <w:vAlign w:val="bottom"/>
            <w:hideMark/>
          </w:tcPr>
          <w:p w14:paraId="7DBB1A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0.9402</w:t>
            </w:r>
          </w:p>
        </w:tc>
        <w:tc>
          <w:tcPr>
            <w:tcW w:w="831" w:type="dxa"/>
            <w:shd w:val="clear" w:color="auto" w:fill="auto"/>
            <w:noWrap/>
            <w:vAlign w:val="bottom"/>
            <w:hideMark/>
          </w:tcPr>
          <w:p w14:paraId="0DE434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0.0008</w:t>
            </w:r>
          </w:p>
        </w:tc>
        <w:tc>
          <w:tcPr>
            <w:tcW w:w="809" w:type="dxa"/>
            <w:shd w:val="clear" w:color="auto" w:fill="auto"/>
            <w:noWrap/>
            <w:vAlign w:val="bottom"/>
            <w:hideMark/>
          </w:tcPr>
          <w:p w14:paraId="06B284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0.094</w:t>
            </w:r>
          </w:p>
        </w:tc>
        <w:tc>
          <w:tcPr>
            <w:tcW w:w="943" w:type="dxa"/>
            <w:shd w:val="clear" w:color="auto" w:fill="auto"/>
            <w:noWrap/>
            <w:vAlign w:val="bottom"/>
            <w:hideMark/>
          </w:tcPr>
          <w:p w14:paraId="0983C1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1.4309</w:t>
            </w:r>
          </w:p>
        </w:tc>
      </w:tr>
      <w:tr w:rsidR="00E3157C" w:rsidRPr="00E3157C" w14:paraId="155EBFD5" w14:textId="77777777" w:rsidTr="00E3157C">
        <w:trPr>
          <w:trHeight w:val="300"/>
        </w:trPr>
        <w:tc>
          <w:tcPr>
            <w:tcW w:w="762" w:type="dxa"/>
            <w:shd w:val="clear" w:color="auto" w:fill="auto"/>
            <w:noWrap/>
            <w:vAlign w:val="bottom"/>
            <w:hideMark/>
          </w:tcPr>
          <w:p w14:paraId="61D85E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49C2F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6C3E1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AFB9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764C7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03A85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01422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4F7CA5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7BD981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0.9217</w:t>
            </w:r>
          </w:p>
        </w:tc>
        <w:tc>
          <w:tcPr>
            <w:tcW w:w="842" w:type="dxa"/>
            <w:shd w:val="clear" w:color="auto" w:fill="auto"/>
            <w:noWrap/>
            <w:vAlign w:val="bottom"/>
            <w:hideMark/>
          </w:tcPr>
          <w:p w14:paraId="625CD4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1E51FE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4A9215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615BAF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1.3722</w:t>
            </w:r>
          </w:p>
        </w:tc>
      </w:tr>
      <w:tr w:rsidR="00E3157C" w:rsidRPr="00E3157C" w14:paraId="4AF44269" w14:textId="77777777" w:rsidTr="00E3157C">
        <w:trPr>
          <w:trHeight w:val="300"/>
        </w:trPr>
        <w:tc>
          <w:tcPr>
            <w:tcW w:w="762" w:type="dxa"/>
            <w:shd w:val="clear" w:color="auto" w:fill="auto"/>
            <w:noWrap/>
            <w:vAlign w:val="bottom"/>
            <w:hideMark/>
          </w:tcPr>
          <w:p w14:paraId="6EF20D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709EB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29DDF7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D933D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49A5E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120F2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17FACD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BBBEC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437727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0.9217</w:t>
            </w:r>
          </w:p>
        </w:tc>
        <w:tc>
          <w:tcPr>
            <w:tcW w:w="842" w:type="dxa"/>
            <w:shd w:val="clear" w:color="auto" w:fill="auto"/>
            <w:noWrap/>
            <w:vAlign w:val="bottom"/>
            <w:hideMark/>
          </w:tcPr>
          <w:p w14:paraId="4D2C41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35E89E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807D4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1F7E4A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1.4367</w:t>
            </w:r>
          </w:p>
        </w:tc>
      </w:tr>
      <w:tr w:rsidR="00E3157C" w:rsidRPr="00E3157C" w14:paraId="7AF4CA21" w14:textId="77777777" w:rsidTr="00E3157C">
        <w:trPr>
          <w:trHeight w:val="300"/>
        </w:trPr>
        <w:tc>
          <w:tcPr>
            <w:tcW w:w="762" w:type="dxa"/>
            <w:shd w:val="clear" w:color="auto" w:fill="auto"/>
            <w:noWrap/>
            <w:vAlign w:val="bottom"/>
            <w:hideMark/>
          </w:tcPr>
          <w:p w14:paraId="17A48D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EE6EB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1BED7A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08876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E2588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0F142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29D9F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03F0C0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460CC3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0.9217</w:t>
            </w:r>
          </w:p>
        </w:tc>
        <w:tc>
          <w:tcPr>
            <w:tcW w:w="842" w:type="dxa"/>
            <w:shd w:val="clear" w:color="auto" w:fill="auto"/>
            <w:noWrap/>
            <w:vAlign w:val="bottom"/>
            <w:hideMark/>
          </w:tcPr>
          <w:p w14:paraId="72BA94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7ACF25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7CDF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0.0921</w:t>
            </w:r>
          </w:p>
        </w:tc>
        <w:tc>
          <w:tcPr>
            <w:tcW w:w="943" w:type="dxa"/>
            <w:shd w:val="clear" w:color="auto" w:fill="auto"/>
            <w:noWrap/>
            <w:vAlign w:val="bottom"/>
            <w:hideMark/>
          </w:tcPr>
          <w:p w14:paraId="335911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1.4381</w:t>
            </w:r>
          </w:p>
        </w:tc>
      </w:tr>
      <w:tr w:rsidR="00E3157C" w:rsidRPr="00E3157C" w14:paraId="589B609E" w14:textId="77777777" w:rsidTr="00E3157C">
        <w:trPr>
          <w:trHeight w:val="300"/>
        </w:trPr>
        <w:tc>
          <w:tcPr>
            <w:tcW w:w="762" w:type="dxa"/>
            <w:shd w:val="clear" w:color="auto" w:fill="auto"/>
            <w:noWrap/>
            <w:vAlign w:val="bottom"/>
            <w:hideMark/>
          </w:tcPr>
          <w:p w14:paraId="1BFB4B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28F1C5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173F42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F721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3C302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B3AD4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1AE8BF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6DFE86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587794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0.9216</w:t>
            </w:r>
          </w:p>
        </w:tc>
        <w:tc>
          <w:tcPr>
            <w:tcW w:w="842" w:type="dxa"/>
            <w:shd w:val="clear" w:color="auto" w:fill="auto"/>
            <w:noWrap/>
            <w:vAlign w:val="bottom"/>
            <w:hideMark/>
          </w:tcPr>
          <w:p w14:paraId="7E7E81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5648BA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3F22CC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351097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1.4582</w:t>
            </w:r>
          </w:p>
        </w:tc>
      </w:tr>
      <w:tr w:rsidR="00E3157C" w:rsidRPr="00E3157C" w14:paraId="5A374666" w14:textId="77777777" w:rsidTr="00E3157C">
        <w:trPr>
          <w:trHeight w:val="300"/>
        </w:trPr>
        <w:tc>
          <w:tcPr>
            <w:tcW w:w="762" w:type="dxa"/>
            <w:shd w:val="clear" w:color="auto" w:fill="auto"/>
            <w:noWrap/>
            <w:vAlign w:val="bottom"/>
            <w:hideMark/>
          </w:tcPr>
          <w:p w14:paraId="5BD677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DB324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SPFS</w:t>
            </w:r>
          </w:p>
        </w:tc>
        <w:tc>
          <w:tcPr>
            <w:tcW w:w="661" w:type="dxa"/>
            <w:shd w:val="clear" w:color="auto" w:fill="auto"/>
            <w:noWrap/>
            <w:vAlign w:val="bottom"/>
            <w:hideMark/>
          </w:tcPr>
          <w:p w14:paraId="6C9667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0FBE3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A5EB1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DD1EB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932F8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0.9918</w:t>
            </w:r>
          </w:p>
        </w:tc>
        <w:tc>
          <w:tcPr>
            <w:tcW w:w="884" w:type="dxa"/>
            <w:shd w:val="clear" w:color="auto" w:fill="auto"/>
            <w:noWrap/>
            <w:vAlign w:val="bottom"/>
            <w:hideMark/>
          </w:tcPr>
          <w:p w14:paraId="13785C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B91CB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0.9216</w:t>
            </w:r>
          </w:p>
        </w:tc>
        <w:tc>
          <w:tcPr>
            <w:tcW w:w="842" w:type="dxa"/>
            <w:shd w:val="clear" w:color="auto" w:fill="auto"/>
            <w:noWrap/>
            <w:vAlign w:val="bottom"/>
            <w:hideMark/>
          </w:tcPr>
          <w:p w14:paraId="73308B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w:t>
            </w:r>
          </w:p>
        </w:tc>
        <w:tc>
          <w:tcPr>
            <w:tcW w:w="831" w:type="dxa"/>
            <w:shd w:val="clear" w:color="auto" w:fill="auto"/>
            <w:noWrap/>
            <w:vAlign w:val="bottom"/>
            <w:hideMark/>
          </w:tcPr>
          <w:p w14:paraId="2865BC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1F751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0.0924</w:t>
            </w:r>
          </w:p>
        </w:tc>
        <w:tc>
          <w:tcPr>
            <w:tcW w:w="943" w:type="dxa"/>
            <w:shd w:val="clear" w:color="auto" w:fill="auto"/>
            <w:noWrap/>
            <w:vAlign w:val="bottom"/>
            <w:hideMark/>
          </w:tcPr>
          <w:p w14:paraId="67EBC0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1.4202</w:t>
            </w:r>
          </w:p>
        </w:tc>
      </w:tr>
      <w:tr w:rsidR="00E3157C" w:rsidRPr="00E3157C" w14:paraId="64B10592" w14:textId="77777777" w:rsidTr="00E3157C">
        <w:trPr>
          <w:trHeight w:val="300"/>
        </w:trPr>
        <w:tc>
          <w:tcPr>
            <w:tcW w:w="762" w:type="dxa"/>
            <w:shd w:val="clear" w:color="auto" w:fill="auto"/>
            <w:noWrap/>
            <w:vAlign w:val="bottom"/>
            <w:hideMark/>
          </w:tcPr>
          <w:p w14:paraId="159493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FF1CE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A7BAF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60D8F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14F9D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64BA4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EE9EE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6F6F2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09" w:type="dxa"/>
            <w:shd w:val="clear" w:color="auto" w:fill="auto"/>
            <w:noWrap/>
            <w:vAlign w:val="bottom"/>
            <w:hideMark/>
          </w:tcPr>
          <w:p w14:paraId="1736CC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2C583D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31" w:type="dxa"/>
            <w:shd w:val="clear" w:color="auto" w:fill="auto"/>
            <w:noWrap/>
            <w:vAlign w:val="bottom"/>
            <w:hideMark/>
          </w:tcPr>
          <w:p w14:paraId="5045F4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6C46E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58D454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1.5157</w:t>
            </w:r>
          </w:p>
        </w:tc>
      </w:tr>
      <w:tr w:rsidR="00E3157C" w:rsidRPr="00E3157C" w14:paraId="22AAE8FF" w14:textId="77777777" w:rsidTr="00E3157C">
        <w:trPr>
          <w:trHeight w:val="300"/>
        </w:trPr>
        <w:tc>
          <w:tcPr>
            <w:tcW w:w="762" w:type="dxa"/>
            <w:shd w:val="clear" w:color="auto" w:fill="auto"/>
            <w:noWrap/>
            <w:vAlign w:val="bottom"/>
            <w:hideMark/>
          </w:tcPr>
          <w:p w14:paraId="762FA8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D62F6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8A5E9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0049C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BF5A8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3A5219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AAFD3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465B0E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09" w:type="dxa"/>
            <w:shd w:val="clear" w:color="auto" w:fill="auto"/>
            <w:noWrap/>
            <w:vAlign w:val="bottom"/>
            <w:hideMark/>
          </w:tcPr>
          <w:p w14:paraId="2E4121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13B4D0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31" w:type="dxa"/>
            <w:shd w:val="clear" w:color="auto" w:fill="auto"/>
            <w:noWrap/>
            <w:vAlign w:val="bottom"/>
            <w:hideMark/>
          </w:tcPr>
          <w:p w14:paraId="1AB14C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EC7E2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7556EC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1.5112</w:t>
            </w:r>
          </w:p>
        </w:tc>
      </w:tr>
      <w:tr w:rsidR="00E3157C" w:rsidRPr="00E3157C" w14:paraId="775B1442" w14:textId="77777777" w:rsidTr="00E3157C">
        <w:trPr>
          <w:trHeight w:val="300"/>
        </w:trPr>
        <w:tc>
          <w:tcPr>
            <w:tcW w:w="762" w:type="dxa"/>
            <w:shd w:val="clear" w:color="auto" w:fill="auto"/>
            <w:noWrap/>
            <w:vAlign w:val="bottom"/>
            <w:hideMark/>
          </w:tcPr>
          <w:p w14:paraId="11B947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C002E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E166F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DB318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AC22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65DEA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C09A9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19BAC6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09" w:type="dxa"/>
            <w:shd w:val="clear" w:color="auto" w:fill="auto"/>
            <w:noWrap/>
            <w:vAlign w:val="bottom"/>
            <w:hideMark/>
          </w:tcPr>
          <w:p w14:paraId="2D6346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54920D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31" w:type="dxa"/>
            <w:shd w:val="clear" w:color="auto" w:fill="auto"/>
            <w:noWrap/>
            <w:vAlign w:val="bottom"/>
            <w:hideMark/>
          </w:tcPr>
          <w:p w14:paraId="022681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A42E3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132E6E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1.4392</w:t>
            </w:r>
          </w:p>
        </w:tc>
      </w:tr>
      <w:tr w:rsidR="00E3157C" w:rsidRPr="00E3157C" w14:paraId="32CDF3EB" w14:textId="77777777" w:rsidTr="00E3157C">
        <w:trPr>
          <w:trHeight w:val="300"/>
        </w:trPr>
        <w:tc>
          <w:tcPr>
            <w:tcW w:w="762" w:type="dxa"/>
            <w:shd w:val="clear" w:color="auto" w:fill="auto"/>
            <w:noWrap/>
            <w:vAlign w:val="bottom"/>
            <w:hideMark/>
          </w:tcPr>
          <w:p w14:paraId="7C2532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A188C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5AC561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14000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F71A7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62719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50E01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156B2C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09" w:type="dxa"/>
            <w:shd w:val="clear" w:color="auto" w:fill="auto"/>
            <w:noWrap/>
            <w:vAlign w:val="bottom"/>
            <w:hideMark/>
          </w:tcPr>
          <w:p w14:paraId="4B900A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42" w:type="dxa"/>
            <w:shd w:val="clear" w:color="auto" w:fill="auto"/>
            <w:noWrap/>
            <w:vAlign w:val="bottom"/>
            <w:hideMark/>
          </w:tcPr>
          <w:p w14:paraId="6FFDF8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0.9914</w:t>
            </w:r>
          </w:p>
        </w:tc>
        <w:tc>
          <w:tcPr>
            <w:tcW w:w="831" w:type="dxa"/>
            <w:shd w:val="clear" w:color="auto" w:fill="auto"/>
            <w:noWrap/>
            <w:vAlign w:val="bottom"/>
            <w:hideMark/>
          </w:tcPr>
          <w:p w14:paraId="7D45AB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74D3D9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7E4EDF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1.4613</w:t>
            </w:r>
          </w:p>
        </w:tc>
      </w:tr>
      <w:tr w:rsidR="00E3157C" w:rsidRPr="00E3157C" w14:paraId="1067A3F6" w14:textId="77777777" w:rsidTr="00E3157C">
        <w:trPr>
          <w:trHeight w:val="300"/>
        </w:trPr>
        <w:tc>
          <w:tcPr>
            <w:tcW w:w="762" w:type="dxa"/>
            <w:shd w:val="clear" w:color="auto" w:fill="auto"/>
            <w:noWrap/>
            <w:vAlign w:val="bottom"/>
            <w:hideMark/>
          </w:tcPr>
          <w:p w14:paraId="22134E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9A4F2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28066C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96F89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6EAA2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26CBB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06A70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7E6B36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720EB9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0.9222</w:t>
            </w:r>
          </w:p>
        </w:tc>
        <w:tc>
          <w:tcPr>
            <w:tcW w:w="842" w:type="dxa"/>
            <w:shd w:val="clear" w:color="auto" w:fill="auto"/>
            <w:noWrap/>
            <w:vAlign w:val="bottom"/>
            <w:hideMark/>
          </w:tcPr>
          <w:p w14:paraId="39FDD6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5A1952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86F4B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00BA91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1.4294</w:t>
            </w:r>
          </w:p>
        </w:tc>
      </w:tr>
      <w:tr w:rsidR="00E3157C" w:rsidRPr="00E3157C" w14:paraId="16EDABC0" w14:textId="77777777" w:rsidTr="00E3157C">
        <w:trPr>
          <w:trHeight w:val="300"/>
        </w:trPr>
        <w:tc>
          <w:tcPr>
            <w:tcW w:w="762" w:type="dxa"/>
            <w:shd w:val="clear" w:color="auto" w:fill="auto"/>
            <w:noWrap/>
            <w:vAlign w:val="bottom"/>
            <w:hideMark/>
          </w:tcPr>
          <w:p w14:paraId="7309BB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76D1B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0FD253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2DD6F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413B1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29106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function,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0B57C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0.9917</w:t>
            </w:r>
          </w:p>
        </w:tc>
        <w:tc>
          <w:tcPr>
            <w:tcW w:w="884" w:type="dxa"/>
            <w:shd w:val="clear" w:color="auto" w:fill="auto"/>
            <w:noWrap/>
            <w:vAlign w:val="bottom"/>
            <w:hideMark/>
          </w:tcPr>
          <w:p w14:paraId="2D82CB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0.9624</w:t>
            </w:r>
          </w:p>
        </w:tc>
        <w:tc>
          <w:tcPr>
            <w:tcW w:w="809" w:type="dxa"/>
            <w:shd w:val="clear" w:color="auto" w:fill="auto"/>
            <w:noWrap/>
            <w:vAlign w:val="bottom"/>
            <w:hideMark/>
          </w:tcPr>
          <w:p w14:paraId="0DD50C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0.9222</w:t>
            </w:r>
          </w:p>
        </w:tc>
        <w:tc>
          <w:tcPr>
            <w:tcW w:w="842" w:type="dxa"/>
            <w:shd w:val="clear" w:color="auto" w:fill="auto"/>
            <w:noWrap/>
            <w:vAlign w:val="bottom"/>
            <w:hideMark/>
          </w:tcPr>
          <w:p w14:paraId="4141CB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0.9404</w:t>
            </w:r>
          </w:p>
        </w:tc>
        <w:tc>
          <w:tcPr>
            <w:tcW w:w="831" w:type="dxa"/>
            <w:shd w:val="clear" w:color="auto" w:fill="auto"/>
            <w:noWrap/>
            <w:vAlign w:val="bottom"/>
            <w:hideMark/>
          </w:tcPr>
          <w:p w14:paraId="142CD3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16B2EA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0.0932</w:t>
            </w:r>
          </w:p>
        </w:tc>
        <w:tc>
          <w:tcPr>
            <w:tcW w:w="943" w:type="dxa"/>
            <w:shd w:val="clear" w:color="auto" w:fill="auto"/>
            <w:noWrap/>
            <w:vAlign w:val="bottom"/>
            <w:hideMark/>
          </w:tcPr>
          <w:p w14:paraId="68D037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1.4196</w:t>
            </w:r>
          </w:p>
        </w:tc>
      </w:tr>
      <w:tr w:rsidR="00E3157C" w:rsidRPr="00E3157C" w14:paraId="54B5A6B7" w14:textId="77777777" w:rsidTr="00E3157C">
        <w:trPr>
          <w:trHeight w:val="300"/>
        </w:trPr>
        <w:tc>
          <w:tcPr>
            <w:tcW w:w="762" w:type="dxa"/>
            <w:shd w:val="clear" w:color="auto" w:fill="auto"/>
            <w:noWrap/>
            <w:vAlign w:val="bottom"/>
            <w:hideMark/>
          </w:tcPr>
          <w:p w14:paraId="36E2A9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08BDD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00AA07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5E593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3536A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5239A2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0822E5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84" w:type="dxa"/>
            <w:shd w:val="clear" w:color="auto" w:fill="auto"/>
            <w:noWrap/>
            <w:vAlign w:val="bottom"/>
            <w:hideMark/>
          </w:tcPr>
          <w:p w14:paraId="3DCE6A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09" w:type="dxa"/>
            <w:shd w:val="clear" w:color="auto" w:fill="auto"/>
            <w:noWrap/>
            <w:vAlign w:val="bottom"/>
            <w:hideMark/>
          </w:tcPr>
          <w:p w14:paraId="32E16D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42" w:type="dxa"/>
            <w:shd w:val="clear" w:color="auto" w:fill="auto"/>
            <w:noWrap/>
            <w:vAlign w:val="bottom"/>
            <w:hideMark/>
          </w:tcPr>
          <w:p w14:paraId="0D3126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31" w:type="dxa"/>
            <w:shd w:val="clear" w:color="auto" w:fill="auto"/>
            <w:noWrap/>
            <w:vAlign w:val="bottom"/>
            <w:hideMark/>
          </w:tcPr>
          <w:p w14:paraId="319C06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49A9B4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0.0993</w:t>
            </w:r>
          </w:p>
        </w:tc>
        <w:tc>
          <w:tcPr>
            <w:tcW w:w="943" w:type="dxa"/>
            <w:shd w:val="clear" w:color="auto" w:fill="auto"/>
            <w:noWrap/>
            <w:vAlign w:val="bottom"/>
            <w:hideMark/>
          </w:tcPr>
          <w:p w14:paraId="0E6F08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1.3912</w:t>
            </w:r>
          </w:p>
        </w:tc>
      </w:tr>
      <w:tr w:rsidR="00E3157C" w:rsidRPr="00E3157C" w14:paraId="012D8FD9" w14:textId="77777777" w:rsidTr="00E3157C">
        <w:trPr>
          <w:trHeight w:val="300"/>
        </w:trPr>
        <w:tc>
          <w:tcPr>
            <w:tcW w:w="762" w:type="dxa"/>
            <w:shd w:val="clear" w:color="auto" w:fill="auto"/>
            <w:noWrap/>
            <w:vAlign w:val="bottom"/>
            <w:hideMark/>
          </w:tcPr>
          <w:p w14:paraId="57C98C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A26AC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68BA5A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02B3C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5BD94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74E3D4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635A94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84" w:type="dxa"/>
            <w:shd w:val="clear" w:color="auto" w:fill="auto"/>
            <w:noWrap/>
            <w:vAlign w:val="bottom"/>
            <w:hideMark/>
          </w:tcPr>
          <w:p w14:paraId="24FFC0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0.9909</w:t>
            </w:r>
          </w:p>
        </w:tc>
        <w:tc>
          <w:tcPr>
            <w:tcW w:w="809" w:type="dxa"/>
            <w:shd w:val="clear" w:color="auto" w:fill="auto"/>
            <w:noWrap/>
            <w:vAlign w:val="bottom"/>
            <w:hideMark/>
          </w:tcPr>
          <w:p w14:paraId="02778C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42" w:type="dxa"/>
            <w:shd w:val="clear" w:color="auto" w:fill="auto"/>
            <w:noWrap/>
            <w:vAlign w:val="bottom"/>
            <w:hideMark/>
          </w:tcPr>
          <w:p w14:paraId="3F5562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0.9908</w:t>
            </w:r>
          </w:p>
        </w:tc>
        <w:tc>
          <w:tcPr>
            <w:tcW w:w="831" w:type="dxa"/>
            <w:shd w:val="clear" w:color="auto" w:fill="auto"/>
            <w:noWrap/>
            <w:vAlign w:val="bottom"/>
            <w:hideMark/>
          </w:tcPr>
          <w:p w14:paraId="49A1D0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5FB741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0.0993</w:t>
            </w:r>
          </w:p>
        </w:tc>
        <w:tc>
          <w:tcPr>
            <w:tcW w:w="943" w:type="dxa"/>
            <w:shd w:val="clear" w:color="auto" w:fill="auto"/>
            <w:noWrap/>
            <w:vAlign w:val="bottom"/>
            <w:hideMark/>
          </w:tcPr>
          <w:p w14:paraId="144DA1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1.3577</w:t>
            </w:r>
          </w:p>
        </w:tc>
      </w:tr>
      <w:tr w:rsidR="00E3157C" w:rsidRPr="00E3157C" w14:paraId="7D8330D9" w14:textId="77777777" w:rsidTr="00E3157C">
        <w:trPr>
          <w:trHeight w:val="300"/>
        </w:trPr>
        <w:tc>
          <w:tcPr>
            <w:tcW w:w="762" w:type="dxa"/>
            <w:shd w:val="clear" w:color="auto" w:fill="auto"/>
            <w:noWrap/>
            <w:vAlign w:val="bottom"/>
            <w:hideMark/>
          </w:tcPr>
          <w:p w14:paraId="4BF430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1F1BE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62290C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BE1E6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44CB1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0D3A99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1C22D5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0.9912</w:t>
            </w:r>
          </w:p>
        </w:tc>
        <w:tc>
          <w:tcPr>
            <w:tcW w:w="884" w:type="dxa"/>
            <w:shd w:val="clear" w:color="auto" w:fill="auto"/>
            <w:noWrap/>
            <w:vAlign w:val="bottom"/>
            <w:hideMark/>
          </w:tcPr>
          <w:p w14:paraId="7F5EB6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0.9632</w:t>
            </w:r>
          </w:p>
        </w:tc>
        <w:tc>
          <w:tcPr>
            <w:tcW w:w="809" w:type="dxa"/>
            <w:shd w:val="clear" w:color="auto" w:fill="auto"/>
            <w:noWrap/>
            <w:vAlign w:val="bottom"/>
            <w:hideMark/>
          </w:tcPr>
          <w:p w14:paraId="6F7C10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0.9133</w:t>
            </w:r>
          </w:p>
        </w:tc>
        <w:tc>
          <w:tcPr>
            <w:tcW w:w="842" w:type="dxa"/>
            <w:shd w:val="clear" w:color="auto" w:fill="auto"/>
            <w:noWrap/>
            <w:vAlign w:val="bottom"/>
            <w:hideMark/>
          </w:tcPr>
          <w:p w14:paraId="059D8C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0.935</w:t>
            </w:r>
          </w:p>
        </w:tc>
        <w:tc>
          <w:tcPr>
            <w:tcW w:w="831" w:type="dxa"/>
            <w:shd w:val="clear" w:color="auto" w:fill="auto"/>
            <w:noWrap/>
            <w:vAlign w:val="bottom"/>
            <w:hideMark/>
          </w:tcPr>
          <w:p w14:paraId="081B20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13B650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0.0993</w:t>
            </w:r>
          </w:p>
        </w:tc>
        <w:tc>
          <w:tcPr>
            <w:tcW w:w="943" w:type="dxa"/>
            <w:shd w:val="clear" w:color="auto" w:fill="auto"/>
            <w:noWrap/>
            <w:vAlign w:val="bottom"/>
            <w:hideMark/>
          </w:tcPr>
          <w:p w14:paraId="543482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1.3621</w:t>
            </w:r>
          </w:p>
        </w:tc>
      </w:tr>
      <w:tr w:rsidR="00E3157C" w:rsidRPr="00E3157C" w14:paraId="38B7BBCD" w14:textId="77777777" w:rsidTr="00E3157C">
        <w:trPr>
          <w:trHeight w:val="300"/>
        </w:trPr>
        <w:tc>
          <w:tcPr>
            <w:tcW w:w="762" w:type="dxa"/>
            <w:shd w:val="clear" w:color="auto" w:fill="auto"/>
            <w:noWrap/>
            <w:vAlign w:val="bottom"/>
            <w:hideMark/>
          </w:tcPr>
          <w:p w14:paraId="2CF5EC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16D3B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0691D2E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355DE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04515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55EB8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DE116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3F386E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09" w:type="dxa"/>
            <w:shd w:val="clear" w:color="auto" w:fill="auto"/>
            <w:noWrap/>
            <w:vAlign w:val="bottom"/>
            <w:hideMark/>
          </w:tcPr>
          <w:p w14:paraId="72EAF2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3A58BF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31" w:type="dxa"/>
            <w:shd w:val="clear" w:color="auto" w:fill="auto"/>
            <w:noWrap/>
            <w:vAlign w:val="bottom"/>
            <w:hideMark/>
          </w:tcPr>
          <w:p w14:paraId="79A42E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2A8B6F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4232FA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1.4036</w:t>
            </w:r>
          </w:p>
        </w:tc>
      </w:tr>
      <w:tr w:rsidR="00E3157C" w:rsidRPr="00E3157C" w14:paraId="03827CB6" w14:textId="77777777" w:rsidTr="00E3157C">
        <w:trPr>
          <w:trHeight w:val="300"/>
        </w:trPr>
        <w:tc>
          <w:tcPr>
            <w:tcW w:w="762" w:type="dxa"/>
            <w:shd w:val="clear" w:color="auto" w:fill="auto"/>
            <w:noWrap/>
            <w:vAlign w:val="bottom"/>
            <w:hideMark/>
          </w:tcPr>
          <w:p w14:paraId="7BAC6A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08592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3F5D39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67BA4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72FF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6C37E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24D4DA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14C6EF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09" w:type="dxa"/>
            <w:shd w:val="clear" w:color="auto" w:fill="auto"/>
            <w:noWrap/>
            <w:vAlign w:val="bottom"/>
            <w:hideMark/>
          </w:tcPr>
          <w:p w14:paraId="2EE09D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79FBE1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31" w:type="dxa"/>
            <w:shd w:val="clear" w:color="auto" w:fill="auto"/>
            <w:noWrap/>
            <w:vAlign w:val="bottom"/>
            <w:hideMark/>
          </w:tcPr>
          <w:p w14:paraId="4F1276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12617D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412355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1.4032</w:t>
            </w:r>
          </w:p>
        </w:tc>
      </w:tr>
      <w:tr w:rsidR="00E3157C" w:rsidRPr="00E3157C" w14:paraId="7D9F405A" w14:textId="77777777" w:rsidTr="00E3157C">
        <w:trPr>
          <w:trHeight w:val="300"/>
        </w:trPr>
        <w:tc>
          <w:tcPr>
            <w:tcW w:w="762" w:type="dxa"/>
            <w:shd w:val="clear" w:color="auto" w:fill="auto"/>
            <w:noWrap/>
            <w:vAlign w:val="bottom"/>
            <w:hideMark/>
          </w:tcPr>
          <w:p w14:paraId="3FF713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4AC72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66A6DB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A346C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839FC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39196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234B70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202227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0.9892</w:t>
            </w:r>
          </w:p>
        </w:tc>
        <w:tc>
          <w:tcPr>
            <w:tcW w:w="809" w:type="dxa"/>
            <w:shd w:val="clear" w:color="auto" w:fill="auto"/>
            <w:noWrap/>
            <w:vAlign w:val="bottom"/>
            <w:hideMark/>
          </w:tcPr>
          <w:p w14:paraId="595DCE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7EB57A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0.9892</w:t>
            </w:r>
          </w:p>
        </w:tc>
        <w:tc>
          <w:tcPr>
            <w:tcW w:w="831" w:type="dxa"/>
            <w:shd w:val="clear" w:color="auto" w:fill="auto"/>
            <w:noWrap/>
            <w:vAlign w:val="bottom"/>
            <w:hideMark/>
          </w:tcPr>
          <w:p w14:paraId="13387E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79524B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6522A8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1.3615</w:t>
            </w:r>
          </w:p>
        </w:tc>
      </w:tr>
      <w:tr w:rsidR="00E3157C" w:rsidRPr="00E3157C" w14:paraId="7F2CBDDA" w14:textId="77777777" w:rsidTr="00E3157C">
        <w:trPr>
          <w:trHeight w:val="300"/>
        </w:trPr>
        <w:tc>
          <w:tcPr>
            <w:tcW w:w="762" w:type="dxa"/>
            <w:shd w:val="clear" w:color="auto" w:fill="auto"/>
            <w:noWrap/>
            <w:vAlign w:val="bottom"/>
            <w:hideMark/>
          </w:tcPr>
          <w:p w14:paraId="6174A7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340DA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A14E0C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E00E5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3688F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D4EC4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1D85D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649240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0.9891</w:t>
            </w:r>
          </w:p>
        </w:tc>
        <w:tc>
          <w:tcPr>
            <w:tcW w:w="809" w:type="dxa"/>
            <w:shd w:val="clear" w:color="auto" w:fill="auto"/>
            <w:noWrap/>
            <w:vAlign w:val="bottom"/>
            <w:hideMark/>
          </w:tcPr>
          <w:p w14:paraId="59B146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42" w:type="dxa"/>
            <w:shd w:val="clear" w:color="auto" w:fill="auto"/>
            <w:noWrap/>
            <w:vAlign w:val="bottom"/>
            <w:hideMark/>
          </w:tcPr>
          <w:p w14:paraId="00EDDA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0.9892</w:t>
            </w:r>
          </w:p>
        </w:tc>
        <w:tc>
          <w:tcPr>
            <w:tcW w:w="831" w:type="dxa"/>
            <w:shd w:val="clear" w:color="auto" w:fill="auto"/>
            <w:noWrap/>
            <w:vAlign w:val="bottom"/>
            <w:hideMark/>
          </w:tcPr>
          <w:p w14:paraId="3FF6BE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77E3F8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7FC68D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1.3678</w:t>
            </w:r>
          </w:p>
        </w:tc>
      </w:tr>
      <w:tr w:rsidR="00E3157C" w:rsidRPr="00E3157C" w14:paraId="12790C3D" w14:textId="77777777" w:rsidTr="00E3157C">
        <w:trPr>
          <w:trHeight w:val="300"/>
        </w:trPr>
        <w:tc>
          <w:tcPr>
            <w:tcW w:w="762" w:type="dxa"/>
            <w:shd w:val="clear" w:color="auto" w:fill="auto"/>
            <w:noWrap/>
            <w:vAlign w:val="bottom"/>
            <w:hideMark/>
          </w:tcPr>
          <w:p w14:paraId="727C4F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WFI-RF</w:t>
            </w:r>
          </w:p>
        </w:tc>
        <w:tc>
          <w:tcPr>
            <w:tcW w:w="890" w:type="dxa"/>
            <w:shd w:val="clear" w:color="auto" w:fill="auto"/>
            <w:noWrap/>
            <w:vAlign w:val="bottom"/>
            <w:hideMark/>
          </w:tcPr>
          <w:p w14:paraId="25EFA8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61136C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D6F4C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E067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8F515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D4609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52D9AB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0.9521</w:t>
            </w:r>
          </w:p>
        </w:tc>
        <w:tc>
          <w:tcPr>
            <w:tcW w:w="809" w:type="dxa"/>
            <w:shd w:val="clear" w:color="auto" w:fill="auto"/>
            <w:noWrap/>
            <w:vAlign w:val="bottom"/>
            <w:hideMark/>
          </w:tcPr>
          <w:p w14:paraId="039FDB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0.9097</w:t>
            </w:r>
          </w:p>
        </w:tc>
        <w:tc>
          <w:tcPr>
            <w:tcW w:w="842" w:type="dxa"/>
            <w:shd w:val="clear" w:color="auto" w:fill="auto"/>
            <w:noWrap/>
            <w:vAlign w:val="bottom"/>
            <w:hideMark/>
          </w:tcPr>
          <w:p w14:paraId="26AAAD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0.9284</w:t>
            </w:r>
          </w:p>
        </w:tc>
        <w:tc>
          <w:tcPr>
            <w:tcW w:w="831" w:type="dxa"/>
            <w:shd w:val="clear" w:color="auto" w:fill="auto"/>
            <w:noWrap/>
            <w:vAlign w:val="bottom"/>
            <w:hideMark/>
          </w:tcPr>
          <w:p w14:paraId="7CC413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091C1E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16D8B3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1.3478</w:t>
            </w:r>
          </w:p>
        </w:tc>
      </w:tr>
      <w:tr w:rsidR="00E3157C" w:rsidRPr="00E3157C" w14:paraId="18D0A154" w14:textId="77777777" w:rsidTr="00E3157C">
        <w:trPr>
          <w:trHeight w:val="300"/>
        </w:trPr>
        <w:tc>
          <w:tcPr>
            <w:tcW w:w="762" w:type="dxa"/>
            <w:shd w:val="clear" w:color="auto" w:fill="auto"/>
            <w:noWrap/>
            <w:vAlign w:val="bottom"/>
            <w:hideMark/>
          </w:tcPr>
          <w:p w14:paraId="48D749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631DF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42660A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FB5B1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86362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7BD4D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44F30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0.9896</w:t>
            </w:r>
          </w:p>
        </w:tc>
        <w:tc>
          <w:tcPr>
            <w:tcW w:w="884" w:type="dxa"/>
            <w:shd w:val="clear" w:color="auto" w:fill="auto"/>
            <w:noWrap/>
            <w:vAlign w:val="bottom"/>
            <w:hideMark/>
          </w:tcPr>
          <w:p w14:paraId="5D074E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0.9521</w:t>
            </w:r>
          </w:p>
        </w:tc>
        <w:tc>
          <w:tcPr>
            <w:tcW w:w="809" w:type="dxa"/>
            <w:shd w:val="clear" w:color="auto" w:fill="auto"/>
            <w:noWrap/>
            <w:vAlign w:val="bottom"/>
            <w:hideMark/>
          </w:tcPr>
          <w:p w14:paraId="7C518E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0.9096</w:t>
            </w:r>
          </w:p>
        </w:tc>
        <w:tc>
          <w:tcPr>
            <w:tcW w:w="842" w:type="dxa"/>
            <w:shd w:val="clear" w:color="auto" w:fill="auto"/>
            <w:noWrap/>
            <w:vAlign w:val="bottom"/>
            <w:hideMark/>
          </w:tcPr>
          <w:p w14:paraId="5FCF90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0.9283</w:t>
            </w:r>
          </w:p>
        </w:tc>
        <w:tc>
          <w:tcPr>
            <w:tcW w:w="831" w:type="dxa"/>
            <w:shd w:val="clear" w:color="auto" w:fill="auto"/>
            <w:noWrap/>
            <w:vAlign w:val="bottom"/>
            <w:hideMark/>
          </w:tcPr>
          <w:p w14:paraId="38F7B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129ECD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0.1208</w:t>
            </w:r>
          </w:p>
        </w:tc>
        <w:tc>
          <w:tcPr>
            <w:tcW w:w="943" w:type="dxa"/>
            <w:shd w:val="clear" w:color="auto" w:fill="auto"/>
            <w:noWrap/>
            <w:vAlign w:val="bottom"/>
            <w:hideMark/>
          </w:tcPr>
          <w:p w14:paraId="713BA9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1.3508</w:t>
            </w:r>
          </w:p>
        </w:tc>
      </w:tr>
      <w:tr w:rsidR="00E3157C" w:rsidRPr="00E3157C" w14:paraId="6C15FF89" w14:textId="77777777" w:rsidTr="00E3157C">
        <w:trPr>
          <w:trHeight w:val="300"/>
        </w:trPr>
        <w:tc>
          <w:tcPr>
            <w:tcW w:w="762" w:type="dxa"/>
            <w:shd w:val="clear" w:color="auto" w:fill="auto"/>
            <w:noWrap/>
            <w:vAlign w:val="bottom"/>
            <w:hideMark/>
          </w:tcPr>
          <w:p w14:paraId="16C9CC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6A747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A6170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33DC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B992B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1E197B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52AEE1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1A0FD1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6BD244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7C979F0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5FBCA7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6375E9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943" w:type="dxa"/>
            <w:shd w:val="clear" w:color="auto" w:fill="auto"/>
            <w:noWrap/>
            <w:vAlign w:val="bottom"/>
            <w:hideMark/>
          </w:tcPr>
          <w:p w14:paraId="3D89D7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w:t>
            </w:r>
          </w:p>
        </w:tc>
      </w:tr>
      <w:tr w:rsidR="00E3157C" w:rsidRPr="00E3157C" w14:paraId="57B8095D" w14:textId="77777777" w:rsidTr="00E3157C">
        <w:trPr>
          <w:trHeight w:val="300"/>
        </w:trPr>
        <w:tc>
          <w:tcPr>
            <w:tcW w:w="762" w:type="dxa"/>
            <w:shd w:val="clear" w:color="auto" w:fill="auto"/>
            <w:noWrap/>
            <w:vAlign w:val="bottom"/>
            <w:hideMark/>
          </w:tcPr>
          <w:p w14:paraId="22F925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B0F4E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253D72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14BDA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6081C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046F3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4D083E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504D2DE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3BE6F8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26EB0E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229FCE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67C11C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0.1258</w:t>
            </w:r>
          </w:p>
        </w:tc>
        <w:tc>
          <w:tcPr>
            <w:tcW w:w="943" w:type="dxa"/>
            <w:shd w:val="clear" w:color="auto" w:fill="auto"/>
            <w:noWrap/>
            <w:vAlign w:val="bottom"/>
            <w:hideMark/>
          </w:tcPr>
          <w:p w14:paraId="766690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1.3815</w:t>
            </w:r>
          </w:p>
        </w:tc>
      </w:tr>
      <w:tr w:rsidR="00E3157C" w:rsidRPr="00E3157C" w14:paraId="17C4EA9E" w14:textId="77777777" w:rsidTr="00E3157C">
        <w:trPr>
          <w:trHeight w:val="300"/>
        </w:trPr>
        <w:tc>
          <w:tcPr>
            <w:tcW w:w="762" w:type="dxa"/>
            <w:shd w:val="clear" w:color="auto" w:fill="auto"/>
            <w:noWrap/>
            <w:vAlign w:val="bottom"/>
            <w:hideMark/>
          </w:tcPr>
          <w:p w14:paraId="4A4C1E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52FC6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74EE31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F7AE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8FD9C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64595B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532175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45B3AA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189DFD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000773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38D5BE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7AFFA2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0.126</w:t>
            </w:r>
          </w:p>
        </w:tc>
        <w:tc>
          <w:tcPr>
            <w:tcW w:w="943" w:type="dxa"/>
            <w:shd w:val="clear" w:color="auto" w:fill="auto"/>
            <w:noWrap/>
            <w:vAlign w:val="bottom"/>
            <w:hideMark/>
          </w:tcPr>
          <w:p w14:paraId="3C0E9D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1.3526</w:t>
            </w:r>
          </w:p>
        </w:tc>
      </w:tr>
      <w:tr w:rsidR="00E3157C" w:rsidRPr="00E3157C" w14:paraId="336ACD9B" w14:textId="77777777" w:rsidTr="00E3157C">
        <w:trPr>
          <w:trHeight w:val="300"/>
        </w:trPr>
        <w:tc>
          <w:tcPr>
            <w:tcW w:w="762" w:type="dxa"/>
            <w:shd w:val="clear" w:color="auto" w:fill="auto"/>
            <w:noWrap/>
            <w:vAlign w:val="bottom"/>
            <w:hideMark/>
          </w:tcPr>
          <w:p w14:paraId="78697C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1D171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AF0C7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2C3E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669DA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35F260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2E5FF8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32C4D7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09" w:type="dxa"/>
            <w:shd w:val="clear" w:color="auto" w:fill="auto"/>
            <w:noWrap/>
            <w:vAlign w:val="bottom"/>
            <w:hideMark/>
          </w:tcPr>
          <w:p w14:paraId="449A47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6DAA4A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31" w:type="dxa"/>
            <w:shd w:val="clear" w:color="auto" w:fill="auto"/>
            <w:noWrap/>
            <w:vAlign w:val="bottom"/>
            <w:hideMark/>
          </w:tcPr>
          <w:p w14:paraId="38F5AB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43AE58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943" w:type="dxa"/>
            <w:shd w:val="clear" w:color="auto" w:fill="auto"/>
            <w:noWrap/>
            <w:vAlign w:val="bottom"/>
            <w:hideMark/>
          </w:tcPr>
          <w:p w14:paraId="12787D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1.3749</w:t>
            </w:r>
          </w:p>
        </w:tc>
      </w:tr>
      <w:tr w:rsidR="00E3157C" w:rsidRPr="00E3157C" w14:paraId="0451D87F" w14:textId="77777777" w:rsidTr="00E3157C">
        <w:trPr>
          <w:trHeight w:val="300"/>
        </w:trPr>
        <w:tc>
          <w:tcPr>
            <w:tcW w:w="762" w:type="dxa"/>
            <w:shd w:val="clear" w:color="auto" w:fill="auto"/>
            <w:noWrap/>
            <w:vAlign w:val="bottom"/>
            <w:hideMark/>
          </w:tcPr>
          <w:p w14:paraId="235E91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0914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3D67A9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CCCC9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768E5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3E4B4E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6A061A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073E5E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7EBEE0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7BC309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0.9886</w:t>
            </w:r>
          </w:p>
        </w:tc>
        <w:tc>
          <w:tcPr>
            <w:tcW w:w="831" w:type="dxa"/>
            <w:shd w:val="clear" w:color="auto" w:fill="auto"/>
            <w:noWrap/>
            <w:vAlign w:val="bottom"/>
            <w:hideMark/>
          </w:tcPr>
          <w:p w14:paraId="0451D0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51C0F7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943" w:type="dxa"/>
            <w:shd w:val="clear" w:color="auto" w:fill="auto"/>
            <w:noWrap/>
            <w:vAlign w:val="bottom"/>
            <w:hideMark/>
          </w:tcPr>
          <w:p w14:paraId="72ECDF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1.3445</w:t>
            </w:r>
          </w:p>
        </w:tc>
      </w:tr>
      <w:tr w:rsidR="00E3157C" w:rsidRPr="00E3157C" w14:paraId="38699EC3" w14:textId="77777777" w:rsidTr="00E3157C">
        <w:trPr>
          <w:trHeight w:val="300"/>
        </w:trPr>
        <w:tc>
          <w:tcPr>
            <w:tcW w:w="762" w:type="dxa"/>
            <w:shd w:val="clear" w:color="auto" w:fill="auto"/>
            <w:noWrap/>
            <w:vAlign w:val="bottom"/>
            <w:hideMark/>
          </w:tcPr>
          <w:p w14:paraId="52EB35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4785C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387191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7D7AB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7D52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7E75AC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419386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53A630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298D24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26C5F5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0.9886</w:t>
            </w:r>
          </w:p>
        </w:tc>
        <w:tc>
          <w:tcPr>
            <w:tcW w:w="831" w:type="dxa"/>
            <w:shd w:val="clear" w:color="auto" w:fill="auto"/>
            <w:noWrap/>
            <w:vAlign w:val="bottom"/>
            <w:hideMark/>
          </w:tcPr>
          <w:p w14:paraId="13557C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518EC5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0.1258</w:t>
            </w:r>
          </w:p>
        </w:tc>
        <w:tc>
          <w:tcPr>
            <w:tcW w:w="943" w:type="dxa"/>
            <w:shd w:val="clear" w:color="auto" w:fill="auto"/>
            <w:noWrap/>
            <w:vAlign w:val="bottom"/>
            <w:hideMark/>
          </w:tcPr>
          <w:p w14:paraId="6D2B7D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1.3639</w:t>
            </w:r>
          </w:p>
        </w:tc>
      </w:tr>
      <w:tr w:rsidR="00E3157C" w:rsidRPr="00E3157C" w14:paraId="707A51FA" w14:textId="77777777" w:rsidTr="00E3157C">
        <w:trPr>
          <w:trHeight w:val="300"/>
        </w:trPr>
        <w:tc>
          <w:tcPr>
            <w:tcW w:w="762" w:type="dxa"/>
            <w:shd w:val="clear" w:color="auto" w:fill="auto"/>
            <w:noWrap/>
            <w:vAlign w:val="bottom"/>
            <w:hideMark/>
          </w:tcPr>
          <w:p w14:paraId="46FC71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D9A89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0C920D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A2F73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7013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0BA25F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6F2622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2502ED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7C4D4D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3C99E3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31" w:type="dxa"/>
            <w:shd w:val="clear" w:color="auto" w:fill="auto"/>
            <w:noWrap/>
            <w:vAlign w:val="bottom"/>
            <w:hideMark/>
          </w:tcPr>
          <w:p w14:paraId="76CC93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214D8F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0.126</w:t>
            </w:r>
          </w:p>
        </w:tc>
        <w:tc>
          <w:tcPr>
            <w:tcW w:w="943" w:type="dxa"/>
            <w:shd w:val="clear" w:color="auto" w:fill="auto"/>
            <w:noWrap/>
            <w:vAlign w:val="bottom"/>
            <w:hideMark/>
          </w:tcPr>
          <w:p w14:paraId="3791D3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1.3251</w:t>
            </w:r>
          </w:p>
        </w:tc>
      </w:tr>
      <w:tr w:rsidR="00E3157C" w:rsidRPr="00E3157C" w14:paraId="0D6025DE" w14:textId="77777777" w:rsidTr="00E3157C">
        <w:trPr>
          <w:trHeight w:val="300"/>
        </w:trPr>
        <w:tc>
          <w:tcPr>
            <w:tcW w:w="762" w:type="dxa"/>
            <w:shd w:val="clear" w:color="auto" w:fill="auto"/>
            <w:noWrap/>
            <w:vAlign w:val="bottom"/>
            <w:hideMark/>
          </w:tcPr>
          <w:p w14:paraId="1FA7CB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33A76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4D10B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A3A7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B5E06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12C92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3605B9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14B675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09" w:type="dxa"/>
            <w:shd w:val="clear" w:color="auto" w:fill="auto"/>
            <w:noWrap/>
            <w:vAlign w:val="bottom"/>
            <w:hideMark/>
          </w:tcPr>
          <w:p w14:paraId="36C18D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42" w:type="dxa"/>
            <w:shd w:val="clear" w:color="auto" w:fill="auto"/>
            <w:noWrap/>
            <w:vAlign w:val="bottom"/>
            <w:hideMark/>
          </w:tcPr>
          <w:p w14:paraId="3A56FA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0.9885</w:t>
            </w:r>
          </w:p>
        </w:tc>
        <w:tc>
          <w:tcPr>
            <w:tcW w:w="831" w:type="dxa"/>
            <w:shd w:val="clear" w:color="auto" w:fill="auto"/>
            <w:noWrap/>
            <w:vAlign w:val="bottom"/>
            <w:hideMark/>
          </w:tcPr>
          <w:p w14:paraId="35DC67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636F85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943" w:type="dxa"/>
            <w:shd w:val="clear" w:color="auto" w:fill="auto"/>
            <w:noWrap/>
            <w:vAlign w:val="bottom"/>
            <w:hideMark/>
          </w:tcPr>
          <w:p w14:paraId="485559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1.3221</w:t>
            </w:r>
          </w:p>
        </w:tc>
      </w:tr>
      <w:tr w:rsidR="00E3157C" w:rsidRPr="00E3157C" w14:paraId="2CA8C30B" w14:textId="77777777" w:rsidTr="00E3157C">
        <w:trPr>
          <w:trHeight w:val="300"/>
        </w:trPr>
        <w:tc>
          <w:tcPr>
            <w:tcW w:w="762" w:type="dxa"/>
            <w:shd w:val="clear" w:color="auto" w:fill="auto"/>
            <w:noWrap/>
            <w:vAlign w:val="bottom"/>
            <w:hideMark/>
          </w:tcPr>
          <w:p w14:paraId="3C995B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251DA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79289B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5D3A3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34435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2AD5B0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62EE2F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66B263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0.9504</w:t>
            </w:r>
          </w:p>
        </w:tc>
        <w:tc>
          <w:tcPr>
            <w:tcW w:w="809" w:type="dxa"/>
            <w:shd w:val="clear" w:color="auto" w:fill="auto"/>
            <w:noWrap/>
            <w:vAlign w:val="bottom"/>
            <w:hideMark/>
          </w:tcPr>
          <w:p w14:paraId="6493B6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0.9022</w:t>
            </w:r>
          </w:p>
        </w:tc>
        <w:tc>
          <w:tcPr>
            <w:tcW w:w="842" w:type="dxa"/>
            <w:shd w:val="clear" w:color="auto" w:fill="auto"/>
            <w:noWrap/>
            <w:vAlign w:val="bottom"/>
            <w:hideMark/>
          </w:tcPr>
          <w:p w14:paraId="11D6B1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0.9228</w:t>
            </w:r>
          </w:p>
        </w:tc>
        <w:tc>
          <w:tcPr>
            <w:tcW w:w="831" w:type="dxa"/>
            <w:shd w:val="clear" w:color="auto" w:fill="auto"/>
            <w:noWrap/>
            <w:vAlign w:val="bottom"/>
            <w:hideMark/>
          </w:tcPr>
          <w:p w14:paraId="7470CF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26E1F2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0.126</w:t>
            </w:r>
          </w:p>
        </w:tc>
        <w:tc>
          <w:tcPr>
            <w:tcW w:w="943" w:type="dxa"/>
            <w:shd w:val="clear" w:color="auto" w:fill="auto"/>
            <w:noWrap/>
            <w:vAlign w:val="bottom"/>
            <w:hideMark/>
          </w:tcPr>
          <w:p w14:paraId="4524B7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1.3273</w:t>
            </w:r>
          </w:p>
        </w:tc>
      </w:tr>
      <w:tr w:rsidR="00E3157C" w:rsidRPr="00E3157C" w14:paraId="3CC972F6" w14:textId="77777777" w:rsidTr="00E3157C">
        <w:trPr>
          <w:trHeight w:val="300"/>
        </w:trPr>
        <w:tc>
          <w:tcPr>
            <w:tcW w:w="762" w:type="dxa"/>
            <w:shd w:val="clear" w:color="auto" w:fill="auto"/>
            <w:noWrap/>
            <w:vAlign w:val="bottom"/>
            <w:hideMark/>
          </w:tcPr>
          <w:p w14:paraId="614F55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B8F63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06F246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957A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C7B28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7BD7CC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20D8E0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3B242E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0.9507</w:t>
            </w:r>
          </w:p>
        </w:tc>
        <w:tc>
          <w:tcPr>
            <w:tcW w:w="809" w:type="dxa"/>
            <w:shd w:val="clear" w:color="auto" w:fill="auto"/>
            <w:noWrap/>
            <w:vAlign w:val="bottom"/>
            <w:hideMark/>
          </w:tcPr>
          <w:p w14:paraId="7615A8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0.9021</w:t>
            </w:r>
          </w:p>
        </w:tc>
        <w:tc>
          <w:tcPr>
            <w:tcW w:w="842" w:type="dxa"/>
            <w:shd w:val="clear" w:color="auto" w:fill="auto"/>
            <w:noWrap/>
            <w:vAlign w:val="bottom"/>
            <w:hideMark/>
          </w:tcPr>
          <w:p w14:paraId="37EED4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0.9228</w:t>
            </w:r>
          </w:p>
        </w:tc>
        <w:tc>
          <w:tcPr>
            <w:tcW w:w="831" w:type="dxa"/>
            <w:shd w:val="clear" w:color="auto" w:fill="auto"/>
            <w:noWrap/>
            <w:vAlign w:val="bottom"/>
            <w:hideMark/>
          </w:tcPr>
          <w:p w14:paraId="605B18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21D261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943" w:type="dxa"/>
            <w:shd w:val="clear" w:color="auto" w:fill="auto"/>
            <w:noWrap/>
            <w:vAlign w:val="bottom"/>
            <w:hideMark/>
          </w:tcPr>
          <w:p w14:paraId="1EFF22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1.3456</w:t>
            </w:r>
          </w:p>
        </w:tc>
      </w:tr>
      <w:tr w:rsidR="00E3157C" w:rsidRPr="00E3157C" w14:paraId="787660A9" w14:textId="77777777" w:rsidTr="00E3157C">
        <w:trPr>
          <w:trHeight w:val="300"/>
        </w:trPr>
        <w:tc>
          <w:tcPr>
            <w:tcW w:w="762" w:type="dxa"/>
            <w:shd w:val="clear" w:color="auto" w:fill="auto"/>
            <w:noWrap/>
            <w:vAlign w:val="bottom"/>
            <w:hideMark/>
          </w:tcPr>
          <w:p w14:paraId="174C09F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B27A8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1B6586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0E12A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932F1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26A9A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3EA5A6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73F2DB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0.9502</w:t>
            </w:r>
          </w:p>
        </w:tc>
        <w:tc>
          <w:tcPr>
            <w:tcW w:w="809" w:type="dxa"/>
            <w:shd w:val="clear" w:color="auto" w:fill="auto"/>
            <w:noWrap/>
            <w:vAlign w:val="bottom"/>
            <w:hideMark/>
          </w:tcPr>
          <w:p w14:paraId="46DF19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0.9023</w:t>
            </w:r>
          </w:p>
        </w:tc>
        <w:tc>
          <w:tcPr>
            <w:tcW w:w="842" w:type="dxa"/>
            <w:shd w:val="clear" w:color="auto" w:fill="auto"/>
            <w:noWrap/>
            <w:vAlign w:val="bottom"/>
            <w:hideMark/>
          </w:tcPr>
          <w:p w14:paraId="77DF68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0.9228</w:t>
            </w:r>
          </w:p>
        </w:tc>
        <w:tc>
          <w:tcPr>
            <w:tcW w:w="831" w:type="dxa"/>
            <w:shd w:val="clear" w:color="auto" w:fill="auto"/>
            <w:noWrap/>
            <w:vAlign w:val="bottom"/>
            <w:hideMark/>
          </w:tcPr>
          <w:p w14:paraId="50AF50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0.0023</w:t>
            </w:r>
          </w:p>
        </w:tc>
        <w:tc>
          <w:tcPr>
            <w:tcW w:w="809" w:type="dxa"/>
            <w:shd w:val="clear" w:color="auto" w:fill="auto"/>
            <w:noWrap/>
            <w:vAlign w:val="bottom"/>
            <w:hideMark/>
          </w:tcPr>
          <w:p w14:paraId="70B1B0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0.1258</w:t>
            </w:r>
          </w:p>
        </w:tc>
        <w:tc>
          <w:tcPr>
            <w:tcW w:w="943" w:type="dxa"/>
            <w:shd w:val="clear" w:color="auto" w:fill="auto"/>
            <w:noWrap/>
            <w:vAlign w:val="bottom"/>
            <w:hideMark/>
          </w:tcPr>
          <w:p w14:paraId="6BCED2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1.3536</w:t>
            </w:r>
          </w:p>
        </w:tc>
      </w:tr>
      <w:tr w:rsidR="00E3157C" w:rsidRPr="00E3157C" w14:paraId="051CB71E" w14:textId="77777777" w:rsidTr="00E3157C">
        <w:trPr>
          <w:trHeight w:val="300"/>
        </w:trPr>
        <w:tc>
          <w:tcPr>
            <w:tcW w:w="762" w:type="dxa"/>
            <w:shd w:val="clear" w:color="auto" w:fill="auto"/>
            <w:noWrap/>
            <w:vAlign w:val="bottom"/>
            <w:hideMark/>
          </w:tcPr>
          <w:p w14:paraId="70673D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3BA34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98626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A6FAA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8FD21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209C8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6C5D91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0.989</w:t>
            </w:r>
          </w:p>
        </w:tc>
        <w:tc>
          <w:tcPr>
            <w:tcW w:w="884" w:type="dxa"/>
            <w:shd w:val="clear" w:color="auto" w:fill="auto"/>
            <w:noWrap/>
            <w:vAlign w:val="bottom"/>
            <w:hideMark/>
          </w:tcPr>
          <w:p w14:paraId="5CA280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0.9504</w:t>
            </w:r>
          </w:p>
        </w:tc>
        <w:tc>
          <w:tcPr>
            <w:tcW w:w="809" w:type="dxa"/>
            <w:shd w:val="clear" w:color="auto" w:fill="auto"/>
            <w:noWrap/>
            <w:vAlign w:val="bottom"/>
            <w:hideMark/>
          </w:tcPr>
          <w:p w14:paraId="612AD1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0.902</w:t>
            </w:r>
          </w:p>
        </w:tc>
        <w:tc>
          <w:tcPr>
            <w:tcW w:w="842" w:type="dxa"/>
            <w:shd w:val="clear" w:color="auto" w:fill="auto"/>
            <w:noWrap/>
            <w:vAlign w:val="bottom"/>
            <w:hideMark/>
          </w:tcPr>
          <w:p w14:paraId="42AF51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0.9226</w:t>
            </w:r>
          </w:p>
        </w:tc>
        <w:tc>
          <w:tcPr>
            <w:tcW w:w="831" w:type="dxa"/>
            <w:shd w:val="clear" w:color="auto" w:fill="auto"/>
            <w:noWrap/>
            <w:vAlign w:val="bottom"/>
            <w:hideMark/>
          </w:tcPr>
          <w:p w14:paraId="5AD67E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71BF0C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943" w:type="dxa"/>
            <w:shd w:val="clear" w:color="auto" w:fill="auto"/>
            <w:noWrap/>
            <w:vAlign w:val="bottom"/>
            <w:hideMark/>
          </w:tcPr>
          <w:p w14:paraId="494F5F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1.3352</w:t>
            </w:r>
          </w:p>
        </w:tc>
      </w:tr>
      <w:tr w:rsidR="00E3157C" w:rsidRPr="00E3157C" w14:paraId="7B68EBAD" w14:textId="77777777" w:rsidTr="00E3157C">
        <w:trPr>
          <w:trHeight w:val="300"/>
        </w:trPr>
        <w:tc>
          <w:tcPr>
            <w:tcW w:w="762" w:type="dxa"/>
            <w:shd w:val="clear" w:color="auto" w:fill="auto"/>
            <w:noWrap/>
            <w:vAlign w:val="bottom"/>
            <w:hideMark/>
          </w:tcPr>
          <w:p w14:paraId="39A99E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B36C7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3F7E10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56E6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AD6BE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B527A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062B18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84" w:type="dxa"/>
            <w:shd w:val="clear" w:color="auto" w:fill="auto"/>
            <w:noWrap/>
            <w:vAlign w:val="bottom"/>
            <w:hideMark/>
          </w:tcPr>
          <w:p w14:paraId="3E4BF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09" w:type="dxa"/>
            <w:shd w:val="clear" w:color="auto" w:fill="auto"/>
            <w:noWrap/>
            <w:vAlign w:val="bottom"/>
            <w:hideMark/>
          </w:tcPr>
          <w:p w14:paraId="02ECF7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42" w:type="dxa"/>
            <w:shd w:val="clear" w:color="auto" w:fill="auto"/>
            <w:noWrap/>
            <w:vAlign w:val="bottom"/>
            <w:hideMark/>
          </w:tcPr>
          <w:p w14:paraId="57E4A2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31" w:type="dxa"/>
            <w:shd w:val="clear" w:color="auto" w:fill="auto"/>
            <w:noWrap/>
            <w:vAlign w:val="bottom"/>
            <w:hideMark/>
          </w:tcPr>
          <w:p w14:paraId="794A09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28484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0.172</w:t>
            </w:r>
          </w:p>
        </w:tc>
        <w:tc>
          <w:tcPr>
            <w:tcW w:w="943" w:type="dxa"/>
            <w:shd w:val="clear" w:color="auto" w:fill="auto"/>
            <w:noWrap/>
            <w:vAlign w:val="bottom"/>
            <w:hideMark/>
          </w:tcPr>
          <w:p w14:paraId="77A7CC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1.3729</w:t>
            </w:r>
          </w:p>
        </w:tc>
      </w:tr>
      <w:tr w:rsidR="00E3157C" w:rsidRPr="00E3157C" w14:paraId="0FDC8693" w14:textId="77777777" w:rsidTr="00E3157C">
        <w:trPr>
          <w:trHeight w:val="300"/>
        </w:trPr>
        <w:tc>
          <w:tcPr>
            <w:tcW w:w="762" w:type="dxa"/>
            <w:shd w:val="clear" w:color="auto" w:fill="auto"/>
            <w:noWrap/>
            <w:vAlign w:val="bottom"/>
            <w:hideMark/>
          </w:tcPr>
          <w:p w14:paraId="03263A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CB0FD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5D0B6C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A5CF2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AD378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1DC490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18D7A3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84" w:type="dxa"/>
            <w:shd w:val="clear" w:color="auto" w:fill="auto"/>
            <w:noWrap/>
            <w:vAlign w:val="bottom"/>
            <w:hideMark/>
          </w:tcPr>
          <w:p w14:paraId="23B128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0.9859</w:t>
            </w:r>
          </w:p>
        </w:tc>
        <w:tc>
          <w:tcPr>
            <w:tcW w:w="809" w:type="dxa"/>
            <w:shd w:val="clear" w:color="auto" w:fill="auto"/>
            <w:noWrap/>
            <w:vAlign w:val="bottom"/>
            <w:hideMark/>
          </w:tcPr>
          <w:p w14:paraId="5E727C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42" w:type="dxa"/>
            <w:shd w:val="clear" w:color="auto" w:fill="auto"/>
            <w:noWrap/>
            <w:vAlign w:val="bottom"/>
            <w:hideMark/>
          </w:tcPr>
          <w:p w14:paraId="692678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w:t>
            </w:r>
          </w:p>
        </w:tc>
        <w:tc>
          <w:tcPr>
            <w:tcW w:w="831" w:type="dxa"/>
            <w:shd w:val="clear" w:color="auto" w:fill="auto"/>
            <w:noWrap/>
            <w:vAlign w:val="bottom"/>
            <w:hideMark/>
          </w:tcPr>
          <w:p w14:paraId="03DE3D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7FFAA1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0.172</w:t>
            </w:r>
          </w:p>
        </w:tc>
        <w:tc>
          <w:tcPr>
            <w:tcW w:w="943" w:type="dxa"/>
            <w:shd w:val="clear" w:color="auto" w:fill="auto"/>
            <w:noWrap/>
            <w:vAlign w:val="bottom"/>
            <w:hideMark/>
          </w:tcPr>
          <w:p w14:paraId="4D13E8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1.3361</w:t>
            </w:r>
          </w:p>
        </w:tc>
      </w:tr>
      <w:tr w:rsidR="00E3157C" w:rsidRPr="00E3157C" w14:paraId="33ACBEAC" w14:textId="77777777" w:rsidTr="00E3157C">
        <w:trPr>
          <w:trHeight w:val="300"/>
        </w:trPr>
        <w:tc>
          <w:tcPr>
            <w:tcW w:w="762" w:type="dxa"/>
            <w:shd w:val="clear" w:color="auto" w:fill="auto"/>
            <w:noWrap/>
            <w:vAlign w:val="bottom"/>
            <w:hideMark/>
          </w:tcPr>
          <w:p w14:paraId="1A2376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D781A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39E39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0483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0445D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09CB8B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60BCF1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0.9866</w:t>
            </w:r>
          </w:p>
        </w:tc>
        <w:tc>
          <w:tcPr>
            <w:tcW w:w="884" w:type="dxa"/>
            <w:shd w:val="clear" w:color="auto" w:fill="auto"/>
            <w:noWrap/>
            <w:vAlign w:val="bottom"/>
            <w:hideMark/>
          </w:tcPr>
          <w:p w14:paraId="4B8EA6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0.9434</w:t>
            </w:r>
          </w:p>
        </w:tc>
        <w:tc>
          <w:tcPr>
            <w:tcW w:w="809" w:type="dxa"/>
            <w:shd w:val="clear" w:color="auto" w:fill="auto"/>
            <w:noWrap/>
            <w:vAlign w:val="bottom"/>
            <w:hideMark/>
          </w:tcPr>
          <w:p w14:paraId="3A87DE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0.8897</w:t>
            </w:r>
          </w:p>
        </w:tc>
        <w:tc>
          <w:tcPr>
            <w:tcW w:w="842" w:type="dxa"/>
            <w:shd w:val="clear" w:color="auto" w:fill="auto"/>
            <w:noWrap/>
            <w:vAlign w:val="bottom"/>
            <w:hideMark/>
          </w:tcPr>
          <w:p w14:paraId="095DD2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0.9121</w:t>
            </w:r>
          </w:p>
        </w:tc>
        <w:tc>
          <w:tcPr>
            <w:tcW w:w="831" w:type="dxa"/>
            <w:shd w:val="clear" w:color="auto" w:fill="auto"/>
            <w:noWrap/>
            <w:vAlign w:val="bottom"/>
            <w:hideMark/>
          </w:tcPr>
          <w:p w14:paraId="6F7043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40DD5A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0.172</w:t>
            </w:r>
          </w:p>
        </w:tc>
        <w:tc>
          <w:tcPr>
            <w:tcW w:w="943" w:type="dxa"/>
            <w:shd w:val="clear" w:color="auto" w:fill="auto"/>
            <w:noWrap/>
            <w:vAlign w:val="bottom"/>
            <w:hideMark/>
          </w:tcPr>
          <w:p w14:paraId="06F658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1.3109</w:t>
            </w:r>
          </w:p>
        </w:tc>
      </w:tr>
      <w:tr w:rsidR="00E3157C" w:rsidRPr="00E3157C" w14:paraId="11A8DCA1" w14:textId="77777777" w:rsidTr="00E3157C">
        <w:trPr>
          <w:trHeight w:val="300"/>
        </w:trPr>
        <w:tc>
          <w:tcPr>
            <w:tcW w:w="762" w:type="dxa"/>
            <w:shd w:val="clear" w:color="auto" w:fill="auto"/>
            <w:noWrap/>
            <w:vAlign w:val="bottom"/>
            <w:hideMark/>
          </w:tcPr>
          <w:p w14:paraId="051BA6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0CE4F9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55CF3E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AA9F3A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4F42C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65069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25F236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84" w:type="dxa"/>
            <w:shd w:val="clear" w:color="auto" w:fill="auto"/>
            <w:noWrap/>
            <w:vAlign w:val="bottom"/>
            <w:hideMark/>
          </w:tcPr>
          <w:p w14:paraId="5827C9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09" w:type="dxa"/>
            <w:shd w:val="clear" w:color="auto" w:fill="auto"/>
            <w:noWrap/>
            <w:vAlign w:val="bottom"/>
            <w:hideMark/>
          </w:tcPr>
          <w:p w14:paraId="095932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42" w:type="dxa"/>
            <w:shd w:val="clear" w:color="auto" w:fill="auto"/>
            <w:noWrap/>
            <w:vAlign w:val="bottom"/>
            <w:hideMark/>
          </w:tcPr>
          <w:p w14:paraId="3DE86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31" w:type="dxa"/>
            <w:shd w:val="clear" w:color="auto" w:fill="auto"/>
            <w:noWrap/>
            <w:vAlign w:val="bottom"/>
            <w:hideMark/>
          </w:tcPr>
          <w:p w14:paraId="1889FD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00DDF8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0.1712</w:t>
            </w:r>
          </w:p>
        </w:tc>
        <w:tc>
          <w:tcPr>
            <w:tcW w:w="943" w:type="dxa"/>
            <w:shd w:val="clear" w:color="auto" w:fill="auto"/>
            <w:noWrap/>
            <w:vAlign w:val="bottom"/>
            <w:hideMark/>
          </w:tcPr>
          <w:p w14:paraId="5EA597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1.3893</w:t>
            </w:r>
          </w:p>
        </w:tc>
      </w:tr>
      <w:tr w:rsidR="00E3157C" w:rsidRPr="00E3157C" w14:paraId="2279135F" w14:textId="77777777" w:rsidTr="00E3157C">
        <w:trPr>
          <w:trHeight w:val="300"/>
        </w:trPr>
        <w:tc>
          <w:tcPr>
            <w:tcW w:w="762" w:type="dxa"/>
            <w:shd w:val="clear" w:color="auto" w:fill="auto"/>
            <w:noWrap/>
            <w:vAlign w:val="bottom"/>
            <w:hideMark/>
          </w:tcPr>
          <w:p w14:paraId="1624D2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D99F9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6FB50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4A74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D5C28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33820D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1F3E5C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84" w:type="dxa"/>
            <w:shd w:val="clear" w:color="auto" w:fill="auto"/>
            <w:noWrap/>
            <w:vAlign w:val="bottom"/>
            <w:hideMark/>
          </w:tcPr>
          <w:p w14:paraId="3672F0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0.9859</w:t>
            </w:r>
          </w:p>
        </w:tc>
        <w:tc>
          <w:tcPr>
            <w:tcW w:w="809" w:type="dxa"/>
            <w:shd w:val="clear" w:color="auto" w:fill="auto"/>
            <w:noWrap/>
            <w:vAlign w:val="bottom"/>
            <w:hideMark/>
          </w:tcPr>
          <w:p w14:paraId="72733C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42" w:type="dxa"/>
            <w:shd w:val="clear" w:color="auto" w:fill="auto"/>
            <w:noWrap/>
            <w:vAlign w:val="bottom"/>
            <w:hideMark/>
          </w:tcPr>
          <w:p w14:paraId="49D336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0.9859</w:t>
            </w:r>
          </w:p>
        </w:tc>
        <w:tc>
          <w:tcPr>
            <w:tcW w:w="831" w:type="dxa"/>
            <w:shd w:val="clear" w:color="auto" w:fill="auto"/>
            <w:noWrap/>
            <w:vAlign w:val="bottom"/>
            <w:hideMark/>
          </w:tcPr>
          <w:p w14:paraId="46EC46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716124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0.1712</w:t>
            </w:r>
          </w:p>
        </w:tc>
        <w:tc>
          <w:tcPr>
            <w:tcW w:w="943" w:type="dxa"/>
            <w:shd w:val="clear" w:color="auto" w:fill="auto"/>
            <w:noWrap/>
            <w:vAlign w:val="bottom"/>
            <w:hideMark/>
          </w:tcPr>
          <w:p w14:paraId="36BD97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1.4755</w:t>
            </w:r>
          </w:p>
        </w:tc>
      </w:tr>
      <w:tr w:rsidR="00E3157C" w:rsidRPr="00E3157C" w14:paraId="6A287BC3" w14:textId="77777777" w:rsidTr="00E3157C">
        <w:trPr>
          <w:trHeight w:val="300"/>
        </w:trPr>
        <w:tc>
          <w:tcPr>
            <w:tcW w:w="762" w:type="dxa"/>
            <w:shd w:val="clear" w:color="auto" w:fill="auto"/>
            <w:noWrap/>
            <w:vAlign w:val="bottom"/>
            <w:hideMark/>
          </w:tcPr>
          <w:p w14:paraId="19E8DB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53BD1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2E85D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6532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05EEF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7520BA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03A060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c>
          <w:tcPr>
            <w:tcW w:w="884" w:type="dxa"/>
            <w:shd w:val="clear" w:color="auto" w:fill="auto"/>
            <w:noWrap/>
            <w:vAlign w:val="bottom"/>
            <w:hideMark/>
          </w:tcPr>
          <w:p w14:paraId="3A9E17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w:t>
            </w:r>
          </w:p>
        </w:tc>
        <w:tc>
          <w:tcPr>
            <w:tcW w:w="809" w:type="dxa"/>
            <w:shd w:val="clear" w:color="auto" w:fill="auto"/>
            <w:noWrap/>
            <w:vAlign w:val="bottom"/>
            <w:hideMark/>
          </w:tcPr>
          <w:p w14:paraId="5DFCF2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0.8895</w:t>
            </w:r>
          </w:p>
        </w:tc>
        <w:tc>
          <w:tcPr>
            <w:tcW w:w="842" w:type="dxa"/>
            <w:shd w:val="clear" w:color="auto" w:fill="auto"/>
            <w:noWrap/>
            <w:vAlign w:val="bottom"/>
            <w:hideMark/>
          </w:tcPr>
          <w:p w14:paraId="4C0112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0.9119</w:t>
            </w:r>
          </w:p>
        </w:tc>
        <w:tc>
          <w:tcPr>
            <w:tcW w:w="831" w:type="dxa"/>
            <w:shd w:val="clear" w:color="auto" w:fill="auto"/>
            <w:noWrap/>
            <w:vAlign w:val="bottom"/>
            <w:hideMark/>
          </w:tcPr>
          <w:p w14:paraId="604275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0.0035</w:t>
            </w:r>
          </w:p>
        </w:tc>
        <w:tc>
          <w:tcPr>
            <w:tcW w:w="809" w:type="dxa"/>
            <w:shd w:val="clear" w:color="auto" w:fill="auto"/>
            <w:noWrap/>
            <w:vAlign w:val="bottom"/>
            <w:hideMark/>
          </w:tcPr>
          <w:p w14:paraId="709E2C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0.1712</w:t>
            </w:r>
          </w:p>
        </w:tc>
        <w:tc>
          <w:tcPr>
            <w:tcW w:w="943" w:type="dxa"/>
            <w:shd w:val="clear" w:color="auto" w:fill="auto"/>
            <w:noWrap/>
            <w:vAlign w:val="bottom"/>
            <w:hideMark/>
          </w:tcPr>
          <w:p w14:paraId="7F0B28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1.3869</w:t>
            </w:r>
          </w:p>
        </w:tc>
      </w:tr>
      <w:tr w:rsidR="00E3157C" w:rsidRPr="00E3157C" w14:paraId="13B291D7" w14:textId="77777777" w:rsidTr="00E3157C">
        <w:trPr>
          <w:trHeight w:val="300"/>
        </w:trPr>
        <w:tc>
          <w:tcPr>
            <w:tcW w:w="762" w:type="dxa"/>
            <w:shd w:val="clear" w:color="auto" w:fill="auto"/>
            <w:noWrap/>
            <w:vAlign w:val="bottom"/>
            <w:hideMark/>
          </w:tcPr>
          <w:p w14:paraId="2E20D2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WFI-RF</w:t>
            </w:r>
          </w:p>
        </w:tc>
        <w:tc>
          <w:tcPr>
            <w:tcW w:w="890" w:type="dxa"/>
            <w:shd w:val="clear" w:color="auto" w:fill="auto"/>
            <w:noWrap/>
            <w:vAlign w:val="bottom"/>
            <w:hideMark/>
          </w:tcPr>
          <w:p w14:paraId="3C36E4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20F8BC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15121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07BE2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4BA996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43F180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84" w:type="dxa"/>
            <w:shd w:val="clear" w:color="auto" w:fill="auto"/>
            <w:noWrap/>
            <w:vAlign w:val="bottom"/>
            <w:hideMark/>
          </w:tcPr>
          <w:p w14:paraId="22D54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09" w:type="dxa"/>
            <w:shd w:val="clear" w:color="auto" w:fill="auto"/>
            <w:noWrap/>
            <w:vAlign w:val="bottom"/>
            <w:hideMark/>
          </w:tcPr>
          <w:p w14:paraId="6C1063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42" w:type="dxa"/>
            <w:shd w:val="clear" w:color="auto" w:fill="auto"/>
            <w:noWrap/>
            <w:vAlign w:val="bottom"/>
            <w:hideMark/>
          </w:tcPr>
          <w:p w14:paraId="4BCE6D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31" w:type="dxa"/>
            <w:shd w:val="clear" w:color="auto" w:fill="auto"/>
            <w:noWrap/>
            <w:vAlign w:val="bottom"/>
            <w:hideMark/>
          </w:tcPr>
          <w:p w14:paraId="494011F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0.0029</w:t>
            </w:r>
          </w:p>
        </w:tc>
        <w:tc>
          <w:tcPr>
            <w:tcW w:w="809" w:type="dxa"/>
            <w:shd w:val="clear" w:color="auto" w:fill="auto"/>
            <w:noWrap/>
            <w:vAlign w:val="bottom"/>
            <w:hideMark/>
          </w:tcPr>
          <w:p w14:paraId="39FE4C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0.2071</w:t>
            </w:r>
          </w:p>
        </w:tc>
        <w:tc>
          <w:tcPr>
            <w:tcW w:w="943" w:type="dxa"/>
            <w:shd w:val="clear" w:color="auto" w:fill="auto"/>
            <w:noWrap/>
            <w:vAlign w:val="bottom"/>
            <w:hideMark/>
          </w:tcPr>
          <w:p w14:paraId="6BBB83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1.3853</w:t>
            </w:r>
          </w:p>
        </w:tc>
      </w:tr>
      <w:tr w:rsidR="00E3157C" w:rsidRPr="00E3157C" w14:paraId="6444075F" w14:textId="77777777" w:rsidTr="00E3157C">
        <w:trPr>
          <w:trHeight w:val="300"/>
        </w:trPr>
        <w:tc>
          <w:tcPr>
            <w:tcW w:w="762" w:type="dxa"/>
            <w:shd w:val="clear" w:color="auto" w:fill="auto"/>
            <w:noWrap/>
            <w:vAlign w:val="bottom"/>
            <w:hideMark/>
          </w:tcPr>
          <w:p w14:paraId="4491A1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1FBCD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5411A5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3FF77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A9E25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0020B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497A11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84" w:type="dxa"/>
            <w:shd w:val="clear" w:color="auto" w:fill="auto"/>
            <w:noWrap/>
            <w:vAlign w:val="bottom"/>
            <w:hideMark/>
          </w:tcPr>
          <w:p w14:paraId="6B0F6F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0.9854</w:t>
            </w:r>
          </w:p>
        </w:tc>
        <w:tc>
          <w:tcPr>
            <w:tcW w:w="809" w:type="dxa"/>
            <w:shd w:val="clear" w:color="auto" w:fill="auto"/>
            <w:noWrap/>
            <w:vAlign w:val="bottom"/>
            <w:hideMark/>
          </w:tcPr>
          <w:p w14:paraId="4A25C1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42" w:type="dxa"/>
            <w:shd w:val="clear" w:color="auto" w:fill="auto"/>
            <w:noWrap/>
            <w:vAlign w:val="bottom"/>
            <w:hideMark/>
          </w:tcPr>
          <w:p w14:paraId="256C58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0.9854</w:t>
            </w:r>
          </w:p>
        </w:tc>
        <w:tc>
          <w:tcPr>
            <w:tcW w:w="831" w:type="dxa"/>
            <w:shd w:val="clear" w:color="auto" w:fill="auto"/>
            <w:noWrap/>
            <w:vAlign w:val="bottom"/>
            <w:hideMark/>
          </w:tcPr>
          <w:p w14:paraId="488A4B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0.0029</w:t>
            </w:r>
          </w:p>
        </w:tc>
        <w:tc>
          <w:tcPr>
            <w:tcW w:w="809" w:type="dxa"/>
            <w:shd w:val="clear" w:color="auto" w:fill="auto"/>
            <w:noWrap/>
            <w:vAlign w:val="bottom"/>
            <w:hideMark/>
          </w:tcPr>
          <w:p w14:paraId="7C826D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0.2071</w:t>
            </w:r>
          </w:p>
        </w:tc>
        <w:tc>
          <w:tcPr>
            <w:tcW w:w="943" w:type="dxa"/>
            <w:shd w:val="clear" w:color="auto" w:fill="auto"/>
            <w:noWrap/>
            <w:vAlign w:val="bottom"/>
            <w:hideMark/>
          </w:tcPr>
          <w:p w14:paraId="32A0F7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1.3213</w:t>
            </w:r>
          </w:p>
        </w:tc>
      </w:tr>
      <w:tr w:rsidR="00E3157C" w:rsidRPr="00E3157C" w14:paraId="7A78E04A" w14:textId="77777777" w:rsidTr="00E3157C">
        <w:trPr>
          <w:trHeight w:val="300"/>
        </w:trPr>
        <w:tc>
          <w:tcPr>
            <w:tcW w:w="762" w:type="dxa"/>
            <w:shd w:val="clear" w:color="auto" w:fill="auto"/>
            <w:noWrap/>
            <w:vAlign w:val="bottom"/>
            <w:hideMark/>
          </w:tcPr>
          <w:p w14:paraId="20DBBC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8E8BB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037D7C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01AAC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A62FF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2F457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52E071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0.9861</w:t>
            </w:r>
          </w:p>
        </w:tc>
        <w:tc>
          <w:tcPr>
            <w:tcW w:w="884" w:type="dxa"/>
            <w:shd w:val="clear" w:color="auto" w:fill="auto"/>
            <w:noWrap/>
            <w:vAlign w:val="bottom"/>
            <w:hideMark/>
          </w:tcPr>
          <w:p w14:paraId="075F45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0.9463</w:t>
            </w:r>
          </w:p>
        </w:tc>
        <w:tc>
          <w:tcPr>
            <w:tcW w:w="809" w:type="dxa"/>
            <w:shd w:val="clear" w:color="auto" w:fill="auto"/>
            <w:noWrap/>
            <w:vAlign w:val="bottom"/>
            <w:hideMark/>
          </w:tcPr>
          <w:p w14:paraId="6D0526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0.8852</w:t>
            </w:r>
          </w:p>
        </w:tc>
        <w:tc>
          <w:tcPr>
            <w:tcW w:w="842" w:type="dxa"/>
            <w:shd w:val="clear" w:color="auto" w:fill="auto"/>
            <w:noWrap/>
            <w:vAlign w:val="bottom"/>
            <w:hideMark/>
          </w:tcPr>
          <w:p w14:paraId="799C5D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0.911</w:t>
            </w:r>
          </w:p>
        </w:tc>
        <w:tc>
          <w:tcPr>
            <w:tcW w:w="831" w:type="dxa"/>
            <w:shd w:val="clear" w:color="auto" w:fill="auto"/>
            <w:noWrap/>
            <w:vAlign w:val="bottom"/>
            <w:hideMark/>
          </w:tcPr>
          <w:p w14:paraId="7EB9E5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0.0029</w:t>
            </w:r>
          </w:p>
        </w:tc>
        <w:tc>
          <w:tcPr>
            <w:tcW w:w="809" w:type="dxa"/>
            <w:shd w:val="clear" w:color="auto" w:fill="auto"/>
            <w:noWrap/>
            <w:vAlign w:val="bottom"/>
            <w:hideMark/>
          </w:tcPr>
          <w:p w14:paraId="3C9B19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0.2071</w:t>
            </w:r>
          </w:p>
        </w:tc>
        <w:tc>
          <w:tcPr>
            <w:tcW w:w="943" w:type="dxa"/>
            <w:shd w:val="clear" w:color="auto" w:fill="auto"/>
            <w:noWrap/>
            <w:vAlign w:val="bottom"/>
            <w:hideMark/>
          </w:tcPr>
          <w:p w14:paraId="253843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1.3254</w:t>
            </w:r>
          </w:p>
        </w:tc>
      </w:tr>
      <w:tr w:rsidR="00E3157C" w:rsidRPr="00E3157C" w14:paraId="3411F5B0" w14:textId="77777777" w:rsidTr="00E3157C">
        <w:trPr>
          <w:trHeight w:val="300"/>
        </w:trPr>
        <w:tc>
          <w:tcPr>
            <w:tcW w:w="762" w:type="dxa"/>
            <w:shd w:val="clear" w:color="auto" w:fill="auto"/>
            <w:noWrap/>
            <w:vAlign w:val="bottom"/>
            <w:hideMark/>
          </w:tcPr>
          <w:p w14:paraId="0A4162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9633C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F1C2D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0710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512D1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5DF38B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634521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84" w:type="dxa"/>
            <w:shd w:val="clear" w:color="auto" w:fill="auto"/>
            <w:noWrap/>
            <w:vAlign w:val="bottom"/>
            <w:hideMark/>
          </w:tcPr>
          <w:p w14:paraId="6E1DB3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09" w:type="dxa"/>
            <w:shd w:val="clear" w:color="auto" w:fill="auto"/>
            <w:noWrap/>
            <w:vAlign w:val="bottom"/>
            <w:hideMark/>
          </w:tcPr>
          <w:p w14:paraId="04855A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42" w:type="dxa"/>
            <w:shd w:val="clear" w:color="auto" w:fill="auto"/>
            <w:noWrap/>
            <w:vAlign w:val="bottom"/>
            <w:hideMark/>
          </w:tcPr>
          <w:p w14:paraId="0AE964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31" w:type="dxa"/>
            <w:shd w:val="clear" w:color="auto" w:fill="auto"/>
            <w:noWrap/>
            <w:vAlign w:val="bottom"/>
            <w:hideMark/>
          </w:tcPr>
          <w:p w14:paraId="36B5E9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7BC6AA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0.1733</w:t>
            </w:r>
          </w:p>
        </w:tc>
        <w:tc>
          <w:tcPr>
            <w:tcW w:w="943" w:type="dxa"/>
            <w:shd w:val="clear" w:color="auto" w:fill="auto"/>
            <w:noWrap/>
            <w:vAlign w:val="bottom"/>
            <w:hideMark/>
          </w:tcPr>
          <w:p w14:paraId="0F791B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1.2935</w:t>
            </w:r>
          </w:p>
        </w:tc>
      </w:tr>
      <w:tr w:rsidR="00E3157C" w:rsidRPr="00E3157C" w14:paraId="5CDC65DC" w14:textId="77777777" w:rsidTr="00E3157C">
        <w:trPr>
          <w:trHeight w:val="300"/>
        </w:trPr>
        <w:tc>
          <w:tcPr>
            <w:tcW w:w="762" w:type="dxa"/>
            <w:shd w:val="clear" w:color="auto" w:fill="auto"/>
            <w:noWrap/>
            <w:vAlign w:val="bottom"/>
            <w:hideMark/>
          </w:tcPr>
          <w:p w14:paraId="300B25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6B2FA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0B3962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391D0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BF8F5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8EE12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00498A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84" w:type="dxa"/>
            <w:shd w:val="clear" w:color="auto" w:fill="auto"/>
            <w:noWrap/>
            <w:vAlign w:val="bottom"/>
            <w:hideMark/>
          </w:tcPr>
          <w:p w14:paraId="204D79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0.9802</w:t>
            </w:r>
          </w:p>
        </w:tc>
        <w:tc>
          <w:tcPr>
            <w:tcW w:w="809" w:type="dxa"/>
            <w:shd w:val="clear" w:color="auto" w:fill="auto"/>
            <w:noWrap/>
            <w:vAlign w:val="bottom"/>
            <w:hideMark/>
          </w:tcPr>
          <w:p w14:paraId="572FD0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42" w:type="dxa"/>
            <w:shd w:val="clear" w:color="auto" w:fill="auto"/>
            <w:noWrap/>
            <w:vAlign w:val="bottom"/>
            <w:hideMark/>
          </w:tcPr>
          <w:p w14:paraId="60561C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0.9799</w:t>
            </w:r>
          </w:p>
        </w:tc>
        <w:tc>
          <w:tcPr>
            <w:tcW w:w="831" w:type="dxa"/>
            <w:shd w:val="clear" w:color="auto" w:fill="auto"/>
            <w:noWrap/>
            <w:vAlign w:val="bottom"/>
            <w:hideMark/>
          </w:tcPr>
          <w:p w14:paraId="629D57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4929D2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0.1733</w:t>
            </w:r>
          </w:p>
        </w:tc>
        <w:tc>
          <w:tcPr>
            <w:tcW w:w="943" w:type="dxa"/>
            <w:shd w:val="clear" w:color="auto" w:fill="auto"/>
            <w:noWrap/>
            <w:vAlign w:val="bottom"/>
            <w:hideMark/>
          </w:tcPr>
          <w:p w14:paraId="648BA8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1.2895</w:t>
            </w:r>
          </w:p>
        </w:tc>
      </w:tr>
      <w:tr w:rsidR="00E3157C" w:rsidRPr="00E3157C" w14:paraId="40102556" w14:textId="77777777" w:rsidTr="00E3157C">
        <w:trPr>
          <w:trHeight w:val="300"/>
        </w:trPr>
        <w:tc>
          <w:tcPr>
            <w:tcW w:w="762" w:type="dxa"/>
            <w:shd w:val="clear" w:color="auto" w:fill="auto"/>
            <w:noWrap/>
            <w:vAlign w:val="bottom"/>
            <w:hideMark/>
          </w:tcPr>
          <w:p w14:paraId="0E3C99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5EC5C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17A269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CA6404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0FC51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0AC73C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1869ED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0.981</w:t>
            </w:r>
          </w:p>
        </w:tc>
        <w:tc>
          <w:tcPr>
            <w:tcW w:w="884" w:type="dxa"/>
            <w:shd w:val="clear" w:color="auto" w:fill="auto"/>
            <w:noWrap/>
            <w:vAlign w:val="bottom"/>
            <w:hideMark/>
          </w:tcPr>
          <w:p w14:paraId="32BC7A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0.9455</w:t>
            </w:r>
          </w:p>
        </w:tc>
        <w:tc>
          <w:tcPr>
            <w:tcW w:w="809" w:type="dxa"/>
            <w:shd w:val="clear" w:color="auto" w:fill="auto"/>
            <w:noWrap/>
            <w:vAlign w:val="bottom"/>
            <w:hideMark/>
          </w:tcPr>
          <w:p w14:paraId="03B6CE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0.8597</w:t>
            </w:r>
          </w:p>
        </w:tc>
        <w:tc>
          <w:tcPr>
            <w:tcW w:w="842" w:type="dxa"/>
            <w:shd w:val="clear" w:color="auto" w:fill="auto"/>
            <w:noWrap/>
            <w:vAlign w:val="bottom"/>
            <w:hideMark/>
          </w:tcPr>
          <w:p w14:paraId="171891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0.8933</w:t>
            </w:r>
          </w:p>
        </w:tc>
        <w:tc>
          <w:tcPr>
            <w:tcW w:w="831" w:type="dxa"/>
            <w:shd w:val="clear" w:color="auto" w:fill="auto"/>
            <w:noWrap/>
            <w:vAlign w:val="bottom"/>
            <w:hideMark/>
          </w:tcPr>
          <w:p w14:paraId="2489CD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55A5FA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0.1733</w:t>
            </w:r>
          </w:p>
        </w:tc>
        <w:tc>
          <w:tcPr>
            <w:tcW w:w="943" w:type="dxa"/>
            <w:shd w:val="clear" w:color="auto" w:fill="auto"/>
            <w:noWrap/>
            <w:vAlign w:val="bottom"/>
            <w:hideMark/>
          </w:tcPr>
          <w:p w14:paraId="5B96B7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1.3348</w:t>
            </w:r>
          </w:p>
        </w:tc>
      </w:tr>
      <w:tr w:rsidR="00E3157C" w:rsidRPr="00E3157C" w14:paraId="2D64B7D2" w14:textId="77777777" w:rsidTr="00E3157C">
        <w:trPr>
          <w:trHeight w:val="300"/>
        </w:trPr>
        <w:tc>
          <w:tcPr>
            <w:tcW w:w="762" w:type="dxa"/>
            <w:shd w:val="clear" w:color="auto" w:fill="auto"/>
            <w:noWrap/>
            <w:vAlign w:val="bottom"/>
            <w:hideMark/>
          </w:tcPr>
          <w:p w14:paraId="467519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55C50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119C12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B8012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B412E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EB4E8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D3F6D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4564C1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09" w:type="dxa"/>
            <w:shd w:val="clear" w:color="auto" w:fill="auto"/>
            <w:noWrap/>
            <w:vAlign w:val="bottom"/>
            <w:hideMark/>
          </w:tcPr>
          <w:p w14:paraId="45508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3DF97A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31" w:type="dxa"/>
            <w:shd w:val="clear" w:color="auto" w:fill="auto"/>
            <w:noWrap/>
            <w:vAlign w:val="bottom"/>
            <w:hideMark/>
          </w:tcPr>
          <w:p w14:paraId="26CED9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687A95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0.3209</w:t>
            </w:r>
          </w:p>
        </w:tc>
        <w:tc>
          <w:tcPr>
            <w:tcW w:w="943" w:type="dxa"/>
            <w:shd w:val="clear" w:color="auto" w:fill="auto"/>
            <w:noWrap/>
            <w:vAlign w:val="bottom"/>
            <w:hideMark/>
          </w:tcPr>
          <w:p w14:paraId="41CB40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1.3437</w:t>
            </w:r>
          </w:p>
        </w:tc>
      </w:tr>
      <w:tr w:rsidR="00E3157C" w:rsidRPr="00E3157C" w14:paraId="7ECD76E3" w14:textId="77777777" w:rsidTr="00E3157C">
        <w:trPr>
          <w:trHeight w:val="300"/>
        </w:trPr>
        <w:tc>
          <w:tcPr>
            <w:tcW w:w="762" w:type="dxa"/>
            <w:shd w:val="clear" w:color="auto" w:fill="auto"/>
            <w:noWrap/>
            <w:vAlign w:val="bottom"/>
            <w:hideMark/>
          </w:tcPr>
          <w:p w14:paraId="0BECB4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2CBE7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3380A5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94A01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738BF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70953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7BD9AD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68D5E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09" w:type="dxa"/>
            <w:shd w:val="clear" w:color="auto" w:fill="auto"/>
            <w:noWrap/>
            <w:vAlign w:val="bottom"/>
            <w:hideMark/>
          </w:tcPr>
          <w:p w14:paraId="720A99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1BA7E7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31" w:type="dxa"/>
            <w:shd w:val="clear" w:color="auto" w:fill="auto"/>
            <w:noWrap/>
            <w:vAlign w:val="bottom"/>
            <w:hideMark/>
          </w:tcPr>
          <w:p w14:paraId="137A52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0.0053</w:t>
            </w:r>
          </w:p>
        </w:tc>
        <w:tc>
          <w:tcPr>
            <w:tcW w:w="809" w:type="dxa"/>
            <w:shd w:val="clear" w:color="auto" w:fill="auto"/>
            <w:noWrap/>
            <w:vAlign w:val="bottom"/>
            <w:hideMark/>
          </w:tcPr>
          <w:p w14:paraId="56BB26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0.3176</w:t>
            </w:r>
          </w:p>
        </w:tc>
        <w:tc>
          <w:tcPr>
            <w:tcW w:w="943" w:type="dxa"/>
            <w:shd w:val="clear" w:color="auto" w:fill="auto"/>
            <w:noWrap/>
            <w:vAlign w:val="bottom"/>
            <w:hideMark/>
          </w:tcPr>
          <w:p w14:paraId="64C1ED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1.4859</w:t>
            </w:r>
          </w:p>
        </w:tc>
      </w:tr>
      <w:tr w:rsidR="00E3157C" w:rsidRPr="00E3157C" w14:paraId="74BC51AD" w14:textId="77777777" w:rsidTr="00E3157C">
        <w:trPr>
          <w:trHeight w:val="300"/>
        </w:trPr>
        <w:tc>
          <w:tcPr>
            <w:tcW w:w="762" w:type="dxa"/>
            <w:shd w:val="clear" w:color="auto" w:fill="auto"/>
            <w:noWrap/>
            <w:vAlign w:val="bottom"/>
            <w:hideMark/>
          </w:tcPr>
          <w:p w14:paraId="2B56EE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102F7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29E52A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7AD8A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7A5B7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6B6CFE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4F5C75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2925AA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0.9796</w:t>
            </w:r>
          </w:p>
        </w:tc>
        <w:tc>
          <w:tcPr>
            <w:tcW w:w="809" w:type="dxa"/>
            <w:shd w:val="clear" w:color="auto" w:fill="auto"/>
            <w:noWrap/>
            <w:vAlign w:val="bottom"/>
            <w:hideMark/>
          </w:tcPr>
          <w:p w14:paraId="25140F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0D93DD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0.9798</w:t>
            </w:r>
          </w:p>
        </w:tc>
        <w:tc>
          <w:tcPr>
            <w:tcW w:w="831" w:type="dxa"/>
            <w:shd w:val="clear" w:color="auto" w:fill="auto"/>
            <w:noWrap/>
            <w:vAlign w:val="bottom"/>
            <w:hideMark/>
          </w:tcPr>
          <w:p w14:paraId="7CB53D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50112C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0.3209</w:t>
            </w:r>
          </w:p>
        </w:tc>
        <w:tc>
          <w:tcPr>
            <w:tcW w:w="943" w:type="dxa"/>
            <w:shd w:val="clear" w:color="auto" w:fill="auto"/>
            <w:noWrap/>
            <w:vAlign w:val="bottom"/>
            <w:hideMark/>
          </w:tcPr>
          <w:p w14:paraId="3DDD7A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1.279</w:t>
            </w:r>
          </w:p>
        </w:tc>
      </w:tr>
      <w:tr w:rsidR="00E3157C" w:rsidRPr="00E3157C" w14:paraId="13DEF34C" w14:textId="77777777" w:rsidTr="00E3157C">
        <w:trPr>
          <w:trHeight w:val="300"/>
        </w:trPr>
        <w:tc>
          <w:tcPr>
            <w:tcW w:w="762" w:type="dxa"/>
            <w:shd w:val="clear" w:color="auto" w:fill="auto"/>
            <w:noWrap/>
            <w:vAlign w:val="bottom"/>
            <w:hideMark/>
          </w:tcPr>
          <w:p w14:paraId="77963F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A1B63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67CDF4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321C8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21B55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0DA28D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015C7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4E9C2B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0.9795</w:t>
            </w:r>
          </w:p>
        </w:tc>
        <w:tc>
          <w:tcPr>
            <w:tcW w:w="809" w:type="dxa"/>
            <w:shd w:val="clear" w:color="auto" w:fill="auto"/>
            <w:noWrap/>
            <w:vAlign w:val="bottom"/>
            <w:hideMark/>
          </w:tcPr>
          <w:p w14:paraId="583B9E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42" w:type="dxa"/>
            <w:shd w:val="clear" w:color="auto" w:fill="auto"/>
            <w:noWrap/>
            <w:vAlign w:val="bottom"/>
            <w:hideMark/>
          </w:tcPr>
          <w:p w14:paraId="023A09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0.9797</w:t>
            </w:r>
          </w:p>
        </w:tc>
        <w:tc>
          <w:tcPr>
            <w:tcW w:w="831" w:type="dxa"/>
            <w:shd w:val="clear" w:color="auto" w:fill="auto"/>
            <w:noWrap/>
            <w:vAlign w:val="bottom"/>
            <w:hideMark/>
          </w:tcPr>
          <w:p w14:paraId="078593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0.0053</w:t>
            </w:r>
          </w:p>
        </w:tc>
        <w:tc>
          <w:tcPr>
            <w:tcW w:w="809" w:type="dxa"/>
            <w:shd w:val="clear" w:color="auto" w:fill="auto"/>
            <w:noWrap/>
            <w:vAlign w:val="bottom"/>
            <w:hideMark/>
          </w:tcPr>
          <w:p w14:paraId="2A7076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0.3176</w:t>
            </w:r>
          </w:p>
        </w:tc>
        <w:tc>
          <w:tcPr>
            <w:tcW w:w="943" w:type="dxa"/>
            <w:shd w:val="clear" w:color="auto" w:fill="auto"/>
            <w:noWrap/>
            <w:vAlign w:val="bottom"/>
            <w:hideMark/>
          </w:tcPr>
          <w:p w14:paraId="378567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1.3226</w:t>
            </w:r>
          </w:p>
        </w:tc>
      </w:tr>
      <w:tr w:rsidR="00E3157C" w:rsidRPr="00E3157C" w14:paraId="275EEC98" w14:textId="77777777" w:rsidTr="00E3157C">
        <w:trPr>
          <w:trHeight w:val="300"/>
        </w:trPr>
        <w:tc>
          <w:tcPr>
            <w:tcW w:w="762" w:type="dxa"/>
            <w:shd w:val="clear" w:color="auto" w:fill="auto"/>
            <w:noWrap/>
            <w:vAlign w:val="bottom"/>
            <w:hideMark/>
          </w:tcPr>
          <w:p w14:paraId="6B2869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854D0A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38D578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6F2F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4860D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5CBF2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C3226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7AF887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0.9274</w:t>
            </w:r>
          </w:p>
        </w:tc>
        <w:tc>
          <w:tcPr>
            <w:tcW w:w="809" w:type="dxa"/>
            <w:shd w:val="clear" w:color="auto" w:fill="auto"/>
            <w:noWrap/>
            <w:vAlign w:val="bottom"/>
            <w:hideMark/>
          </w:tcPr>
          <w:p w14:paraId="2B75EE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0.8631</w:t>
            </w:r>
          </w:p>
        </w:tc>
        <w:tc>
          <w:tcPr>
            <w:tcW w:w="842" w:type="dxa"/>
            <w:shd w:val="clear" w:color="auto" w:fill="auto"/>
            <w:noWrap/>
            <w:vAlign w:val="bottom"/>
            <w:hideMark/>
          </w:tcPr>
          <w:p w14:paraId="665693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0.8901</w:t>
            </w:r>
          </w:p>
        </w:tc>
        <w:tc>
          <w:tcPr>
            <w:tcW w:w="831" w:type="dxa"/>
            <w:shd w:val="clear" w:color="auto" w:fill="auto"/>
            <w:noWrap/>
            <w:vAlign w:val="bottom"/>
            <w:hideMark/>
          </w:tcPr>
          <w:p w14:paraId="2273BF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4D8E59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0.3209</w:t>
            </w:r>
          </w:p>
        </w:tc>
        <w:tc>
          <w:tcPr>
            <w:tcW w:w="943" w:type="dxa"/>
            <w:shd w:val="clear" w:color="auto" w:fill="auto"/>
            <w:noWrap/>
            <w:vAlign w:val="bottom"/>
            <w:hideMark/>
          </w:tcPr>
          <w:p w14:paraId="69100A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1.323</w:t>
            </w:r>
          </w:p>
        </w:tc>
      </w:tr>
      <w:tr w:rsidR="00E3157C" w:rsidRPr="00E3157C" w14:paraId="650D170E" w14:textId="77777777" w:rsidTr="00E3157C">
        <w:trPr>
          <w:trHeight w:val="300"/>
        </w:trPr>
        <w:tc>
          <w:tcPr>
            <w:tcW w:w="762" w:type="dxa"/>
            <w:shd w:val="clear" w:color="auto" w:fill="auto"/>
            <w:noWrap/>
            <w:vAlign w:val="bottom"/>
            <w:hideMark/>
          </w:tcPr>
          <w:p w14:paraId="7FA742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EAD68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6D7CD9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9B26C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D0412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205968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20F983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0.9808</w:t>
            </w:r>
          </w:p>
        </w:tc>
        <w:tc>
          <w:tcPr>
            <w:tcW w:w="884" w:type="dxa"/>
            <w:shd w:val="clear" w:color="auto" w:fill="auto"/>
            <w:noWrap/>
            <w:vAlign w:val="bottom"/>
            <w:hideMark/>
          </w:tcPr>
          <w:p w14:paraId="1F2A47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0.9297</w:t>
            </w:r>
          </w:p>
        </w:tc>
        <w:tc>
          <w:tcPr>
            <w:tcW w:w="809" w:type="dxa"/>
            <w:shd w:val="clear" w:color="auto" w:fill="auto"/>
            <w:noWrap/>
            <w:vAlign w:val="bottom"/>
            <w:hideMark/>
          </w:tcPr>
          <w:p w14:paraId="34188B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0.8603</w:t>
            </w:r>
          </w:p>
        </w:tc>
        <w:tc>
          <w:tcPr>
            <w:tcW w:w="842" w:type="dxa"/>
            <w:shd w:val="clear" w:color="auto" w:fill="auto"/>
            <w:noWrap/>
            <w:vAlign w:val="bottom"/>
            <w:hideMark/>
          </w:tcPr>
          <w:p w14:paraId="2CA4F3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0.8888</w:t>
            </w:r>
          </w:p>
        </w:tc>
        <w:tc>
          <w:tcPr>
            <w:tcW w:w="831" w:type="dxa"/>
            <w:shd w:val="clear" w:color="auto" w:fill="auto"/>
            <w:noWrap/>
            <w:vAlign w:val="bottom"/>
            <w:hideMark/>
          </w:tcPr>
          <w:p w14:paraId="4F195A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0.0053</w:t>
            </w:r>
          </w:p>
        </w:tc>
        <w:tc>
          <w:tcPr>
            <w:tcW w:w="809" w:type="dxa"/>
            <w:shd w:val="clear" w:color="auto" w:fill="auto"/>
            <w:noWrap/>
            <w:vAlign w:val="bottom"/>
            <w:hideMark/>
          </w:tcPr>
          <w:p w14:paraId="1AB79C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0.3176</w:t>
            </w:r>
          </w:p>
        </w:tc>
        <w:tc>
          <w:tcPr>
            <w:tcW w:w="943" w:type="dxa"/>
            <w:shd w:val="clear" w:color="auto" w:fill="auto"/>
            <w:noWrap/>
            <w:vAlign w:val="bottom"/>
            <w:hideMark/>
          </w:tcPr>
          <w:p w14:paraId="10E966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1.3407</w:t>
            </w:r>
          </w:p>
        </w:tc>
      </w:tr>
      <w:tr w:rsidR="00E3157C" w:rsidRPr="00E3157C" w14:paraId="3DBFCB5A" w14:textId="77777777" w:rsidTr="00E3157C">
        <w:trPr>
          <w:trHeight w:val="300"/>
        </w:trPr>
        <w:tc>
          <w:tcPr>
            <w:tcW w:w="762" w:type="dxa"/>
            <w:shd w:val="clear" w:color="auto" w:fill="auto"/>
            <w:noWrap/>
            <w:vAlign w:val="bottom"/>
            <w:hideMark/>
          </w:tcPr>
          <w:p w14:paraId="423A71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WFI-RF</w:t>
            </w:r>
          </w:p>
        </w:tc>
        <w:tc>
          <w:tcPr>
            <w:tcW w:w="890" w:type="dxa"/>
            <w:shd w:val="clear" w:color="auto" w:fill="auto"/>
            <w:noWrap/>
            <w:vAlign w:val="bottom"/>
            <w:hideMark/>
          </w:tcPr>
          <w:p w14:paraId="573010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69FD40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39F4A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FC19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626398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DE7E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84" w:type="dxa"/>
            <w:shd w:val="clear" w:color="auto" w:fill="auto"/>
            <w:noWrap/>
            <w:vAlign w:val="bottom"/>
            <w:hideMark/>
          </w:tcPr>
          <w:p w14:paraId="6FA8FB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09" w:type="dxa"/>
            <w:shd w:val="clear" w:color="auto" w:fill="auto"/>
            <w:noWrap/>
            <w:vAlign w:val="bottom"/>
            <w:hideMark/>
          </w:tcPr>
          <w:p w14:paraId="40C169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42" w:type="dxa"/>
            <w:shd w:val="clear" w:color="auto" w:fill="auto"/>
            <w:noWrap/>
            <w:vAlign w:val="bottom"/>
            <w:hideMark/>
          </w:tcPr>
          <w:p w14:paraId="56FEC6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31" w:type="dxa"/>
            <w:shd w:val="clear" w:color="auto" w:fill="auto"/>
            <w:noWrap/>
            <w:vAlign w:val="bottom"/>
            <w:hideMark/>
          </w:tcPr>
          <w:p w14:paraId="07200A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732D0D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w:t>
            </w:r>
          </w:p>
        </w:tc>
        <w:tc>
          <w:tcPr>
            <w:tcW w:w="943" w:type="dxa"/>
            <w:shd w:val="clear" w:color="auto" w:fill="auto"/>
            <w:noWrap/>
            <w:vAlign w:val="bottom"/>
            <w:hideMark/>
          </w:tcPr>
          <w:p w14:paraId="2265FD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1.3377</w:t>
            </w:r>
          </w:p>
        </w:tc>
      </w:tr>
      <w:tr w:rsidR="00E3157C" w:rsidRPr="00E3157C" w14:paraId="1BFEF8FA" w14:textId="77777777" w:rsidTr="00E3157C">
        <w:trPr>
          <w:trHeight w:val="300"/>
        </w:trPr>
        <w:tc>
          <w:tcPr>
            <w:tcW w:w="762" w:type="dxa"/>
            <w:shd w:val="clear" w:color="auto" w:fill="auto"/>
            <w:noWrap/>
            <w:vAlign w:val="bottom"/>
            <w:hideMark/>
          </w:tcPr>
          <w:p w14:paraId="01E908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3FAB0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35E0B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9E693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DA9F0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0B6946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60C0C6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84" w:type="dxa"/>
            <w:shd w:val="clear" w:color="auto" w:fill="auto"/>
            <w:noWrap/>
            <w:vAlign w:val="bottom"/>
            <w:hideMark/>
          </w:tcPr>
          <w:p w14:paraId="5E7EA3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0.9733</w:t>
            </w:r>
          </w:p>
        </w:tc>
        <w:tc>
          <w:tcPr>
            <w:tcW w:w="809" w:type="dxa"/>
            <w:shd w:val="clear" w:color="auto" w:fill="auto"/>
            <w:noWrap/>
            <w:vAlign w:val="bottom"/>
            <w:hideMark/>
          </w:tcPr>
          <w:p w14:paraId="3B48D8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42" w:type="dxa"/>
            <w:shd w:val="clear" w:color="auto" w:fill="auto"/>
            <w:noWrap/>
            <w:vAlign w:val="bottom"/>
            <w:hideMark/>
          </w:tcPr>
          <w:p w14:paraId="74B371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0.9735</w:t>
            </w:r>
          </w:p>
        </w:tc>
        <w:tc>
          <w:tcPr>
            <w:tcW w:w="831" w:type="dxa"/>
            <w:shd w:val="clear" w:color="auto" w:fill="auto"/>
            <w:noWrap/>
            <w:vAlign w:val="bottom"/>
            <w:hideMark/>
          </w:tcPr>
          <w:p w14:paraId="231F64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0659EB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w:t>
            </w:r>
          </w:p>
        </w:tc>
        <w:tc>
          <w:tcPr>
            <w:tcW w:w="943" w:type="dxa"/>
            <w:shd w:val="clear" w:color="auto" w:fill="auto"/>
            <w:noWrap/>
            <w:vAlign w:val="bottom"/>
            <w:hideMark/>
          </w:tcPr>
          <w:p w14:paraId="42A3AB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1.3343</w:t>
            </w:r>
          </w:p>
        </w:tc>
      </w:tr>
      <w:tr w:rsidR="00E3157C" w:rsidRPr="00E3157C" w14:paraId="15E72D31" w14:textId="77777777" w:rsidTr="00E3157C">
        <w:trPr>
          <w:trHeight w:val="300"/>
        </w:trPr>
        <w:tc>
          <w:tcPr>
            <w:tcW w:w="762" w:type="dxa"/>
            <w:shd w:val="clear" w:color="auto" w:fill="auto"/>
            <w:noWrap/>
            <w:vAlign w:val="bottom"/>
            <w:hideMark/>
          </w:tcPr>
          <w:p w14:paraId="1FA247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F9C86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2DB41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05985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5530F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E7B2D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469D0C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c>
          <w:tcPr>
            <w:tcW w:w="884" w:type="dxa"/>
            <w:shd w:val="clear" w:color="auto" w:fill="auto"/>
            <w:noWrap/>
            <w:vAlign w:val="bottom"/>
            <w:hideMark/>
          </w:tcPr>
          <w:p w14:paraId="11EEAD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w:t>
            </w:r>
          </w:p>
        </w:tc>
        <w:tc>
          <w:tcPr>
            <w:tcW w:w="809" w:type="dxa"/>
            <w:shd w:val="clear" w:color="auto" w:fill="auto"/>
            <w:noWrap/>
            <w:vAlign w:val="bottom"/>
            <w:hideMark/>
          </w:tcPr>
          <w:p w14:paraId="0C7C86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0.8531</w:t>
            </w:r>
          </w:p>
        </w:tc>
        <w:tc>
          <w:tcPr>
            <w:tcW w:w="842" w:type="dxa"/>
            <w:shd w:val="clear" w:color="auto" w:fill="auto"/>
            <w:noWrap/>
            <w:vAlign w:val="bottom"/>
            <w:hideMark/>
          </w:tcPr>
          <w:p w14:paraId="2037F0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0.8814</w:t>
            </w:r>
          </w:p>
        </w:tc>
        <w:tc>
          <w:tcPr>
            <w:tcW w:w="831" w:type="dxa"/>
            <w:shd w:val="clear" w:color="auto" w:fill="auto"/>
            <w:noWrap/>
            <w:vAlign w:val="bottom"/>
            <w:hideMark/>
          </w:tcPr>
          <w:p w14:paraId="1D159D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0.0052</w:t>
            </w:r>
          </w:p>
        </w:tc>
        <w:tc>
          <w:tcPr>
            <w:tcW w:w="809" w:type="dxa"/>
            <w:shd w:val="clear" w:color="auto" w:fill="auto"/>
            <w:noWrap/>
            <w:vAlign w:val="bottom"/>
            <w:hideMark/>
          </w:tcPr>
          <w:p w14:paraId="614577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0.317</w:t>
            </w:r>
          </w:p>
        </w:tc>
        <w:tc>
          <w:tcPr>
            <w:tcW w:w="943" w:type="dxa"/>
            <w:shd w:val="clear" w:color="auto" w:fill="auto"/>
            <w:noWrap/>
            <w:vAlign w:val="bottom"/>
            <w:hideMark/>
          </w:tcPr>
          <w:p w14:paraId="40FBC5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1.3632</w:t>
            </w:r>
          </w:p>
        </w:tc>
      </w:tr>
      <w:tr w:rsidR="00E3157C" w:rsidRPr="00E3157C" w14:paraId="1BBE0E0A" w14:textId="77777777" w:rsidTr="00E3157C">
        <w:trPr>
          <w:trHeight w:val="300"/>
        </w:trPr>
        <w:tc>
          <w:tcPr>
            <w:tcW w:w="762" w:type="dxa"/>
            <w:shd w:val="clear" w:color="auto" w:fill="auto"/>
            <w:noWrap/>
            <w:vAlign w:val="bottom"/>
            <w:hideMark/>
          </w:tcPr>
          <w:p w14:paraId="60BD5F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C0D71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0AC278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18D8C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E586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7139FD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58BCB9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84" w:type="dxa"/>
            <w:shd w:val="clear" w:color="auto" w:fill="auto"/>
            <w:noWrap/>
            <w:vAlign w:val="bottom"/>
            <w:hideMark/>
          </w:tcPr>
          <w:p w14:paraId="5B2F1B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09" w:type="dxa"/>
            <w:shd w:val="clear" w:color="auto" w:fill="auto"/>
            <w:noWrap/>
            <w:vAlign w:val="bottom"/>
            <w:hideMark/>
          </w:tcPr>
          <w:p w14:paraId="394EFB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42" w:type="dxa"/>
            <w:shd w:val="clear" w:color="auto" w:fill="auto"/>
            <w:noWrap/>
            <w:vAlign w:val="bottom"/>
            <w:hideMark/>
          </w:tcPr>
          <w:p w14:paraId="260FBA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31" w:type="dxa"/>
            <w:shd w:val="clear" w:color="auto" w:fill="auto"/>
            <w:noWrap/>
            <w:vAlign w:val="bottom"/>
            <w:hideMark/>
          </w:tcPr>
          <w:p w14:paraId="446C9B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59986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0.2325</w:t>
            </w:r>
          </w:p>
        </w:tc>
        <w:tc>
          <w:tcPr>
            <w:tcW w:w="943" w:type="dxa"/>
            <w:shd w:val="clear" w:color="auto" w:fill="auto"/>
            <w:noWrap/>
            <w:vAlign w:val="bottom"/>
            <w:hideMark/>
          </w:tcPr>
          <w:p w14:paraId="3DC077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1.3613</w:t>
            </w:r>
          </w:p>
        </w:tc>
      </w:tr>
      <w:tr w:rsidR="00E3157C" w:rsidRPr="00E3157C" w14:paraId="31B0EBA0" w14:textId="77777777" w:rsidTr="00E3157C">
        <w:trPr>
          <w:trHeight w:val="300"/>
        </w:trPr>
        <w:tc>
          <w:tcPr>
            <w:tcW w:w="762" w:type="dxa"/>
            <w:shd w:val="clear" w:color="auto" w:fill="auto"/>
            <w:noWrap/>
            <w:vAlign w:val="bottom"/>
            <w:hideMark/>
          </w:tcPr>
          <w:p w14:paraId="652D45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4D36E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0E532F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83ECF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CAFB8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4C3AEB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0B62A4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84" w:type="dxa"/>
            <w:shd w:val="clear" w:color="auto" w:fill="auto"/>
            <w:noWrap/>
            <w:vAlign w:val="bottom"/>
            <w:hideMark/>
          </w:tcPr>
          <w:p w14:paraId="625611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0.9706</w:t>
            </w:r>
          </w:p>
        </w:tc>
        <w:tc>
          <w:tcPr>
            <w:tcW w:w="809" w:type="dxa"/>
            <w:shd w:val="clear" w:color="auto" w:fill="auto"/>
            <w:noWrap/>
            <w:vAlign w:val="bottom"/>
            <w:hideMark/>
          </w:tcPr>
          <w:p w14:paraId="1AE32E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42" w:type="dxa"/>
            <w:shd w:val="clear" w:color="auto" w:fill="auto"/>
            <w:noWrap/>
            <w:vAlign w:val="bottom"/>
            <w:hideMark/>
          </w:tcPr>
          <w:p w14:paraId="187D1D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0.9698</w:t>
            </w:r>
          </w:p>
        </w:tc>
        <w:tc>
          <w:tcPr>
            <w:tcW w:w="831" w:type="dxa"/>
            <w:shd w:val="clear" w:color="auto" w:fill="auto"/>
            <w:noWrap/>
            <w:vAlign w:val="bottom"/>
            <w:hideMark/>
          </w:tcPr>
          <w:p w14:paraId="12CE84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7AC0A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0.2325</w:t>
            </w:r>
          </w:p>
        </w:tc>
        <w:tc>
          <w:tcPr>
            <w:tcW w:w="943" w:type="dxa"/>
            <w:shd w:val="clear" w:color="auto" w:fill="auto"/>
            <w:noWrap/>
            <w:vAlign w:val="bottom"/>
            <w:hideMark/>
          </w:tcPr>
          <w:p w14:paraId="3E1B20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1.2894</w:t>
            </w:r>
          </w:p>
        </w:tc>
      </w:tr>
      <w:tr w:rsidR="00E3157C" w:rsidRPr="00E3157C" w14:paraId="4C3BEFD4" w14:textId="77777777" w:rsidTr="00E3157C">
        <w:trPr>
          <w:trHeight w:val="300"/>
        </w:trPr>
        <w:tc>
          <w:tcPr>
            <w:tcW w:w="762" w:type="dxa"/>
            <w:shd w:val="clear" w:color="auto" w:fill="auto"/>
            <w:noWrap/>
            <w:vAlign w:val="bottom"/>
            <w:hideMark/>
          </w:tcPr>
          <w:p w14:paraId="6B4C31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51B21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5CE4E3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401BE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20367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7B866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83FC7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0.9717</w:t>
            </w:r>
          </w:p>
        </w:tc>
        <w:tc>
          <w:tcPr>
            <w:tcW w:w="884" w:type="dxa"/>
            <w:shd w:val="clear" w:color="auto" w:fill="auto"/>
            <w:noWrap/>
            <w:vAlign w:val="bottom"/>
            <w:hideMark/>
          </w:tcPr>
          <w:p w14:paraId="01C65B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0.9425</w:t>
            </w:r>
          </w:p>
        </w:tc>
        <w:tc>
          <w:tcPr>
            <w:tcW w:w="809" w:type="dxa"/>
            <w:shd w:val="clear" w:color="auto" w:fill="auto"/>
            <w:noWrap/>
            <w:vAlign w:val="bottom"/>
            <w:hideMark/>
          </w:tcPr>
          <w:p w14:paraId="31BFB7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0.8221</w:t>
            </w:r>
          </w:p>
        </w:tc>
        <w:tc>
          <w:tcPr>
            <w:tcW w:w="842" w:type="dxa"/>
            <w:shd w:val="clear" w:color="auto" w:fill="auto"/>
            <w:noWrap/>
            <w:vAlign w:val="bottom"/>
            <w:hideMark/>
          </w:tcPr>
          <w:p w14:paraId="22E9F8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0.8655</w:t>
            </w:r>
          </w:p>
        </w:tc>
        <w:tc>
          <w:tcPr>
            <w:tcW w:w="831" w:type="dxa"/>
            <w:shd w:val="clear" w:color="auto" w:fill="auto"/>
            <w:noWrap/>
            <w:vAlign w:val="bottom"/>
            <w:hideMark/>
          </w:tcPr>
          <w:p w14:paraId="04E0BA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3C6CB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0.2325</w:t>
            </w:r>
          </w:p>
        </w:tc>
        <w:tc>
          <w:tcPr>
            <w:tcW w:w="943" w:type="dxa"/>
            <w:shd w:val="clear" w:color="auto" w:fill="auto"/>
            <w:noWrap/>
            <w:vAlign w:val="bottom"/>
            <w:hideMark/>
          </w:tcPr>
          <w:p w14:paraId="3152B0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1.2444</w:t>
            </w:r>
          </w:p>
        </w:tc>
      </w:tr>
      <w:tr w:rsidR="00E3157C" w:rsidRPr="00E3157C" w14:paraId="037C14D8" w14:textId="77777777" w:rsidTr="00E3157C">
        <w:trPr>
          <w:trHeight w:val="300"/>
        </w:trPr>
        <w:tc>
          <w:tcPr>
            <w:tcW w:w="762" w:type="dxa"/>
            <w:shd w:val="clear" w:color="auto" w:fill="auto"/>
            <w:noWrap/>
            <w:vAlign w:val="bottom"/>
            <w:hideMark/>
          </w:tcPr>
          <w:p w14:paraId="326C6B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4759A7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EB2F3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232CC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1E9E9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5A98B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44BCA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84" w:type="dxa"/>
            <w:shd w:val="clear" w:color="auto" w:fill="auto"/>
            <w:noWrap/>
            <w:vAlign w:val="bottom"/>
            <w:hideMark/>
          </w:tcPr>
          <w:p w14:paraId="4AA1BC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09" w:type="dxa"/>
            <w:shd w:val="clear" w:color="auto" w:fill="auto"/>
            <w:noWrap/>
            <w:vAlign w:val="bottom"/>
            <w:hideMark/>
          </w:tcPr>
          <w:p w14:paraId="39C73D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42" w:type="dxa"/>
            <w:shd w:val="clear" w:color="auto" w:fill="auto"/>
            <w:noWrap/>
            <w:vAlign w:val="bottom"/>
            <w:hideMark/>
          </w:tcPr>
          <w:p w14:paraId="2B80DB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31" w:type="dxa"/>
            <w:shd w:val="clear" w:color="auto" w:fill="auto"/>
            <w:noWrap/>
            <w:vAlign w:val="bottom"/>
            <w:hideMark/>
          </w:tcPr>
          <w:p w14:paraId="096067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526300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0.3952</w:t>
            </w:r>
          </w:p>
        </w:tc>
        <w:tc>
          <w:tcPr>
            <w:tcW w:w="943" w:type="dxa"/>
            <w:shd w:val="clear" w:color="auto" w:fill="auto"/>
            <w:noWrap/>
            <w:vAlign w:val="bottom"/>
            <w:hideMark/>
          </w:tcPr>
          <w:p w14:paraId="3B27DD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1.4467</w:t>
            </w:r>
          </w:p>
        </w:tc>
      </w:tr>
      <w:tr w:rsidR="00E3157C" w:rsidRPr="00E3157C" w14:paraId="3E1D0642" w14:textId="77777777" w:rsidTr="00E3157C">
        <w:trPr>
          <w:trHeight w:val="300"/>
        </w:trPr>
        <w:tc>
          <w:tcPr>
            <w:tcW w:w="762" w:type="dxa"/>
            <w:shd w:val="clear" w:color="auto" w:fill="auto"/>
            <w:noWrap/>
            <w:vAlign w:val="bottom"/>
            <w:hideMark/>
          </w:tcPr>
          <w:p w14:paraId="4A3865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098FB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80151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596D3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634FC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9CD57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5A96C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84" w:type="dxa"/>
            <w:shd w:val="clear" w:color="auto" w:fill="auto"/>
            <w:noWrap/>
            <w:vAlign w:val="bottom"/>
            <w:hideMark/>
          </w:tcPr>
          <w:p w14:paraId="3FC1BB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0.968</w:t>
            </w:r>
          </w:p>
        </w:tc>
        <w:tc>
          <w:tcPr>
            <w:tcW w:w="809" w:type="dxa"/>
            <w:shd w:val="clear" w:color="auto" w:fill="auto"/>
            <w:noWrap/>
            <w:vAlign w:val="bottom"/>
            <w:hideMark/>
          </w:tcPr>
          <w:p w14:paraId="063CD1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42" w:type="dxa"/>
            <w:shd w:val="clear" w:color="auto" w:fill="auto"/>
            <w:noWrap/>
            <w:vAlign w:val="bottom"/>
            <w:hideMark/>
          </w:tcPr>
          <w:p w14:paraId="664852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0.9679</w:t>
            </w:r>
          </w:p>
        </w:tc>
        <w:tc>
          <w:tcPr>
            <w:tcW w:w="831" w:type="dxa"/>
            <w:shd w:val="clear" w:color="auto" w:fill="auto"/>
            <w:noWrap/>
            <w:vAlign w:val="bottom"/>
            <w:hideMark/>
          </w:tcPr>
          <w:p w14:paraId="7F8839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280D96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0.3952</w:t>
            </w:r>
          </w:p>
        </w:tc>
        <w:tc>
          <w:tcPr>
            <w:tcW w:w="943" w:type="dxa"/>
            <w:shd w:val="clear" w:color="auto" w:fill="auto"/>
            <w:noWrap/>
            <w:vAlign w:val="bottom"/>
            <w:hideMark/>
          </w:tcPr>
          <w:p w14:paraId="2C4069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1.4029</w:t>
            </w:r>
          </w:p>
        </w:tc>
      </w:tr>
      <w:tr w:rsidR="00E3157C" w:rsidRPr="00E3157C" w14:paraId="76F829F0" w14:textId="77777777" w:rsidTr="00E3157C">
        <w:trPr>
          <w:trHeight w:val="300"/>
        </w:trPr>
        <w:tc>
          <w:tcPr>
            <w:tcW w:w="762" w:type="dxa"/>
            <w:shd w:val="clear" w:color="auto" w:fill="auto"/>
            <w:noWrap/>
            <w:vAlign w:val="bottom"/>
            <w:hideMark/>
          </w:tcPr>
          <w:p w14:paraId="7A85DD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C9DDA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4EDA11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ED6D9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35150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18C8E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84E93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0.9699</w:t>
            </w:r>
          </w:p>
        </w:tc>
        <w:tc>
          <w:tcPr>
            <w:tcW w:w="884" w:type="dxa"/>
            <w:shd w:val="clear" w:color="auto" w:fill="auto"/>
            <w:noWrap/>
            <w:vAlign w:val="bottom"/>
            <w:hideMark/>
          </w:tcPr>
          <w:p w14:paraId="196F38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0.9195</w:t>
            </w:r>
          </w:p>
        </w:tc>
        <w:tc>
          <w:tcPr>
            <w:tcW w:w="809" w:type="dxa"/>
            <w:shd w:val="clear" w:color="auto" w:fill="auto"/>
            <w:noWrap/>
            <w:vAlign w:val="bottom"/>
            <w:hideMark/>
          </w:tcPr>
          <w:p w14:paraId="5ACCB7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0.8127</w:t>
            </w:r>
          </w:p>
        </w:tc>
        <w:tc>
          <w:tcPr>
            <w:tcW w:w="842" w:type="dxa"/>
            <w:shd w:val="clear" w:color="auto" w:fill="auto"/>
            <w:noWrap/>
            <w:vAlign w:val="bottom"/>
            <w:hideMark/>
          </w:tcPr>
          <w:p w14:paraId="7AA3C1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0.8536</w:t>
            </w:r>
          </w:p>
        </w:tc>
        <w:tc>
          <w:tcPr>
            <w:tcW w:w="831" w:type="dxa"/>
            <w:shd w:val="clear" w:color="auto" w:fill="auto"/>
            <w:noWrap/>
            <w:vAlign w:val="bottom"/>
            <w:hideMark/>
          </w:tcPr>
          <w:p w14:paraId="774168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234CAC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0.3952</w:t>
            </w:r>
          </w:p>
        </w:tc>
        <w:tc>
          <w:tcPr>
            <w:tcW w:w="943" w:type="dxa"/>
            <w:shd w:val="clear" w:color="auto" w:fill="auto"/>
            <w:noWrap/>
            <w:vAlign w:val="bottom"/>
            <w:hideMark/>
          </w:tcPr>
          <w:p w14:paraId="4F7C84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1.3937</w:t>
            </w:r>
          </w:p>
        </w:tc>
      </w:tr>
      <w:tr w:rsidR="00E3157C" w:rsidRPr="00E3157C" w14:paraId="11B1780B" w14:textId="77777777" w:rsidTr="00E3157C">
        <w:trPr>
          <w:trHeight w:val="300"/>
        </w:trPr>
        <w:tc>
          <w:tcPr>
            <w:tcW w:w="762" w:type="dxa"/>
            <w:shd w:val="clear" w:color="auto" w:fill="auto"/>
            <w:noWrap/>
            <w:vAlign w:val="bottom"/>
            <w:hideMark/>
          </w:tcPr>
          <w:p w14:paraId="296DD1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4FD8D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3E293F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F7C15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63F97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309810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4D079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84" w:type="dxa"/>
            <w:shd w:val="clear" w:color="auto" w:fill="auto"/>
            <w:noWrap/>
            <w:vAlign w:val="bottom"/>
            <w:hideMark/>
          </w:tcPr>
          <w:p w14:paraId="5CDB8B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09" w:type="dxa"/>
            <w:shd w:val="clear" w:color="auto" w:fill="auto"/>
            <w:noWrap/>
            <w:vAlign w:val="bottom"/>
            <w:hideMark/>
          </w:tcPr>
          <w:p w14:paraId="6D7BC6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42" w:type="dxa"/>
            <w:shd w:val="clear" w:color="auto" w:fill="auto"/>
            <w:noWrap/>
            <w:vAlign w:val="bottom"/>
            <w:hideMark/>
          </w:tcPr>
          <w:p w14:paraId="407D67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31" w:type="dxa"/>
            <w:shd w:val="clear" w:color="auto" w:fill="auto"/>
            <w:noWrap/>
            <w:vAlign w:val="bottom"/>
            <w:hideMark/>
          </w:tcPr>
          <w:p w14:paraId="260B41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18DBED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0.4219</w:t>
            </w:r>
          </w:p>
        </w:tc>
        <w:tc>
          <w:tcPr>
            <w:tcW w:w="943" w:type="dxa"/>
            <w:shd w:val="clear" w:color="auto" w:fill="auto"/>
            <w:noWrap/>
            <w:vAlign w:val="bottom"/>
            <w:hideMark/>
          </w:tcPr>
          <w:p w14:paraId="48236A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1.2602</w:t>
            </w:r>
          </w:p>
        </w:tc>
      </w:tr>
      <w:tr w:rsidR="00E3157C" w:rsidRPr="00E3157C" w14:paraId="07F6DAE2" w14:textId="77777777" w:rsidTr="00E3157C">
        <w:trPr>
          <w:trHeight w:val="300"/>
        </w:trPr>
        <w:tc>
          <w:tcPr>
            <w:tcW w:w="762" w:type="dxa"/>
            <w:shd w:val="clear" w:color="auto" w:fill="auto"/>
            <w:noWrap/>
            <w:vAlign w:val="bottom"/>
            <w:hideMark/>
          </w:tcPr>
          <w:p w14:paraId="60570B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66893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74EA3F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99721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5FD94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3C4197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lastRenderedPageBreak/>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B4B76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0.9634</w:t>
            </w:r>
          </w:p>
        </w:tc>
        <w:tc>
          <w:tcPr>
            <w:tcW w:w="884" w:type="dxa"/>
            <w:shd w:val="clear" w:color="auto" w:fill="auto"/>
            <w:noWrap/>
            <w:vAlign w:val="bottom"/>
            <w:hideMark/>
          </w:tcPr>
          <w:p w14:paraId="591D5E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0.9611</w:t>
            </w:r>
          </w:p>
        </w:tc>
        <w:tc>
          <w:tcPr>
            <w:tcW w:w="809" w:type="dxa"/>
            <w:shd w:val="clear" w:color="auto" w:fill="auto"/>
            <w:noWrap/>
            <w:vAlign w:val="bottom"/>
            <w:hideMark/>
          </w:tcPr>
          <w:p w14:paraId="56CB9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42" w:type="dxa"/>
            <w:shd w:val="clear" w:color="auto" w:fill="auto"/>
            <w:noWrap/>
            <w:vAlign w:val="bottom"/>
            <w:hideMark/>
          </w:tcPr>
          <w:p w14:paraId="5B332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0.9609</w:t>
            </w:r>
          </w:p>
        </w:tc>
        <w:tc>
          <w:tcPr>
            <w:tcW w:w="831" w:type="dxa"/>
            <w:shd w:val="clear" w:color="auto" w:fill="auto"/>
            <w:noWrap/>
            <w:vAlign w:val="bottom"/>
            <w:hideMark/>
          </w:tcPr>
          <w:p w14:paraId="54B760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1A0E2B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0.4219</w:t>
            </w:r>
          </w:p>
        </w:tc>
        <w:tc>
          <w:tcPr>
            <w:tcW w:w="943" w:type="dxa"/>
            <w:shd w:val="clear" w:color="auto" w:fill="auto"/>
            <w:noWrap/>
            <w:vAlign w:val="bottom"/>
            <w:hideMark/>
          </w:tcPr>
          <w:p w14:paraId="2CB071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1.2708</w:t>
            </w:r>
          </w:p>
        </w:tc>
      </w:tr>
      <w:tr w:rsidR="00E3157C" w:rsidRPr="00E3157C" w14:paraId="4A265B04" w14:textId="77777777" w:rsidTr="00E3157C">
        <w:trPr>
          <w:trHeight w:val="300"/>
        </w:trPr>
        <w:tc>
          <w:tcPr>
            <w:tcW w:w="762" w:type="dxa"/>
            <w:shd w:val="clear" w:color="auto" w:fill="auto"/>
            <w:noWrap/>
            <w:vAlign w:val="bottom"/>
            <w:hideMark/>
          </w:tcPr>
          <w:p w14:paraId="2437D0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C3400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421609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287AF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A572D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4D8417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F85FB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0.9634</w:t>
            </w:r>
          </w:p>
        </w:tc>
        <w:tc>
          <w:tcPr>
            <w:tcW w:w="884" w:type="dxa"/>
            <w:shd w:val="clear" w:color="auto" w:fill="auto"/>
            <w:noWrap/>
            <w:vAlign w:val="bottom"/>
            <w:hideMark/>
          </w:tcPr>
          <w:p w14:paraId="320805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0.9106</w:t>
            </w:r>
          </w:p>
        </w:tc>
        <w:tc>
          <w:tcPr>
            <w:tcW w:w="809" w:type="dxa"/>
            <w:shd w:val="clear" w:color="auto" w:fill="auto"/>
            <w:noWrap/>
            <w:vAlign w:val="bottom"/>
            <w:hideMark/>
          </w:tcPr>
          <w:p w14:paraId="78D2A6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0.7948</w:t>
            </w:r>
          </w:p>
        </w:tc>
        <w:tc>
          <w:tcPr>
            <w:tcW w:w="842" w:type="dxa"/>
            <w:shd w:val="clear" w:color="auto" w:fill="auto"/>
            <w:noWrap/>
            <w:vAlign w:val="bottom"/>
            <w:hideMark/>
          </w:tcPr>
          <w:p w14:paraId="445B4A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0.8387</w:t>
            </w:r>
          </w:p>
        </w:tc>
        <w:tc>
          <w:tcPr>
            <w:tcW w:w="831" w:type="dxa"/>
            <w:shd w:val="clear" w:color="auto" w:fill="auto"/>
            <w:noWrap/>
            <w:vAlign w:val="bottom"/>
            <w:hideMark/>
          </w:tcPr>
          <w:p w14:paraId="7D53B5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0.0049</w:t>
            </w:r>
          </w:p>
        </w:tc>
        <w:tc>
          <w:tcPr>
            <w:tcW w:w="809" w:type="dxa"/>
            <w:shd w:val="clear" w:color="auto" w:fill="auto"/>
            <w:noWrap/>
            <w:vAlign w:val="bottom"/>
            <w:hideMark/>
          </w:tcPr>
          <w:p w14:paraId="0F690E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0.4219</w:t>
            </w:r>
          </w:p>
        </w:tc>
        <w:tc>
          <w:tcPr>
            <w:tcW w:w="943" w:type="dxa"/>
            <w:shd w:val="clear" w:color="auto" w:fill="auto"/>
            <w:noWrap/>
            <w:vAlign w:val="bottom"/>
            <w:hideMark/>
          </w:tcPr>
          <w:p w14:paraId="4C5A95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1.2872</w:t>
            </w:r>
          </w:p>
        </w:tc>
      </w:tr>
      <w:tr w:rsidR="00E3157C" w:rsidRPr="00E3157C" w14:paraId="14C1B2A1" w14:textId="77777777" w:rsidTr="00E3157C">
        <w:trPr>
          <w:trHeight w:val="300"/>
        </w:trPr>
        <w:tc>
          <w:tcPr>
            <w:tcW w:w="762" w:type="dxa"/>
            <w:shd w:val="clear" w:color="auto" w:fill="auto"/>
            <w:noWrap/>
            <w:vAlign w:val="bottom"/>
            <w:hideMark/>
          </w:tcPr>
          <w:p w14:paraId="3C7E8A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D957A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4A90B8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D0BD5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A056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7C1468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35EC42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84" w:type="dxa"/>
            <w:shd w:val="clear" w:color="auto" w:fill="auto"/>
            <w:noWrap/>
            <w:vAlign w:val="bottom"/>
            <w:hideMark/>
          </w:tcPr>
          <w:p w14:paraId="43C250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09" w:type="dxa"/>
            <w:shd w:val="clear" w:color="auto" w:fill="auto"/>
            <w:noWrap/>
            <w:vAlign w:val="bottom"/>
            <w:hideMark/>
          </w:tcPr>
          <w:p w14:paraId="108A9B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42" w:type="dxa"/>
            <w:shd w:val="clear" w:color="auto" w:fill="auto"/>
            <w:noWrap/>
            <w:vAlign w:val="bottom"/>
            <w:hideMark/>
          </w:tcPr>
          <w:p w14:paraId="3071C1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31" w:type="dxa"/>
            <w:shd w:val="clear" w:color="auto" w:fill="auto"/>
            <w:noWrap/>
            <w:vAlign w:val="bottom"/>
            <w:hideMark/>
          </w:tcPr>
          <w:p w14:paraId="17187B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0.0038</w:t>
            </w:r>
          </w:p>
        </w:tc>
        <w:tc>
          <w:tcPr>
            <w:tcW w:w="809" w:type="dxa"/>
            <w:shd w:val="clear" w:color="auto" w:fill="auto"/>
            <w:noWrap/>
            <w:vAlign w:val="bottom"/>
            <w:hideMark/>
          </w:tcPr>
          <w:p w14:paraId="2145D1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0.5529</w:t>
            </w:r>
          </w:p>
        </w:tc>
        <w:tc>
          <w:tcPr>
            <w:tcW w:w="943" w:type="dxa"/>
            <w:shd w:val="clear" w:color="auto" w:fill="auto"/>
            <w:noWrap/>
            <w:vAlign w:val="bottom"/>
            <w:hideMark/>
          </w:tcPr>
          <w:p w14:paraId="0E8163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1.3134</w:t>
            </w:r>
          </w:p>
        </w:tc>
      </w:tr>
      <w:tr w:rsidR="00E3157C" w:rsidRPr="00E3157C" w14:paraId="45EED1A1" w14:textId="77777777" w:rsidTr="00E3157C">
        <w:trPr>
          <w:trHeight w:val="300"/>
        </w:trPr>
        <w:tc>
          <w:tcPr>
            <w:tcW w:w="762" w:type="dxa"/>
            <w:shd w:val="clear" w:color="auto" w:fill="auto"/>
            <w:noWrap/>
            <w:vAlign w:val="bottom"/>
            <w:hideMark/>
          </w:tcPr>
          <w:p w14:paraId="65EE9A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D9EED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250FBF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835C5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1F4B0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3227E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D57FF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84" w:type="dxa"/>
            <w:shd w:val="clear" w:color="auto" w:fill="auto"/>
            <w:noWrap/>
            <w:vAlign w:val="bottom"/>
            <w:hideMark/>
          </w:tcPr>
          <w:p w14:paraId="63F843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0.9536</w:t>
            </w:r>
          </w:p>
        </w:tc>
        <w:tc>
          <w:tcPr>
            <w:tcW w:w="809" w:type="dxa"/>
            <w:shd w:val="clear" w:color="auto" w:fill="auto"/>
            <w:noWrap/>
            <w:vAlign w:val="bottom"/>
            <w:hideMark/>
          </w:tcPr>
          <w:p w14:paraId="464438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42" w:type="dxa"/>
            <w:shd w:val="clear" w:color="auto" w:fill="auto"/>
            <w:noWrap/>
            <w:vAlign w:val="bottom"/>
            <w:hideMark/>
          </w:tcPr>
          <w:p w14:paraId="423BAD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0.9515</w:t>
            </w:r>
          </w:p>
        </w:tc>
        <w:tc>
          <w:tcPr>
            <w:tcW w:w="831" w:type="dxa"/>
            <w:shd w:val="clear" w:color="auto" w:fill="auto"/>
            <w:noWrap/>
            <w:vAlign w:val="bottom"/>
            <w:hideMark/>
          </w:tcPr>
          <w:p w14:paraId="067A28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0.0038</w:t>
            </w:r>
          </w:p>
        </w:tc>
        <w:tc>
          <w:tcPr>
            <w:tcW w:w="809" w:type="dxa"/>
            <w:shd w:val="clear" w:color="auto" w:fill="auto"/>
            <w:noWrap/>
            <w:vAlign w:val="bottom"/>
            <w:hideMark/>
          </w:tcPr>
          <w:p w14:paraId="1774D0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0.5529</w:t>
            </w:r>
          </w:p>
        </w:tc>
        <w:tc>
          <w:tcPr>
            <w:tcW w:w="943" w:type="dxa"/>
            <w:shd w:val="clear" w:color="auto" w:fill="auto"/>
            <w:noWrap/>
            <w:vAlign w:val="bottom"/>
            <w:hideMark/>
          </w:tcPr>
          <w:p w14:paraId="7781B4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1.2621</w:t>
            </w:r>
          </w:p>
        </w:tc>
      </w:tr>
      <w:tr w:rsidR="00E3157C" w:rsidRPr="00E3157C" w14:paraId="5B4A88AA" w14:textId="77777777" w:rsidTr="00E3157C">
        <w:trPr>
          <w:trHeight w:val="300"/>
        </w:trPr>
        <w:tc>
          <w:tcPr>
            <w:tcW w:w="762" w:type="dxa"/>
            <w:shd w:val="clear" w:color="auto" w:fill="auto"/>
            <w:noWrap/>
            <w:vAlign w:val="bottom"/>
            <w:hideMark/>
          </w:tcPr>
          <w:p w14:paraId="75ECD7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A11EE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3CFB812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96B5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BAA6F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249106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AA06D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0.9564</w:t>
            </w:r>
          </w:p>
        </w:tc>
        <w:tc>
          <w:tcPr>
            <w:tcW w:w="884" w:type="dxa"/>
            <w:shd w:val="clear" w:color="auto" w:fill="auto"/>
            <w:noWrap/>
            <w:vAlign w:val="bottom"/>
            <w:hideMark/>
          </w:tcPr>
          <w:p w14:paraId="279365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0.9154</w:t>
            </w:r>
          </w:p>
        </w:tc>
        <w:tc>
          <w:tcPr>
            <w:tcW w:w="809" w:type="dxa"/>
            <w:shd w:val="clear" w:color="auto" w:fill="auto"/>
            <w:noWrap/>
            <w:vAlign w:val="bottom"/>
            <w:hideMark/>
          </w:tcPr>
          <w:p w14:paraId="5CA653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0.7426</w:t>
            </w:r>
          </w:p>
        </w:tc>
        <w:tc>
          <w:tcPr>
            <w:tcW w:w="842" w:type="dxa"/>
            <w:shd w:val="clear" w:color="auto" w:fill="auto"/>
            <w:noWrap/>
            <w:vAlign w:val="bottom"/>
            <w:hideMark/>
          </w:tcPr>
          <w:p w14:paraId="73DB2D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0.7972</w:t>
            </w:r>
          </w:p>
        </w:tc>
        <w:tc>
          <w:tcPr>
            <w:tcW w:w="831" w:type="dxa"/>
            <w:shd w:val="clear" w:color="auto" w:fill="auto"/>
            <w:noWrap/>
            <w:vAlign w:val="bottom"/>
            <w:hideMark/>
          </w:tcPr>
          <w:p w14:paraId="3A76FE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0.0038</w:t>
            </w:r>
          </w:p>
        </w:tc>
        <w:tc>
          <w:tcPr>
            <w:tcW w:w="809" w:type="dxa"/>
            <w:shd w:val="clear" w:color="auto" w:fill="auto"/>
            <w:noWrap/>
            <w:vAlign w:val="bottom"/>
            <w:hideMark/>
          </w:tcPr>
          <w:p w14:paraId="021180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0.5529</w:t>
            </w:r>
          </w:p>
        </w:tc>
        <w:tc>
          <w:tcPr>
            <w:tcW w:w="943" w:type="dxa"/>
            <w:shd w:val="clear" w:color="auto" w:fill="auto"/>
            <w:noWrap/>
            <w:vAlign w:val="bottom"/>
            <w:hideMark/>
          </w:tcPr>
          <w:p w14:paraId="74722D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1.2567</w:t>
            </w:r>
          </w:p>
        </w:tc>
      </w:tr>
      <w:tr w:rsidR="00E3157C" w:rsidRPr="00E3157C" w14:paraId="5DB8E1FC" w14:textId="77777777" w:rsidTr="00E3157C">
        <w:trPr>
          <w:trHeight w:val="300"/>
        </w:trPr>
        <w:tc>
          <w:tcPr>
            <w:tcW w:w="762" w:type="dxa"/>
            <w:shd w:val="clear" w:color="auto" w:fill="auto"/>
            <w:noWrap/>
            <w:vAlign w:val="bottom"/>
            <w:hideMark/>
          </w:tcPr>
          <w:p w14:paraId="5569B7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3B934F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3324A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B6823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51546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3C3B7D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14B1A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84" w:type="dxa"/>
            <w:shd w:val="clear" w:color="auto" w:fill="auto"/>
            <w:noWrap/>
            <w:vAlign w:val="bottom"/>
            <w:hideMark/>
          </w:tcPr>
          <w:p w14:paraId="4942A4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09" w:type="dxa"/>
            <w:shd w:val="clear" w:color="auto" w:fill="auto"/>
            <w:noWrap/>
            <w:vAlign w:val="bottom"/>
            <w:hideMark/>
          </w:tcPr>
          <w:p w14:paraId="1CA958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42" w:type="dxa"/>
            <w:shd w:val="clear" w:color="auto" w:fill="auto"/>
            <w:noWrap/>
            <w:vAlign w:val="bottom"/>
            <w:hideMark/>
          </w:tcPr>
          <w:p w14:paraId="27B183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31" w:type="dxa"/>
            <w:shd w:val="clear" w:color="auto" w:fill="auto"/>
            <w:noWrap/>
            <w:vAlign w:val="bottom"/>
            <w:hideMark/>
          </w:tcPr>
          <w:p w14:paraId="601F9F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0.0042</w:t>
            </w:r>
          </w:p>
        </w:tc>
        <w:tc>
          <w:tcPr>
            <w:tcW w:w="809" w:type="dxa"/>
            <w:shd w:val="clear" w:color="auto" w:fill="auto"/>
            <w:noWrap/>
            <w:vAlign w:val="bottom"/>
            <w:hideMark/>
          </w:tcPr>
          <w:p w14:paraId="3838A6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0.5332</w:t>
            </w:r>
          </w:p>
        </w:tc>
        <w:tc>
          <w:tcPr>
            <w:tcW w:w="943" w:type="dxa"/>
            <w:shd w:val="clear" w:color="auto" w:fill="auto"/>
            <w:noWrap/>
            <w:vAlign w:val="bottom"/>
            <w:hideMark/>
          </w:tcPr>
          <w:p w14:paraId="7053E6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1.3321</w:t>
            </w:r>
          </w:p>
        </w:tc>
      </w:tr>
      <w:tr w:rsidR="00E3157C" w:rsidRPr="00E3157C" w14:paraId="4016C154" w14:textId="77777777" w:rsidTr="00E3157C">
        <w:trPr>
          <w:trHeight w:val="300"/>
        </w:trPr>
        <w:tc>
          <w:tcPr>
            <w:tcW w:w="762" w:type="dxa"/>
            <w:shd w:val="clear" w:color="auto" w:fill="auto"/>
            <w:noWrap/>
            <w:vAlign w:val="bottom"/>
            <w:hideMark/>
          </w:tcPr>
          <w:p w14:paraId="18C271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698F1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4637D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7C9B7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088F8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51A8D1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46D4C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84" w:type="dxa"/>
            <w:shd w:val="clear" w:color="auto" w:fill="auto"/>
            <w:noWrap/>
            <w:vAlign w:val="bottom"/>
            <w:hideMark/>
          </w:tcPr>
          <w:p w14:paraId="0023F5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0.9452</w:t>
            </w:r>
          </w:p>
        </w:tc>
        <w:tc>
          <w:tcPr>
            <w:tcW w:w="809" w:type="dxa"/>
            <w:shd w:val="clear" w:color="auto" w:fill="auto"/>
            <w:noWrap/>
            <w:vAlign w:val="bottom"/>
            <w:hideMark/>
          </w:tcPr>
          <w:p w14:paraId="7E92AD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42" w:type="dxa"/>
            <w:shd w:val="clear" w:color="auto" w:fill="auto"/>
            <w:noWrap/>
            <w:vAlign w:val="bottom"/>
            <w:hideMark/>
          </w:tcPr>
          <w:p w14:paraId="5C2A1C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0.9437</w:t>
            </w:r>
          </w:p>
        </w:tc>
        <w:tc>
          <w:tcPr>
            <w:tcW w:w="831" w:type="dxa"/>
            <w:shd w:val="clear" w:color="auto" w:fill="auto"/>
            <w:noWrap/>
            <w:vAlign w:val="bottom"/>
            <w:hideMark/>
          </w:tcPr>
          <w:p w14:paraId="569A15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0.0042</w:t>
            </w:r>
          </w:p>
        </w:tc>
        <w:tc>
          <w:tcPr>
            <w:tcW w:w="809" w:type="dxa"/>
            <w:shd w:val="clear" w:color="auto" w:fill="auto"/>
            <w:noWrap/>
            <w:vAlign w:val="bottom"/>
            <w:hideMark/>
          </w:tcPr>
          <w:p w14:paraId="70265A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0.5332</w:t>
            </w:r>
          </w:p>
        </w:tc>
        <w:tc>
          <w:tcPr>
            <w:tcW w:w="943" w:type="dxa"/>
            <w:shd w:val="clear" w:color="auto" w:fill="auto"/>
            <w:noWrap/>
            <w:vAlign w:val="bottom"/>
            <w:hideMark/>
          </w:tcPr>
          <w:p w14:paraId="0A5D80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1.2868</w:t>
            </w:r>
          </w:p>
        </w:tc>
      </w:tr>
      <w:tr w:rsidR="00E3157C" w:rsidRPr="00E3157C" w14:paraId="03DE642D" w14:textId="77777777" w:rsidTr="00E3157C">
        <w:trPr>
          <w:trHeight w:val="300"/>
        </w:trPr>
        <w:tc>
          <w:tcPr>
            <w:tcW w:w="762" w:type="dxa"/>
            <w:shd w:val="clear" w:color="auto" w:fill="auto"/>
            <w:noWrap/>
            <w:vAlign w:val="bottom"/>
            <w:hideMark/>
          </w:tcPr>
          <w:p w14:paraId="44039A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95536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51BC2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50B2A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870EA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3ECF6E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6CF21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0.9489</w:t>
            </w:r>
          </w:p>
        </w:tc>
        <w:tc>
          <w:tcPr>
            <w:tcW w:w="884" w:type="dxa"/>
            <w:shd w:val="clear" w:color="auto" w:fill="auto"/>
            <w:noWrap/>
            <w:vAlign w:val="bottom"/>
            <w:hideMark/>
          </w:tcPr>
          <w:p w14:paraId="434FC4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0.8971</w:t>
            </w:r>
          </w:p>
        </w:tc>
        <w:tc>
          <w:tcPr>
            <w:tcW w:w="809" w:type="dxa"/>
            <w:shd w:val="clear" w:color="auto" w:fill="auto"/>
            <w:noWrap/>
            <w:vAlign w:val="bottom"/>
            <w:hideMark/>
          </w:tcPr>
          <w:p w14:paraId="662320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0.7345</w:t>
            </w:r>
          </w:p>
        </w:tc>
        <w:tc>
          <w:tcPr>
            <w:tcW w:w="842" w:type="dxa"/>
            <w:shd w:val="clear" w:color="auto" w:fill="auto"/>
            <w:noWrap/>
            <w:vAlign w:val="bottom"/>
            <w:hideMark/>
          </w:tcPr>
          <w:p w14:paraId="6CA15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0.7886</w:t>
            </w:r>
          </w:p>
        </w:tc>
        <w:tc>
          <w:tcPr>
            <w:tcW w:w="831" w:type="dxa"/>
            <w:shd w:val="clear" w:color="auto" w:fill="auto"/>
            <w:noWrap/>
            <w:vAlign w:val="bottom"/>
            <w:hideMark/>
          </w:tcPr>
          <w:p w14:paraId="0534E2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0.0042</w:t>
            </w:r>
          </w:p>
        </w:tc>
        <w:tc>
          <w:tcPr>
            <w:tcW w:w="809" w:type="dxa"/>
            <w:shd w:val="clear" w:color="auto" w:fill="auto"/>
            <w:noWrap/>
            <w:vAlign w:val="bottom"/>
            <w:hideMark/>
          </w:tcPr>
          <w:p w14:paraId="58D8EE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0.5332</w:t>
            </w:r>
          </w:p>
        </w:tc>
        <w:tc>
          <w:tcPr>
            <w:tcW w:w="943" w:type="dxa"/>
            <w:shd w:val="clear" w:color="auto" w:fill="auto"/>
            <w:noWrap/>
            <w:vAlign w:val="bottom"/>
            <w:hideMark/>
          </w:tcPr>
          <w:p w14:paraId="153A97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1.2179</w:t>
            </w:r>
          </w:p>
        </w:tc>
      </w:tr>
      <w:tr w:rsidR="00E3157C" w:rsidRPr="00E3157C" w14:paraId="7199F76C" w14:textId="77777777" w:rsidTr="00E3157C">
        <w:trPr>
          <w:trHeight w:val="300"/>
        </w:trPr>
        <w:tc>
          <w:tcPr>
            <w:tcW w:w="762" w:type="dxa"/>
            <w:shd w:val="clear" w:color="auto" w:fill="auto"/>
            <w:noWrap/>
            <w:vAlign w:val="bottom"/>
            <w:hideMark/>
          </w:tcPr>
          <w:p w14:paraId="05B5B7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74DFA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757DA5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04019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63205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80C02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6FBBB6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84" w:type="dxa"/>
            <w:shd w:val="clear" w:color="auto" w:fill="auto"/>
            <w:noWrap/>
            <w:vAlign w:val="bottom"/>
            <w:hideMark/>
          </w:tcPr>
          <w:p w14:paraId="0F463A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09" w:type="dxa"/>
            <w:shd w:val="clear" w:color="auto" w:fill="auto"/>
            <w:noWrap/>
            <w:vAlign w:val="bottom"/>
            <w:hideMark/>
          </w:tcPr>
          <w:p w14:paraId="143EEA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42" w:type="dxa"/>
            <w:shd w:val="clear" w:color="auto" w:fill="auto"/>
            <w:noWrap/>
            <w:vAlign w:val="bottom"/>
            <w:hideMark/>
          </w:tcPr>
          <w:p w14:paraId="4CB2A0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31" w:type="dxa"/>
            <w:shd w:val="clear" w:color="auto" w:fill="auto"/>
            <w:noWrap/>
            <w:vAlign w:val="bottom"/>
            <w:hideMark/>
          </w:tcPr>
          <w:p w14:paraId="7BB2B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2E935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0.4537</w:t>
            </w:r>
          </w:p>
        </w:tc>
        <w:tc>
          <w:tcPr>
            <w:tcW w:w="943" w:type="dxa"/>
            <w:shd w:val="clear" w:color="auto" w:fill="auto"/>
            <w:noWrap/>
            <w:vAlign w:val="bottom"/>
            <w:hideMark/>
          </w:tcPr>
          <w:p w14:paraId="17B764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1.1745</w:t>
            </w:r>
          </w:p>
        </w:tc>
      </w:tr>
      <w:tr w:rsidR="00E3157C" w:rsidRPr="00E3157C" w14:paraId="16BE0E9B" w14:textId="77777777" w:rsidTr="00E3157C">
        <w:trPr>
          <w:trHeight w:val="300"/>
        </w:trPr>
        <w:tc>
          <w:tcPr>
            <w:tcW w:w="762" w:type="dxa"/>
            <w:shd w:val="clear" w:color="auto" w:fill="auto"/>
            <w:noWrap/>
            <w:vAlign w:val="bottom"/>
            <w:hideMark/>
          </w:tcPr>
          <w:p w14:paraId="3AB5E7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F8DE0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0F71E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5612C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81B79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011C33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1E6AA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84" w:type="dxa"/>
            <w:shd w:val="clear" w:color="auto" w:fill="auto"/>
            <w:noWrap/>
            <w:vAlign w:val="bottom"/>
            <w:hideMark/>
          </w:tcPr>
          <w:p w14:paraId="7934C1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0.9472</w:t>
            </w:r>
          </w:p>
        </w:tc>
        <w:tc>
          <w:tcPr>
            <w:tcW w:w="809" w:type="dxa"/>
            <w:shd w:val="clear" w:color="auto" w:fill="auto"/>
            <w:noWrap/>
            <w:vAlign w:val="bottom"/>
            <w:hideMark/>
          </w:tcPr>
          <w:p w14:paraId="77EAE8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42" w:type="dxa"/>
            <w:shd w:val="clear" w:color="auto" w:fill="auto"/>
            <w:noWrap/>
            <w:vAlign w:val="bottom"/>
            <w:hideMark/>
          </w:tcPr>
          <w:p w14:paraId="09D947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0.9417</w:t>
            </w:r>
          </w:p>
        </w:tc>
        <w:tc>
          <w:tcPr>
            <w:tcW w:w="831" w:type="dxa"/>
            <w:shd w:val="clear" w:color="auto" w:fill="auto"/>
            <w:noWrap/>
            <w:vAlign w:val="bottom"/>
            <w:hideMark/>
          </w:tcPr>
          <w:p w14:paraId="6F8CAB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02933D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0.4537</w:t>
            </w:r>
          </w:p>
        </w:tc>
        <w:tc>
          <w:tcPr>
            <w:tcW w:w="943" w:type="dxa"/>
            <w:shd w:val="clear" w:color="auto" w:fill="auto"/>
            <w:noWrap/>
            <w:vAlign w:val="bottom"/>
            <w:hideMark/>
          </w:tcPr>
          <w:p w14:paraId="65B2C8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1.1083</w:t>
            </w:r>
          </w:p>
        </w:tc>
      </w:tr>
      <w:tr w:rsidR="00E3157C" w:rsidRPr="00E3157C" w14:paraId="71FE362F" w14:textId="77777777" w:rsidTr="00E3157C">
        <w:trPr>
          <w:trHeight w:val="300"/>
        </w:trPr>
        <w:tc>
          <w:tcPr>
            <w:tcW w:w="762" w:type="dxa"/>
            <w:shd w:val="clear" w:color="auto" w:fill="auto"/>
            <w:noWrap/>
            <w:vAlign w:val="bottom"/>
            <w:hideMark/>
          </w:tcPr>
          <w:p w14:paraId="144300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WFI-XGB</w:t>
            </w:r>
          </w:p>
        </w:tc>
        <w:tc>
          <w:tcPr>
            <w:tcW w:w="890" w:type="dxa"/>
            <w:shd w:val="clear" w:color="auto" w:fill="auto"/>
            <w:noWrap/>
            <w:vAlign w:val="bottom"/>
            <w:hideMark/>
          </w:tcPr>
          <w:p w14:paraId="6984EC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2B7AC8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07C1E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4AF75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6A37E0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7CB570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0.9487</w:t>
            </w:r>
          </w:p>
        </w:tc>
        <w:tc>
          <w:tcPr>
            <w:tcW w:w="884" w:type="dxa"/>
            <w:shd w:val="clear" w:color="auto" w:fill="auto"/>
            <w:noWrap/>
            <w:vAlign w:val="bottom"/>
            <w:hideMark/>
          </w:tcPr>
          <w:p w14:paraId="57B72B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0.9219</w:t>
            </w:r>
          </w:p>
        </w:tc>
        <w:tc>
          <w:tcPr>
            <w:tcW w:w="809" w:type="dxa"/>
            <w:shd w:val="clear" w:color="auto" w:fill="auto"/>
            <w:noWrap/>
            <w:vAlign w:val="bottom"/>
            <w:hideMark/>
          </w:tcPr>
          <w:p w14:paraId="291BBB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0.7067</w:t>
            </w:r>
          </w:p>
        </w:tc>
        <w:tc>
          <w:tcPr>
            <w:tcW w:w="842" w:type="dxa"/>
            <w:shd w:val="clear" w:color="auto" w:fill="auto"/>
            <w:noWrap/>
            <w:vAlign w:val="bottom"/>
            <w:hideMark/>
          </w:tcPr>
          <w:p w14:paraId="28003F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0.7612</w:t>
            </w:r>
          </w:p>
        </w:tc>
        <w:tc>
          <w:tcPr>
            <w:tcW w:w="831" w:type="dxa"/>
            <w:shd w:val="clear" w:color="auto" w:fill="auto"/>
            <w:noWrap/>
            <w:vAlign w:val="bottom"/>
            <w:hideMark/>
          </w:tcPr>
          <w:p w14:paraId="2C837D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4B82E7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0.4537</w:t>
            </w:r>
          </w:p>
        </w:tc>
        <w:tc>
          <w:tcPr>
            <w:tcW w:w="943" w:type="dxa"/>
            <w:shd w:val="clear" w:color="auto" w:fill="auto"/>
            <w:noWrap/>
            <w:vAlign w:val="bottom"/>
            <w:hideMark/>
          </w:tcPr>
          <w:p w14:paraId="77ED9F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1.1251</w:t>
            </w:r>
          </w:p>
        </w:tc>
      </w:tr>
      <w:tr w:rsidR="00E3157C" w:rsidRPr="00E3157C" w14:paraId="5682B2B7" w14:textId="77777777" w:rsidTr="00E3157C">
        <w:trPr>
          <w:trHeight w:val="300"/>
        </w:trPr>
        <w:tc>
          <w:tcPr>
            <w:tcW w:w="762" w:type="dxa"/>
            <w:shd w:val="clear" w:color="auto" w:fill="auto"/>
            <w:noWrap/>
            <w:vAlign w:val="bottom"/>
            <w:hideMark/>
          </w:tcPr>
          <w:p w14:paraId="4071A5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2EDE0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5AD3E5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E2162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1BF01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79C1B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0ADB7B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84" w:type="dxa"/>
            <w:shd w:val="clear" w:color="auto" w:fill="auto"/>
            <w:noWrap/>
            <w:vAlign w:val="bottom"/>
            <w:hideMark/>
          </w:tcPr>
          <w:p w14:paraId="21244D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09" w:type="dxa"/>
            <w:shd w:val="clear" w:color="auto" w:fill="auto"/>
            <w:noWrap/>
            <w:vAlign w:val="bottom"/>
            <w:hideMark/>
          </w:tcPr>
          <w:p w14:paraId="08ADB8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42" w:type="dxa"/>
            <w:shd w:val="clear" w:color="auto" w:fill="auto"/>
            <w:noWrap/>
            <w:vAlign w:val="bottom"/>
            <w:hideMark/>
          </w:tcPr>
          <w:p w14:paraId="0B93B3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31" w:type="dxa"/>
            <w:shd w:val="clear" w:color="auto" w:fill="auto"/>
            <w:noWrap/>
            <w:vAlign w:val="bottom"/>
            <w:hideMark/>
          </w:tcPr>
          <w:p w14:paraId="3C533A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0.0026</w:t>
            </w:r>
          </w:p>
        </w:tc>
        <w:tc>
          <w:tcPr>
            <w:tcW w:w="809" w:type="dxa"/>
            <w:shd w:val="clear" w:color="auto" w:fill="auto"/>
            <w:noWrap/>
            <w:vAlign w:val="bottom"/>
            <w:hideMark/>
          </w:tcPr>
          <w:p w14:paraId="5FEA39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0.7868</w:t>
            </w:r>
          </w:p>
        </w:tc>
        <w:tc>
          <w:tcPr>
            <w:tcW w:w="943" w:type="dxa"/>
            <w:shd w:val="clear" w:color="auto" w:fill="auto"/>
            <w:noWrap/>
            <w:vAlign w:val="bottom"/>
            <w:hideMark/>
          </w:tcPr>
          <w:p w14:paraId="37A881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1.0696</w:t>
            </w:r>
          </w:p>
        </w:tc>
      </w:tr>
      <w:tr w:rsidR="00E3157C" w:rsidRPr="00E3157C" w14:paraId="6601498D" w14:textId="77777777" w:rsidTr="00E3157C">
        <w:trPr>
          <w:trHeight w:val="300"/>
        </w:trPr>
        <w:tc>
          <w:tcPr>
            <w:tcW w:w="762" w:type="dxa"/>
            <w:shd w:val="clear" w:color="auto" w:fill="auto"/>
            <w:noWrap/>
            <w:vAlign w:val="bottom"/>
            <w:hideMark/>
          </w:tcPr>
          <w:p w14:paraId="6F0F08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EC6C1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1A0162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21A0E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CADA5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2CBB63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2BF469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84" w:type="dxa"/>
            <w:shd w:val="clear" w:color="auto" w:fill="auto"/>
            <w:noWrap/>
            <w:vAlign w:val="bottom"/>
            <w:hideMark/>
          </w:tcPr>
          <w:p w14:paraId="5A8662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0.9325</w:t>
            </w:r>
          </w:p>
        </w:tc>
        <w:tc>
          <w:tcPr>
            <w:tcW w:w="809" w:type="dxa"/>
            <w:shd w:val="clear" w:color="auto" w:fill="auto"/>
            <w:noWrap/>
            <w:vAlign w:val="bottom"/>
            <w:hideMark/>
          </w:tcPr>
          <w:p w14:paraId="708E9C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42" w:type="dxa"/>
            <w:shd w:val="clear" w:color="auto" w:fill="auto"/>
            <w:noWrap/>
            <w:vAlign w:val="bottom"/>
            <w:hideMark/>
          </w:tcPr>
          <w:p w14:paraId="2A1BA7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0.9258</w:t>
            </w:r>
          </w:p>
        </w:tc>
        <w:tc>
          <w:tcPr>
            <w:tcW w:w="831" w:type="dxa"/>
            <w:shd w:val="clear" w:color="auto" w:fill="auto"/>
            <w:noWrap/>
            <w:vAlign w:val="bottom"/>
            <w:hideMark/>
          </w:tcPr>
          <w:p w14:paraId="01F993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0.0026</w:t>
            </w:r>
          </w:p>
        </w:tc>
        <w:tc>
          <w:tcPr>
            <w:tcW w:w="809" w:type="dxa"/>
            <w:shd w:val="clear" w:color="auto" w:fill="auto"/>
            <w:noWrap/>
            <w:vAlign w:val="bottom"/>
            <w:hideMark/>
          </w:tcPr>
          <w:p w14:paraId="5EAF30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0.7868</w:t>
            </w:r>
          </w:p>
        </w:tc>
        <w:tc>
          <w:tcPr>
            <w:tcW w:w="943" w:type="dxa"/>
            <w:shd w:val="clear" w:color="auto" w:fill="auto"/>
            <w:noWrap/>
            <w:vAlign w:val="bottom"/>
            <w:hideMark/>
          </w:tcPr>
          <w:p w14:paraId="01F66E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1.0889</w:t>
            </w:r>
          </w:p>
        </w:tc>
      </w:tr>
      <w:tr w:rsidR="00E3157C" w:rsidRPr="00E3157C" w14:paraId="17FB5710" w14:textId="77777777" w:rsidTr="00E3157C">
        <w:trPr>
          <w:trHeight w:val="300"/>
        </w:trPr>
        <w:tc>
          <w:tcPr>
            <w:tcW w:w="762" w:type="dxa"/>
            <w:shd w:val="clear" w:color="auto" w:fill="auto"/>
            <w:noWrap/>
            <w:vAlign w:val="bottom"/>
            <w:hideMark/>
          </w:tcPr>
          <w:p w14:paraId="5A6F8A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4205C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6889E0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C77C4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9BB6A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5E9DE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07FA1B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0.9378</w:t>
            </w:r>
          </w:p>
        </w:tc>
        <w:tc>
          <w:tcPr>
            <w:tcW w:w="884" w:type="dxa"/>
            <w:shd w:val="clear" w:color="auto" w:fill="auto"/>
            <w:noWrap/>
            <w:vAlign w:val="bottom"/>
            <w:hideMark/>
          </w:tcPr>
          <w:p w14:paraId="20FFF2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0.8789</w:t>
            </w:r>
          </w:p>
        </w:tc>
        <w:tc>
          <w:tcPr>
            <w:tcW w:w="809" w:type="dxa"/>
            <w:shd w:val="clear" w:color="auto" w:fill="auto"/>
            <w:noWrap/>
            <w:vAlign w:val="bottom"/>
            <w:hideMark/>
          </w:tcPr>
          <w:p w14:paraId="1604F3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0.6476</w:t>
            </w:r>
          </w:p>
        </w:tc>
        <w:tc>
          <w:tcPr>
            <w:tcW w:w="842" w:type="dxa"/>
            <w:shd w:val="clear" w:color="auto" w:fill="auto"/>
            <w:noWrap/>
            <w:vAlign w:val="bottom"/>
            <w:hideMark/>
          </w:tcPr>
          <w:p w14:paraId="5708F6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0.6981</w:t>
            </w:r>
          </w:p>
        </w:tc>
        <w:tc>
          <w:tcPr>
            <w:tcW w:w="831" w:type="dxa"/>
            <w:shd w:val="clear" w:color="auto" w:fill="auto"/>
            <w:noWrap/>
            <w:vAlign w:val="bottom"/>
            <w:hideMark/>
          </w:tcPr>
          <w:p w14:paraId="0DE58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0.0026</w:t>
            </w:r>
          </w:p>
        </w:tc>
        <w:tc>
          <w:tcPr>
            <w:tcW w:w="809" w:type="dxa"/>
            <w:shd w:val="clear" w:color="auto" w:fill="auto"/>
            <w:noWrap/>
            <w:vAlign w:val="bottom"/>
            <w:hideMark/>
          </w:tcPr>
          <w:p w14:paraId="3A1A29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0.7868</w:t>
            </w:r>
          </w:p>
        </w:tc>
        <w:tc>
          <w:tcPr>
            <w:tcW w:w="943" w:type="dxa"/>
            <w:shd w:val="clear" w:color="auto" w:fill="auto"/>
            <w:noWrap/>
            <w:vAlign w:val="bottom"/>
            <w:hideMark/>
          </w:tcPr>
          <w:p w14:paraId="18BCA4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1.0627</w:t>
            </w:r>
          </w:p>
        </w:tc>
      </w:tr>
      <w:tr w:rsidR="00E3157C" w:rsidRPr="00E3157C" w14:paraId="5A46C4CD" w14:textId="77777777" w:rsidTr="00E3157C">
        <w:trPr>
          <w:trHeight w:val="300"/>
        </w:trPr>
        <w:tc>
          <w:tcPr>
            <w:tcW w:w="762" w:type="dxa"/>
            <w:shd w:val="clear" w:color="auto" w:fill="auto"/>
            <w:noWrap/>
            <w:vAlign w:val="bottom"/>
            <w:hideMark/>
          </w:tcPr>
          <w:p w14:paraId="2047C6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C8E2D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57502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4F6C1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9750D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0A9838D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CC8A2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84" w:type="dxa"/>
            <w:shd w:val="clear" w:color="auto" w:fill="auto"/>
            <w:noWrap/>
            <w:vAlign w:val="bottom"/>
            <w:hideMark/>
          </w:tcPr>
          <w:p w14:paraId="081412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09" w:type="dxa"/>
            <w:shd w:val="clear" w:color="auto" w:fill="auto"/>
            <w:noWrap/>
            <w:vAlign w:val="bottom"/>
            <w:hideMark/>
          </w:tcPr>
          <w:p w14:paraId="051A20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42" w:type="dxa"/>
            <w:shd w:val="clear" w:color="auto" w:fill="auto"/>
            <w:noWrap/>
            <w:vAlign w:val="bottom"/>
            <w:hideMark/>
          </w:tcPr>
          <w:p w14:paraId="566601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31" w:type="dxa"/>
            <w:shd w:val="clear" w:color="auto" w:fill="auto"/>
            <w:noWrap/>
            <w:vAlign w:val="bottom"/>
            <w:hideMark/>
          </w:tcPr>
          <w:p w14:paraId="226659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4B8D8E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0.7088</w:t>
            </w:r>
          </w:p>
        </w:tc>
        <w:tc>
          <w:tcPr>
            <w:tcW w:w="943" w:type="dxa"/>
            <w:shd w:val="clear" w:color="auto" w:fill="auto"/>
            <w:noWrap/>
            <w:vAlign w:val="bottom"/>
            <w:hideMark/>
          </w:tcPr>
          <w:p w14:paraId="10B066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1.1777</w:t>
            </w:r>
          </w:p>
        </w:tc>
      </w:tr>
      <w:tr w:rsidR="00E3157C" w:rsidRPr="00E3157C" w14:paraId="07D5DD0A" w14:textId="77777777" w:rsidTr="00E3157C">
        <w:trPr>
          <w:trHeight w:val="300"/>
        </w:trPr>
        <w:tc>
          <w:tcPr>
            <w:tcW w:w="762" w:type="dxa"/>
            <w:shd w:val="clear" w:color="auto" w:fill="auto"/>
            <w:noWrap/>
            <w:vAlign w:val="bottom"/>
            <w:hideMark/>
          </w:tcPr>
          <w:p w14:paraId="67F8D7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06C1F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EF7A0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CDF09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37836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5C1E3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A4A89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84" w:type="dxa"/>
            <w:shd w:val="clear" w:color="auto" w:fill="auto"/>
            <w:noWrap/>
            <w:vAlign w:val="bottom"/>
            <w:hideMark/>
          </w:tcPr>
          <w:p w14:paraId="7886E4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0.9257</w:t>
            </w:r>
          </w:p>
        </w:tc>
        <w:tc>
          <w:tcPr>
            <w:tcW w:w="809" w:type="dxa"/>
            <w:shd w:val="clear" w:color="auto" w:fill="auto"/>
            <w:noWrap/>
            <w:vAlign w:val="bottom"/>
            <w:hideMark/>
          </w:tcPr>
          <w:p w14:paraId="69EC7A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42" w:type="dxa"/>
            <w:shd w:val="clear" w:color="auto" w:fill="auto"/>
            <w:noWrap/>
            <w:vAlign w:val="bottom"/>
            <w:hideMark/>
          </w:tcPr>
          <w:p w14:paraId="302166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0.9211</w:t>
            </w:r>
          </w:p>
        </w:tc>
        <w:tc>
          <w:tcPr>
            <w:tcW w:w="831" w:type="dxa"/>
            <w:shd w:val="clear" w:color="auto" w:fill="auto"/>
            <w:noWrap/>
            <w:vAlign w:val="bottom"/>
            <w:hideMark/>
          </w:tcPr>
          <w:p w14:paraId="0C6A65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68CAC8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0.7088</w:t>
            </w:r>
          </w:p>
        </w:tc>
        <w:tc>
          <w:tcPr>
            <w:tcW w:w="943" w:type="dxa"/>
            <w:shd w:val="clear" w:color="auto" w:fill="auto"/>
            <w:noWrap/>
            <w:vAlign w:val="bottom"/>
            <w:hideMark/>
          </w:tcPr>
          <w:p w14:paraId="468C1A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1.1598</w:t>
            </w:r>
          </w:p>
        </w:tc>
      </w:tr>
      <w:tr w:rsidR="00E3157C" w:rsidRPr="00E3157C" w14:paraId="033F2787" w14:textId="77777777" w:rsidTr="00E3157C">
        <w:trPr>
          <w:trHeight w:val="300"/>
        </w:trPr>
        <w:tc>
          <w:tcPr>
            <w:tcW w:w="762" w:type="dxa"/>
            <w:shd w:val="clear" w:color="auto" w:fill="auto"/>
            <w:noWrap/>
            <w:vAlign w:val="bottom"/>
            <w:hideMark/>
          </w:tcPr>
          <w:p w14:paraId="328D79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86EF4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3B589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65A50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CAD5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D7D0D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7C01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0.9322</w:t>
            </w:r>
          </w:p>
        </w:tc>
        <w:tc>
          <w:tcPr>
            <w:tcW w:w="884" w:type="dxa"/>
            <w:shd w:val="clear" w:color="auto" w:fill="auto"/>
            <w:noWrap/>
            <w:vAlign w:val="bottom"/>
            <w:hideMark/>
          </w:tcPr>
          <w:p w14:paraId="2D4341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0.8684</w:t>
            </w:r>
          </w:p>
        </w:tc>
        <w:tc>
          <w:tcPr>
            <w:tcW w:w="809" w:type="dxa"/>
            <w:shd w:val="clear" w:color="auto" w:fill="auto"/>
            <w:noWrap/>
            <w:vAlign w:val="bottom"/>
            <w:hideMark/>
          </w:tcPr>
          <w:p w14:paraId="082A0E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0.6623</w:t>
            </w:r>
          </w:p>
        </w:tc>
        <w:tc>
          <w:tcPr>
            <w:tcW w:w="842" w:type="dxa"/>
            <w:shd w:val="clear" w:color="auto" w:fill="auto"/>
            <w:noWrap/>
            <w:vAlign w:val="bottom"/>
            <w:hideMark/>
          </w:tcPr>
          <w:p w14:paraId="507893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0.719</w:t>
            </w:r>
          </w:p>
        </w:tc>
        <w:tc>
          <w:tcPr>
            <w:tcW w:w="831" w:type="dxa"/>
            <w:shd w:val="clear" w:color="auto" w:fill="auto"/>
            <w:noWrap/>
            <w:vAlign w:val="bottom"/>
            <w:hideMark/>
          </w:tcPr>
          <w:p w14:paraId="3CB744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5DDE86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0.7088</w:t>
            </w:r>
          </w:p>
        </w:tc>
        <w:tc>
          <w:tcPr>
            <w:tcW w:w="943" w:type="dxa"/>
            <w:shd w:val="clear" w:color="auto" w:fill="auto"/>
            <w:noWrap/>
            <w:vAlign w:val="bottom"/>
            <w:hideMark/>
          </w:tcPr>
          <w:p w14:paraId="3CCF99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1.1897</w:t>
            </w:r>
          </w:p>
        </w:tc>
      </w:tr>
      <w:tr w:rsidR="00E3157C" w:rsidRPr="00E3157C" w14:paraId="1885D810" w14:textId="77777777" w:rsidTr="00E3157C">
        <w:trPr>
          <w:trHeight w:val="300"/>
        </w:trPr>
        <w:tc>
          <w:tcPr>
            <w:tcW w:w="762" w:type="dxa"/>
            <w:shd w:val="clear" w:color="auto" w:fill="auto"/>
            <w:noWrap/>
            <w:vAlign w:val="bottom"/>
            <w:hideMark/>
          </w:tcPr>
          <w:p w14:paraId="28DC09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C64B0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5DDA59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CB010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9669A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04B81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BB03B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84" w:type="dxa"/>
            <w:shd w:val="clear" w:color="auto" w:fill="auto"/>
            <w:noWrap/>
            <w:vAlign w:val="bottom"/>
            <w:hideMark/>
          </w:tcPr>
          <w:p w14:paraId="42E5FF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09" w:type="dxa"/>
            <w:shd w:val="clear" w:color="auto" w:fill="auto"/>
            <w:noWrap/>
            <w:vAlign w:val="bottom"/>
            <w:hideMark/>
          </w:tcPr>
          <w:p w14:paraId="0C765F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42" w:type="dxa"/>
            <w:shd w:val="clear" w:color="auto" w:fill="auto"/>
            <w:noWrap/>
            <w:vAlign w:val="bottom"/>
            <w:hideMark/>
          </w:tcPr>
          <w:p w14:paraId="34443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31" w:type="dxa"/>
            <w:shd w:val="clear" w:color="auto" w:fill="auto"/>
            <w:noWrap/>
            <w:vAlign w:val="bottom"/>
            <w:hideMark/>
          </w:tcPr>
          <w:p w14:paraId="37962E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76FCE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3756D0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0.7758</w:t>
            </w:r>
          </w:p>
        </w:tc>
      </w:tr>
      <w:tr w:rsidR="00E3157C" w:rsidRPr="00E3157C" w14:paraId="1137B231" w14:textId="77777777" w:rsidTr="00E3157C">
        <w:trPr>
          <w:trHeight w:val="300"/>
        </w:trPr>
        <w:tc>
          <w:tcPr>
            <w:tcW w:w="762" w:type="dxa"/>
            <w:shd w:val="clear" w:color="auto" w:fill="auto"/>
            <w:noWrap/>
            <w:vAlign w:val="bottom"/>
            <w:hideMark/>
          </w:tcPr>
          <w:p w14:paraId="61BE8C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6293D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572706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F36C5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34A60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1768DD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lastRenderedPageBreak/>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CFB8F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0.9161</w:t>
            </w:r>
          </w:p>
        </w:tc>
        <w:tc>
          <w:tcPr>
            <w:tcW w:w="884" w:type="dxa"/>
            <w:shd w:val="clear" w:color="auto" w:fill="auto"/>
            <w:noWrap/>
            <w:vAlign w:val="bottom"/>
            <w:hideMark/>
          </w:tcPr>
          <w:p w14:paraId="49ABBA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0.8882</w:t>
            </w:r>
          </w:p>
        </w:tc>
        <w:tc>
          <w:tcPr>
            <w:tcW w:w="809" w:type="dxa"/>
            <w:shd w:val="clear" w:color="auto" w:fill="auto"/>
            <w:noWrap/>
            <w:vAlign w:val="bottom"/>
            <w:hideMark/>
          </w:tcPr>
          <w:p w14:paraId="5C11D2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42" w:type="dxa"/>
            <w:shd w:val="clear" w:color="auto" w:fill="auto"/>
            <w:noWrap/>
            <w:vAlign w:val="bottom"/>
            <w:hideMark/>
          </w:tcPr>
          <w:p w14:paraId="32BD7C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0.8886</w:t>
            </w:r>
          </w:p>
        </w:tc>
        <w:tc>
          <w:tcPr>
            <w:tcW w:w="831" w:type="dxa"/>
            <w:shd w:val="clear" w:color="auto" w:fill="auto"/>
            <w:noWrap/>
            <w:vAlign w:val="bottom"/>
            <w:hideMark/>
          </w:tcPr>
          <w:p w14:paraId="2A69EA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C6210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9273C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0.7685</w:t>
            </w:r>
          </w:p>
        </w:tc>
      </w:tr>
      <w:tr w:rsidR="00E3157C" w:rsidRPr="00E3157C" w14:paraId="2DA71ADD" w14:textId="77777777" w:rsidTr="00E3157C">
        <w:trPr>
          <w:trHeight w:val="300"/>
        </w:trPr>
        <w:tc>
          <w:tcPr>
            <w:tcW w:w="762" w:type="dxa"/>
            <w:shd w:val="clear" w:color="auto" w:fill="auto"/>
            <w:noWrap/>
            <w:vAlign w:val="bottom"/>
            <w:hideMark/>
          </w:tcPr>
          <w:p w14:paraId="20BBB1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B9F1C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216DB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1F984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C5B54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6BEBA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DF79D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0.9161</w:t>
            </w:r>
          </w:p>
        </w:tc>
        <w:tc>
          <w:tcPr>
            <w:tcW w:w="884" w:type="dxa"/>
            <w:shd w:val="clear" w:color="auto" w:fill="auto"/>
            <w:noWrap/>
            <w:vAlign w:val="bottom"/>
            <w:hideMark/>
          </w:tcPr>
          <w:p w14:paraId="6F5732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0.6491</w:t>
            </w:r>
          </w:p>
        </w:tc>
        <w:tc>
          <w:tcPr>
            <w:tcW w:w="809" w:type="dxa"/>
            <w:shd w:val="clear" w:color="auto" w:fill="auto"/>
            <w:noWrap/>
            <w:vAlign w:val="bottom"/>
            <w:hideMark/>
          </w:tcPr>
          <w:p w14:paraId="7F338B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0.552</w:t>
            </w:r>
          </w:p>
        </w:tc>
        <w:tc>
          <w:tcPr>
            <w:tcW w:w="842" w:type="dxa"/>
            <w:shd w:val="clear" w:color="auto" w:fill="auto"/>
            <w:noWrap/>
            <w:vAlign w:val="bottom"/>
            <w:hideMark/>
          </w:tcPr>
          <w:p w14:paraId="778326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0.573</w:t>
            </w:r>
          </w:p>
        </w:tc>
        <w:tc>
          <w:tcPr>
            <w:tcW w:w="831" w:type="dxa"/>
            <w:shd w:val="clear" w:color="auto" w:fill="auto"/>
            <w:noWrap/>
            <w:vAlign w:val="bottom"/>
            <w:hideMark/>
          </w:tcPr>
          <w:p w14:paraId="7D5C3F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6F254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99E01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0.7748</w:t>
            </w:r>
          </w:p>
        </w:tc>
      </w:tr>
      <w:tr w:rsidR="00E3157C" w:rsidRPr="00E3157C" w14:paraId="50710130" w14:textId="77777777" w:rsidTr="00E3157C">
        <w:trPr>
          <w:trHeight w:val="300"/>
        </w:trPr>
        <w:tc>
          <w:tcPr>
            <w:tcW w:w="762" w:type="dxa"/>
            <w:shd w:val="clear" w:color="auto" w:fill="auto"/>
            <w:noWrap/>
            <w:vAlign w:val="bottom"/>
            <w:hideMark/>
          </w:tcPr>
          <w:p w14:paraId="7EBE4E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5C70F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20B0CC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9B122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B812E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5EDF5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14F4AB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84" w:type="dxa"/>
            <w:shd w:val="clear" w:color="auto" w:fill="auto"/>
            <w:noWrap/>
            <w:vAlign w:val="bottom"/>
            <w:hideMark/>
          </w:tcPr>
          <w:p w14:paraId="096820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09" w:type="dxa"/>
            <w:shd w:val="clear" w:color="auto" w:fill="auto"/>
            <w:noWrap/>
            <w:vAlign w:val="bottom"/>
            <w:hideMark/>
          </w:tcPr>
          <w:p w14:paraId="7ABECA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42" w:type="dxa"/>
            <w:shd w:val="clear" w:color="auto" w:fill="auto"/>
            <w:noWrap/>
            <w:vAlign w:val="bottom"/>
            <w:hideMark/>
          </w:tcPr>
          <w:p w14:paraId="045E6C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31" w:type="dxa"/>
            <w:shd w:val="clear" w:color="auto" w:fill="auto"/>
            <w:noWrap/>
            <w:vAlign w:val="bottom"/>
            <w:hideMark/>
          </w:tcPr>
          <w:p w14:paraId="357529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ACC3D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0.9995</w:t>
            </w:r>
          </w:p>
        </w:tc>
        <w:tc>
          <w:tcPr>
            <w:tcW w:w="943" w:type="dxa"/>
            <w:shd w:val="clear" w:color="auto" w:fill="auto"/>
            <w:noWrap/>
            <w:vAlign w:val="bottom"/>
            <w:hideMark/>
          </w:tcPr>
          <w:p w14:paraId="38592F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0.8976</w:t>
            </w:r>
          </w:p>
        </w:tc>
      </w:tr>
      <w:tr w:rsidR="00E3157C" w:rsidRPr="00E3157C" w14:paraId="19D2B2F6" w14:textId="77777777" w:rsidTr="00E3157C">
        <w:trPr>
          <w:trHeight w:val="300"/>
        </w:trPr>
        <w:tc>
          <w:tcPr>
            <w:tcW w:w="762" w:type="dxa"/>
            <w:shd w:val="clear" w:color="auto" w:fill="auto"/>
            <w:noWrap/>
            <w:vAlign w:val="bottom"/>
            <w:hideMark/>
          </w:tcPr>
          <w:p w14:paraId="1A477B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34F7C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5B717D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BFA00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0E9DA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165DC2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5EACE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84" w:type="dxa"/>
            <w:shd w:val="clear" w:color="auto" w:fill="auto"/>
            <w:noWrap/>
            <w:vAlign w:val="bottom"/>
            <w:hideMark/>
          </w:tcPr>
          <w:p w14:paraId="3BF78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0.8841</w:t>
            </w:r>
          </w:p>
        </w:tc>
        <w:tc>
          <w:tcPr>
            <w:tcW w:w="809" w:type="dxa"/>
            <w:shd w:val="clear" w:color="auto" w:fill="auto"/>
            <w:noWrap/>
            <w:vAlign w:val="bottom"/>
            <w:hideMark/>
          </w:tcPr>
          <w:p w14:paraId="226D5B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42" w:type="dxa"/>
            <w:shd w:val="clear" w:color="auto" w:fill="auto"/>
            <w:noWrap/>
            <w:vAlign w:val="bottom"/>
            <w:hideMark/>
          </w:tcPr>
          <w:p w14:paraId="586C7B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0.8711</w:t>
            </w:r>
          </w:p>
        </w:tc>
        <w:tc>
          <w:tcPr>
            <w:tcW w:w="831" w:type="dxa"/>
            <w:shd w:val="clear" w:color="auto" w:fill="auto"/>
            <w:noWrap/>
            <w:vAlign w:val="bottom"/>
            <w:hideMark/>
          </w:tcPr>
          <w:p w14:paraId="54CF6B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45C5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0.9995</w:t>
            </w:r>
          </w:p>
        </w:tc>
        <w:tc>
          <w:tcPr>
            <w:tcW w:w="943" w:type="dxa"/>
            <w:shd w:val="clear" w:color="auto" w:fill="auto"/>
            <w:noWrap/>
            <w:vAlign w:val="bottom"/>
            <w:hideMark/>
          </w:tcPr>
          <w:p w14:paraId="55A444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0.8409</w:t>
            </w:r>
          </w:p>
        </w:tc>
      </w:tr>
      <w:tr w:rsidR="00E3157C" w:rsidRPr="00E3157C" w14:paraId="61218F30" w14:textId="77777777" w:rsidTr="00E3157C">
        <w:trPr>
          <w:trHeight w:val="300"/>
        </w:trPr>
        <w:tc>
          <w:tcPr>
            <w:tcW w:w="762" w:type="dxa"/>
            <w:shd w:val="clear" w:color="auto" w:fill="auto"/>
            <w:noWrap/>
            <w:vAlign w:val="bottom"/>
            <w:hideMark/>
          </w:tcPr>
          <w:p w14:paraId="432848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B7FC9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07392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CB5B7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25693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4E56CE5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73370E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0.9057</w:t>
            </w:r>
          </w:p>
        </w:tc>
        <w:tc>
          <w:tcPr>
            <w:tcW w:w="884" w:type="dxa"/>
            <w:shd w:val="clear" w:color="auto" w:fill="auto"/>
            <w:noWrap/>
            <w:vAlign w:val="bottom"/>
            <w:hideMark/>
          </w:tcPr>
          <w:p w14:paraId="222560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0.6773</w:t>
            </w:r>
          </w:p>
        </w:tc>
        <w:tc>
          <w:tcPr>
            <w:tcW w:w="809" w:type="dxa"/>
            <w:shd w:val="clear" w:color="auto" w:fill="auto"/>
            <w:noWrap/>
            <w:vAlign w:val="bottom"/>
            <w:hideMark/>
          </w:tcPr>
          <w:p w14:paraId="0F0532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0.5287</w:t>
            </w:r>
          </w:p>
        </w:tc>
        <w:tc>
          <w:tcPr>
            <w:tcW w:w="842" w:type="dxa"/>
            <w:shd w:val="clear" w:color="auto" w:fill="auto"/>
            <w:noWrap/>
            <w:vAlign w:val="bottom"/>
            <w:hideMark/>
          </w:tcPr>
          <w:p w14:paraId="5563CC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0.5428</w:t>
            </w:r>
          </w:p>
        </w:tc>
        <w:tc>
          <w:tcPr>
            <w:tcW w:w="831" w:type="dxa"/>
            <w:shd w:val="clear" w:color="auto" w:fill="auto"/>
            <w:noWrap/>
            <w:vAlign w:val="bottom"/>
            <w:hideMark/>
          </w:tcPr>
          <w:p w14:paraId="709FD1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E4346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0.9995</w:t>
            </w:r>
          </w:p>
        </w:tc>
        <w:tc>
          <w:tcPr>
            <w:tcW w:w="943" w:type="dxa"/>
            <w:shd w:val="clear" w:color="auto" w:fill="auto"/>
            <w:noWrap/>
            <w:vAlign w:val="bottom"/>
            <w:hideMark/>
          </w:tcPr>
          <w:p w14:paraId="35ED06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0.8851</w:t>
            </w:r>
          </w:p>
        </w:tc>
      </w:tr>
      <w:tr w:rsidR="00E3157C" w:rsidRPr="00E3157C" w14:paraId="03F8DBF0" w14:textId="77777777" w:rsidTr="00E3157C">
        <w:trPr>
          <w:trHeight w:val="300"/>
        </w:trPr>
        <w:tc>
          <w:tcPr>
            <w:tcW w:w="762" w:type="dxa"/>
            <w:shd w:val="clear" w:color="auto" w:fill="auto"/>
            <w:noWrap/>
            <w:vAlign w:val="bottom"/>
            <w:hideMark/>
          </w:tcPr>
          <w:p w14:paraId="5F7F0C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80463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4B668D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846F0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48CF2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7E381D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9CA29E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6BB696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09" w:type="dxa"/>
            <w:shd w:val="clear" w:color="auto" w:fill="auto"/>
            <w:noWrap/>
            <w:vAlign w:val="bottom"/>
            <w:hideMark/>
          </w:tcPr>
          <w:p w14:paraId="56A56D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23609F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31" w:type="dxa"/>
            <w:shd w:val="clear" w:color="auto" w:fill="auto"/>
            <w:noWrap/>
            <w:vAlign w:val="bottom"/>
            <w:hideMark/>
          </w:tcPr>
          <w:p w14:paraId="4CDFB6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D57A8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6F299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0.6134</w:t>
            </w:r>
          </w:p>
        </w:tc>
      </w:tr>
      <w:tr w:rsidR="00E3157C" w:rsidRPr="00E3157C" w14:paraId="4068E696" w14:textId="77777777" w:rsidTr="00E3157C">
        <w:trPr>
          <w:trHeight w:val="300"/>
        </w:trPr>
        <w:tc>
          <w:tcPr>
            <w:tcW w:w="762" w:type="dxa"/>
            <w:shd w:val="clear" w:color="auto" w:fill="auto"/>
            <w:noWrap/>
            <w:vAlign w:val="bottom"/>
            <w:hideMark/>
          </w:tcPr>
          <w:p w14:paraId="7D1A3E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2D818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672864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A5C8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A0F12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F4560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3973B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0BC506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09" w:type="dxa"/>
            <w:shd w:val="clear" w:color="auto" w:fill="auto"/>
            <w:noWrap/>
            <w:vAlign w:val="bottom"/>
            <w:hideMark/>
          </w:tcPr>
          <w:p w14:paraId="20A208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03360B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31" w:type="dxa"/>
            <w:shd w:val="clear" w:color="auto" w:fill="auto"/>
            <w:noWrap/>
            <w:vAlign w:val="bottom"/>
            <w:hideMark/>
          </w:tcPr>
          <w:p w14:paraId="4B6733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131EC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34670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0.532</w:t>
            </w:r>
          </w:p>
        </w:tc>
      </w:tr>
      <w:tr w:rsidR="00E3157C" w:rsidRPr="00E3157C" w14:paraId="06B54327" w14:textId="77777777" w:rsidTr="00E3157C">
        <w:trPr>
          <w:trHeight w:val="300"/>
        </w:trPr>
        <w:tc>
          <w:tcPr>
            <w:tcW w:w="762" w:type="dxa"/>
            <w:shd w:val="clear" w:color="auto" w:fill="auto"/>
            <w:noWrap/>
            <w:vAlign w:val="bottom"/>
            <w:hideMark/>
          </w:tcPr>
          <w:p w14:paraId="1362D2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121FB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1FBEB8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2BE0F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06CE8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D1779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8976D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244449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0.8778</w:t>
            </w:r>
          </w:p>
        </w:tc>
        <w:tc>
          <w:tcPr>
            <w:tcW w:w="809" w:type="dxa"/>
            <w:shd w:val="clear" w:color="auto" w:fill="auto"/>
            <w:noWrap/>
            <w:vAlign w:val="bottom"/>
            <w:hideMark/>
          </w:tcPr>
          <w:p w14:paraId="6AD465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71441B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0.8664</w:t>
            </w:r>
          </w:p>
        </w:tc>
        <w:tc>
          <w:tcPr>
            <w:tcW w:w="831" w:type="dxa"/>
            <w:shd w:val="clear" w:color="auto" w:fill="auto"/>
            <w:noWrap/>
            <w:vAlign w:val="bottom"/>
            <w:hideMark/>
          </w:tcPr>
          <w:p w14:paraId="5CDF14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52346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55847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0.5665</w:t>
            </w:r>
          </w:p>
        </w:tc>
      </w:tr>
      <w:tr w:rsidR="00E3157C" w:rsidRPr="00E3157C" w14:paraId="3EA9A746" w14:textId="77777777" w:rsidTr="00E3157C">
        <w:trPr>
          <w:trHeight w:val="300"/>
        </w:trPr>
        <w:tc>
          <w:tcPr>
            <w:tcW w:w="762" w:type="dxa"/>
            <w:shd w:val="clear" w:color="auto" w:fill="auto"/>
            <w:noWrap/>
            <w:vAlign w:val="bottom"/>
            <w:hideMark/>
          </w:tcPr>
          <w:p w14:paraId="72DDD6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3725A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151811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765BF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56654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71C124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99E38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65E63E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0.8778</w:t>
            </w:r>
          </w:p>
        </w:tc>
        <w:tc>
          <w:tcPr>
            <w:tcW w:w="809" w:type="dxa"/>
            <w:shd w:val="clear" w:color="auto" w:fill="auto"/>
            <w:noWrap/>
            <w:vAlign w:val="bottom"/>
            <w:hideMark/>
          </w:tcPr>
          <w:p w14:paraId="4CF2DD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42" w:type="dxa"/>
            <w:shd w:val="clear" w:color="auto" w:fill="auto"/>
            <w:noWrap/>
            <w:vAlign w:val="bottom"/>
            <w:hideMark/>
          </w:tcPr>
          <w:p w14:paraId="1C22E4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0.8664</w:t>
            </w:r>
          </w:p>
        </w:tc>
        <w:tc>
          <w:tcPr>
            <w:tcW w:w="831" w:type="dxa"/>
            <w:shd w:val="clear" w:color="auto" w:fill="auto"/>
            <w:noWrap/>
            <w:vAlign w:val="bottom"/>
            <w:hideMark/>
          </w:tcPr>
          <w:p w14:paraId="019266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86904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FDEBA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0.5155</w:t>
            </w:r>
          </w:p>
        </w:tc>
      </w:tr>
      <w:tr w:rsidR="00E3157C" w:rsidRPr="00E3157C" w14:paraId="39B9A2F1" w14:textId="77777777" w:rsidTr="00E3157C">
        <w:trPr>
          <w:trHeight w:val="300"/>
        </w:trPr>
        <w:tc>
          <w:tcPr>
            <w:tcW w:w="762" w:type="dxa"/>
            <w:shd w:val="clear" w:color="auto" w:fill="auto"/>
            <w:noWrap/>
            <w:vAlign w:val="bottom"/>
            <w:hideMark/>
          </w:tcPr>
          <w:p w14:paraId="0D82EF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32C43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0415DD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5DADC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84379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F9ECE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r w:rsidRPr="00BF3F02">
              <w:rPr>
                <w:rFonts w:ascii="Aptos Narrow" w:hAnsi="Aptos Narrow" w:cs="Times New Roman"/>
                <w:color w:val="000000"/>
                <w:sz w:val="18"/>
                <w:szCs w:val="18"/>
                <w:lang w:val="en-US" w:eastAsia="en-US"/>
              </w:rPr>
              <w:lastRenderedPageBreak/>
              <w:t xml:space="preserve">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A57FA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0.9033</w:t>
            </w:r>
          </w:p>
        </w:tc>
        <w:tc>
          <w:tcPr>
            <w:tcW w:w="884" w:type="dxa"/>
            <w:shd w:val="clear" w:color="auto" w:fill="auto"/>
            <w:noWrap/>
            <w:vAlign w:val="bottom"/>
            <w:hideMark/>
          </w:tcPr>
          <w:p w14:paraId="4C34A0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0.647</w:t>
            </w:r>
          </w:p>
        </w:tc>
        <w:tc>
          <w:tcPr>
            <w:tcW w:w="809" w:type="dxa"/>
            <w:shd w:val="clear" w:color="auto" w:fill="auto"/>
            <w:noWrap/>
            <w:vAlign w:val="bottom"/>
            <w:hideMark/>
          </w:tcPr>
          <w:p w14:paraId="1A0443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0.5223</w:t>
            </w:r>
          </w:p>
        </w:tc>
        <w:tc>
          <w:tcPr>
            <w:tcW w:w="842" w:type="dxa"/>
            <w:shd w:val="clear" w:color="auto" w:fill="auto"/>
            <w:noWrap/>
            <w:vAlign w:val="bottom"/>
            <w:hideMark/>
          </w:tcPr>
          <w:p w14:paraId="309579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0.5337</w:t>
            </w:r>
          </w:p>
        </w:tc>
        <w:tc>
          <w:tcPr>
            <w:tcW w:w="831" w:type="dxa"/>
            <w:shd w:val="clear" w:color="auto" w:fill="auto"/>
            <w:noWrap/>
            <w:vAlign w:val="bottom"/>
            <w:hideMark/>
          </w:tcPr>
          <w:p w14:paraId="716979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667F2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CDA9C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0.5634</w:t>
            </w:r>
          </w:p>
        </w:tc>
      </w:tr>
      <w:tr w:rsidR="00E3157C" w:rsidRPr="00E3157C" w14:paraId="7A73E6FA" w14:textId="77777777" w:rsidTr="00E3157C">
        <w:trPr>
          <w:trHeight w:val="300"/>
        </w:trPr>
        <w:tc>
          <w:tcPr>
            <w:tcW w:w="762" w:type="dxa"/>
            <w:shd w:val="clear" w:color="auto" w:fill="auto"/>
            <w:noWrap/>
            <w:vAlign w:val="bottom"/>
            <w:hideMark/>
          </w:tcPr>
          <w:p w14:paraId="21ACC8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C8DEA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6B6FBB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87D8A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324B1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71C47E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A4052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0.9033</w:t>
            </w:r>
          </w:p>
        </w:tc>
        <w:tc>
          <w:tcPr>
            <w:tcW w:w="884" w:type="dxa"/>
            <w:shd w:val="clear" w:color="auto" w:fill="auto"/>
            <w:noWrap/>
            <w:vAlign w:val="bottom"/>
            <w:hideMark/>
          </w:tcPr>
          <w:p w14:paraId="309ECB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0.647</w:t>
            </w:r>
          </w:p>
        </w:tc>
        <w:tc>
          <w:tcPr>
            <w:tcW w:w="809" w:type="dxa"/>
            <w:shd w:val="clear" w:color="auto" w:fill="auto"/>
            <w:noWrap/>
            <w:vAlign w:val="bottom"/>
            <w:hideMark/>
          </w:tcPr>
          <w:p w14:paraId="56E5EE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0.5223</w:t>
            </w:r>
          </w:p>
        </w:tc>
        <w:tc>
          <w:tcPr>
            <w:tcW w:w="842" w:type="dxa"/>
            <w:shd w:val="clear" w:color="auto" w:fill="auto"/>
            <w:noWrap/>
            <w:vAlign w:val="bottom"/>
            <w:hideMark/>
          </w:tcPr>
          <w:p w14:paraId="4DE8F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0.5337</w:t>
            </w:r>
          </w:p>
        </w:tc>
        <w:tc>
          <w:tcPr>
            <w:tcW w:w="831" w:type="dxa"/>
            <w:shd w:val="clear" w:color="auto" w:fill="auto"/>
            <w:noWrap/>
            <w:vAlign w:val="bottom"/>
            <w:hideMark/>
          </w:tcPr>
          <w:p w14:paraId="7DC317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06817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4624E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0.5063</w:t>
            </w:r>
          </w:p>
        </w:tc>
      </w:tr>
      <w:tr w:rsidR="00E3157C" w:rsidRPr="00E3157C" w14:paraId="01D10AE2" w14:textId="77777777" w:rsidTr="00E3157C">
        <w:trPr>
          <w:trHeight w:val="300"/>
        </w:trPr>
        <w:tc>
          <w:tcPr>
            <w:tcW w:w="762" w:type="dxa"/>
            <w:shd w:val="clear" w:color="auto" w:fill="auto"/>
            <w:noWrap/>
            <w:vAlign w:val="bottom"/>
            <w:hideMark/>
          </w:tcPr>
          <w:p w14:paraId="4B70EC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63732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4EA5C7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8F1EC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41A8F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09F62D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4327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F0055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2AEED3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273974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623232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AD30D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DB708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0.5335</w:t>
            </w:r>
          </w:p>
        </w:tc>
      </w:tr>
      <w:tr w:rsidR="00E3157C" w:rsidRPr="00E3157C" w14:paraId="3523E227" w14:textId="77777777" w:rsidTr="00E3157C">
        <w:trPr>
          <w:trHeight w:val="300"/>
        </w:trPr>
        <w:tc>
          <w:tcPr>
            <w:tcW w:w="762" w:type="dxa"/>
            <w:shd w:val="clear" w:color="auto" w:fill="auto"/>
            <w:noWrap/>
            <w:vAlign w:val="bottom"/>
            <w:hideMark/>
          </w:tcPr>
          <w:p w14:paraId="4B9B2F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B89AC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BB6227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553FB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1F1B9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1174C4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7B0D0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653837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38B987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409CA0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53B479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D9969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1639A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0.4988</w:t>
            </w:r>
          </w:p>
        </w:tc>
      </w:tr>
      <w:tr w:rsidR="00E3157C" w:rsidRPr="00E3157C" w14:paraId="1F5705D4" w14:textId="77777777" w:rsidTr="00E3157C">
        <w:trPr>
          <w:trHeight w:val="300"/>
        </w:trPr>
        <w:tc>
          <w:tcPr>
            <w:tcW w:w="762" w:type="dxa"/>
            <w:shd w:val="clear" w:color="auto" w:fill="auto"/>
            <w:noWrap/>
            <w:vAlign w:val="bottom"/>
            <w:hideMark/>
          </w:tcPr>
          <w:p w14:paraId="3CA7CC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C4A3A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6AF34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A7BC7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9A6AA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69E14A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30194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6EA887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5265C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24C438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16BE55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EF452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DFD73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0.4792</w:t>
            </w:r>
          </w:p>
        </w:tc>
      </w:tr>
      <w:tr w:rsidR="00E3157C" w:rsidRPr="00E3157C" w14:paraId="1966111C" w14:textId="77777777" w:rsidTr="00E3157C">
        <w:trPr>
          <w:trHeight w:val="300"/>
        </w:trPr>
        <w:tc>
          <w:tcPr>
            <w:tcW w:w="762" w:type="dxa"/>
            <w:shd w:val="clear" w:color="auto" w:fill="auto"/>
            <w:noWrap/>
            <w:vAlign w:val="bottom"/>
            <w:hideMark/>
          </w:tcPr>
          <w:p w14:paraId="68875E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C4E73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8B529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90B64D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528C4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81002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94F81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2A2A99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09" w:type="dxa"/>
            <w:shd w:val="clear" w:color="auto" w:fill="auto"/>
            <w:noWrap/>
            <w:vAlign w:val="bottom"/>
            <w:hideMark/>
          </w:tcPr>
          <w:p w14:paraId="3F5C21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4C6CAA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31" w:type="dxa"/>
            <w:shd w:val="clear" w:color="auto" w:fill="auto"/>
            <w:noWrap/>
            <w:vAlign w:val="bottom"/>
            <w:hideMark/>
          </w:tcPr>
          <w:p w14:paraId="7FDD20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12BB3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4A497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0.4601</w:t>
            </w:r>
          </w:p>
        </w:tc>
      </w:tr>
      <w:tr w:rsidR="00E3157C" w:rsidRPr="00E3157C" w14:paraId="0AD2D328" w14:textId="77777777" w:rsidTr="00E3157C">
        <w:trPr>
          <w:trHeight w:val="300"/>
        </w:trPr>
        <w:tc>
          <w:tcPr>
            <w:tcW w:w="762" w:type="dxa"/>
            <w:shd w:val="clear" w:color="auto" w:fill="auto"/>
            <w:noWrap/>
            <w:vAlign w:val="bottom"/>
            <w:hideMark/>
          </w:tcPr>
          <w:p w14:paraId="7BAB0B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BEEC7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4276B16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E8136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E019F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3F611F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C05AB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08527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1F40BC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11919D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1A66FE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C4CBC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6F7C8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0.4944</w:t>
            </w:r>
          </w:p>
        </w:tc>
      </w:tr>
      <w:tr w:rsidR="00E3157C" w:rsidRPr="00E3157C" w14:paraId="54B055FC" w14:textId="77777777" w:rsidTr="00E3157C">
        <w:trPr>
          <w:trHeight w:val="300"/>
        </w:trPr>
        <w:tc>
          <w:tcPr>
            <w:tcW w:w="762" w:type="dxa"/>
            <w:shd w:val="clear" w:color="auto" w:fill="auto"/>
            <w:noWrap/>
            <w:vAlign w:val="bottom"/>
            <w:hideMark/>
          </w:tcPr>
          <w:p w14:paraId="54FB49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72E2E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1CBCE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C6CD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FC49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63B128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lastRenderedPageBreak/>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E7678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0.8916</w:t>
            </w:r>
          </w:p>
        </w:tc>
        <w:tc>
          <w:tcPr>
            <w:tcW w:w="884" w:type="dxa"/>
            <w:shd w:val="clear" w:color="auto" w:fill="auto"/>
            <w:noWrap/>
            <w:vAlign w:val="bottom"/>
            <w:hideMark/>
          </w:tcPr>
          <w:p w14:paraId="41FE17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4BE4A5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1DB329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7D4F7B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D4A10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D79CC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0.4654</w:t>
            </w:r>
          </w:p>
        </w:tc>
      </w:tr>
      <w:tr w:rsidR="00E3157C" w:rsidRPr="00E3157C" w14:paraId="758D9B7A" w14:textId="77777777" w:rsidTr="00E3157C">
        <w:trPr>
          <w:trHeight w:val="300"/>
        </w:trPr>
        <w:tc>
          <w:tcPr>
            <w:tcW w:w="762" w:type="dxa"/>
            <w:shd w:val="clear" w:color="auto" w:fill="auto"/>
            <w:noWrap/>
            <w:vAlign w:val="bottom"/>
            <w:hideMark/>
          </w:tcPr>
          <w:p w14:paraId="0BDF90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AC66D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496B0A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A826D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8B41E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610938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9CB36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43E5F0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674980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09DD1C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0298FA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1E0760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B1CA9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0.5091</w:t>
            </w:r>
          </w:p>
        </w:tc>
      </w:tr>
      <w:tr w:rsidR="00E3157C" w:rsidRPr="00E3157C" w14:paraId="10754678" w14:textId="77777777" w:rsidTr="00E3157C">
        <w:trPr>
          <w:trHeight w:val="300"/>
        </w:trPr>
        <w:tc>
          <w:tcPr>
            <w:tcW w:w="762" w:type="dxa"/>
            <w:shd w:val="clear" w:color="auto" w:fill="auto"/>
            <w:noWrap/>
            <w:vAlign w:val="bottom"/>
            <w:hideMark/>
          </w:tcPr>
          <w:p w14:paraId="549296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69244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4480D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5B2D07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7469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21041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4A5F4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D9433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0.7964</w:t>
            </w:r>
          </w:p>
        </w:tc>
        <w:tc>
          <w:tcPr>
            <w:tcW w:w="809" w:type="dxa"/>
            <w:shd w:val="clear" w:color="auto" w:fill="auto"/>
            <w:noWrap/>
            <w:vAlign w:val="bottom"/>
            <w:hideMark/>
          </w:tcPr>
          <w:p w14:paraId="1978D8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42" w:type="dxa"/>
            <w:shd w:val="clear" w:color="auto" w:fill="auto"/>
            <w:noWrap/>
            <w:vAlign w:val="bottom"/>
            <w:hideMark/>
          </w:tcPr>
          <w:p w14:paraId="4C1CCD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0.8411</w:t>
            </w:r>
          </w:p>
        </w:tc>
        <w:tc>
          <w:tcPr>
            <w:tcW w:w="831" w:type="dxa"/>
            <w:shd w:val="clear" w:color="auto" w:fill="auto"/>
            <w:noWrap/>
            <w:vAlign w:val="bottom"/>
            <w:hideMark/>
          </w:tcPr>
          <w:p w14:paraId="08007B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5814A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C0F42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0.4839</w:t>
            </w:r>
          </w:p>
        </w:tc>
      </w:tr>
      <w:tr w:rsidR="00E3157C" w:rsidRPr="00E3157C" w14:paraId="7B2DC9C2" w14:textId="77777777" w:rsidTr="00E3157C">
        <w:trPr>
          <w:trHeight w:val="300"/>
        </w:trPr>
        <w:tc>
          <w:tcPr>
            <w:tcW w:w="762" w:type="dxa"/>
            <w:shd w:val="clear" w:color="auto" w:fill="auto"/>
            <w:noWrap/>
            <w:vAlign w:val="bottom"/>
            <w:hideMark/>
          </w:tcPr>
          <w:p w14:paraId="7E1D13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C7E3D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52194E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FD952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F452B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5BA9AF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7CF82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0ECC3D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4C6830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542BDA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315959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BC0CF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3EE53B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0.4931</w:t>
            </w:r>
          </w:p>
        </w:tc>
      </w:tr>
      <w:tr w:rsidR="00E3157C" w:rsidRPr="00E3157C" w14:paraId="1522BD6D" w14:textId="77777777" w:rsidTr="00E3157C">
        <w:trPr>
          <w:trHeight w:val="300"/>
        </w:trPr>
        <w:tc>
          <w:tcPr>
            <w:tcW w:w="762" w:type="dxa"/>
            <w:shd w:val="clear" w:color="auto" w:fill="auto"/>
            <w:noWrap/>
            <w:vAlign w:val="bottom"/>
            <w:hideMark/>
          </w:tcPr>
          <w:p w14:paraId="26A206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0E99D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D3FFF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B293E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83ED4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D6D6F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A6517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5355BB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1B19E7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4BE145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1C3CEA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7EDD9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AAEF6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w:t>
            </w:r>
          </w:p>
        </w:tc>
      </w:tr>
      <w:tr w:rsidR="00E3157C" w:rsidRPr="00E3157C" w14:paraId="0AA50D29" w14:textId="77777777" w:rsidTr="00E3157C">
        <w:trPr>
          <w:trHeight w:val="300"/>
        </w:trPr>
        <w:tc>
          <w:tcPr>
            <w:tcW w:w="762" w:type="dxa"/>
            <w:shd w:val="clear" w:color="auto" w:fill="auto"/>
            <w:noWrap/>
            <w:vAlign w:val="bottom"/>
            <w:hideMark/>
          </w:tcPr>
          <w:p w14:paraId="70C9AA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39F01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060E9D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9CCC9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055C6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35B9AF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F87C3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0.8916</w:t>
            </w:r>
          </w:p>
        </w:tc>
        <w:tc>
          <w:tcPr>
            <w:tcW w:w="884" w:type="dxa"/>
            <w:shd w:val="clear" w:color="auto" w:fill="auto"/>
            <w:noWrap/>
            <w:vAlign w:val="bottom"/>
            <w:hideMark/>
          </w:tcPr>
          <w:p w14:paraId="066D19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227931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1E5F68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4D2E68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87400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54B08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0.4759</w:t>
            </w:r>
          </w:p>
        </w:tc>
      </w:tr>
      <w:tr w:rsidR="00E3157C" w:rsidRPr="00E3157C" w14:paraId="7B72EBFD" w14:textId="77777777" w:rsidTr="00E3157C">
        <w:trPr>
          <w:trHeight w:val="300"/>
        </w:trPr>
        <w:tc>
          <w:tcPr>
            <w:tcW w:w="762" w:type="dxa"/>
            <w:shd w:val="clear" w:color="auto" w:fill="auto"/>
            <w:noWrap/>
            <w:vAlign w:val="bottom"/>
            <w:hideMark/>
          </w:tcPr>
          <w:p w14:paraId="78F68E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5BDE0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0059DE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2A752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80222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44DFF5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w:t>
            </w:r>
            <w:r w:rsidRPr="00BF3F02">
              <w:rPr>
                <w:rFonts w:ascii="Aptos Narrow" w:hAnsi="Aptos Narrow" w:cs="Times New Roman"/>
                <w:color w:val="000000"/>
                <w:sz w:val="18"/>
                <w:szCs w:val="18"/>
                <w:lang w:val="en-US" w:eastAsia="en-US"/>
              </w:rPr>
              <w:lastRenderedPageBreak/>
              <w:t xml:space="preserve">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ED4AA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0.8916</w:t>
            </w:r>
          </w:p>
        </w:tc>
        <w:tc>
          <w:tcPr>
            <w:tcW w:w="884" w:type="dxa"/>
            <w:shd w:val="clear" w:color="auto" w:fill="auto"/>
            <w:noWrap/>
            <w:vAlign w:val="bottom"/>
            <w:hideMark/>
          </w:tcPr>
          <w:p w14:paraId="1FA884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0.4784</w:t>
            </w:r>
          </w:p>
        </w:tc>
        <w:tc>
          <w:tcPr>
            <w:tcW w:w="809" w:type="dxa"/>
            <w:shd w:val="clear" w:color="auto" w:fill="auto"/>
            <w:noWrap/>
            <w:vAlign w:val="bottom"/>
            <w:hideMark/>
          </w:tcPr>
          <w:p w14:paraId="1EF9F8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0.4952</w:t>
            </w:r>
          </w:p>
        </w:tc>
        <w:tc>
          <w:tcPr>
            <w:tcW w:w="842" w:type="dxa"/>
            <w:shd w:val="clear" w:color="auto" w:fill="auto"/>
            <w:noWrap/>
            <w:vAlign w:val="bottom"/>
            <w:hideMark/>
          </w:tcPr>
          <w:p w14:paraId="76D10A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0.4862</w:t>
            </w:r>
          </w:p>
        </w:tc>
        <w:tc>
          <w:tcPr>
            <w:tcW w:w="831" w:type="dxa"/>
            <w:shd w:val="clear" w:color="auto" w:fill="auto"/>
            <w:noWrap/>
            <w:vAlign w:val="bottom"/>
            <w:hideMark/>
          </w:tcPr>
          <w:p w14:paraId="4C8E8F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423F8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2EF8F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0.4583</w:t>
            </w:r>
          </w:p>
        </w:tc>
      </w:tr>
      <w:tr w:rsidR="00E3157C" w:rsidRPr="00E3157C" w14:paraId="66B1B6BD" w14:textId="77777777" w:rsidTr="00E3157C">
        <w:trPr>
          <w:trHeight w:val="300"/>
        </w:trPr>
        <w:tc>
          <w:tcPr>
            <w:tcW w:w="762" w:type="dxa"/>
            <w:shd w:val="clear" w:color="auto" w:fill="auto"/>
            <w:noWrap/>
            <w:vAlign w:val="bottom"/>
            <w:hideMark/>
          </w:tcPr>
          <w:p w14:paraId="02D453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68F7D7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69CE08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02F53F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2B464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D75BB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8A5BF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84" w:type="dxa"/>
            <w:shd w:val="clear" w:color="auto" w:fill="auto"/>
            <w:noWrap/>
            <w:vAlign w:val="bottom"/>
            <w:hideMark/>
          </w:tcPr>
          <w:p w14:paraId="69AFF0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09" w:type="dxa"/>
            <w:shd w:val="clear" w:color="auto" w:fill="auto"/>
            <w:noWrap/>
            <w:vAlign w:val="bottom"/>
            <w:hideMark/>
          </w:tcPr>
          <w:p w14:paraId="1DAE4E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42" w:type="dxa"/>
            <w:shd w:val="clear" w:color="auto" w:fill="auto"/>
            <w:noWrap/>
            <w:vAlign w:val="bottom"/>
            <w:hideMark/>
          </w:tcPr>
          <w:p w14:paraId="42F786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31" w:type="dxa"/>
            <w:shd w:val="clear" w:color="auto" w:fill="auto"/>
            <w:noWrap/>
            <w:vAlign w:val="bottom"/>
            <w:hideMark/>
          </w:tcPr>
          <w:p w14:paraId="2CE720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9C9EB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2551F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0.5122</w:t>
            </w:r>
          </w:p>
        </w:tc>
      </w:tr>
      <w:tr w:rsidR="00E3157C" w:rsidRPr="00E3157C" w14:paraId="6C56CE54" w14:textId="77777777" w:rsidTr="00E3157C">
        <w:trPr>
          <w:trHeight w:val="300"/>
        </w:trPr>
        <w:tc>
          <w:tcPr>
            <w:tcW w:w="762" w:type="dxa"/>
            <w:shd w:val="clear" w:color="auto" w:fill="auto"/>
            <w:noWrap/>
            <w:vAlign w:val="bottom"/>
            <w:hideMark/>
          </w:tcPr>
          <w:p w14:paraId="4ABC64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86855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59D13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5FF66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20A8E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19FF9E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E5EC4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84" w:type="dxa"/>
            <w:shd w:val="clear" w:color="auto" w:fill="auto"/>
            <w:noWrap/>
            <w:vAlign w:val="bottom"/>
            <w:hideMark/>
          </w:tcPr>
          <w:p w14:paraId="14A20E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0.7924</w:t>
            </w:r>
          </w:p>
        </w:tc>
        <w:tc>
          <w:tcPr>
            <w:tcW w:w="809" w:type="dxa"/>
            <w:shd w:val="clear" w:color="auto" w:fill="auto"/>
            <w:noWrap/>
            <w:vAlign w:val="bottom"/>
            <w:hideMark/>
          </w:tcPr>
          <w:p w14:paraId="280384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42" w:type="dxa"/>
            <w:shd w:val="clear" w:color="auto" w:fill="auto"/>
            <w:noWrap/>
            <w:vAlign w:val="bottom"/>
            <w:hideMark/>
          </w:tcPr>
          <w:p w14:paraId="2A052E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0.8362</w:t>
            </w:r>
          </w:p>
        </w:tc>
        <w:tc>
          <w:tcPr>
            <w:tcW w:w="831" w:type="dxa"/>
            <w:shd w:val="clear" w:color="auto" w:fill="auto"/>
            <w:noWrap/>
            <w:vAlign w:val="bottom"/>
            <w:hideMark/>
          </w:tcPr>
          <w:p w14:paraId="23CFD5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74B53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FDC95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0.4819</w:t>
            </w:r>
          </w:p>
        </w:tc>
      </w:tr>
      <w:tr w:rsidR="00E3157C" w:rsidRPr="00E3157C" w14:paraId="6F73B28B" w14:textId="77777777" w:rsidTr="00E3157C">
        <w:trPr>
          <w:trHeight w:val="300"/>
        </w:trPr>
        <w:tc>
          <w:tcPr>
            <w:tcW w:w="762" w:type="dxa"/>
            <w:shd w:val="clear" w:color="auto" w:fill="auto"/>
            <w:noWrap/>
            <w:vAlign w:val="bottom"/>
            <w:hideMark/>
          </w:tcPr>
          <w:p w14:paraId="593666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6F5CC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6EA6B0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BDA0CE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72ED9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B5D07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AED48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0.8869</w:t>
            </w:r>
          </w:p>
        </w:tc>
        <w:tc>
          <w:tcPr>
            <w:tcW w:w="884" w:type="dxa"/>
            <w:shd w:val="clear" w:color="auto" w:fill="auto"/>
            <w:noWrap/>
            <w:vAlign w:val="bottom"/>
            <w:hideMark/>
          </w:tcPr>
          <w:p w14:paraId="2BF692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0.4588</w:t>
            </w:r>
          </w:p>
        </w:tc>
        <w:tc>
          <w:tcPr>
            <w:tcW w:w="809" w:type="dxa"/>
            <w:shd w:val="clear" w:color="auto" w:fill="auto"/>
            <w:noWrap/>
            <w:vAlign w:val="bottom"/>
            <w:hideMark/>
          </w:tcPr>
          <w:p w14:paraId="2D6F91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0.4661</w:t>
            </w:r>
          </w:p>
        </w:tc>
        <w:tc>
          <w:tcPr>
            <w:tcW w:w="842" w:type="dxa"/>
            <w:shd w:val="clear" w:color="auto" w:fill="auto"/>
            <w:noWrap/>
            <w:vAlign w:val="bottom"/>
            <w:hideMark/>
          </w:tcPr>
          <w:p w14:paraId="2C25EC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0.4592</w:t>
            </w:r>
          </w:p>
        </w:tc>
        <w:tc>
          <w:tcPr>
            <w:tcW w:w="831" w:type="dxa"/>
            <w:shd w:val="clear" w:color="auto" w:fill="auto"/>
            <w:noWrap/>
            <w:vAlign w:val="bottom"/>
            <w:hideMark/>
          </w:tcPr>
          <w:p w14:paraId="45EDAB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9EAB3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BEA1D5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0.4739</w:t>
            </w:r>
          </w:p>
        </w:tc>
      </w:tr>
      <w:tr w:rsidR="00E3157C" w:rsidRPr="00E3157C" w14:paraId="4CEB8D2A" w14:textId="77777777" w:rsidTr="00E3157C">
        <w:trPr>
          <w:trHeight w:val="300"/>
        </w:trPr>
        <w:tc>
          <w:tcPr>
            <w:tcW w:w="762" w:type="dxa"/>
            <w:shd w:val="clear" w:color="auto" w:fill="auto"/>
            <w:noWrap/>
            <w:vAlign w:val="bottom"/>
            <w:hideMark/>
          </w:tcPr>
          <w:p w14:paraId="449583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F3A1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3B9002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EC1E5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F81F7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080ED7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3C6FA5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222AD7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09" w:type="dxa"/>
            <w:shd w:val="clear" w:color="auto" w:fill="auto"/>
            <w:noWrap/>
            <w:vAlign w:val="bottom"/>
            <w:hideMark/>
          </w:tcPr>
          <w:p w14:paraId="60A7FD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27BF49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31" w:type="dxa"/>
            <w:shd w:val="clear" w:color="auto" w:fill="auto"/>
            <w:noWrap/>
            <w:vAlign w:val="bottom"/>
            <w:hideMark/>
          </w:tcPr>
          <w:p w14:paraId="70664E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1FD151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3C2E07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1.7775</w:t>
            </w:r>
          </w:p>
        </w:tc>
      </w:tr>
      <w:tr w:rsidR="00E3157C" w:rsidRPr="00E3157C" w14:paraId="4ACE6F6A" w14:textId="77777777" w:rsidTr="00E3157C">
        <w:trPr>
          <w:trHeight w:val="300"/>
        </w:trPr>
        <w:tc>
          <w:tcPr>
            <w:tcW w:w="762" w:type="dxa"/>
            <w:shd w:val="clear" w:color="auto" w:fill="auto"/>
            <w:noWrap/>
            <w:vAlign w:val="bottom"/>
            <w:hideMark/>
          </w:tcPr>
          <w:p w14:paraId="039364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8796C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536CE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9E4A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DA52C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4A99C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59DAE9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3E2EA0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09" w:type="dxa"/>
            <w:shd w:val="clear" w:color="auto" w:fill="auto"/>
            <w:noWrap/>
            <w:vAlign w:val="bottom"/>
            <w:hideMark/>
          </w:tcPr>
          <w:p w14:paraId="1DD254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28F923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31" w:type="dxa"/>
            <w:shd w:val="clear" w:color="auto" w:fill="auto"/>
            <w:noWrap/>
            <w:vAlign w:val="bottom"/>
            <w:hideMark/>
          </w:tcPr>
          <w:p w14:paraId="78DAA0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765B9D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33C294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1.7493</w:t>
            </w:r>
          </w:p>
        </w:tc>
      </w:tr>
      <w:tr w:rsidR="00E3157C" w:rsidRPr="00E3157C" w14:paraId="6919DF6A" w14:textId="77777777" w:rsidTr="00E3157C">
        <w:trPr>
          <w:trHeight w:val="300"/>
        </w:trPr>
        <w:tc>
          <w:tcPr>
            <w:tcW w:w="762" w:type="dxa"/>
            <w:shd w:val="clear" w:color="auto" w:fill="auto"/>
            <w:noWrap/>
            <w:vAlign w:val="bottom"/>
            <w:hideMark/>
          </w:tcPr>
          <w:p w14:paraId="6C9502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B94D0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071D67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E10FD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CEAE1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9E8AB6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0E04D5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6A7401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0.8786</w:t>
            </w:r>
          </w:p>
        </w:tc>
        <w:tc>
          <w:tcPr>
            <w:tcW w:w="809" w:type="dxa"/>
            <w:shd w:val="clear" w:color="auto" w:fill="auto"/>
            <w:noWrap/>
            <w:vAlign w:val="bottom"/>
            <w:hideMark/>
          </w:tcPr>
          <w:p w14:paraId="7F6E8F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4F8C5B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0.8795</w:t>
            </w:r>
          </w:p>
        </w:tc>
        <w:tc>
          <w:tcPr>
            <w:tcW w:w="831" w:type="dxa"/>
            <w:shd w:val="clear" w:color="auto" w:fill="auto"/>
            <w:noWrap/>
            <w:vAlign w:val="bottom"/>
            <w:hideMark/>
          </w:tcPr>
          <w:p w14:paraId="56A735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67B2B3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4DA90B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1.6412</w:t>
            </w:r>
          </w:p>
        </w:tc>
      </w:tr>
      <w:tr w:rsidR="00E3157C" w:rsidRPr="00E3157C" w14:paraId="6B60A9FD" w14:textId="77777777" w:rsidTr="00E3157C">
        <w:trPr>
          <w:trHeight w:val="300"/>
        </w:trPr>
        <w:tc>
          <w:tcPr>
            <w:tcW w:w="762" w:type="dxa"/>
            <w:shd w:val="clear" w:color="auto" w:fill="auto"/>
            <w:noWrap/>
            <w:vAlign w:val="bottom"/>
            <w:hideMark/>
          </w:tcPr>
          <w:p w14:paraId="209CE2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DB24D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7C65BB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5C960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9766B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4F07D2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7A1950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3844EA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0.8786</w:t>
            </w:r>
          </w:p>
        </w:tc>
        <w:tc>
          <w:tcPr>
            <w:tcW w:w="809" w:type="dxa"/>
            <w:shd w:val="clear" w:color="auto" w:fill="auto"/>
            <w:noWrap/>
            <w:vAlign w:val="bottom"/>
            <w:hideMark/>
          </w:tcPr>
          <w:p w14:paraId="46D7B7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42" w:type="dxa"/>
            <w:shd w:val="clear" w:color="auto" w:fill="auto"/>
            <w:noWrap/>
            <w:vAlign w:val="bottom"/>
            <w:hideMark/>
          </w:tcPr>
          <w:p w14:paraId="5CB6FB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0.8795</w:t>
            </w:r>
          </w:p>
        </w:tc>
        <w:tc>
          <w:tcPr>
            <w:tcW w:w="831" w:type="dxa"/>
            <w:shd w:val="clear" w:color="auto" w:fill="auto"/>
            <w:noWrap/>
            <w:vAlign w:val="bottom"/>
            <w:hideMark/>
          </w:tcPr>
          <w:p w14:paraId="72E1DE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5E2B9A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49C6D1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1.6431</w:t>
            </w:r>
          </w:p>
        </w:tc>
      </w:tr>
      <w:tr w:rsidR="00E3157C" w:rsidRPr="00E3157C" w14:paraId="16AE16E3" w14:textId="77777777" w:rsidTr="00E3157C">
        <w:trPr>
          <w:trHeight w:val="300"/>
        </w:trPr>
        <w:tc>
          <w:tcPr>
            <w:tcW w:w="762" w:type="dxa"/>
            <w:shd w:val="clear" w:color="auto" w:fill="auto"/>
            <w:noWrap/>
            <w:vAlign w:val="bottom"/>
            <w:hideMark/>
          </w:tcPr>
          <w:p w14:paraId="766644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C5DAF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412837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ED73C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22AD4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01689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1BADD6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7707B5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0.7225</w:t>
            </w:r>
          </w:p>
        </w:tc>
        <w:tc>
          <w:tcPr>
            <w:tcW w:w="809" w:type="dxa"/>
            <w:shd w:val="clear" w:color="auto" w:fill="auto"/>
            <w:noWrap/>
            <w:vAlign w:val="bottom"/>
            <w:hideMark/>
          </w:tcPr>
          <w:p w14:paraId="7DD4F3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0.6273</w:t>
            </w:r>
          </w:p>
        </w:tc>
        <w:tc>
          <w:tcPr>
            <w:tcW w:w="842" w:type="dxa"/>
            <w:shd w:val="clear" w:color="auto" w:fill="auto"/>
            <w:noWrap/>
            <w:vAlign w:val="bottom"/>
            <w:hideMark/>
          </w:tcPr>
          <w:p w14:paraId="6D8C55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0.6621</w:t>
            </w:r>
          </w:p>
        </w:tc>
        <w:tc>
          <w:tcPr>
            <w:tcW w:w="831" w:type="dxa"/>
            <w:shd w:val="clear" w:color="auto" w:fill="auto"/>
            <w:noWrap/>
            <w:vAlign w:val="bottom"/>
            <w:hideMark/>
          </w:tcPr>
          <w:p w14:paraId="3BAA78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15CD6D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04FA70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1.6762</w:t>
            </w:r>
          </w:p>
        </w:tc>
      </w:tr>
      <w:tr w:rsidR="00E3157C" w:rsidRPr="00E3157C" w14:paraId="3302DCD7" w14:textId="77777777" w:rsidTr="00E3157C">
        <w:trPr>
          <w:trHeight w:val="300"/>
        </w:trPr>
        <w:tc>
          <w:tcPr>
            <w:tcW w:w="762" w:type="dxa"/>
            <w:shd w:val="clear" w:color="auto" w:fill="auto"/>
            <w:noWrap/>
            <w:vAlign w:val="bottom"/>
            <w:hideMark/>
          </w:tcPr>
          <w:p w14:paraId="2FB0C0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ACA7E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RFE</w:t>
            </w:r>
          </w:p>
        </w:tc>
        <w:tc>
          <w:tcPr>
            <w:tcW w:w="661" w:type="dxa"/>
            <w:shd w:val="clear" w:color="auto" w:fill="auto"/>
            <w:noWrap/>
            <w:vAlign w:val="bottom"/>
            <w:hideMark/>
          </w:tcPr>
          <w:p w14:paraId="3563FF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83EFD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38011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63192F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crc_rate</w:t>
            </w:r>
            <w:proofErr w:type="spellEnd"/>
          </w:p>
        </w:tc>
        <w:tc>
          <w:tcPr>
            <w:tcW w:w="971" w:type="dxa"/>
            <w:shd w:val="clear" w:color="auto" w:fill="auto"/>
            <w:noWrap/>
            <w:vAlign w:val="bottom"/>
            <w:hideMark/>
          </w:tcPr>
          <w:p w14:paraId="583871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0.8826</w:t>
            </w:r>
          </w:p>
        </w:tc>
        <w:tc>
          <w:tcPr>
            <w:tcW w:w="884" w:type="dxa"/>
            <w:shd w:val="clear" w:color="auto" w:fill="auto"/>
            <w:noWrap/>
            <w:vAlign w:val="bottom"/>
            <w:hideMark/>
          </w:tcPr>
          <w:p w14:paraId="087803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0.7225</w:t>
            </w:r>
          </w:p>
        </w:tc>
        <w:tc>
          <w:tcPr>
            <w:tcW w:w="809" w:type="dxa"/>
            <w:shd w:val="clear" w:color="auto" w:fill="auto"/>
            <w:noWrap/>
            <w:vAlign w:val="bottom"/>
            <w:hideMark/>
          </w:tcPr>
          <w:p w14:paraId="7F3083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0.6273</w:t>
            </w:r>
          </w:p>
        </w:tc>
        <w:tc>
          <w:tcPr>
            <w:tcW w:w="842" w:type="dxa"/>
            <w:shd w:val="clear" w:color="auto" w:fill="auto"/>
            <w:noWrap/>
            <w:vAlign w:val="bottom"/>
            <w:hideMark/>
          </w:tcPr>
          <w:p w14:paraId="0329B0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0.6621</w:t>
            </w:r>
          </w:p>
        </w:tc>
        <w:tc>
          <w:tcPr>
            <w:tcW w:w="831" w:type="dxa"/>
            <w:shd w:val="clear" w:color="auto" w:fill="auto"/>
            <w:noWrap/>
            <w:vAlign w:val="bottom"/>
            <w:hideMark/>
          </w:tcPr>
          <w:p w14:paraId="71644F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0.0139</w:t>
            </w:r>
          </w:p>
        </w:tc>
        <w:tc>
          <w:tcPr>
            <w:tcW w:w="809" w:type="dxa"/>
            <w:shd w:val="clear" w:color="auto" w:fill="auto"/>
            <w:noWrap/>
            <w:vAlign w:val="bottom"/>
            <w:hideMark/>
          </w:tcPr>
          <w:p w14:paraId="304E96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0.5862</w:t>
            </w:r>
          </w:p>
        </w:tc>
        <w:tc>
          <w:tcPr>
            <w:tcW w:w="943" w:type="dxa"/>
            <w:shd w:val="clear" w:color="auto" w:fill="auto"/>
            <w:noWrap/>
            <w:vAlign w:val="bottom"/>
            <w:hideMark/>
          </w:tcPr>
          <w:p w14:paraId="51F159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1.6754</w:t>
            </w:r>
          </w:p>
        </w:tc>
      </w:tr>
      <w:tr w:rsidR="00E3157C" w:rsidRPr="00E3157C" w14:paraId="6901FF88" w14:textId="77777777" w:rsidTr="00E3157C">
        <w:trPr>
          <w:trHeight w:val="300"/>
        </w:trPr>
        <w:tc>
          <w:tcPr>
            <w:tcW w:w="762" w:type="dxa"/>
            <w:shd w:val="clear" w:color="auto" w:fill="auto"/>
            <w:noWrap/>
            <w:vAlign w:val="bottom"/>
            <w:hideMark/>
          </w:tcPr>
          <w:p w14:paraId="0FDEE2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493AE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60A1BA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77EB5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317E9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1773F6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w:t>
            </w:r>
            <w:r w:rsidRPr="00BF3F02">
              <w:rPr>
                <w:rFonts w:ascii="Aptos Narrow" w:hAnsi="Aptos Narrow" w:cs="Times New Roman"/>
                <w:color w:val="000000"/>
                <w:sz w:val="18"/>
                <w:szCs w:val="18"/>
                <w:lang w:val="en-US" w:eastAsia="en-US"/>
              </w:rPr>
              <w:lastRenderedPageBreak/>
              <w:t xml:space="preserve">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6CD8B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0.8729</w:t>
            </w:r>
          </w:p>
        </w:tc>
        <w:tc>
          <w:tcPr>
            <w:tcW w:w="884" w:type="dxa"/>
            <w:shd w:val="clear" w:color="auto" w:fill="auto"/>
            <w:noWrap/>
            <w:vAlign w:val="bottom"/>
            <w:hideMark/>
          </w:tcPr>
          <w:p w14:paraId="2672403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09" w:type="dxa"/>
            <w:shd w:val="clear" w:color="auto" w:fill="auto"/>
            <w:noWrap/>
            <w:vAlign w:val="bottom"/>
            <w:hideMark/>
          </w:tcPr>
          <w:p w14:paraId="0816FF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42" w:type="dxa"/>
            <w:shd w:val="clear" w:color="auto" w:fill="auto"/>
            <w:noWrap/>
            <w:vAlign w:val="bottom"/>
            <w:hideMark/>
          </w:tcPr>
          <w:p w14:paraId="755DA3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31" w:type="dxa"/>
            <w:shd w:val="clear" w:color="auto" w:fill="auto"/>
            <w:noWrap/>
            <w:vAlign w:val="bottom"/>
            <w:hideMark/>
          </w:tcPr>
          <w:p w14:paraId="24487F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C5919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12A90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0.3335</w:t>
            </w:r>
          </w:p>
        </w:tc>
      </w:tr>
      <w:tr w:rsidR="00E3157C" w:rsidRPr="00E3157C" w14:paraId="61C8BD8B" w14:textId="77777777" w:rsidTr="00E3157C">
        <w:trPr>
          <w:trHeight w:val="300"/>
        </w:trPr>
        <w:tc>
          <w:tcPr>
            <w:tcW w:w="762" w:type="dxa"/>
            <w:shd w:val="clear" w:color="auto" w:fill="auto"/>
            <w:noWrap/>
            <w:vAlign w:val="bottom"/>
            <w:hideMark/>
          </w:tcPr>
          <w:p w14:paraId="0CB4F6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5599F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2A3756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7F45B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47726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4A0FDE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DCFDD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84" w:type="dxa"/>
            <w:shd w:val="clear" w:color="auto" w:fill="auto"/>
            <w:noWrap/>
            <w:vAlign w:val="bottom"/>
            <w:hideMark/>
          </w:tcPr>
          <w:p w14:paraId="0A83AD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0.7821</w:t>
            </w:r>
          </w:p>
        </w:tc>
        <w:tc>
          <w:tcPr>
            <w:tcW w:w="809" w:type="dxa"/>
            <w:shd w:val="clear" w:color="auto" w:fill="auto"/>
            <w:noWrap/>
            <w:vAlign w:val="bottom"/>
            <w:hideMark/>
          </w:tcPr>
          <w:p w14:paraId="78B2D7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42" w:type="dxa"/>
            <w:shd w:val="clear" w:color="auto" w:fill="auto"/>
            <w:noWrap/>
            <w:vAlign w:val="bottom"/>
            <w:hideMark/>
          </w:tcPr>
          <w:p w14:paraId="7FF4A6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0.8181</w:t>
            </w:r>
          </w:p>
        </w:tc>
        <w:tc>
          <w:tcPr>
            <w:tcW w:w="831" w:type="dxa"/>
            <w:shd w:val="clear" w:color="auto" w:fill="auto"/>
            <w:noWrap/>
            <w:vAlign w:val="bottom"/>
            <w:hideMark/>
          </w:tcPr>
          <w:p w14:paraId="6792DA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7DDC6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20B2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0.3097</w:t>
            </w:r>
          </w:p>
        </w:tc>
      </w:tr>
      <w:tr w:rsidR="00E3157C" w:rsidRPr="00E3157C" w14:paraId="16005EC3" w14:textId="77777777" w:rsidTr="00E3157C">
        <w:trPr>
          <w:trHeight w:val="300"/>
        </w:trPr>
        <w:tc>
          <w:tcPr>
            <w:tcW w:w="762" w:type="dxa"/>
            <w:shd w:val="clear" w:color="auto" w:fill="auto"/>
            <w:noWrap/>
            <w:vAlign w:val="bottom"/>
            <w:hideMark/>
          </w:tcPr>
          <w:p w14:paraId="6D1C78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83777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02EC5F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11FE8D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03423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B52FE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A0713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0.8729</w:t>
            </w:r>
          </w:p>
        </w:tc>
        <w:tc>
          <w:tcPr>
            <w:tcW w:w="884" w:type="dxa"/>
            <w:shd w:val="clear" w:color="auto" w:fill="auto"/>
            <w:noWrap/>
            <w:vAlign w:val="bottom"/>
            <w:hideMark/>
          </w:tcPr>
          <w:p w14:paraId="2C7136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0.4405</w:t>
            </w:r>
          </w:p>
        </w:tc>
        <w:tc>
          <w:tcPr>
            <w:tcW w:w="809" w:type="dxa"/>
            <w:shd w:val="clear" w:color="auto" w:fill="auto"/>
            <w:noWrap/>
            <w:vAlign w:val="bottom"/>
            <w:hideMark/>
          </w:tcPr>
          <w:p w14:paraId="0E327F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0.3808</w:t>
            </w:r>
          </w:p>
        </w:tc>
        <w:tc>
          <w:tcPr>
            <w:tcW w:w="842" w:type="dxa"/>
            <w:shd w:val="clear" w:color="auto" w:fill="auto"/>
            <w:noWrap/>
            <w:vAlign w:val="bottom"/>
            <w:hideMark/>
          </w:tcPr>
          <w:p w14:paraId="42529D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0.3741</w:t>
            </w:r>
          </w:p>
        </w:tc>
        <w:tc>
          <w:tcPr>
            <w:tcW w:w="831" w:type="dxa"/>
            <w:shd w:val="clear" w:color="auto" w:fill="auto"/>
            <w:noWrap/>
            <w:vAlign w:val="bottom"/>
            <w:hideMark/>
          </w:tcPr>
          <w:p w14:paraId="7677F4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2FC04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93F21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0.3187</w:t>
            </w:r>
          </w:p>
        </w:tc>
      </w:tr>
      <w:tr w:rsidR="00E3157C" w:rsidRPr="00E3157C" w14:paraId="4285CEF4" w14:textId="77777777" w:rsidTr="00E3157C">
        <w:trPr>
          <w:trHeight w:val="300"/>
        </w:trPr>
        <w:tc>
          <w:tcPr>
            <w:tcW w:w="762" w:type="dxa"/>
            <w:shd w:val="clear" w:color="auto" w:fill="auto"/>
            <w:noWrap/>
            <w:vAlign w:val="bottom"/>
            <w:hideMark/>
          </w:tcPr>
          <w:p w14:paraId="274015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08719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9EB84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B5157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AA60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E5BA2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4C87E8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84" w:type="dxa"/>
            <w:shd w:val="clear" w:color="auto" w:fill="auto"/>
            <w:noWrap/>
            <w:vAlign w:val="bottom"/>
            <w:hideMark/>
          </w:tcPr>
          <w:p w14:paraId="14FAB8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09" w:type="dxa"/>
            <w:shd w:val="clear" w:color="auto" w:fill="auto"/>
            <w:noWrap/>
            <w:vAlign w:val="bottom"/>
            <w:hideMark/>
          </w:tcPr>
          <w:p w14:paraId="718E3A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42" w:type="dxa"/>
            <w:shd w:val="clear" w:color="auto" w:fill="auto"/>
            <w:noWrap/>
            <w:vAlign w:val="bottom"/>
            <w:hideMark/>
          </w:tcPr>
          <w:p w14:paraId="786DB6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31" w:type="dxa"/>
            <w:shd w:val="clear" w:color="auto" w:fill="auto"/>
            <w:noWrap/>
            <w:vAlign w:val="bottom"/>
            <w:hideMark/>
          </w:tcPr>
          <w:p w14:paraId="2405A4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0780B4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0.9253</w:t>
            </w:r>
          </w:p>
        </w:tc>
        <w:tc>
          <w:tcPr>
            <w:tcW w:w="943" w:type="dxa"/>
            <w:shd w:val="clear" w:color="auto" w:fill="auto"/>
            <w:noWrap/>
            <w:vAlign w:val="bottom"/>
            <w:hideMark/>
          </w:tcPr>
          <w:p w14:paraId="6F9F04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1.5429</w:t>
            </w:r>
          </w:p>
        </w:tc>
      </w:tr>
      <w:tr w:rsidR="00E3157C" w:rsidRPr="00E3157C" w14:paraId="1315177C" w14:textId="77777777" w:rsidTr="00E3157C">
        <w:trPr>
          <w:trHeight w:val="300"/>
        </w:trPr>
        <w:tc>
          <w:tcPr>
            <w:tcW w:w="762" w:type="dxa"/>
            <w:shd w:val="clear" w:color="auto" w:fill="auto"/>
            <w:noWrap/>
            <w:vAlign w:val="bottom"/>
            <w:hideMark/>
          </w:tcPr>
          <w:p w14:paraId="226150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A4965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CC605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3D5C0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A3A6C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E6F57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07964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84" w:type="dxa"/>
            <w:shd w:val="clear" w:color="auto" w:fill="auto"/>
            <w:noWrap/>
            <w:vAlign w:val="bottom"/>
            <w:hideMark/>
          </w:tcPr>
          <w:p w14:paraId="1C0CEC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0.8127</w:t>
            </w:r>
          </w:p>
        </w:tc>
        <w:tc>
          <w:tcPr>
            <w:tcW w:w="809" w:type="dxa"/>
            <w:shd w:val="clear" w:color="auto" w:fill="auto"/>
            <w:noWrap/>
            <w:vAlign w:val="bottom"/>
            <w:hideMark/>
          </w:tcPr>
          <w:p w14:paraId="36DCAF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42" w:type="dxa"/>
            <w:shd w:val="clear" w:color="auto" w:fill="auto"/>
            <w:noWrap/>
            <w:vAlign w:val="bottom"/>
            <w:hideMark/>
          </w:tcPr>
          <w:p w14:paraId="4B4965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0.8146</w:t>
            </w:r>
          </w:p>
        </w:tc>
        <w:tc>
          <w:tcPr>
            <w:tcW w:w="831" w:type="dxa"/>
            <w:shd w:val="clear" w:color="auto" w:fill="auto"/>
            <w:noWrap/>
            <w:vAlign w:val="bottom"/>
            <w:hideMark/>
          </w:tcPr>
          <w:p w14:paraId="59C81F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6D777F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0.9253</w:t>
            </w:r>
          </w:p>
        </w:tc>
        <w:tc>
          <w:tcPr>
            <w:tcW w:w="943" w:type="dxa"/>
            <w:shd w:val="clear" w:color="auto" w:fill="auto"/>
            <w:noWrap/>
            <w:vAlign w:val="bottom"/>
            <w:hideMark/>
          </w:tcPr>
          <w:p w14:paraId="1C62BD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1.8426</w:t>
            </w:r>
          </w:p>
        </w:tc>
      </w:tr>
      <w:tr w:rsidR="00E3157C" w:rsidRPr="00E3157C" w14:paraId="10D3AE65" w14:textId="77777777" w:rsidTr="00E3157C">
        <w:trPr>
          <w:trHeight w:val="300"/>
        </w:trPr>
        <w:tc>
          <w:tcPr>
            <w:tcW w:w="762" w:type="dxa"/>
            <w:shd w:val="clear" w:color="auto" w:fill="auto"/>
            <w:noWrap/>
            <w:vAlign w:val="bottom"/>
            <w:hideMark/>
          </w:tcPr>
          <w:p w14:paraId="2B32A92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18FB3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10EBE4E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4B89C6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955D1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C5D5A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54542B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0.8394</w:t>
            </w:r>
          </w:p>
        </w:tc>
        <w:tc>
          <w:tcPr>
            <w:tcW w:w="884" w:type="dxa"/>
            <w:shd w:val="clear" w:color="auto" w:fill="auto"/>
            <w:noWrap/>
            <w:vAlign w:val="bottom"/>
            <w:hideMark/>
          </w:tcPr>
          <w:p w14:paraId="3C287A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0.6015</w:t>
            </w:r>
          </w:p>
        </w:tc>
        <w:tc>
          <w:tcPr>
            <w:tcW w:w="809" w:type="dxa"/>
            <w:shd w:val="clear" w:color="auto" w:fill="auto"/>
            <w:noWrap/>
            <w:vAlign w:val="bottom"/>
            <w:hideMark/>
          </w:tcPr>
          <w:p w14:paraId="77F348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0.3472</w:t>
            </w:r>
          </w:p>
        </w:tc>
        <w:tc>
          <w:tcPr>
            <w:tcW w:w="842" w:type="dxa"/>
            <w:shd w:val="clear" w:color="auto" w:fill="auto"/>
            <w:noWrap/>
            <w:vAlign w:val="bottom"/>
            <w:hideMark/>
          </w:tcPr>
          <w:p w14:paraId="4B295E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0.3998</w:t>
            </w:r>
          </w:p>
        </w:tc>
        <w:tc>
          <w:tcPr>
            <w:tcW w:w="831" w:type="dxa"/>
            <w:shd w:val="clear" w:color="auto" w:fill="auto"/>
            <w:noWrap/>
            <w:vAlign w:val="bottom"/>
            <w:hideMark/>
          </w:tcPr>
          <w:p w14:paraId="0D28C9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0.0024</w:t>
            </w:r>
          </w:p>
        </w:tc>
        <w:tc>
          <w:tcPr>
            <w:tcW w:w="809" w:type="dxa"/>
            <w:shd w:val="clear" w:color="auto" w:fill="auto"/>
            <w:noWrap/>
            <w:vAlign w:val="bottom"/>
            <w:hideMark/>
          </w:tcPr>
          <w:p w14:paraId="70D694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0.9253</w:t>
            </w:r>
          </w:p>
        </w:tc>
        <w:tc>
          <w:tcPr>
            <w:tcW w:w="943" w:type="dxa"/>
            <w:shd w:val="clear" w:color="auto" w:fill="auto"/>
            <w:noWrap/>
            <w:vAlign w:val="bottom"/>
            <w:hideMark/>
          </w:tcPr>
          <w:p w14:paraId="7311E6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1.7387</w:t>
            </w:r>
          </w:p>
        </w:tc>
      </w:tr>
      <w:tr w:rsidR="00E3157C" w:rsidRPr="00E3157C" w14:paraId="0D9FC4AA" w14:textId="77777777" w:rsidTr="00E3157C">
        <w:trPr>
          <w:trHeight w:val="300"/>
        </w:trPr>
        <w:tc>
          <w:tcPr>
            <w:tcW w:w="762" w:type="dxa"/>
            <w:shd w:val="clear" w:color="auto" w:fill="auto"/>
            <w:noWrap/>
            <w:vAlign w:val="bottom"/>
            <w:hideMark/>
          </w:tcPr>
          <w:p w14:paraId="23D60C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597DF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0E6805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7B570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697DC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AE247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5CAA8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84" w:type="dxa"/>
            <w:shd w:val="clear" w:color="auto" w:fill="auto"/>
            <w:noWrap/>
            <w:vAlign w:val="bottom"/>
            <w:hideMark/>
          </w:tcPr>
          <w:p w14:paraId="3AA118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09" w:type="dxa"/>
            <w:shd w:val="clear" w:color="auto" w:fill="auto"/>
            <w:noWrap/>
            <w:vAlign w:val="bottom"/>
            <w:hideMark/>
          </w:tcPr>
          <w:p w14:paraId="5125E7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42" w:type="dxa"/>
            <w:shd w:val="clear" w:color="auto" w:fill="auto"/>
            <w:noWrap/>
            <w:vAlign w:val="bottom"/>
            <w:hideMark/>
          </w:tcPr>
          <w:p w14:paraId="363D34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31" w:type="dxa"/>
            <w:shd w:val="clear" w:color="auto" w:fill="auto"/>
            <w:noWrap/>
            <w:vAlign w:val="bottom"/>
            <w:hideMark/>
          </w:tcPr>
          <w:p w14:paraId="651C67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0DB9F3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0.906</w:t>
            </w:r>
          </w:p>
        </w:tc>
        <w:tc>
          <w:tcPr>
            <w:tcW w:w="943" w:type="dxa"/>
            <w:shd w:val="clear" w:color="auto" w:fill="auto"/>
            <w:noWrap/>
            <w:vAlign w:val="bottom"/>
            <w:hideMark/>
          </w:tcPr>
          <w:p w14:paraId="31CFD8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1.8538</w:t>
            </w:r>
          </w:p>
        </w:tc>
      </w:tr>
      <w:tr w:rsidR="00E3157C" w:rsidRPr="00E3157C" w14:paraId="7D6CFC76" w14:textId="77777777" w:rsidTr="00E3157C">
        <w:trPr>
          <w:trHeight w:val="300"/>
        </w:trPr>
        <w:tc>
          <w:tcPr>
            <w:tcW w:w="762" w:type="dxa"/>
            <w:shd w:val="clear" w:color="auto" w:fill="auto"/>
            <w:noWrap/>
            <w:vAlign w:val="bottom"/>
            <w:hideMark/>
          </w:tcPr>
          <w:p w14:paraId="454856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3349E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14B448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34625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51524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713EA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2292D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84" w:type="dxa"/>
            <w:shd w:val="clear" w:color="auto" w:fill="auto"/>
            <w:noWrap/>
            <w:vAlign w:val="bottom"/>
            <w:hideMark/>
          </w:tcPr>
          <w:p w14:paraId="00D348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0.8103</w:t>
            </w:r>
          </w:p>
        </w:tc>
        <w:tc>
          <w:tcPr>
            <w:tcW w:w="809" w:type="dxa"/>
            <w:shd w:val="clear" w:color="auto" w:fill="auto"/>
            <w:noWrap/>
            <w:vAlign w:val="bottom"/>
            <w:hideMark/>
          </w:tcPr>
          <w:p w14:paraId="448B25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0.8393</w:t>
            </w:r>
          </w:p>
        </w:tc>
        <w:tc>
          <w:tcPr>
            <w:tcW w:w="842" w:type="dxa"/>
            <w:shd w:val="clear" w:color="auto" w:fill="auto"/>
            <w:noWrap/>
            <w:vAlign w:val="bottom"/>
            <w:hideMark/>
          </w:tcPr>
          <w:p w14:paraId="2933EF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0.8129</w:t>
            </w:r>
          </w:p>
        </w:tc>
        <w:tc>
          <w:tcPr>
            <w:tcW w:w="831" w:type="dxa"/>
            <w:shd w:val="clear" w:color="auto" w:fill="auto"/>
            <w:noWrap/>
            <w:vAlign w:val="bottom"/>
            <w:hideMark/>
          </w:tcPr>
          <w:p w14:paraId="487F21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5041BB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0.906</w:t>
            </w:r>
          </w:p>
        </w:tc>
        <w:tc>
          <w:tcPr>
            <w:tcW w:w="943" w:type="dxa"/>
            <w:shd w:val="clear" w:color="auto" w:fill="auto"/>
            <w:noWrap/>
            <w:vAlign w:val="bottom"/>
            <w:hideMark/>
          </w:tcPr>
          <w:p w14:paraId="04C7BB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1.505</w:t>
            </w:r>
          </w:p>
        </w:tc>
      </w:tr>
      <w:tr w:rsidR="00E3157C" w:rsidRPr="00E3157C" w14:paraId="36B5B186" w14:textId="77777777" w:rsidTr="00E3157C">
        <w:trPr>
          <w:trHeight w:val="300"/>
        </w:trPr>
        <w:tc>
          <w:tcPr>
            <w:tcW w:w="762" w:type="dxa"/>
            <w:shd w:val="clear" w:color="auto" w:fill="auto"/>
            <w:noWrap/>
            <w:vAlign w:val="bottom"/>
            <w:hideMark/>
          </w:tcPr>
          <w:p w14:paraId="591E34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6DE5DF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4BC6E3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280272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0E6B2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2D5AFF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w:t>
            </w:r>
            <w:r w:rsidRPr="00BF3F02">
              <w:rPr>
                <w:rFonts w:ascii="Aptos Narrow" w:hAnsi="Aptos Narrow" w:cs="Times New Roman"/>
                <w:color w:val="000000"/>
                <w:sz w:val="18"/>
                <w:szCs w:val="18"/>
                <w:lang w:val="en-US" w:eastAsia="en-US"/>
              </w:rPr>
              <w:lastRenderedPageBreak/>
              <w:t xml:space="preserve">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16FDC0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0.8393</w:t>
            </w:r>
          </w:p>
        </w:tc>
        <w:tc>
          <w:tcPr>
            <w:tcW w:w="884" w:type="dxa"/>
            <w:shd w:val="clear" w:color="auto" w:fill="auto"/>
            <w:noWrap/>
            <w:vAlign w:val="bottom"/>
            <w:hideMark/>
          </w:tcPr>
          <w:p w14:paraId="1FD23D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0.5991</w:t>
            </w:r>
          </w:p>
        </w:tc>
        <w:tc>
          <w:tcPr>
            <w:tcW w:w="809" w:type="dxa"/>
            <w:shd w:val="clear" w:color="auto" w:fill="auto"/>
            <w:noWrap/>
            <w:vAlign w:val="bottom"/>
            <w:hideMark/>
          </w:tcPr>
          <w:p w14:paraId="5F8E5B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0.3445</w:t>
            </w:r>
          </w:p>
        </w:tc>
        <w:tc>
          <w:tcPr>
            <w:tcW w:w="842" w:type="dxa"/>
            <w:shd w:val="clear" w:color="auto" w:fill="auto"/>
            <w:noWrap/>
            <w:vAlign w:val="bottom"/>
            <w:hideMark/>
          </w:tcPr>
          <w:p w14:paraId="73588F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0.3996</w:t>
            </w:r>
          </w:p>
        </w:tc>
        <w:tc>
          <w:tcPr>
            <w:tcW w:w="831" w:type="dxa"/>
            <w:shd w:val="clear" w:color="auto" w:fill="auto"/>
            <w:noWrap/>
            <w:vAlign w:val="bottom"/>
            <w:hideMark/>
          </w:tcPr>
          <w:p w14:paraId="278730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0.0031</w:t>
            </w:r>
          </w:p>
        </w:tc>
        <w:tc>
          <w:tcPr>
            <w:tcW w:w="809" w:type="dxa"/>
            <w:shd w:val="clear" w:color="auto" w:fill="auto"/>
            <w:noWrap/>
            <w:vAlign w:val="bottom"/>
            <w:hideMark/>
          </w:tcPr>
          <w:p w14:paraId="0864D4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0.906</w:t>
            </w:r>
          </w:p>
        </w:tc>
        <w:tc>
          <w:tcPr>
            <w:tcW w:w="943" w:type="dxa"/>
            <w:shd w:val="clear" w:color="auto" w:fill="auto"/>
            <w:noWrap/>
            <w:vAlign w:val="bottom"/>
            <w:hideMark/>
          </w:tcPr>
          <w:p w14:paraId="1F3105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1.5499</w:t>
            </w:r>
          </w:p>
        </w:tc>
      </w:tr>
      <w:tr w:rsidR="00E3157C" w:rsidRPr="00E3157C" w14:paraId="06A81D8F" w14:textId="77777777" w:rsidTr="00E3157C">
        <w:trPr>
          <w:trHeight w:val="300"/>
        </w:trPr>
        <w:tc>
          <w:tcPr>
            <w:tcW w:w="762" w:type="dxa"/>
            <w:shd w:val="clear" w:color="auto" w:fill="auto"/>
            <w:noWrap/>
            <w:vAlign w:val="bottom"/>
            <w:hideMark/>
          </w:tcPr>
          <w:p w14:paraId="73682C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E78A9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60181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2D493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03DE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27547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8351A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84" w:type="dxa"/>
            <w:shd w:val="clear" w:color="auto" w:fill="auto"/>
            <w:noWrap/>
            <w:vAlign w:val="bottom"/>
            <w:hideMark/>
          </w:tcPr>
          <w:p w14:paraId="584065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09" w:type="dxa"/>
            <w:shd w:val="clear" w:color="auto" w:fill="auto"/>
            <w:noWrap/>
            <w:vAlign w:val="bottom"/>
            <w:hideMark/>
          </w:tcPr>
          <w:p w14:paraId="397F23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42" w:type="dxa"/>
            <w:shd w:val="clear" w:color="auto" w:fill="auto"/>
            <w:noWrap/>
            <w:vAlign w:val="bottom"/>
            <w:hideMark/>
          </w:tcPr>
          <w:p w14:paraId="5D8360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31" w:type="dxa"/>
            <w:shd w:val="clear" w:color="auto" w:fill="auto"/>
            <w:noWrap/>
            <w:vAlign w:val="bottom"/>
            <w:hideMark/>
          </w:tcPr>
          <w:p w14:paraId="1415AE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1ED24E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0.9432</w:t>
            </w:r>
          </w:p>
        </w:tc>
        <w:tc>
          <w:tcPr>
            <w:tcW w:w="943" w:type="dxa"/>
            <w:shd w:val="clear" w:color="auto" w:fill="auto"/>
            <w:noWrap/>
            <w:vAlign w:val="bottom"/>
            <w:hideMark/>
          </w:tcPr>
          <w:p w14:paraId="051EB8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1.4413</w:t>
            </w:r>
          </w:p>
        </w:tc>
      </w:tr>
      <w:tr w:rsidR="00E3157C" w:rsidRPr="00E3157C" w14:paraId="15C3FBBD" w14:textId="77777777" w:rsidTr="00E3157C">
        <w:trPr>
          <w:trHeight w:val="300"/>
        </w:trPr>
        <w:tc>
          <w:tcPr>
            <w:tcW w:w="762" w:type="dxa"/>
            <w:shd w:val="clear" w:color="auto" w:fill="auto"/>
            <w:noWrap/>
            <w:vAlign w:val="bottom"/>
            <w:hideMark/>
          </w:tcPr>
          <w:p w14:paraId="7A82AD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25243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28F272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823B0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C3FA9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014A53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B66D7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84" w:type="dxa"/>
            <w:shd w:val="clear" w:color="auto" w:fill="auto"/>
            <w:noWrap/>
            <w:vAlign w:val="bottom"/>
            <w:hideMark/>
          </w:tcPr>
          <w:p w14:paraId="536BA2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0.8036</w:t>
            </w:r>
          </w:p>
        </w:tc>
        <w:tc>
          <w:tcPr>
            <w:tcW w:w="809" w:type="dxa"/>
            <w:shd w:val="clear" w:color="auto" w:fill="auto"/>
            <w:noWrap/>
            <w:vAlign w:val="bottom"/>
            <w:hideMark/>
          </w:tcPr>
          <w:p w14:paraId="633461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42" w:type="dxa"/>
            <w:shd w:val="clear" w:color="auto" w:fill="auto"/>
            <w:noWrap/>
            <w:vAlign w:val="bottom"/>
            <w:hideMark/>
          </w:tcPr>
          <w:p w14:paraId="6B995A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0.8006</w:t>
            </w:r>
          </w:p>
        </w:tc>
        <w:tc>
          <w:tcPr>
            <w:tcW w:w="831" w:type="dxa"/>
            <w:shd w:val="clear" w:color="auto" w:fill="auto"/>
            <w:noWrap/>
            <w:vAlign w:val="bottom"/>
            <w:hideMark/>
          </w:tcPr>
          <w:p w14:paraId="7535B1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27E055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0.9432</w:t>
            </w:r>
          </w:p>
        </w:tc>
        <w:tc>
          <w:tcPr>
            <w:tcW w:w="943" w:type="dxa"/>
            <w:shd w:val="clear" w:color="auto" w:fill="auto"/>
            <w:noWrap/>
            <w:vAlign w:val="bottom"/>
            <w:hideMark/>
          </w:tcPr>
          <w:p w14:paraId="643D11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1.4293</w:t>
            </w:r>
          </w:p>
        </w:tc>
      </w:tr>
      <w:tr w:rsidR="00E3157C" w:rsidRPr="00E3157C" w14:paraId="2FB22B79" w14:textId="77777777" w:rsidTr="00E3157C">
        <w:trPr>
          <w:trHeight w:val="300"/>
        </w:trPr>
        <w:tc>
          <w:tcPr>
            <w:tcW w:w="762" w:type="dxa"/>
            <w:shd w:val="clear" w:color="auto" w:fill="auto"/>
            <w:noWrap/>
            <w:vAlign w:val="bottom"/>
            <w:hideMark/>
          </w:tcPr>
          <w:p w14:paraId="1A9D37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C5CCD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2F4EB1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78F462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28553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5FE52B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5D08C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0.8384</w:t>
            </w:r>
          </w:p>
        </w:tc>
        <w:tc>
          <w:tcPr>
            <w:tcW w:w="884" w:type="dxa"/>
            <w:shd w:val="clear" w:color="auto" w:fill="auto"/>
            <w:noWrap/>
            <w:vAlign w:val="bottom"/>
            <w:hideMark/>
          </w:tcPr>
          <w:p w14:paraId="5CB8AA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0.6089</w:t>
            </w:r>
          </w:p>
        </w:tc>
        <w:tc>
          <w:tcPr>
            <w:tcW w:w="809" w:type="dxa"/>
            <w:shd w:val="clear" w:color="auto" w:fill="auto"/>
            <w:noWrap/>
            <w:vAlign w:val="bottom"/>
            <w:hideMark/>
          </w:tcPr>
          <w:p w14:paraId="335F2A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0.2923</w:t>
            </w:r>
          </w:p>
        </w:tc>
        <w:tc>
          <w:tcPr>
            <w:tcW w:w="842" w:type="dxa"/>
            <w:shd w:val="clear" w:color="auto" w:fill="auto"/>
            <w:noWrap/>
            <w:vAlign w:val="bottom"/>
            <w:hideMark/>
          </w:tcPr>
          <w:p w14:paraId="64DD23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0.3431</w:t>
            </w:r>
          </w:p>
        </w:tc>
        <w:tc>
          <w:tcPr>
            <w:tcW w:w="831" w:type="dxa"/>
            <w:shd w:val="clear" w:color="auto" w:fill="auto"/>
            <w:noWrap/>
            <w:vAlign w:val="bottom"/>
            <w:hideMark/>
          </w:tcPr>
          <w:p w14:paraId="12A0B8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3AC5DF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0.9432</w:t>
            </w:r>
          </w:p>
        </w:tc>
        <w:tc>
          <w:tcPr>
            <w:tcW w:w="943" w:type="dxa"/>
            <w:shd w:val="clear" w:color="auto" w:fill="auto"/>
            <w:noWrap/>
            <w:vAlign w:val="bottom"/>
            <w:hideMark/>
          </w:tcPr>
          <w:p w14:paraId="5421CC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1.4418</w:t>
            </w:r>
          </w:p>
        </w:tc>
      </w:tr>
      <w:tr w:rsidR="00E3157C" w:rsidRPr="00E3157C" w14:paraId="3F6462F8" w14:textId="77777777" w:rsidTr="00E3157C">
        <w:trPr>
          <w:trHeight w:val="300"/>
        </w:trPr>
        <w:tc>
          <w:tcPr>
            <w:tcW w:w="762" w:type="dxa"/>
            <w:shd w:val="clear" w:color="auto" w:fill="auto"/>
            <w:noWrap/>
            <w:vAlign w:val="bottom"/>
            <w:hideMark/>
          </w:tcPr>
          <w:p w14:paraId="613A95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F825F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6786EA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DEF12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7B830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103042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677DB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84" w:type="dxa"/>
            <w:shd w:val="clear" w:color="auto" w:fill="auto"/>
            <w:noWrap/>
            <w:vAlign w:val="bottom"/>
            <w:hideMark/>
          </w:tcPr>
          <w:p w14:paraId="5F1B31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09" w:type="dxa"/>
            <w:shd w:val="clear" w:color="auto" w:fill="auto"/>
            <w:noWrap/>
            <w:vAlign w:val="bottom"/>
            <w:hideMark/>
          </w:tcPr>
          <w:p w14:paraId="314D9D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42" w:type="dxa"/>
            <w:shd w:val="clear" w:color="auto" w:fill="auto"/>
            <w:noWrap/>
            <w:vAlign w:val="bottom"/>
            <w:hideMark/>
          </w:tcPr>
          <w:p w14:paraId="099788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31" w:type="dxa"/>
            <w:shd w:val="clear" w:color="auto" w:fill="auto"/>
            <w:noWrap/>
            <w:vAlign w:val="bottom"/>
            <w:hideMark/>
          </w:tcPr>
          <w:p w14:paraId="154B64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0.0001</w:t>
            </w:r>
          </w:p>
        </w:tc>
        <w:tc>
          <w:tcPr>
            <w:tcW w:w="809" w:type="dxa"/>
            <w:shd w:val="clear" w:color="auto" w:fill="auto"/>
            <w:noWrap/>
            <w:vAlign w:val="bottom"/>
            <w:hideMark/>
          </w:tcPr>
          <w:p w14:paraId="084AB7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0.9985</w:t>
            </w:r>
          </w:p>
        </w:tc>
        <w:tc>
          <w:tcPr>
            <w:tcW w:w="943" w:type="dxa"/>
            <w:shd w:val="clear" w:color="auto" w:fill="auto"/>
            <w:noWrap/>
            <w:vAlign w:val="bottom"/>
            <w:hideMark/>
          </w:tcPr>
          <w:p w14:paraId="358160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1.0093</w:t>
            </w:r>
          </w:p>
        </w:tc>
      </w:tr>
      <w:tr w:rsidR="00E3157C" w:rsidRPr="00E3157C" w14:paraId="4F433445" w14:textId="77777777" w:rsidTr="00E3157C">
        <w:trPr>
          <w:trHeight w:val="300"/>
        </w:trPr>
        <w:tc>
          <w:tcPr>
            <w:tcW w:w="762" w:type="dxa"/>
            <w:shd w:val="clear" w:color="auto" w:fill="auto"/>
            <w:noWrap/>
            <w:vAlign w:val="bottom"/>
            <w:hideMark/>
          </w:tcPr>
          <w:p w14:paraId="093588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5B711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3B140C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B262E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2D16E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4794E4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60AF7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84" w:type="dxa"/>
            <w:shd w:val="clear" w:color="auto" w:fill="auto"/>
            <w:noWrap/>
            <w:vAlign w:val="bottom"/>
            <w:hideMark/>
          </w:tcPr>
          <w:p w14:paraId="5DD0FF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0.7981</w:t>
            </w:r>
          </w:p>
        </w:tc>
        <w:tc>
          <w:tcPr>
            <w:tcW w:w="809" w:type="dxa"/>
            <w:shd w:val="clear" w:color="auto" w:fill="auto"/>
            <w:noWrap/>
            <w:vAlign w:val="bottom"/>
            <w:hideMark/>
          </w:tcPr>
          <w:p w14:paraId="35DF6E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42" w:type="dxa"/>
            <w:shd w:val="clear" w:color="auto" w:fill="auto"/>
            <w:noWrap/>
            <w:vAlign w:val="bottom"/>
            <w:hideMark/>
          </w:tcPr>
          <w:p w14:paraId="5799B8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0.773</w:t>
            </w:r>
          </w:p>
        </w:tc>
        <w:tc>
          <w:tcPr>
            <w:tcW w:w="831" w:type="dxa"/>
            <w:shd w:val="clear" w:color="auto" w:fill="auto"/>
            <w:noWrap/>
            <w:vAlign w:val="bottom"/>
            <w:hideMark/>
          </w:tcPr>
          <w:p w14:paraId="3F481B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0.0001</w:t>
            </w:r>
          </w:p>
        </w:tc>
        <w:tc>
          <w:tcPr>
            <w:tcW w:w="809" w:type="dxa"/>
            <w:shd w:val="clear" w:color="auto" w:fill="auto"/>
            <w:noWrap/>
            <w:vAlign w:val="bottom"/>
            <w:hideMark/>
          </w:tcPr>
          <w:p w14:paraId="4C43D5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0.9985</w:t>
            </w:r>
          </w:p>
        </w:tc>
        <w:tc>
          <w:tcPr>
            <w:tcW w:w="943" w:type="dxa"/>
            <w:shd w:val="clear" w:color="auto" w:fill="auto"/>
            <w:noWrap/>
            <w:vAlign w:val="bottom"/>
            <w:hideMark/>
          </w:tcPr>
          <w:p w14:paraId="617136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1.3909</w:t>
            </w:r>
          </w:p>
        </w:tc>
      </w:tr>
      <w:tr w:rsidR="00E3157C" w:rsidRPr="00E3157C" w14:paraId="26E83439" w14:textId="77777777" w:rsidTr="00E3157C">
        <w:trPr>
          <w:trHeight w:val="300"/>
        </w:trPr>
        <w:tc>
          <w:tcPr>
            <w:tcW w:w="762" w:type="dxa"/>
            <w:shd w:val="clear" w:color="auto" w:fill="auto"/>
            <w:noWrap/>
            <w:vAlign w:val="bottom"/>
            <w:hideMark/>
          </w:tcPr>
          <w:p w14:paraId="603908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6F570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0DE19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339201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34704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5689BB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CF978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0.8353</w:t>
            </w:r>
          </w:p>
        </w:tc>
        <w:tc>
          <w:tcPr>
            <w:tcW w:w="884" w:type="dxa"/>
            <w:shd w:val="clear" w:color="auto" w:fill="auto"/>
            <w:noWrap/>
            <w:vAlign w:val="bottom"/>
            <w:hideMark/>
          </w:tcPr>
          <w:p w14:paraId="098A64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0.6375</w:t>
            </w:r>
          </w:p>
        </w:tc>
        <w:tc>
          <w:tcPr>
            <w:tcW w:w="809" w:type="dxa"/>
            <w:shd w:val="clear" w:color="auto" w:fill="auto"/>
            <w:noWrap/>
            <w:vAlign w:val="bottom"/>
            <w:hideMark/>
          </w:tcPr>
          <w:p w14:paraId="1D44BD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0.2093</w:t>
            </w:r>
          </w:p>
        </w:tc>
        <w:tc>
          <w:tcPr>
            <w:tcW w:w="842" w:type="dxa"/>
            <w:shd w:val="clear" w:color="auto" w:fill="auto"/>
            <w:noWrap/>
            <w:vAlign w:val="bottom"/>
            <w:hideMark/>
          </w:tcPr>
          <w:p w14:paraId="7125C4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0.228</w:t>
            </w:r>
          </w:p>
        </w:tc>
        <w:tc>
          <w:tcPr>
            <w:tcW w:w="831" w:type="dxa"/>
            <w:shd w:val="clear" w:color="auto" w:fill="auto"/>
            <w:noWrap/>
            <w:vAlign w:val="bottom"/>
            <w:hideMark/>
          </w:tcPr>
          <w:p w14:paraId="50EFE1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0.0001</w:t>
            </w:r>
          </w:p>
        </w:tc>
        <w:tc>
          <w:tcPr>
            <w:tcW w:w="809" w:type="dxa"/>
            <w:shd w:val="clear" w:color="auto" w:fill="auto"/>
            <w:noWrap/>
            <w:vAlign w:val="bottom"/>
            <w:hideMark/>
          </w:tcPr>
          <w:p w14:paraId="1D9A84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0.9985</w:t>
            </w:r>
          </w:p>
        </w:tc>
        <w:tc>
          <w:tcPr>
            <w:tcW w:w="943" w:type="dxa"/>
            <w:shd w:val="clear" w:color="auto" w:fill="auto"/>
            <w:noWrap/>
            <w:vAlign w:val="bottom"/>
            <w:hideMark/>
          </w:tcPr>
          <w:p w14:paraId="4BE839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1.0849</w:t>
            </w:r>
          </w:p>
        </w:tc>
      </w:tr>
      <w:tr w:rsidR="00E3157C" w:rsidRPr="00E3157C" w14:paraId="5D5A1663" w14:textId="77777777" w:rsidTr="00E3157C">
        <w:trPr>
          <w:trHeight w:val="300"/>
        </w:trPr>
        <w:tc>
          <w:tcPr>
            <w:tcW w:w="762" w:type="dxa"/>
            <w:shd w:val="clear" w:color="auto" w:fill="auto"/>
            <w:noWrap/>
            <w:vAlign w:val="bottom"/>
            <w:hideMark/>
          </w:tcPr>
          <w:p w14:paraId="3528337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24C38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212EA38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543FD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C5B76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BD67D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EA8F2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726F65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09" w:type="dxa"/>
            <w:shd w:val="clear" w:color="auto" w:fill="auto"/>
            <w:noWrap/>
            <w:vAlign w:val="bottom"/>
            <w:hideMark/>
          </w:tcPr>
          <w:p w14:paraId="3690B1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67E9BF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31" w:type="dxa"/>
            <w:shd w:val="clear" w:color="auto" w:fill="auto"/>
            <w:noWrap/>
            <w:vAlign w:val="bottom"/>
            <w:hideMark/>
          </w:tcPr>
          <w:p w14:paraId="0D6CF4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7F71E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4E4F90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0.4807</w:t>
            </w:r>
          </w:p>
        </w:tc>
      </w:tr>
      <w:tr w:rsidR="00E3157C" w:rsidRPr="00E3157C" w14:paraId="64D2264D" w14:textId="77777777" w:rsidTr="00E3157C">
        <w:trPr>
          <w:trHeight w:val="300"/>
        </w:trPr>
        <w:tc>
          <w:tcPr>
            <w:tcW w:w="762" w:type="dxa"/>
            <w:shd w:val="clear" w:color="auto" w:fill="auto"/>
            <w:noWrap/>
            <w:vAlign w:val="bottom"/>
            <w:hideMark/>
          </w:tcPr>
          <w:p w14:paraId="6419B5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SP</w:t>
            </w:r>
          </w:p>
        </w:tc>
        <w:tc>
          <w:tcPr>
            <w:tcW w:w="890" w:type="dxa"/>
            <w:shd w:val="clear" w:color="auto" w:fill="auto"/>
            <w:noWrap/>
            <w:vAlign w:val="bottom"/>
            <w:hideMark/>
          </w:tcPr>
          <w:p w14:paraId="494A1C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B3C0C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9C394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F2C5F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545504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C98B0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68BDE0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09" w:type="dxa"/>
            <w:shd w:val="clear" w:color="auto" w:fill="auto"/>
            <w:noWrap/>
            <w:vAlign w:val="bottom"/>
            <w:hideMark/>
          </w:tcPr>
          <w:p w14:paraId="5761C0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5C3495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31" w:type="dxa"/>
            <w:shd w:val="clear" w:color="auto" w:fill="auto"/>
            <w:noWrap/>
            <w:vAlign w:val="bottom"/>
            <w:hideMark/>
          </w:tcPr>
          <w:p w14:paraId="685189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B258E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AD9E9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0.3333</w:t>
            </w:r>
          </w:p>
        </w:tc>
      </w:tr>
      <w:tr w:rsidR="00E3157C" w:rsidRPr="00E3157C" w14:paraId="5E7AFB5C" w14:textId="77777777" w:rsidTr="00E3157C">
        <w:trPr>
          <w:trHeight w:val="300"/>
        </w:trPr>
        <w:tc>
          <w:tcPr>
            <w:tcW w:w="762" w:type="dxa"/>
            <w:shd w:val="clear" w:color="auto" w:fill="auto"/>
            <w:noWrap/>
            <w:vAlign w:val="bottom"/>
            <w:hideMark/>
          </w:tcPr>
          <w:p w14:paraId="6D144D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EEC7A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1124DA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4DEF2F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BF882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7B593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BDEB5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39F5F7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0.7277</w:t>
            </w:r>
          </w:p>
        </w:tc>
        <w:tc>
          <w:tcPr>
            <w:tcW w:w="809" w:type="dxa"/>
            <w:shd w:val="clear" w:color="auto" w:fill="auto"/>
            <w:noWrap/>
            <w:vAlign w:val="bottom"/>
            <w:hideMark/>
          </w:tcPr>
          <w:p w14:paraId="2C1193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395F8F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0.7627</w:t>
            </w:r>
          </w:p>
        </w:tc>
        <w:tc>
          <w:tcPr>
            <w:tcW w:w="831" w:type="dxa"/>
            <w:shd w:val="clear" w:color="auto" w:fill="auto"/>
            <w:noWrap/>
            <w:vAlign w:val="bottom"/>
            <w:hideMark/>
          </w:tcPr>
          <w:p w14:paraId="22145A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1D5B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F258C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0.4646</w:t>
            </w:r>
          </w:p>
        </w:tc>
      </w:tr>
      <w:tr w:rsidR="00E3157C" w:rsidRPr="00E3157C" w14:paraId="2862E56A" w14:textId="77777777" w:rsidTr="00E3157C">
        <w:trPr>
          <w:trHeight w:val="300"/>
        </w:trPr>
        <w:tc>
          <w:tcPr>
            <w:tcW w:w="762" w:type="dxa"/>
            <w:shd w:val="clear" w:color="auto" w:fill="auto"/>
            <w:noWrap/>
            <w:vAlign w:val="bottom"/>
            <w:hideMark/>
          </w:tcPr>
          <w:p w14:paraId="2F09D6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7699F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A109CC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0A5BF9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57DAB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412C68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FA508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595039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w:t>
            </w:r>
          </w:p>
        </w:tc>
        <w:tc>
          <w:tcPr>
            <w:tcW w:w="809" w:type="dxa"/>
            <w:shd w:val="clear" w:color="auto" w:fill="auto"/>
            <w:noWrap/>
            <w:vAlign w:val="bottom"/>
            <w:hideMark/>
          </w:tcPr>
          <w:p w14:paraId="75CA36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42" w:type="dxa"/>
            <w:shd w:val="clear" w:color="auto" w:fill="auto"/>
            <w:noWrap/>
            <w:vAlign w:val="bottom"/>
            <w:hideMark/>
          </w:tcPr>
          <w:p w14:paraId="698850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0.7627</w:t>
            </w:r>
          </w:p>
        </w:tc>
        <w:tc>
          <w:tcPr>
            <w:tcW w:w="831" w:type="dxa"/>
            <w:shd w:val="clear" w:color="auto" w:fill="auto"/>
            <w:noWrap/>
            <w:vAlign w:val="bottom"/>
            <w:hideMark/>
          </w:tcPr>
          <w:p w14:paraId="2D7635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AFA4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E1A0C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0.3552</w:t>
            </w:r>
          </w:p>
        </w:tc>
      </w:tr>
      <w:tr w:rsidR="00E3157C" w:rsidRPr="00E3157C" w14:paraId="7140DCCB" w14:textId="77777777" w:rsidTr="00E3157C">
        <w:trPr>
          <w:trHeight w:val="300"/>
        </w:trPr>
        <w:tc>
          <w:tcPr>
            <w:tcW w:w="762" w:type="dxa"/>
            <w:shd w:val="clear" w:color="auto" w:fill="auto"/>
            <w:noWrap/>
            <w:vAlign w:val="bottom"/>
            <w:hideMark/>
          </w:tcPr>
          <w:p w14:paraId="7507C9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6B9FF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688F69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60DB83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06188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18C02E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FB4E9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7A7EB3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0.3304</w:t>
            </w:r>
          </w:p>
        </w:tc>
        <w:tc>
          <w:tcPr>
            <w:tcW w:w="809" w:type="dxa"/>
            <w:shd w:val="clear" w:color="auto" w:fill="auto"/>
            <w:noWrap/>
            <w:vAlign w:val="bottom"/>
            <w:hideMark/>
          </w:tcPr>
          <w:p w14:paraId="69C22B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0.1929</w:t>
            </w:r>
          </w:p>
        </w:tc>
        <w:tc>
          <w:tcPr>
            <w:tcW w:w="842" w:type="dxa"/>
            <w:shd w:val="clear" w:color="auto" w:fill="auto"/>
            <w:noWrap/>
            <w:vAlign w:val="bottom"/>
            <w:hideMark/>
          </w:tcPr>
          <w:p w14:paraId="590DD4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0.1969</w:t>
            </w:r>
          </w:p>
        </w:tc>
        <w:tc>
          <w:tcPr>
            <w:tcW w:w="831" w:type="dxa"/>
            <w:shd w:val="clear" w:color="auto" w:fill="auto"/>
            <w:noWrap/>
            <w:vAlign w:val="bottom"/>
            <w:hideMark/>
          </w:tcPr>
          <w:p w14:paraId="02AF83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26171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F4BFD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0.4674</w:t>
            </w:r>
          </w:p>
        </w:tc>
      </w:tr>
      <w:tr w:rsidR="00E3157C" w:rsidRPr="00E3157C" w14:paraId="29C1FDEC" w14:textId="77777777" w:rsidTr="00E3157C">
        <w:trPr>
          <w:trHeight w:val="300"/>
        </w:trPr>
        <w:tc>
          <w:tcPr>
            <w:tcW w:w="762" w:type="dxa"/>
            <w:shd w:val="clear" w:color="auto" w:fill="auto"/>
            <w:noWrap/>
            <w:vAlign w:val="bottom"/>
            <w:hideMark/>
          </w:tcPr>
          <w:p w14:paraId="60633A9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9CB09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5D40BC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rf</w:t>
            </w:r>
          </w:p>
        </w:tc>
        <w:tc>
          <w:tcPr>
            <w:tcW w:w="868" w:type="dxa"/>
            <w:shd w:val="clear" w:color="auto" w:fill="auto"/>
            <w:noWrap/>
            <w:vAlign w:val="bottom"/>
            <w:hideMark/>
          </w:tcPr>
          <w:p w14:paraId="178865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6B468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321F39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2DB15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0.8347</w:t>
            </w:r>
          </w:p>
        </w:tc>
        <w:tc>
          <w:tcPr>
            <w:tcW w:w="884" w:type="dxa"/>
            <w:shd w:val="clear" w:color="auto" w:fill="auto"/>
            <w:noWrap/>
            <w:vAlign w:val="bottom"/>
            <w:hideMark/>
          </w:tcPr>
          <w:p w14:paraId="59CE57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0.3057</w:t>
            </w:r>
          </w:p>
        </w:tc>
        <w:tc>
          <w:tcPr>
            <w:tcW w:w="809" w:type="dxa"/>
            <w:shd w:val="clear" w:color="auto" w:fill="auto"/>
            <w:noWrap/>
            <w:vAlign w:val="bottom"/>
            <w:hideMark/>
          </w:tcPr>
          <w:p w14:paraId="5C04E8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0.1926</w:t>
            </w:r>
          </w:p>
        </w:tc>
        <w:tc>
          <w:tcPr>
            <w:tcW w:w="842" w:type="dxa"/>
            <w:shd w:val="clear" w:color="auto" w:fill="auto"/>
            <w:noWrap/>
            <w:vAlign w:val="bottom"/>
            <w:hideMark/>
          </w:tcPr>
          <w:p w14:paraId="435839A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0.1964</w:t>
            </w:r>
          </w:p>
        </w:tc>
        <w:tc>
          <w:tcPr>
            <w:tcW w:w="831" w:type="dxa"/>
            <w:shd w:val="clear" w:color="auto" w:fill="auto"/>
            <w:noWrap/>
            <w:vAlign w:val="bottom"/>
            <w:hideMark/>
          </w:tcPr>
          <w:p w14:paraId="2AA7F2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80D87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A0CD7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0.3164</w:t>
            </w:r>
          </w:p>
        </w:tc>
      </w:tr>
      <w:tr w:rsidR="00E3157C" w:rsidRPr="00E3157C" w14:paraId="403BFAC2" w14:textId="77777777" w:rsidTr="00E3157C">
        <w:trPr>
          <w:trHeight w:val="300"/>
        </w:trPr>
        <w:tc>
          <w:tcPr>
            <w:tcW w:w="762" w:type="dxa"/>
            <w:shd w:val="clear" w:color="auto" w:fill="auto"/>
            <w:noWrap/>
            <w:vAlign w:val="bottom"/>
            <w:hideMark/>
          </w:tcPr>
          <w:p w14:paraId="123708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45D21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63EBF1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DA9B6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2C733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4F007A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07155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6F02C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76EDF0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2141F5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7A7795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8A281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D49B8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1.1697</w:t>
            </w:r>
          </w:p>
        </w:tc>
      </w:tr>
      <w:tr w:rsidR="00E3157C" w:rsidRPr="00E3157C" w14:paraId="3205E2B9" w14:textId="77777777" w:rsidTr="00E3157C">
        <w:trPr>
          <w:trHeight w:val="300"/>
        </w:trPr>
        <w:tc>
          <w:tcPr>
            <w:tcW w:w="762" w:type="dxa"/>
            <w:shd w:val="clear" w:color="auto" w:fill="auto"/>
            <w:noWrap/>
            <w:vAlign w:val="bottom"/>
            <w:hideMark/>
          </w:tcPr>
          <w:p w14:paraId="580FC6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SP</w:t>
            </w:r>
          </w:p>
        </w:tc>
        <w:tc>
          <w:tcPr>
            <w:tcW w:w="890" w:type="dxa"/>
            <w:shd w:val="clear" w:color="auto" w:fill="auto"/>
            <w:noWrap/>
            <w:vAlign w:val="bottom"/>
            <w:hideMark/>
          </w:tcPr>
          <w:p w14:paraId="703B6D2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2D673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820112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13F01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592B45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C20CF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41B394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214602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15DB3D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16D6E0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C70CC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E5B5C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0.8048</w:t>
            </w:r>
          </w:p>
        </w:tc>
      </w:tr>
      <w:tr w:rsidR="00E3157C" w:rsidRPr="00E3157C" w14:paraId="6F45166E" w14:textId="77777777" w:rsidTr="00E3157C">
        <w:trPr>
          <w:trHeight w:val="300"/>
        </w:trPr>
        <w:tc>
          <w:tcPr>
            <w:tcW w:w="762" w:type="dxa"/>
            <w:shd w:val="clear" w:color="auto" w:fill="auto"/>
            <w:noWrap/>
            <w:vAlign w:val="bottom"/>
            <w:hideMark/>
          </w:tcPr>
          <w:p w14:paraId="26D7B0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BA070D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51522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6C806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2B0CB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737084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E9CB5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CF87F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044AAF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02DB4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3468A9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E3210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1B6DC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1.2921</w:t>
            </w:r>
          </w:p>
        </w:tc>
      </w:tr>
      <w:tr w:rsidR="00E3157C" w:rsidRPr="00E3157C" w14:paraId="1F99A787" w14:textId="77777777" w:rsidTr="00E3157C">
        <w:trPr>
          <w:trHeight w:val="300"/>
        </w:trPr>
        <w:tc>
          <w:tcPr>
            <w:tcW w:w="762" w:type="dxa"/>
            <w:shd w:val="clear" w:color="auto" w:fill="auto"/>
            <w:noWrap/>
            <w:vAlign w:val="bottom"/>
            <w:hideMark/>
          </w:tcPr>
          <w:p w14:paraId="487A60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9D93B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3DC02C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0866D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012B0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80C75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105A7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0F752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0B2049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0B558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78174D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1151A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1A26F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0.7544</w:t>
            </w:r>
          </w:p>
        </w:tc>
      </w:tr>
      <w:tr w:rsidR="00E3157C" w:rsidRPr="00E3157C" w14:paraId="6CA4FEC4" w14:textId="77777777" w:rsidTr="00E3157C">
        <w:trPr>
          <w:trHeight w:val="300"/>
        </w:trPr>
        <w:tc>
          <w:tcPr>
            <w:tcW w:w="762" w:type="dxa"/>
            <w:shd w:val="clear" w:color="auto" w:fill="auto"/>
            <w:noWrap/>
            <w:vAlign w:val="bottom"/>
            <w:hideMark/>
          </w:tcPr>
          <w:p w14:paraId="64BCB4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5F66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04F35C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7234B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01F55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7D1B51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C17CD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834A2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7658C4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6799E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42CA49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58081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DF0DE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0.8048</w:t>
            </w:r>
          </w:p>
        </w:tc>
      </w:tr>
      <w:tr w:rsidR="00E3157C" w:rsidRPr="00E3157C" w14:paraId="661FA37F" w14:textId="77777777" w:rsidTr="00E3157C">
        <w:trPr>
          <w:trHeight w:val="300"/>
        </w:trPr>
        <w:tc>
          <w:tcPr>
            <w:tcW w:w="762" w:type="dxa"/>
            <w:shd w:val="clear" w:color="auto" w:fill="auto"/>
            <w:noWrap/>
            <w:vAlign w:val="bottom"/>
            <w:hideMark/>
          </w:tcPr>
          <w:p w14:paraId="10CE88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E6249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7BBB11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8E73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DE121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00DF57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323A1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8EBDE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6BCA33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7341F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35B285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CA82D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AF6B8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0.8888</w:t>
            </w:r>
          </w:p>
        </w:tc>
      </w:tr>
      <w:tr w:rsidR="00E3157C" w:rsidRPr="00E3157C" w14:paraId="042E10AD" w14:textId="77777777" w:rsidTr="00E3157C">
        <w:trPr>
          <w:trHeight w:val="300"/>
        </w:trPr>
        <w:tc>
          <w:tcPr>
            <w:tcW w:w="762" w:type="dxa"/>
            <w:shd w:val="clear" w:color="auto" w:fill="auto"/>
            <w:noWrap/>
            <w:vAlign w:val="bottom"/>
            <w:hideMark/>
          </w:tcPr>
          <w:p w14:paraId="66D020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97A73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49B0183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39E5C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D5969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1A38CF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06DA8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9DCAB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01BE01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14176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77734A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D06BE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6B4E1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0.8024</w:t>
            </w:r>
          </w:p>
        </w:tc>
      </w:tr>
      <w:tr w:rsidR="00E3157C" w:rsidRPr="00E3157C" w14:paraId="4DC35775" w14:textId="77777777" w:rsidTr="00E3157C">
        <w:trPr>
          <w:trHeight w:val="300"/>
        </w:trPr>
        <w:tc>
          <w:tcPr>
            <w:tcW w:w="762" w:type="dxa"/>
            <w:shd w:val="clear" w:color="auto" w:fill="auto"/>
            <w:noWrap/>
            <w:vAlign w:val="bottom"/>
            <w:hideMark/>
          </w:tcPr>
          <w:p w14:paraId="764274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E716B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02687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1294F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8DEDA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386987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r w:rsidRPr="00BF3F02">
              <w:rPr>
                <w:rFonts w:ascii="Aptos Narrow" w:hAnsi="Aptos Narrow" w:cs="Times New Roman"/>
                <w:color w:val="000000"/>
                <w:sz w:val="18"/>
                <w:szCs w:val="18"/>
                <w:lang w:val="en-US" w:eastAsia="en-US"/>
              </w:rPr>
              <w:lastRenderedPageBreak/>
              <w:t xml:space="preserve">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37777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0.8305</w:t>
            </w:r>
          </w:p>
        </w:tc>
        <w:tc>
          <w:tcPr>
            <w:tcW w:w="884" w:type="dxa"/>
            <w:shd w:val="clear" w:color="auto" w:fill="auto"/>
            <w:noWrap/>
            <w:vAlign w:val="bottom"/>
            <w:hideMark/>
          </w:tcPr>
          <w:p w14:paraId="59297E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27E2E1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5EB17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6701B2B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47320B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5F39C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0.871</w:t>
            </w:r>
          </w:p>
        </w:tc>
      </w:tr>
      <w:tr w:rsidR="00E3157C" w:rsidRPr="00E3157C" w14:paraId="78DAF425" w14:textId="77777777" w:rsidTr="00E3157C">
        <w:trPr>
          <w:trHeight w:val="300"/>
        </w:trPr>
        <w:tc>
          <w:tcPr>
            <w:tcW w:w="762" w:type="dxa"/>
            <w:shd w:val="clear" w:color="auto" w:fill="auto"/>
            <w:noWrap/>
            <w:vAlign w:val="bottom"/>
            <w:hideMark/>
          </w:tcPr>
          <w:p w14:paraId="59FF07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7BCB9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E36CA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1158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F7C12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5D0D6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7BE19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02EF40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2F97E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12325C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6C6C4D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1D7DA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0D726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1.064</w:t>
            </w:r>
          </w:p>
        </w:tc>
      </w:tr>
      <w:tr w:rsidR="00E3157C" w:rsidRPr="00E3157C" w14:paraId="399A323E" w14:textId="77777777" w:rsidTr="00E3157C">
        <w:trPr>
          <w:trHeight w:val="300"/>
        </w:trPr>
        <w:tc>
          <w:tcPr>
            <w:tcW w:w="762" w:type="dxa"/>
            <w:shd w:val="clear" w:color="auto" w:fill="auto"/>
            <w:noWrap/>
            <w:vAlign w:val="bottom"/>
            <w:hideMark/>
          </w:tcPr>
          <w:p w14:paraId="02D517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3E888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4AD6CDF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DA7709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B981D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5B4DD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6917E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6A1D2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39133A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31B082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5B8D28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14DEE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5C74B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0.9589</w:t>
            </w:r>
          </w:p>
        </w:tc>
      </w:tr>
      <w:tr w:rsidR="00E3157C" w:rsidRPr="00E3157C" w14:paraId="18259BAD" w14:textId="77777777" w:rsidTr="00E3157C">
        <w:trPr>
          <w:trHeight w:val="300"/>
        </w:trPr>
        <w:tc>
          <w:tcPr>
            <w:tcW w:w="762" w:type="dxa"/>
            <w:shd w:val="clear" w:color="auto" w:fill="auto"/>
            <w:noWrap/>
            <w:vAlign w:val="bottom"/>
            <w:hideMark/>
          </w:tcPr>
          <w:p w14:paraId="6B8634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69F23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22DDC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46FD5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1678E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6CC338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84D7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EA180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09" w:type="dxa"/>
            <w:shd w:val="clear" w:color="auto" w:fill="auto"/>
            <w:noWrap/>
            <w:vAlign w:val="bottom"/>
            <w:hideMark/>
          </w:tcPr>
          <w:p w14:paraId="44D6EF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049C75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31" w:type="dxa"/>
            <w:shd w:val="clear" w:color="auto" w:fill="auto"/>
            <w:noWrap/>
            <w:vAlign w:val="bottom"/>
            <w:hideMark/>
          </w:tcPr>
          <w:p w14:paraId="015A2B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B3787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C5C33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0.868</w:t>
            </w:r>
          </w:p>
        </w:tc>
      </w:tr>
      <w:tr w:rsidR="00E3157C" w:rsidRPr="00E3157C" w14:paraId="3C4E9ABE" w14:textId="77777777" w:rsidTr="00E3157C">
        <w:trPr>
          <w:trHeight w:val="300"/>
        </w:trPr>
        <w:tc>
          <w:tcPr>
            <w:tcW w:w="762" w:type="dxa"/>
            <w:shd w:val="clear" w:color="auto" w:fill="auto"/>
            <w:noWrap/>
            <w:vAlign w:val="bottom"/>
            <w:hideMark/>
          </w:tcPr>
          <w:p w14:paraId="75D1F5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2BFEA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78E3D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6D1008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B0DA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4588F4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2177B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49DF65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0.7547</w:t>
            </w:r>
          </w:p>
        </w:tc>
        <w:tc>
          <w:tcPr>
            <w:tcW w:w="809" w:type="dxa"/>
            <w:shd w:val="clear" w:color="auto" w:fill="auto"/>
            <w:noWrap/>
            <w:vAlign w:val="bottom"/>
            <w:hideMark/>
          </w:tcPr>
          <w:p w14:paraId="1A54C5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4125D7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0.7908</w:t>
            </w:r>
          </w:p>
        </w:tc>
        <w:tc>
          <w:tcPr>
            <w:tcW w:w="831" w:type="dxa"/>
            <w:shd w:val="clear" w:color="auto" w:fill="auto"/>
            <w:noWrap/>
            <w:vAlign w:val="bottom"/>
            <w:hideMark/>
          </w:tcPr>
          <w:p w14:paraId="63CE4C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C4D2A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76517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0.5932</w:t>
            </w:r>
          </w:p>
        </w:tc>
      </w:tr>
      <w:tr w:rsidR="00E3157C" w:rsidRPr="00E3157C" w14:paraId="67F6BA19" w14:textId="77777777" w:rsidTr="00E3157C">
        <w:trPr>
          <w:trHeight w:val="300"/>
        </w:trPr>
        <w:tc>
          <w:tcPr>
            <w:tcW w:w="762" w:type="dxa"/>
            <w:shd w:val="clear" w:color="auto" w:fill="auto"/>
            <w:noWrap/>
            <w:vAlign w:val="bottom"/>
            <w:hideMark/>
          </w:tcPr>
          <w:p w14:paraId="2E9336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0951D2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38D1E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E0246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CE0652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7960A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22AF3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44D44E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0.7442</w:t>
            </w:r>
          </w:p>
        </w:tc>
        <w:tc>
          <w:tcPr>
            <w:tcW w:w="809" w:type="dxa"/>
            <w:shd w:val="clear" w:color="auto" w:fill="auto"/>
            <w:noWrap/>
            <w:vAlign w:val="bottom"/>
            <w:hideMark/>
          </w:tcPr>
          <w:p w14:paraId="1FD580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CBC82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0.785</w:t>
            </w:r>
          </w:p>
        </w:tc>
        <w:tc>
          <w:tcPr>
            <w:tcW w:w="831" w:type="dxa"/>
            <w:shd w:val="clear" w:color="auto" w:fill="auto"/>
            <w:noWrap/>
            <w:vAlign w:val="bottom"/>
            <w:hideMark/>
          </w:tcPr>
          <w:p w14:paraId="46F5FC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5E7A9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36C2C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0.4929</w:t>
            </w:r>
          </w:p>
        </w:tc>
      </w:tr>
      <w:tr w:rsidR="00E3157C" w:rsidRPr="00E3157C" w14:paraId="44C4D51D" w14:textId="77777777" w:rsidTr="00E3157C">
        <w:trPr>
          <w:trHeight w:val="300"/>
        </w:trPr>
        <w:tc>
          <w:tcPr>
            <w:tcW w:w="762" w:type="dxa"/>
            <w:shd w:val="clear" w:color="auto" w:fill="auto"/>
            <w:noWrap/>
            <w:vAlign w:val="bottom"/>
            <w:hideMark/>
          </w:tcPr>
          <w:p w14:paraId="7F4E41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84109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2230E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5F850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22E9C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12C44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A5162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F4260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0.7442</w:t>
            </w:r>
          </w:p>
        </w:tc>
        <w:tc>
          <w:tcPr>
            <w:tcW w:w="809" w:type="dxa"/>
            <w:shd w:val="clear" w:color="auto" w:fill="auto"/>
            <w:noWrap/>
            <w:vAlign w:val="bottom"/>
            <w:hideMark/>
          </w:tcPr>
          <w:p w14:paraId="6088AB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61ED6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0.785</w:t>
            </w:r>
          </w:p>
        </w:tc>
        <w:tc>
          <w:tcPr>
            <w:tcW w:w="831" w:type="dxa"/>
            <w:shd w:val="clear" w:color="auto" w:fill="auto"/>
            <w:noWrap/>
            <w:vAlign w:val="bottom"/>
            <w:hideMark/>
          </w:tcPr>
          <w:p w14:paraId="18189A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2EA7B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88942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0.512</w:t>
            </w:r>
          </w:p>
        </w:tc>
      </w:tr>
      <w:tr w:rsidR="00E3157C" w:rsidRPr="00E3157C" w14:paraId="25B6EA37" w14:textId="77777777" w:rsidTr="00E3157C">
        <w:trPr>
          <w:trHeight w:val="300"/>
        </w:trPr>
        <w:tc>
          <w:tcPr>
            <w:tcW w:w="762" w:type="dxa"/>
            <w:shd w:val="clear" w:color="auto" w:fill="auto"/>
            <w:noWrap/>
            <w:vAlign w:val="bottom"/>
            <w:hideMark/>
          </w:tcPr>
          <w:p w14:paraId="4E30A1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ABA82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20358E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19F43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5E9C6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448112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6BF8A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D289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38FCCC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550A5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11F69E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D273D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5616D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0.4346</w:t>
            </w:r>
          </w:p>
        </w:tc>
      </w:tr>
      <w:tr w:rsidR="00E3157C" w:rsidRPr="00E3157C" w14:paraId="4C4A3EAC" w14:textId="77777777" w:rsidTr="00E3157C">
        <w:trPr>
          <w:trHeight w:val="300"/>
        </w:trPr>
        <w:tc>
          <w:tcPr>
            <w:tcW w:w="762" w:type="dxa"/>
            <w:shd w:val="clear" w:color="auto" w:fill="auto"/>
            <w:noWrap/>
            <w:vAlign w:val="bottom"/>
            <w:hideMark/>
          </w:tcPr>
          <w:p w14:paraId="754413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F9CAA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4849A2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BEF9A7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20529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5B268ED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lastRenderedPageBreak/>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1429F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0.8305</w:t>
            </w:r>
          </w:p>
        </w:tc>
        <w:tc>
          <w:tcPr>
            <w:tcW w:w="884" w:type="dxa"/>
            <w:shd w:val="clear" w:color="auto" w:fill="auto"/>
            <w:noWrap/>
            <w:vAlign w:val="bottom"/>
            <w:hideMark/>
          </w:tcPr>
          <w:p w14:paraId="23FB4E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7B0167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FF97D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2143C1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F5D4E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99460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0.4469</w:t>
            </w:r>
          </w:p>
        </w:tc>
      </w:tr>
      <w:tr w:rsidR="00E3157C" w:rsidRPr="00E3157C" w14:paraId="5DF678BF" w14:textId="77777777" w:rsidTr="00E3157C">
        <w:trPr>
          <w:trHeight w:val="300"/>
        </w:trPr>
        <w:tc>
          <w:tcPr>
            <w:tcW w:w="762" w:type="dxa"/>
            <w:shd w:val="clear" w:color="auto" w:fill="auto"/>
            <w:noWrap/>
            <w:vAlign w:val="bottom"/>
            <w:hideMark/>
          </w:tcPr>
          <w:p w14:paraId="575320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B1D59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FFB4F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717A4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103BC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77560C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B34AA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E8DF2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56AF59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2007A2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5FE121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5ACA00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26F96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0.4225</w:t>
            </w:r>
          </w:p>
        </w:tc>
      </w:tr>
      <w:tr w:rsidR="00E3157C" w:rsidRPr="00E3157C" w14:paraId="4F041283" w14:textId="77777777" w:rsidTr="00E3157C">
        <w:trPr>
          <w:trHeight w:val="300"/>
        </w:trPr>
        <w:tc>
          <w:tcPr>
            <w:tcW w:w="762" w:type="dxa"/>
            <w:shd w:val="clear" w:color="auto" w:fill="auto"/>
            <w:noWrap/>
            <w:vAlign w:val="bottom"/>
            <w:hideMark/>
          </w:tcPr>
          <w:p w14:paraId="538318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73E43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5AC289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42064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9B043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1A1F485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D26E4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820C8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3CC9D9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26B98C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373C93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9E026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741B6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0.4424</w:t>
            </w:r>
          </w:p>
        </w:tc>
      </w:tr>
      <w:tr w:rsidR="00E3157C" w:rsidRPr="00E3157C" w14:paraId="4179F88B" w14:textId="77777777" w:rsidTr="00E3157C">
        <w:trPr>
          <w:trHeight w:val="300"/>
        </w:trPr>
        <w:tc>
          <w:tcPr>
            <w:tcW w:w="762" w:type="dxa"/>
            <w:shd w:val="clear" w:color="auto" w:fill="auto"/>
            <w:noWrap/>
            <w:vAlign w:val="bottom"/>
            <w:hideMark/>
          </w:tcPr>
          <w:p w14:paraId="6A4711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37CA9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208172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0F57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4A820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20F95D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98849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C6BAB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0.735</w:t>
            </w:r>
          </w:p>
        </w:tc>
        <w:tc>
          <w:tcPr>
            <w:tcW w:w="809" w:type="dxa"/>
            <w:shd w:val="clear" w:color="auto" w:fill="auto"/>
            <w:noWrap/>
            <w:vAlign w:val="bottom"/>
            <w:hideMark/>
          </w:tcPr>
          <w:p w14:paraId="69AE4F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F327C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0.7798</w:t>
            </w:r>
          </w:p>
        </w:tc>
        <w:tc>
          <w:tcPr>
            <w:tcW w:w="831" w:type="dxa"/>
            <w:shd w:val="clear" w:color="auto" w:fill="auto"/>
            <w:noWrap/>
            <w:vAlign w:val="bottom"/>
            <w:hideMark/>
          </w:tcPr>
          <w:p w14:paraId="2EED9A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C5E6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D870F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0.4161</w:t>
            </w:r>
          </w:p>
        </w:tc>
      </w:tr>
      <w:tr w:rsidR="00E3157C" w:rsidRPr="00E3157C" w14:paraId="3BF00FB7" w14:textId="77777777" w:rsidTr="00E3157C">
        <w:trPr>
          <w:trHeight w:val="300"/>
        </w:trPr>
        <w:tc>
          <w:tcPr>
            <w:tcW w:w="762" w:type="dxa"/>
            <w:shd w:val="clear" w:color="auto" w:fill="auto"/>
            <w:noWrap/>
            <w:vAlign w:val="bottom"/>
            <w:hideMark/>
          </w:tcPr>
          <w:p w14:paraId="7F40CE6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43C14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FFC70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7DE0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22D64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271FE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A4956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A7F4D5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0.7283</w:t>
            </w:r>
          </w:p>
        </w:tc>
        <w:tc>
          <w:tcPr>
            <w:tcW w:w="809" w:type="dxa"/>
            <w:shd w:val="clear" w:color="auto" w:fill="auto"/>
            <w:noWrap/>
            <w:vAlign w:val="bottom"/>
            <w:hideMark/>
          </w:tcPr>
          <w:p w14:paraId="00C6C5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64A29A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0.776</w:t>
            </w:r>
          </w:p>
        </w:tc>
        <w:tc>
          <w:tcPr>
            <w:tcW w:w="831" w:type="dxa"/>
            <w:shd w:val="clear" w:color="auto" w:fill="auto"/>
            <w:noWrap/>
            <w:vAlign w:val="bottom"/>
            <w:hideMark/>
          </w:tcPr>
          <w:p w14:paraId="4D010B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C112C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9D358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0.3983</w:t>
            </w:r>
          </w:p>
        </w:tc>
      </w:tr>
      <w:tr w:rsidR="00E3157C" w:rsidRPr="00E3157C" w14:paraId="72585A0A" w14:textId="77777777" w:rsidTr="00E3157C">
        <w:trPr>
          <w:trHeight w:val="300"/>
        </w:trPr>
        <w:tc>
          <w:tcPr>
            <w:tcW w:w="762" w:type="dxa"/>
            <w:shd w:val="clear" w:color="auto" w:fill="auto"/>
            <w:noWrap/>
            <w:vAlign w:val="bottom"/>
            <w:hideMark/>
          </w:tcPr>
          <w:p w14:paraId="0397B5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E2356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CC0BD8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932E0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FDD16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FC09C4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B390A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36431A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0.6927</w:t>
            </w:r>
          </w:p>
        </w:tc>
        <w:tc>
          <w:tcPr>
            <w:tcW w:w="809" w:type="dxa"/>
            <w:shd w:val="clear" w:color="auto" w:fill="auto"/>
            <w:noWrap/>
            <w:vAlign w:val="bottom"/>
            <w:hideMark/>
          </w:tcPr>
          <w:p w14:paraId="4750AD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7D20EB0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0.7553</w:t>
            </w:r>
          </w:p>
        </w:tc>
        <w:tc>
          <w:tcPr>
            <w:tcW w:w="831" w:type="dxa"/>
            <w:shd w:val="clear" w:color="auto" w:fill="auto"/>
            <w:noWrap/>
            <w:vAlign w:val="bottom"/>
            <w:hideMark/>
          </w:tcPr>
          <w:p w14:paraId="72E620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16A38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631687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0.6827</w:t>
            </w:r>
          </w:p>
        </w:tc>
      </w:tr>
      <w:tr w:rsidR="00E3157C" w:rsidRPr="00E3157C" w14:paraId="5820C018" w14:textId="77777777" w:rsidTr="00E3157C">
        <w:trPr>
          <w:trHeight w:val="300"/>
        </w:trPr>
        <w:tc>
          <w:tcPr>
            <w:tcW w:w="762" w:type="dxa"/>
            <w:shd w:val="clear" w:color="auto" w:fill="auto"/>
            <w:noWrap/>
            <w:vAlign w:val="bottom"/>
            <w:hideMark/>
          </w:tcPr>
          <w:p w14:paraId="42832D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D77D7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39A3D7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D9D5D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905C4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6D5B09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r w:rsidRPr="00BF3F02">
              <w:rPr>
                <w:rFonts w:ascii="Aptos Narrow" w:hAnsi="Aptos Narrow" w:cs="Times New Roman"/>
                <w:color w:val="000000"/>
                <w:sz w:val="18"/>
                <w:szCs w:val="18"/>
                <w:lang w:val="en-US" w:eastAsia="en-US"/>
              </w:rPr>
              <w:lastRenderedPageBreak/>
              <w:t xml:space="preserve">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87C83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0.8305</w:t>
            </w:r>
          </w:p>
        </w:tc>
        <w:tc>
          <w:tcPr>
            <w:tcW w:w="884" w:type="dxa"/>
            <w:shd w:val="clear" w:color="auto" w:fill="auto"/>
            <w:noWrap/>
            <w:vAlign w:val="bottom"/>
            <w:hideMark/>
          </w:tcPr>
          <w:p w14:paraId="3BC32D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0.6927</w:t>
            </w:r>
          </w:p>
        </w:tc>
        <w:tc>
          <w:tcPr>
            <w:tcW w:w="809" w:type="dxa"/>
            <w:shd w:val="clear" w:color="auto" w:fill="auto"/>
            <w:noWrap/>
            <w:vAlign w:val="bottom"/>
            <w:hideMark/>
          </w:tcPr>
          <w:p w14:paraId="49B925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42" w:type="dxa"/>
            <w:shd w:val="clear" w:color="auto" w:fill="auto"/>
            <w:noWrap/>
            <w:vAlign w:val="bottom"/>
            <w:hideMark/>
          </w:tcPr>
          <w:p w14:paraId="5ED2B8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0.7553</w:t>
            </w:r>
          </w:p>
        </w:tc>
        <w:tc>
          <w:tcPr>
            <w:tcW w:w="831" w:type="dxa"/>
            <w:shd w:val="clear" w:color="auto" w:fill="auto"/>
            <w:noWrap/>
            <w:vAlign w:val="bottom"/>
            <w:hideMark/>
          </w:tcPr>
          <w:p w14:paraId="5506CC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0EAFA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51983B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0.3677</w:t>
            </w:r>
          </w:p>
        </w:tc>
      </w:tr>
      <w:tr w:rsidR="00E3157C" w:rsidRPr="00E3157C" w14:paraId="6FA57443" w14:textId="77777777" w:rsidTr="00E3157C">
        <w:trPr>
          <w:trHeight w:val="300"/>
        </w:trPr>
        <w:tc>
          <w:tcPr>
            <w:tcW w:w="762" w:type="dxa"/>
            <w:shd w:val="clear" w:color="auto" w:fill="auto"/>
            <w:noWrap/>
            <w:vAlign w:val="bottom"/>
            <w:hideMark/>
          </w:tcPr>
          <w:p w14:paraId="7B7647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3B484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3F511E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61A8A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33BB9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055A86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CEBD4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E3FA4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6A88F2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22D31C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17F0E7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FFD32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F7612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0.4223</w:t>
            </w:r>
          </w:p>
        </w:tc>
      </w:tr>
      <w:tr w:rsidR="00E3157C" w:rsidRPr="00E3157C" w14:paraId="0968EA24" w14:textId="77777777" w:rsidTr="00E3157C">
        <w:trPr>
          <w:trHeight w:val="300"/>
        </w:trPr>
        <w:tc>
          <w:tcPr>
            <w:tcW w:w="762" w:type="dxa"/>
            <w:shd w:val="clear" w:color="auto" w:fill="auto"/>
            <w:noWrap/>
            <w:vAlign w:val="bottom"/>
            <w:hideMark/>
          </w:tcPr>
          <w:p w14:paraId="396A15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5CE07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3BF643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17C22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2533C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0E53321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28B6937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F4361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56FFF9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35224E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002AB1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0E012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F23BF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0.4353</w:t>
            </w:r>
          </w:p>
        </w:tc>
      </w:tr>
      <w:tr w:rsidR="00E3157C" w:rsidRPr="00E3157C" w14:paraId="3FD04178" w14:textId="77777777" w:rsidTr="00E3157C">
        <w:trPr>
          <w:trHeight w:val="300"/>
        </w:trPr>
        <w:tc>
          <w:tcPr>
            <w:tcW w:w="762" w:type="dxa"/>
            <w:shd w:val="clear" w:color="auto" w:fill="auto"/>
            <w:noWrap/>
            <w:vAlign w:val="bottom"/>
            <w:hideMark/>
          </w:tcPr>
          <w:p w14:paraId="18EB0A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C0DC6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077CC9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94035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F644A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158B330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8311F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2F9F00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01D4AB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56D6AC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04AA4E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49DC7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3FDEF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0.4855</w:t>
            </w:r>
          </w:p>
        </w:tc>
      </w:tr>
      <w:tr w:rsidR="00E3157C" w:rsidRPr="00E3157C" w14:paraId="6894B0D3" w14:textId="77777777" w:rsidTr="00E3157C">
        <w:trPr>
          <w:trHeight w:val="300"/>
        </w:trPr>
        <w:tc>
          <w:tcPr>
            <w:tcW w:w="762" w:type="dxa"/>
            <w:shd w:val="clear" w:color="auto" w:fill="auto"/>
            <w:noWrap/>
            <w:vAlign w:val="bottom"/>
            <w:hideMark/>
          </w:tcPr>
          <w:p w14:paraId="336C5C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F2783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09F690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323B4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BD2BC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7E9919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26437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69C494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357027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2A9A4B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7C6061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1893C1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776494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0.4366</w:t>
            </w:r>
          </w:p>
        </w:tc>
      </w:tr>
      <w:tr w:rsidR="00E3157C" w:rsidRPr="00E3157C" w14:paraId="08790824" w14:textId="77777777" w:rsidTr="00E3157C">
        <w:trPr>
          <w:trHeight w:val="300"/>
        </w:trPr>
        <w:tc>
          <w:tcPr>
            <w:tcW w:w="762" w:type="dxa"/>
            <w:shd w:val="clear" w:color="auto" w:fill="auto"/>
            <w:noWrap/>
            <w:vAlign w:val="bottom"/>
            <w:hideMark/>
          </w:tcPr>
          <w:p w14:paraId="2B5076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8ED629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55ED08C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177DC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E65D6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53DF67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C99C5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7243FF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0.1475</w:t>
            </w:r>
          </w:p>
        </w:tc>
        <w:tc>
          <w:tcPr>
            <w:tcW w:w="809" w:type="dxa"/>
            <w:shd w:val="clear" w:color="auto" w:fill="auto"/>
            <w:noWrap/>
            <w:vAlign w:val="bottom"/>
            <w:hideMark/>
          </w:tcPr>
          <w:p w14:paraId="359CD8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5D17C4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0.1565</w:t>
            </w:r>
          </w:p>
        </w:tc>
        <w:tc>
          <w:tcPr>
            <w:tcW w:w="831" w:type="dxa"/>
            <w:shd w:val="clear" w:color="auto" w:fill="auto"/>
            <w:noWrap/>
            <w:vAlign w:val="bottom"/>
            <w:hideMark/>
          </w:tcPr>
          <w:p w14:paraId="73E4F0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30E70D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2B0F63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0.4432</w:t>
            </w:r>
          </w:p>
        </w:tc>
      </w:tr>
      <w:tr w:rsidR="00E3157C" w:rsidRPr="00E3157C" w14:paraId="26A0FF63" w14:textId="77777777" w:rsidTr="00E3157C">
        <w:trPr>
          <w:trHeight w:val="300"/>
        </w:trPr>
        <w:tc>
          <w:tcPr>
            <w:tcW w:w="762" w:type="dxa"/>
            <w:shd w:val="clear" w:color="auto" w:fill="auto"/>
            <w:noWrap/>
            <w:vAlign w:val="bottom"/>
            <w:hideMark/>
          </w:tcPr>
          <w:p w14:paraId="2639F1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7EF73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582A447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890E5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9BDF4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2749F5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pump,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w:t>
            </w:r>
            <w:r w:rsidRPr="00BF3F02">
              <w:rPr>
                <w:rFonts w:ascii="Aptos Narrow" w:hAnsi="Aptos Narrow" w:cs="Times New Roman"/>
                <w:color w:val="000000"/>
                <w:sz w:val="18"/>
                <w:szCs w:val="18"/>
                <w:lang w:val="en-US" w:eastAsia="en-US"/>
              </w:rPr>
              <w:lastRenderedPageBreak/>
              <w:t xml:space="preserve">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5B56D6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0.8305</w:t>
            </w:r>
          </w:p>
        </w:tc>
        <w:tc>
          <w:tcPr>
            <w:tcW w:w="884" w:type="dxa"/>
            <w:shd w:val="clear" w:color="auto" w:fill="auto"/>
            <w:noWrap/>
            <w:vAlign w:val="bottom"/>
            <w:hideMark/>
          </w:tcPr>
          <w:p w14:paraId="2D7F98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0.1462</w:t>
            </w:r>
          </w:p>
        </w:tc>
        <w:tc>
          <w:tcPr>
            <w:tcW w:w="809" w:type="dxa"/>
            <w:shd w:val="clear" w:color="auto" w:fill="auto"/>
            <w:noWrap/>
            <w:vAlign w:val="bottom"/>
            <w:hideMark/>
          </w:tcPr>
          <w:p w14:paraId="130D9A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0BEF91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0.1557</w:t>
            </w:r>
          </w:p>
        </w:tc>
        <w:tc>
          <w:tcPr>
            <w:tcW w:w="831" w:type="dxa"/>
            <w:shd w:val="clear" w:color="auto" w:fill="auto"/>
            <w:noWrap/>
            <w:vAlign w:val="bottom"/>
            <w:hideMark/>
          </w:tcPr>
          <w:p w14:paraId="00C013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3C5E7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3A59EB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0.4463</w:t>
            </w:r>
          </w:p>
        </w:tc>
      </w:tr>
      <w:tr w:rsidR="00E3157C" w:rsidRPr="00E3157C" w14:paraId="292F763F" w14:textId="77777777" w:rsidTr="00E3157C">
        <w:trPr>
          <w:trHeight w:val="300"/>
        </w:trPr>
        <w:tc>
          <w:tcPr>
            <w:tcW w:w="762" w:type="dxa"/>
            <w:shd w:val="clear" w:color="auto" w:fill="auto"/>
            <w:noWrap/>
            <w:vAlign w:val="bottom"/>
            <w:hideMark/>
          </w:tcPr>
          <w:p w14:paraId="0972361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D928C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rem_13</w:t>
            </w:r>
          </w:p>
        </w:tc>
        <w:tc>
          <w:tcPr>
            <w:tcW w:w="661" w:type="dxa"/>
            <w:shd w:val="clear" w:color="auto" w:fill="auto"/>
            <w:noWrap/>
            <w:vAlign w:val="bottom"/>
            <w:hideMark/>
          </w:tcPr>
          <w:p w14:paraId="7A133A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EB7CC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C1E54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2</w:t>
            </w:r>
          </w:p>
        </w:tc>
        <w:tc>
          <w:tcPr>
            <w:tcW w:w="1972" w:type="dxa"/>
            <w:shd w:val="clear" w:color="auto" w:fill="auto"/>
            <w:noWrap/>
            <w:vAlign w:val="bottom"/>
            <w:hideMark/>
          </w:tcPr>
          <w:p w14:paraId="329780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91E0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0FE93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0.139</w:t>
            </w:r>
          </w:p>
        </w:tc>
        <w:tc>
          <w:tcPr>
            <w:tcW w:w="809" w:type="dxa"/>
            <w:shd w:val="clear" w:color="auto" w:fill="auto"/>
            <w:noWrap/>
            <w:vAlign w:val="bottom"/>
            <w:hideMark/>
          </w:tcPr>
          <w:p w14:paraId="116B0C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52CC4C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0.1516</w:t>
            </w:r>
          </w:p>
        </w:tc>
        <w:tc>
          <w:tcPr>
            <w:tcW w:w="831" w:type="dxa"/>
            <w:shd w:val="clear" w:color="auto" w:fill="auto"/>
            <w:noWrap/>
            <w:vAlign w:val="bottom"/>
            <w:hideMark/>
          </w:tcPr>
          <w:p w14:paraId="02A13E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EE76B5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0F0E0D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0.6525</w:t>
            </w:r>
          </w:p>
        </w:tc>
      </w:tr>
      <w:tr w:rsidR="00E3157C" w:rsidRPr="00E3157C" w14:paraId="35C6BB9F" w14:textId="77777777" w:rsidTr="00E3157C">
        <w:trPr>
          <w:trHeight w:val="300"/>
        </w:trPr>
        <w:tc>
          <w:tcPr>
            <w:tcW w:w="762" w:type="dxa"/>
            <w:shd w:val="clear" w:color="auto" w:fill="auto"/>
            <w:noWrap/>
            <w:vAlign w:val="bottom"/>
            <w:hideMark/>
          </w:tcPr>
          <w:p w14:paraId="1CD824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B0C9F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rem_14</w:t>
            </w:r>
          </w:p>
        </w:tc>
        <w:tc>
          <w:tcPr>
            <w:tcW w:w="661" w:type="dxa"/>
            <w:shd w:val="clear" w:color="auto" w:fill="auto"/>
            <w:noWrap/>
            <w:vAlign w:val="bottom"/>
            <w:hideMark/>
          </w:tcPr>
          <w:p w14:paraId="1E5CC07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515C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7657C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1972" w:type="dxa"/>
            <w:shd w:val="clear" w:color="auto" w:fill="auto"/>
            <w:noWrap/>
            <w:vAlign w:val="bottom"/>
            <w:hideMark/>
          </w:tcPr>
          <w:p w14:paraId="4B6EEC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985DA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1F1D77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0.139</w:t>
            </w:r>
          </w:p>
        </w:tc>
        <w:tc>
          <w:tcPr>
            <w:tcW w:w="809" w:type="dxa"/>
            <w:shd w:val="clear" w:color="auto" w:fill="auto"/>
            <w:noWrap/>
            <w:vAlign w:val="bottom"/>
            <w:hideMark/>
          </w:tcPr>
          <w:p w14:paraId="488189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0.1667</w:t>
            </w:r>
          </w:p>
        </w:tc>
        <w:tc>
          <w:tcPr>
            <w:tcW w:w="842" w:type="dxa"/>
            <w:shd w:val="clear" w:color="auto" w:fill="auto"/>
            <w:noWrap/>
            <w:vAlign w:val="bottom"/>
            <w:hideMark/>
          </w:tcPr>
          <w:p w14:paraId="2C8FCB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0.1516</w:t>
            </w:r>
          </w:p>
        </w:tc>
        <w:tc>
          <w:tcPr>
            <w:tcW w:w="831" w:type="dxa"/>
            <w:shd w:val="clear" w:color="auto" w:fill="auto"/>
            <w:noWrap/>
            <w:vAlign w:val="bottom"/>
            <w:hideMark/>
          </w:tcPr>
          <w:p w14:paraId="23703B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23AF41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w:t>
            </w:r>
          </w:p>
        </w:tc>
        <w:tc>
          <w:tcPr>
            <w:tcW w:w="943" w:type="dxa"/>
            <w:shd w:val="clear" w:color="auto" w:fill="auto"/>
            <w:noWrap/>
            <w:vAlign w:val="bottom"/>
            <w:hideMark/>
          </w:tcPr>
          <w:p w14:paraId="156744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0.3983</w:t>
            </w:r>
          </w:p>
        </w:tc>
      </w:tr>
      <w:tr w:rsidR="00E3157C" w:rsidRPr="00E3157C" w14:paraId="2C9D6EE6" w14:textId="77777777" w:rsidTr="00E3157C">
        <w:trPr>
          <w:trHeight w:val="300"/>
        </w:trPr>
        <w:tc>
          <w:tcPr>
            <w:tcW w:w="762" w:type="dxa"/>
            <w:shd w:val="clear" w:color="auto" w:fill="auto"/>
            <w:noWrap/>
            <w:vAlign w:val="bottom"/>
            <w:hideMark/>
          </w:tcPr>
          <w:p w14:paraId="24188C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CC42E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D2833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A59AE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D7509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2DF088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7FA451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5DCFF0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0.1298</w:t>
            </w:r>
          </w:p>
        </w:tc>
        <w:tc>
          <w:tcPr>
            <w:tcW w:w="809" w:type="dxa"/>
            <w:shd w:val="clear" w:color="auto" w:fill="auto"/>
            <w:noWrap/>
            <w:vAlign w:val="bottom"/>
            <w:hideMark/>
          </w:tcPr>
          <w:p w14:paraId="0D5BB5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0.1429</w:t>
            </w:r>
          </w:p>
        </w:tc>
        <w:tc>
          <w:tcPr>
            <w:tcW w:w="842" w:type="dxa"/>
            <w:shd w:val="clear" w:color="auto" w:fill="auto"/>
            <w:noWrap/>
            <w:vAlign w:val="bottom"/>
            <w:hideMark/>
          </w:tcPr>
          <w:p w14:paraId="125883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0.136</w:t>
            </w:r>
          </w:p>
        </w:tc>
        <w:tc>
          <w:tcPr>
            <w:tcW w:w="831" w:type="dxa"/>
            <w:shd w:val="clear" w:color="auto" w:fill="auto"/>
            <w:noWrap/>
            <w:vAlign w:val="bottom"/>
            <w:hideMark/>
          </w:tcPr>
          <w:p w14:paraId="68B136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718A61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4D72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0.5896</w:t>
            </w:r>
          </w:p>
        </w:tc>
      </w:tr>
      <w:tr w:rsidR="00E3157C" w:rsidRPr="00E3157C" w14:paraId="1FBF0F94" w14:textId="77777777" w:rsidTr="00E3157C">
        <w:trPr>
          <w:trHeight w:val="300"/>
        </w:trPr>
        <w:tc>
          <w:tcPr>
            <w:tcW w:w="762" w:type="dxa"/>
            <w:shd w:val="clear" w:color="auto" w:fill="auto"/>
            <w:noWrap/>
            <w:vAlign w:val="bottom"/>
            <w:hideMark/>
          </w:tcPr>
          <w:p w14:paraId="2EB426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03018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6024C2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D425F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64939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722CF7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22FCC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3ED104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0.128</w:t>
            </w:r>
          </w:p>
        </w:tc>
        <w:tc>
          <w:tcPr>
            <w:tcW w:w="809" w:type="dxa"/>
            <w:shd w:val="clear" w:color="auto" w:fill="auto"/>
            <w:noWrap/>
            <w:vAlign w:val="bottom"/>
            <w:hideMark/>
          </w:tcPr>
          <w:p w14:paraId="739FF0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0.1429</w:t>
            </w:r>
          </w:p>
        </w:tc>
        <w:tc>
          <w:tcPr>
            <w:tcW w:w="842" w:type="dxa"/>
            <w:shd w:val="clear" w:color="auto" w:fill="auto"/>
            <w:noWrap/>
            <w:vAlign w:val="bottom"/>
            <w:hideMark/>
          </w:tcPr>
          <w:p w14:paraId="59D154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0.135</w:t>
            </w:r>
          </w:p>
        </w:tc>
        <w:tc>
          <w:tcPr>
            <w:tcW w:w="831" w:type="dxa"/>
            <w:shd w:val="clear" w:color="auto" w:fill="auto"/>
            <w:noWrap/>
            <w:vAlign w:val="bottom"/>
            <w:hideMark/>
          </w:tcPr>
          <w:p w14:paraId="4E96CC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0A1D79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7CA87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0.4979</w:t>
            </w:r>
          </w:p>
        </w:tc>
      </w:tr>
      <w:tr w:rsidR="00E3157C" w:rsidRPr="00E3157C" w14:paraId="3DBFBF75" w14:textId="77777777" w:rsidTr="00E3157C">
        <w:trPr>
          <w:trHeight w:val="300"/>
        </w:trPr>
        <w:tc>
          <w:tcPr>
            <w:tcW w:w="762" w:type="dxa"/>
            <w:shd w:val="clear" w:color="auto" w:fill="auto"/>
            <w:noWrap/>
            <w:vAlign w:val="bottom"/>
            <w:hideMark/>
          </w:tcPr>
          <w:p w14:paraId="7FC575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528A7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13B0A3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A8389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34382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7002F3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3C4445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0.8305</w:t>
            </w:r>
          </w:p>
        </w:tc>
        <w:tc>
          <w:tcPr>
            <w:tcW w:w="884" w:type="dxa"/>
            <w:shd w:val="clear" w:color="auto" w:fill="auto"/>
            <w:noWrap/>
            <w:vAlign w:val="bottom"/>
            <w:hideMark/>
          </w:tcPr>
          <w:p w14:paraId="22377E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0.128</w:t>
            </w:r>
          </w:p>
        </w:tc>
        <w:tc>
          <w:tcPr>
            <w:tcW w:w="809" w:type="dxa"/>
            <w:shd w:val="clear" w:color="auto" w:fill="auto"/>
            <w:noWrap/>
            <w:vAlign w:val="bottom"/>
            <w:hideMark/>
          </w:tcPr>
          <w:p w14:paraId="46048B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0.1429</w:t>
            </w:r>
          </w:p>
        </w:tc>
        <w:tc>
          <w:tcPr>
            <w:tcW w:w="842" w:type="dxa"/>
            <w:shd w:val="clear" w:color="auto" w:fill="auto"/>
            <w:noWrap/>
            <w:vAlign w:val="bottom"/>
            <w:hideMark/>
          </w:tcPr>
          <w:p w14:paraId="3757F6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0.135</w:t>
            </w:r>
          </w:p>
        </w:tc>
        <w:tc>
          <w:tcPr>
            <w:tcW w:w="831" w:type="dxa"/>
            <w:shd w:val="clear" w:color="auto" w:fill="auto"/>
            <w:noWrap/>
            <w:vAlign w:val="bottom"/>
            <w:hideMark/>
          </w:tcPr>
          <w:p w14:paraId="449A3D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809" w:type="dxa"/>
            <w:shd w:val="clear" w:color="auto" w:fill="auto"/>
            <w:noWrap/>
            <w:vAlign w:val="bottom"/>
            <w:hideMark/>
          </w:tcPr>
          <w:p w14:paraId="6C441B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BDD24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0.5092</w:t>
            </w:r>
          </w:p>
        </w:tc>
      </w:tr>
      <w:tr w:rsidR="00E3157C" w:rsidRPr="00E3157C" w14:paraId="62DABB39" w14:textId="77777777" w:rsidTr="00E3157C">
        <w:trPr>
          <w:trHeight w:val="300"/>
        </w:trPr>
        <w:tc>
          <w:tcPr>
            <w:tcW w:w="762" w:type="dxa"/>
            <w:shd w:val="clear" w:color="auto" w:fill="auto"/>
            <w:noWrap/>
            <w:vAlign w:val="bottom"/>
            <w:hideMark/>
          </w:tcPr>
          <w:p w14:paraId="0020D1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6141D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4CBEE3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1CF5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C0C51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FAF5A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4528CD3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84" w:type="dxa"/>
            <w:shd w:val="clear" w:color="auto" w:fill="auto"/>
            <w:noWrap/>
            <w:vAlign w:val="bottom"/>
            <w:hideMark/>
          </w:tcPr>
          <w:p w14:paraId="495661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09" w:type="dxa"/>
            <w:shd w:val="clear" w:color="auto" w:fill="auto"/>
            <w:noWrap/>
            <w:vAlign w:val="bottom"/>
            <w:hideMark/>
          </w:tcPr>
          <w:p w14:paraId="11ECD1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42" w:type="dxa"/>
            <w:shd w:val="clear" w:color="auto" w:fill="auto"/>
            <w:noWrap/>
            <w:vAlign w:val="bottom"/>
            <w:hideMark/>
          </w:tcPr>
          <w:p w14:paraId="452F19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31" w:type="dxa"/>
            <w:shd w:val="clear" w:color="auto" w:fill="auto"/>
            <w:noWrap/>
            <w:vAlign w:val="bottom"/>
            <w:hideMark/>
          </w:tcPr>
          <w:p w14:paraId="3AE044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0.0002</w:t>
            </w:r>
          </w:p>
        </w:tc>
        <w:tc>
          <w:tcPr>
            <w:tcW w:w="809" w:type="dxa"/>
            <w:shd w:val="clear" w:color="auto" w:fill="auto"/>
            <w:noWrap/>
            <w:vAlign w:val="bottom"/>
            <w:hideMark/>
          </w:tcPr>
          <w:p w14:paraId="48BCB1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9F3A3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0.9865</w:t>
            </w:r>
          </w:p>
        </w:tc>
      </w:tr>
      <w:tr w:rsidR="00E3157C" w:rsidRPr="00E3157C" w14:paraId="63316A84" w14:textId="77777777" w:rsidTr="00E3157C">
        <w:trPr>
          <w:trHeight w:val="300"/>
        </w:trPr>
        <w:tc>
          <w:tcPr>
            <w:tcW w:w="762" w:type="dxa"/>
            <w:shd w:val="clear" w:color="auto" w:fill="auto"/>
            <w:noWrap/>
            <w:vAlign w:val="bottom"/>
            <w:hideMark/>
          </w:tcPr>
          <w:p w14:paraId="7C4D6D5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167C7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454BCC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7EAC2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44112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5F77A5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C21D4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84" w:type="dxa"/>
            <w:shd w:val="clear" w:color="auto" w:fill="auto"/>
            <w:noWrap/>
            <w:vAlign w:val="bottom"/>
            <w:hideMark/>
          </w:tcPr>
          <w:p w14:paraId="08ED1F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0.7464</w:t>
            </w:r>
          </w:p>
        </w:tc>
        <w:tc>
          <w:tcPr>
            <w:tcW w:w="809" w:type="dxa"/>
            <w:shd w:val="clear" w:color="auto" w:fill="auto"/>
            <w:noWrap/>
            <w:vAlign w:val="bottom"/>
            <w:hideMark/>
          </w:tcPr>
          <w:p w14:paraId="0BD4BA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0.8303</w:t>
            </w:r>
          </w:p>
        </w:tc>
        <w:tc>
          <w:tcPr>
            <w:tcW w:w="842" w:type="dxa"/>
            <w:shd w:val="clear" w:color="auto" w:fill="auto"/>
            <w:noWrap/>
            <w:vAlign w:val="bottom"/>
            <w:hideMark/>
          </w:tcPr>
          <w:p w14:paraId="7AF95D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0.7861</w:t>
            </w:r>
          </w:p>
        </w:tc>
        <w:tc>
          <w:tcPr>
            <w:tcW w:w="831" w:type="dxa"/>
            <w:shd w:val="clear" w:color="auto" w:fill="auto"/>
            <w:noWrap/>
            <w:vAlign w:val="bottom"/>
            <w:hideMark/>
          </w:tcPr>
          <w:p w14:paraId="4B81D8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0.0002</w:t>
            </w:r>
          </w:p>
        </w:tc>
        <w:tc>
          <w:tcPr>
            <w:tcW w:w="809" w:type="dxa"/>
            <w:shd w:val="clear" w:color="auto" w:fill="auto"/>
            <w:noWrap/>
            <w:vAlign w:val="bottom"/>
            <w:hideMark/>
          </w:tcPr>
          <w:p w14:paraId="4F6D68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35872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0.6024</w:t>
            </w:r>
          </w:p>
        </w:tc>
      </w:tr>
      <w:tr w:rsidR="00E3157C" w:rsidRPr="00E3157C" w14:paraId="50808897" w14:textId="77777777" w:rsidTr="00E3157C">
        <w:trPr>
          <w:trHeight w:val="300"/>
        </w:trPr>
        <w:tc>
          <w:tcPr>
            <w:tcW w:w="762" w:type="dxa"/>
            <w:shd w:val="clear" w:color="auto" w:fill="auto"/>
            <w:noWrap/>
            <w:vAlign w:val="bottom"/>
            <w:hideMark/>
          </w:tcPr>
          <w:p w14:paraId="79D02B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21C47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51EA4D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4A40AE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44396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6FF4E1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w:t>
            </w:r>
            <w:r w:rsidRPr="00BF3F02">
              <w:rPr>
                <w:rFonts w:ascii="Aptos Narrow" w:hAnsi="Aptos Narrow" w:cs="Times New Roman"/>
                <w:color w:val="000000"/>
                <w:sz w:val="18"/>
                <w:szCs w:val="18"/>
                <w:lang w:val="en-US" w:eastAsia="en-US"/>
              </w:rPr>
              <w:lastRenderedPageBreak/>
              <w:t xml:space="preserve">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0831E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0.8303</w:t>
            </w:r>
          </w:p>
        </w:tc>
        <w:tc>
          <w:tcPr>
            <w:tcW w:w="884" w:type="dxa"/>
            <w:shd w:val="clear" w:color="auto" w:fill="auto"/>
            <w:noWrap/>
            <w:vAlign w:val="bottom"/>
            <w:hideMark/>
          </w:tcPr>
          <w:p w14:paraId="61243E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0.1284</w:t>
            </w:r>
          </w:p>
        </w:tc>
        <w:tc>
          <w:tcPr>
            <w:tcW w:w="809" w:type="dxa"/>
            <w:shd w:val="clear" w:color="auto" w:fill="auto"/>
            <w:noWrap/>
            <w:vAlign w:val="bottom"/>
            <w:hideMark/>
          </w:tcPr>
          <w:p w14:paraId="4675D8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0.1428</w:t>
            </w:r>
          </w:p>
        </w:tc>
        <w:tc>
          <w:tcPr>
            <w:tcW w:w="842" w:type="dxa"/>
            <w:shd w:val="clear" w:color="auto" w:fill="auto"/>
            <w:noWrap/>
            <w:vAlign w:val="bottom"/>
            <w:hideMark/>
          </w:tcPr>
          <w:p w14:paraId="320719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0.1352</w:t>
            </w:r>
          </w:p>
        </w:tc>
        <w:tc>
          <w:tcPr>
            <w:tcW w:w="831" w:type="dxa"/>
            <w:shd w:val="clear" w:color="auto" w:fill="auto"/>
            <w:noWrap/>
            <w:vAlign w:val="bottom"/>
            <w:hideMark/>
          </w:tcPr>
          <w:p w14:paraId="556EFD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0.0002</w:t>
            </w:r>
          </w:p>
        </w:tc>
        <w:tc>
          <w:tcPr>
            <w:tcW w:w="809" w:type="dxa"/>
            <w:shd w:val="clear" w:color="auto" w:fill="auto"/>
            <w:noWrap/>
            <w:vAlign w:val="bottom"/>
            <w:hideMark/>
          </w:tcPr>
          <w:p w14:paraId="1E0859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1616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0.6126</w:t>
            </w:r>
          </w:p>
        </w:tc>
      </w:tr>
      <w:tr w:rsidR="00E3157C" w:rsidRPr="00E3157C" w14:paraId="0F64FB63" w14:textId="77777777" w:rsidTr="00E3157C">
        <w:trPr>
          <w:trHeight w:val="300"/>
        </w:trPr>
        <w:tc>
          <w:tcPr>
            <w:tcW w:w="762" w:type="dxa"/>
            <w:shd w:val="clear" w:color="auto" w:fill="auto"/>
            <w:noWrap/>
            <w:vAlign w:val="bottom"/>
            <w:hideMark/>
          </w:tcPr>
          <w:p w14:paraId="6E04EA8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DA76A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AB763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8667E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F05BF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4A964D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031B73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84" w:type="dxa"/>
            <w:shd w:val="clear" w:color="auto" w:fill="auto"/>
            <w:noWrap/>
            <w:vAlign w:val="bottom"/>
            <w:hideMark/>
          </w:tcPr>
          <w:p w14:paraId="4F1FE3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09" w:type="dxa"/>
            <w:shd w:val="clear" w:color="auto" w:fill="auto"/>
            <w:noWrap/>
            <w:vAlign w:val="bottom"/>
            <w:hideMark/>
          </w:tcPr>
          <w:p w14:paraId="157487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42" w:type="dxa"/>
            <w:shd w:val="clear" w:color="auto" w:fill="auto"/>
            <w:noWrap/>
            <w:vAlign w:val="bottom"/>
            <w:hideMark/>
          </w:tcPr>
          <w:p w14:paraId="327757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31" w:type="dxa"/>
            <w:shd w:val="clear" w:color="auto" w:fill="auto"/>
            <w:noWrap/>
            <w:vAlign w:val="bottom"/>
            <w:hideMark/>
          </w:tcPr>
          <w:p w14:paraId="27621B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0.0005</w:t>
            </w:r>
          </w:p>
        </w:tc>
        <w:tc>
          <w:tcPr>
            <w:tcW w:w="809" w:type="dxa"/>
            <w:shd w:val="clear" w:color="auto" w:fill="auto"/>
            <w:noWrap/>
            <w:vAlign w:val="bottom"/>
            <w:hideMark/>
          </w:tcPr>
          <w:p w14:paraId="79C910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18326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1.2028</w:t>
            </w:r>
          </w:p>
        </w:tc>
      </w:tr>
      <w:tr w:rsidR="00E3157C" w:rsidRPr="00E3157C" w14:paraId="2A670521" w14:textId="77777777" w:rsidTr="00E3157C">
        <w:trPr>
          <w:trHeight w:val="300"/>
        </w:trPr>
        <w:tc>
          <w:tcPr>
            <w:tcW w:w="762" w:type="dxa"/>
            <w:shd w:val="clear" w:color="auto" w:fill="auto"/>
            <w:noWrap/>
            <w:vAlign w:val="bottom"/>
            <w:hideMark/>
          </w:tcPr>
          <w:p w14:paraId="300CC0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44BAA5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15D3B4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5BEE45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749BB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22BAB46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6FA6EC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84" w:type="dxa"/>
            <w:shd w:val="clear" w:color="auto" w:fill="auto"/>
            <w:noWrap/>
            <w:vAlign w:val="bottom"/>
            <w:hideMark/>
          </w:tcPr>
          <w:p w14:paraId="71BEFB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0.8205</w:t>
            </w:r>
          </w:p>
        </w:tc>
        <w:tc>
          <w:tcPr>
            <w:tcW w:w="809" w:type="dxa"/>
            <w:shd w:val="clear" w:color="auto" w:fill="auto"/>
            <w:noWrap/>
            <w:vAlign w:val="bottom"/>
            <w:hideMark/>
          </w:tcPr>
          <w:p w14:paraId="46D35F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42" w:type="dxa"/>
            <w:shd w:val="clear" w:color="auto" w:fill="auto"/>
            <w:noWrap/>
            <w:vAlign w:val="bottom"/>
            <w:hideMark/>
          </w:tcPr>
          <w:p w14:paraId="3604B3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6D5F9B7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0.0005</w:t>
            </w:r>
          </w:p>
        </w:tc>
        <w:tc>
          <w:tcPr>
            <w:tcW w:w="809" w:type="dxa"/>
            <w:shd w:val="clear" w:color="auto" w:fill="auto"/>
            <w:noWrap/>
            <w:vAlign w:val="bottom"/>
            <w:hideMark/>
          </w:tcPr>
          <w:p w14:paraId="07DB0B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94D6D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0.6677</w:t>
            </w:r>
          </w:p>
        </w:tc>
      </w:tr>
      <w:tr w:rsidR="00E3157C" w:rsidRPr="00E3157C" w14:paraId="2C511499" w14:textId="77777777" w:rsidTr="00E3157C">
        <w:trPr>
          <w:trHeight w:val="300"/>
        </w:trPr>
        <w:tc>
          <w:tcPr>
            <w:tcW w:w="762" w:type="dxa"/>
            <w:shd w:val="clear" w:color="auto" w:fill="auto"/>
            <w:noWrap/>
            <w:vAlign w:val="bottom"/>
            <w:hideMark/>
          </w:tcPr>
          <w:p w14:paraId="4D3C9B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91445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09C645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67666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75572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04268F8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control_scheme</w:t>
            </w:r>
          </w:p>
        </w:tc>
        <w:tc>
          <w:tcPr>
            <w:tcW w:w="971" w:type="dxa"/>
            <w:shd w:val="clear" w:color="auto" w:fill="auto"/>
            <w:noWrap/>
            <w:vAlign w:val="bottom"/>
            <w:hideMark/>
          </w:tcPr>
          <w:p w14:paraId="565C9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0.8294</w:t>
            </w:r>
          </w:p>
        </w:tc>
        <w:tc>
          <w:tcPr>
            <w:tcW w:w="884" w:type="dxa"/>
            <w:shd w:val="clear" w:color="auto" w:fill="auto"/>
            <w:noWrap/>
            <w:vAlign w:val="bottom"/>
            <w:hideMark/>
          </w:tcPr>
          <w:p w14:paraId="38D640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0.1235</w:t>
            </w:r>
          </w:p>
        </w:tc>
        <w:tc>
          <w:tcPr>
            <w:tcW w:w="809" w:type="dxa"/>
            <w:shd w:val="clear" w:color="auto" w:fill="auto"/>
            <w:noWrap/>
            <w:vAlign w:val="bottom"/>
            <w:hideMark/>
          </w:tcPr>
          <w:p w14:paraId="0E7ABA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15559C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106C81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0.0005</w:t>
            </w:r>
          </w:p>
        </w:tc>
        <w:tc>
          <w:tcPr>
            <w:tcW w:w="809" w:type="dxa"/>
            <w:shd w:val="clear" w:color="auto" w:fill="auto"/>
            <w:noWrap/>
            <w:vAlign w:val="bottom"/>
            <w:hideMark/>
          </w:tcPr>
          <w:p w14:paraId="2DB65A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7B600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0.6458</w:t>
            </w:r>
          </w:p>
        </w:tc>
      </w:tr>
      <w:tr w:rsidR="00E3157C" w:rsidRPr="00E3157C" w14:paraId="4C6D8D24" w14:textId="77777777" w:rsidTr="00E3157C">
        <w:trPr>
          <w:trHeight w:val="300"/>
        </w:trPr>
        <w:tc>
          <w:tcPr>
            <w:tcW w:w="762" w:type="dxa"/>
            <w:shd w:val="clear" w:color="auto" w:fill="auto"/>
            <w:noWrap/>
            <w:vAlign w:val="bottom"/>
            <w:hideMark/>
          </w:tcPr>
          <w:p w14:paraId="3D9002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8CB4E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A9519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F21D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7662D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15F80C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80A54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6F4C70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6272BE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66FEFA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5ED4BB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222271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E7011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1.2081</w:t>
            </w:r>
          </w:p>
        </w:tc>
      </w:tr>
      <w:tr w:rsidR="00E3157C" w:rsidRPr="00E3157C" w14:paraId="10CE089F" w14:textId="77777777" w:rsidTr="00E3157C">
        <w:trPr>
          <w:trHeight w:val="300"/>
        </w:trPr>
        <w:tc>
          <w:tcPr>
            <w:tcW w:w="762" w:type="dxa"/>
            <w:shd w:val="clear" w:color="auto" w:fill="auto"/>
            <w:noWrap/>
            <w:vAlign w:val="bottom"/>
            <w:hideMark/>
          </w:tcPr>
          <w:p w14:paraId="21CC6D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A86368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49E70D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FEB5E3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38974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0B522D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AB958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6375F0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3E9F1A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78BA32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1A2DD3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6B11BD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29031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0.6696</w:t>
            </w:r>
          </w:p>
        </w:tc>
      </w:tr>
      <w:tr w:rsidR="00E3157C" w:rsidRPr="00E3157C" w14:paraId="46EDAC0F" w14:textId="77777777" w:rsidTr="00E3157C">
        <w:trPr>
          <w:trHeight w:val="300"/>
        </w:trPr>
        <w:tc>
          <w:tcPr>
            <w:tcW w:w="762" w:type="dxa"/>
            <w:shd w:val="clear" w:color="auto" w:fill="auto"/>
            <w:noWrap/>
            <w:vAlign w:val="bottom"/>
            <w:hideMark/>
          </w:tcPr>
          <w:p w14:paraId="4B2D88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CDFBC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1E6225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64D448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D4ADC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4BFD55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0CFE9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3401D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5DB27F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23C8A2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6313AE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052B0C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F93DF6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0.6607</w:t>
            </w:r>
          </w:p>
        </w:tc>
      </w:tr>
      <w:tr w:rsidR="00E3157C" w:rsidRPr="00E3157C" w14:paraId="1531C2E4" w14:textId="77777777" w:rsidTr="00E3157C">
        <w:trPr>
          <w:trHeight w:val="300"/>
        </w:trPr>
        <w:tc>
          <w:tcPr>
            <w:tcW w:w="762" w:type="dxa"/>
            <w:shd w:val="clear" w:color="auto" w:fill="auto"/>
            <w:noWrap/>
            <w:vAlign w:val="bottom"/>
            <w:hideMark/>
          </w:tcPr>
          <w:p w14:paraId="26EEA6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C68CC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4B78776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78873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8CA40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20B50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071A9F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235E1E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09" w:type="dxa"/>
            <w:shd w:val="clear" w:color="auto" w:fill="auto"/>
            <w:noWrap/>
            <w:vAlign w:val="bottom"/>
            <w:hideMark/>
          </w:tcPr>
          <w:p w14:paraId="6CB391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3FDC4D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31" w:type="dxa"/>
            <w:shd w:val="clear" w:color="auto" w:fill="auto"/>
            <w:noWrap/>
            <w:vAlign w:val="bottom"/>
            <w:hideMark/>
          </w:tcPr>
          <w:p w14:paraId="018E61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4E3221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444F9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10.7052</w:t>
            </w:r>
          </w:p>
        </w:tc>
      </w:tr>
      <w:tr w:rsidR="00E3157C" w:rsidRPr="00E3157C" w14:paraId="527756F8" w14:textId="77777777" w:rsidTr="00E3157C">
        <w:trPr>
          <w:trHeight w:val="300"/>
        </w:trPr>
        <w:tc>
          <w:tcPr>
            <w:tcW w:w="762" w:type="dxa"/>
            <w:shd w:val="clear" w:color="auto" w:fill="auto"/>
            <w:noWrap/>
            <w:vAlign w:val="bottom"/>
            <w:hideMark/>
          </w:tcPr>
          <w:p w14:paraId="310E5C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EF3F34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FC8FA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C3C2FA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BFD87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84694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6B60F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318C9D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0.8209</w:t>
            </w:r>
          </w:p>
        </w:tc>
        <w:tc>
          <w:tcPr>
            <w:tcW w:w="809" w:type="dxa"/>
            <w:shd w:val="clear" w:color="auto" w:fill="auto"/>
            <w:noWrap/>
            <w:vAlign w:val="bottom"/>
            <w:hideMark/>
          </w:tcPr>
          <w:p w14:paraId="7A8ECA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530D4B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4015A1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18D9C4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5622D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0.6618</w:t>
            </w:r>
          </w:p>
        </w:tc>
      </w:tr>
      <w:tr w:rsidR="00E3157C" w:rsidRPr="00E3157C" w14:paraId="6CD78533" w14:textId="77777777" w:rsidTr="00E3157C">
        <w:trPr>
          <w:trHeight w:val="300"/>
        </w:trPr>
        <w:tc>
          <w:tcPr>
            <w:tcW w:w="762" w:type="dxa"/>
            <w:shd w:val="clear" w:color="auto" w:fill="auto"/>
            <w:noWrap/>
            <w:vAlign w:val="bottom"/>
            <w:hideMark/>
          </w:tcPr>
          <w:p w14:paraId="475044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D4EBB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08A597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69703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A5BBA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2BFC4A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08AFC9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ACB61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0.8209</w:t>
            </w:r>
          </w:p>
        </w:tc>
        <w:tc>
          <w:tcPr>
            <w:tcW w:w="809" w:type="dxa"/>
            <w:shd w:val="clear" w:color="auto" w:fill="auto"/>
            <w:noWrap/>
            <w:vAlign w:val="bottom"/>
            <w:hideMark/>
          </w:tcPr>
          <w:p w14:paraId="476838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043943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23D798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2107CA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2E52C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0.641</w:t>
            </w:r>
          </w:p>
        </w:tc>
      </w:tr>
      <w:tr w:rsidR="00E3157C" w:rsidRPr="00E3157C" w14:paraId="16F6703E" w14:textId="77777777" w:rsidTr="00E3157C">
        <w:trPr>
          <w:trHeight w:val="300"/>
        </w:trPr>
        <w:tc>
          <w:tcPr>
            <w:tcW w:w="762" w:type="dxa"/>
            <w:shd w:val="clear" w:color="auto" w:fill="auto"/>
            <w:noWrap/>
            <w:vAlign w:val="bottom"/>
            <w:hideMark/>
          </w:tcPr>
          <w:p w14:paraId="231DE2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C7D7A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04C9E0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FA315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E79BDA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F6CAA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66E2124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09E32AE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0.8209</w:t>
            </w:r>
          </w:p>
        </w:tc>
        <w:tc>
          <w:tcPr>
            <w:tcW w:w="809" w:type="dxa"/>
            <w:shd w:val="clear" w:color="auto" w:fill="auto"/>
            <w:noWrap/>
            <w:vAlign w:val="bottom"/>
            <w:hideMark/>
          </w:tcPr>
          <w:p w14:paraId="6AF160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491093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w:t>
            </w:r>
          </w:p>
        </w:tc>
        <w:tc>
          <w:tcPr>
            <w:tcW w:w="831" w:type="dxa"/>
            <w:shd w:val="clear" w:color="auto" w:fill="auto"/>
            <w:noWrap/>
            <w:vAlign w:val="bottom"/>
            <w:hideMark/>
          </w:tcPr>
          <w:p w14:paraId="1BEAFC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20E52A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2A67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0.6519</w:t>
            </w:r>
          </w:p>
        </w:tc>
      </w:tr>
      <w:tr w:rsidR="00E3157C" w:rsidRPr="00E3157C" w14:paraId="5F9BC7F5" w14:textId="77777777" w:rsidTr="00E3157C">
        <w:trPr>
          <w:trHeight w:val="300"/>
        </w:trPr>
        <w:tc>
          <w:tcPr>
            <w:tcW w:w="762" w:type="dxa"/>
            <w:shd w:val="clear" w:color="auto" w:fill="auto"/>
            <w:noWrap/>
            <w:vAlign w:val="bottom"/>
            <w:hideMark/>
          </w:tcPr>
          <w:p w14:paraId="073CAB9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D900B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5A21EE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2C29B1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EC570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788AD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318801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49A6D5D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0.7821</w:t>
            </w:r>
          </w:p>
        </w:tc>
        <w:tc>
          <w:tcPr>
            <w:tcW w:w="809" w:type="dxa"/>
            <w:shd w:val="clear" w:color="auto" w:fill="auto"/>
            <w:noWrap/>
            <w:vAlign w:val="bottom"/>
            <w:hideMark/>
          </w:tcPr>
          <w:p w14:paraId="206778E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42" w:type="dxa"/>
            <w:shd w:val="clear" w:color="auto" w:fill="auto"/>
            <w:noWrap/>
            <w:vAlign w:val="bottom"/>
            <w:hideMark/>
          </w:tcPr>
          <w:p w14:paraId="3C95BB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0.8003</w:t>
            </w:r>
          </w:p>
        </w:tc>
        <w:tc>
          <w:tcPr>
            <w:tcW w:w="831" w:type="dxa"/>
            <w:shd w:val="clear" w:color="auto" w:fill="auto"/>
            <w:noWrap/>
            <w:vAlign w:val="bottom"/>
            <w:hideMark/>
          </w:tcPr>
          <w:p w14:paraId="574588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2197CF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7F4A6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0.5507</w:t>
            </w:r>
          </w:p>
        </w:tc>
      </w:tr>
      <w:tr w:rsidR="00E3157C" w:rsidRPr="00E3157C" w14:paraId="2BD4D63A" w14:textId="77777777" w:rsidTr="00E3157C">
        <w:trPr>
          <w:trHeight w:val="300"/>
        </w:trPr>
        <w:tc>
          <w:tcPr>
            <w:tcW w:w="762" w:type="dxa"/>
            <w:shd w:val="clear" w:color="auto" w:fill="auto"/>
            <w:noWrap/>
            <w:vAlign w:val="bottom"/>
            <w:hideMark/>
          </w:tcPr>
          <w:p w14:paraId="7652FD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8E1C46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38396BD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DEA82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8ABA3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6BAEC3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2A8EC6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426089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0C7FAF5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1976F6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03E9A7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35C8AE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EED97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0.6493</w:t>
            </w:r>
          </w:p>
        </w:tc>
      </w:tr>
      <w:tr w:rsidR="00E3157C" w:rsidRPr="00E3157C" w14:paraId="51F78F4F" w14:textId="77777777" w:rsidTr="00E3157C">
        <w:trPr>
          <w:trHeight w:val="300"/>
        </w:trPr>
        <w:tc>
          <w:tcPr>
            <w:tcW w:w="762" w:type="dxa"/>
            <w:shd w:val="clear" w:color="auto" w:fill="auto"/>
            <w:noWrap/>
            <w:vAlign w:val="bottom"/>
            <w:hideMark/>
          </w:tcPr>
          <w:p w14:paraId="1F2B4A4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ACCA1F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776F42D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26453C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DEFB8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508E04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7359E4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AA250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20040A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56163A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2DDFCF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7E3B360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95E82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0.641</w:t>
            </w:r>
          </w:p>
        </w:tc>
      </w:tr>
      <w:tr w:rsidR="00E3157C" w:rsidRPr="00E3157C" w14:paraId="2B3FEA00" w14:textId="77777777" w:rsidTr="00E3157C">
        <w:trPr>
          <w:trHeight w:val="300"/>
        </w:trPr>
        <w:tc>
          <w:tcPr>
            <w:tcW w:w="762" w:type="dxa"/>
            <w:shd w:val="clear" w:color="auto" w:fill="auto"/>
            <w:noWrap/>
            <w:vAlign w:val="bottom"/>
            <w:hideMark/>
          </w:tcPr>
          <w:p w14:paraId="2141A8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EEC4E2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None</w:t>
            </w:r>
          </w:p>
        </w:tc>
        <w:tc>
          <w:tcPr>
            <w:tcW w:w="661" w:type="dxa"/>
            <w:shd w:val="clear" w:color="auto" w:fill="auto"/>
            <w:noWrap/>
            <w:vAlign w:val="bottom"/>
            <w:hideMark/>
          </w:tcPr>
          <w:p w14:paraId="7A7E8C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3F03A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20FB6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15</w:t>
            </w:r>
          </w:p>
        </w:tc>
        <w:tc>
          <w:tcPr>
            <w:tcW w:w="1972" w:type="dxa"/>
            <w:shd w:val="clear" w:color="auto" w:fill="auto"/>
            <w:noWrap/>
            <w:vAlign w:val="bottom"/>
            <w:hideMark/>
          </w:tcPr>
          <w:p w14:paraId="7FCC16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p>
        </w:tc>
        <w:tc>
          <w:tcPr>
            <w:tcW w:w="971" w:type="dxa"/>
            <w:shd w:val="clear" w:color="auto" w:fill="auto"/>
            <w:noWrap/>
            <w:vAlign w:val="bottom"/>
            <w:hideMark/>
          </w:tcPr>
          <w:p w14:paraId="5382D4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5D30BF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323CE9E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65E64F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4F8CB8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6483A0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8BE65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0.6498</w:t>
            </w:r>
          </w:p>
        </w:tc>
      </w:tr>
      <w:tr w:rsidR="00E3157C" w:rsidRPr="00E3157C" w14:paraId="54927707" w14:textId="77777777" w:rsidTr="00E3157C">
        <w:trPr>
          <w:trHeight w:val="300"/>
        </w:trPr>
        <w:tc>
          <w:tcPr>
            <w:tcW w:w="762" w:type="dxa"/>
            <w:shd w:val="clear" w:color="auto" w:fill="auto"/>
            <w:noWrap/>
            <w:vAlign w:val="bottom"/>
            <w:hideMark/>
          </w:tcPr>
          <w:p w14:paraId="4E00C4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E91E03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0D53BB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03AF0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03AB2A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76E5A8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deadband</w:t>
            </w:r>
          </w:p>
        </w:tc>
        <w:tc>
          <w:tcPr>
            <w:tcW w:w="971" w:type="dxa"/>
            <w:shd w:val="clear" w:color="auto" w:fill="auto"/>
            <w:noWrap/>
            <w:vAlign w:val="bottom"/>
            <w:hideMark/>
          </w:tcPr>
          <w:p w14:paraId="638141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0.8292</w:t>
            </w:r>
          </w:p>
        </w:tc>
        <w:tc>
          <w:tcPr>
            <w:tcW w:w="884" w:type="dxa"/>
            <w:shd w:val="clear" w:color="auto" w:fill="auto"/>
            <w:noWrap/>
            <w:vAlign w:val="bottom"/>
            <w:hideMark/>
          </w:tcPr>
          <w:p w14:paraId="70AC89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0.1323</w:t>
            </w:r>
          </w:p>
        </w:tc>
        <w:tc>
          <w:tcPr>
            <w:tcW w:w="809" w:type="dxa"/>
            <w:shd w:val="clear" w:color="auto" w:fill="auto"/>
            <w:noWrap/>
            <w:vAlign w:val="bottom"/>
            <w:hideMark/>
          </w:tcPr>
          <w:p w14:paraId="2623A6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842" w:type="dxa"/>
            <w:shd w:val="clear" w:color="auto" w:fill="auto"/>
            <w:noWrap/>
            <w:vAlign w:val="bottom"/>
            <w:hideMark/>
          </w:tcPr>
          <w:p w14:paraId="40AFB7C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0.1209</w:t>
            </w:r>
          </w:p>
        </w:tc>
        <w:tc>
          <w:tcPr>
            <w:tcW w:w="831" w:type="dxa"/>
            <w:shd w:val="clear" w:color="auto" w:fill="auto"/>
            <w:noWrap/>
            <w:vAlign w:val="bottom"/>
            <w:hideMark/>
          </w:tcPr>
          <w:p w14:paraId="302B3F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063ED0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2CF44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0.5779</w:t>
            </w:r>
          </w:p>
        </w:tc>
      </w:tr>
      <w:tr w:rsidR="00E3157C" w:rsidRPr="00E3157C" w14:paraId="010CAF61" w14:textId="77777777" w:rsidTr="00E3157C">
        <w:trPr>
          <w:trHeight w:val="300"/>
        </w:trPr>
        <w:tc>
          <w:tcPr>
            <w:tcW w:w="762" w:type="dxa"/>
            <w:shd w:val="clear" w:color="auto" w:fill="auto"/>
            <w:noWrap/>
            <w:vAlign w:val="bottom"/>
            <w:hideMark/>
          </w:tcPr>
          <w:p w14:paraId="11ED3B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50071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0D1EFD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8E8E8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A1B8D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2E0779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6FD81F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13EAC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6C79F8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1E3357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32A532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069C50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5D680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1.1478</w:t>
            </w:r>
          </w:p>
        </w:tc>
      </w:tr>
      <w:tr w:rsidR="00E3157C" w:rsidRPr="00E3157C" w14:paraId="48931E91" w14:textId="77777777" w:rsidTr="00E3157C">
        <w:trPr>
          <w:trHeight w:val="300"/>
        </w:trPr>
        <w:tc>
          <w:tcPr>
            <w:tcW w:w="762" w:type="dxa"/>
            <w:shd w:val="clear" w:color="auto" w:fill="auto"/>
            <w:noWrap/>
            <w:vAlign w:val="bottom"/>
            <w:hideMark/>
          </w:tcPr>
          <w:p w14:paraId="5EB0DF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28A55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FF422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3D8BA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C6B85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13DD08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2191D9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736294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27E78A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78B848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50D3A2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6205CF3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3EB65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1.1923</w:t>
            </w:r>
          </w:p>
        </w:tc>
      </w:tr>
      <w:tr w:rsidR="00E3157C" w:rsidRPr="00E3157C" w14:paraId="634E52CD" w14:textId="77777777" w:rsidTr="00E3157C">
        <w:trPr>
          <w:trHeight w:val="300"/>
        </w:trPr>
        <w:tc>
          <w:tcPr>
            <w:tcW w:w="762" w:type="dxa"/>
            <w:shd w:val="clear" w:color="auto" w:fill="auto"/>
            <w:noWrap/>
            <w:vAlign w:val="bottom"/>
            <w:hideMark/>
          </w:tcPr>
          <w:p w14:paraId="4F0885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4F1B8E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184E2CA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A142D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3256C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DD236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48715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D51E8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2A415A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282B58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21DE40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666B63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D26A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1.2239</w:t>
            </w:r>
          </w:p>
        </w:tc>
      </w:tr>
      <w:tr w:rsidR="00E3157C" w:rsidRPr="00E3157C" w14:paraId="1E4A1EFE" w14:textId="77777777" w:rsidTr="00E3157C">
        <w:trPr>
          <w:trHeight w:val="300"/>
        </w:trPr>
        <w:tc>
          <w:tcPr>
            <w:tcW w:w="762" w:type="dxa"/>
            <w:shd w:val="clear" w:color="auto" w:fill="auto"/>
            <w:noWrap/>
            <w:vAlign w:val="bottom"/>
            <w:hideMark/>
          </w:tcPr>
          <w:p w14:paraId="4ECB69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C9844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8797A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75F5C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072159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33B2E7B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716F67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9D2B1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09" w:type="dxa"/>
            <w:shd w:val="clear" w:color="auto" w:fill="auto"/>
            <w:noWrap/>
            <w:vAlign w:val="bottom"/>
            <w:hideMark/>
          </w:tcPr>
          <w:p w14:paraId="02DDA5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0C277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31" w:type="dxa"/>
            <w:shd w:val="clear" w:color="auto" w:fill="auto"/>
            <w:noWrap/>
            <w:vAlign w:val="bottom"/>
            <w:hideMark/>
          </w:tcPr>
          <w:p w14:paraId="61F1A5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0E6E23E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26315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1.2006</w:t>
            </w:r>
          </w:p>
        </w:tc>
      </w:tr>
      <w:tr w:rsidR="00E3157C" w:rsidRPr="00E3157C" w14:paraId="590B760B" w14:textId="77777777" w:rsidTr="00E3157C">
        <w:trPr>
          <w:trHeight w:val="300"/>
        </w:trPr>
        <w:tc>
          <w:tcPr>
            <w:tcW w:w="762" w:type="dxa"/>
            <w:shd w:val="clear" w:color="auto" w:fill="auto"/>
            <w:noWrap/>
            <w:vAlign w:val="bottom"/>
            <w:hideMark/>
          </w:tcPr>
          <w:p w14:paraId="1C93C5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BFD2D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6ABC8EB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EBBE6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86F5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799354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241934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760A95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0.8215</w:t>
            </w:r>
          </w:p>
        </w:tc>
        <w:tc>
          <w:tcPr>
            <w:tcW w:w="809" w:type="dxa"/>
            <w:shd w:val="clear" w:color="auto" w:fill="auto"/>
            <w:noWrap/>
            <w:vAlign w:val="bottom"/>
            <w:hideMark/>
          </w:tcPr>
          <w:p w14:paraId="0F22B0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40CE41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0.8253</w:t>
            </w:r>
          </w:p>
        </w:tc>
        <w:tc>
          <w:tcPr>
            <w:tcW w:w="831" w:type="dxa"/>
            <w:shd w:val="clear" w:color="auto" w:fill="auto"/>
            <w:noWrap/>
            <w:vAlign w:val="bottom"/>
            <w:hideMark/>
          </w:tcPr>
          <w:p w14:paraId="43B02B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587E6C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50CD9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0.6686</w:t>
            </w:r>
          </w:p>
        </w:tc>
      </w:tr>
      <w:tr w:rsidR="00E3157C" w:rsidRPr="00E3157C" w14:paraId="44ED951A" w14:textId="77777777" w:rsidTr="00E3157C">
        <w:trPr>
          <w:trHeight w:val="300"/>
        </w:trPr>
        <w:tc>
          <w:tcPr>
            <w:tcW w:w="762" w:type="dxa"/>
            <w:shd w:val="clear" w:color="auto" w:fill="auto"/>
            <w:noWrap/>
            <w:vAlign w:val="bottom"/>
            <w:hideMark/>
          </w:tcPr>
          <w:p w14:paraId="27BC5A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FDBD2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2F30F3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3F0E6D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BD4CB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3D892D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2AB4A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1058D0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0.8182</w:t>
            </w:r>
          </w:p>
        </w:tc>
        <w:tc>
          <w:tcPr>
            <w:tcW w:w="809" w:type="dxa"/>
            <w:shd w:val="clear" w:color="auto" w:fill="auto"/>
            <w:noWrap/>
            <w:vAlign w:val="bottom"/>
            <w:hideMark/>
          </w:tcPr>
          <w:p w14:paraId="3A4C5B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1E6F12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0.8236</w:t>
            </w:r>
          </w:p>
        </w:tc>
        <w:tc>
          <w:tcPr>
            <w:tcW w:w="831" w:type="dxa"/>
            <w:shd w:val="clear" w:color="auto" w:fill="auto"/>
            <w:noWrap/>
            <w:vAlign w:val="bottom"/>
            <w:hideMark/>
          </w:tcPr>
          <w:p w14:paraId="2633E0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2F3114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8F548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0.6597</w:t>
            </w:r>
          </w:p>
        </w:tc>
      </w:tr>
      <w:tr w:rsidR="00E3157C" w:rsidRPr="00E3157C" w14:paraId="2156DF22" w14:textId="77777777" w:rsidTr="00E3157C">
        <w:trPr>
          <w:trHeight w:val="300"/>
        </w:trPr>
        <w:tc>
          <w:tcPr>
            <w:tcW w:w="762" w:type="dxa"/>
            <w:shd w:val="clear" w:color="auto" w:fill="auto"/>
            <w:noWrap/>
            <w:vAlign w:val="bottom"/>
            <w:hideMark/>
          </w:tcPr>
          <w:p w14:paraId="697DE9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WFI-RF</w:t>
            </w:r>
          </w:p>
        </w:tc>
        <w:tc>
          <w:tcPr>
            <w:tcW w:w="890" w:type="dxa"/>
            <w:shd w:val="clear" w:color="auto" w:fill="auto"/>
            <w:noWrap/>
            <w:vAlign w:val="bottom"/>
            <w:hideMark/>
          </w:tcPr>
          <w:p w14:paraId="1E7972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34183F8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49CE6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77EF2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C26DF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A6812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5A189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0.8182</w:t>
            </w:r>
          </w:p>
        </w:tc>
        <w:tc>
          <w:tcPr>
            <w:tcW w:w="809" w:type="dxa"/>
            <w:shd w:val="clear" w:color="auto" w:fill="auto"/>
            <w:noWrap/>
            <w:vAlign w:val="bottom"/>
            <w:hideMark/>
          </w:tcPr>
          <w:p w14:paraId="312F9F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0AF607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0.8236</w:t>
            </w:r>
          </w:p>
        </w:tc>
        <w:tc>
          <w:tcPr>
            <w:tcW w:w="831" w:type="dxa"/>
            <w:shd w:val="clear" w:color="auto" w:fill="auto"/>
            <w:noWrap/>
            <w:vAlign w:val="bottom"/>
            <w:hideMark/>
          </w:tcPr>
          <w:p w14:paraId="1B9409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193F0D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2F80E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0.6869</w:t>
            </w:r>
          </w:p>
        </w:tc>
      </w:tr>
      <w:tr w:rsidR="00E3157C" w:rsidRPr="00E3157C" w14:paraId="5CCC51A5" w14:textId="77777777" w:rsidTr="00E3157C">
        <w:trPr>
          <w:trHeight w:val="300"/>
        </w:trPr>
        <w:tc>
          <w:tcPr>
            <w:tcW w:w="762" w:type="dxa"/>
            <w:shd w:val="clear" w:color="auto" w:fill="auto"/>
            <w:noWrap/>
            <w:vAlign w:val="bottom"/>
            <w:hideMark/>
          </w:tcPr>
          <w:p w14:paraId="1CBAD3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64705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2D99DC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2BB61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9A018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3DDA8AC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0409DB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0925E3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0.8182</w:t>
            </w:r>
          </w:p>
        </w:tc>
        <w:tc>
          <w:tcPr>
            <w:tcW w:w="809" w:type="dxa"/>
            <w:shd w:val="clear" w:color="auto" w:fill="auto"/>
            <w:noWrap/>
            <w:vAlign w:val="bottom"/>
            <w:hideMark/>
          </w:tcPr>
          <w:p w14:paraId="0D97AA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42" w:type="dxa"/>
            <w:shd w:val="clear" w:color="auto" w:fill="auto"/>
            <w:noWrap/>
            <w:vAlign w:val="bottom"/>
            <w:hideMark/>
          </w:tcPr>
          <w:p w14:paraId="0E6B80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0.8236</w:t>
            </w:r>
          </w:p>
        </w:tc>
        <w:tc>
          <w:tcPr>
            <w:tcW w:w="831" w:type="dxa"/>
            <w:shd w:val="clear" w:color="auto" w:fill="auto"/>
            <w:noWrap/>
            <w:vAlign w:val="bottom"/>
            <w:hideMark/>
          </w:tcPr>
          <w:p w14:paraId="4D2D25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5801ED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D13D4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0.623</w:t>
            </w:r>
          </w:p>
        </w:tc>
      </w:tr>
      <w:tr w:rsidR="00E3157C" w:rsidRPr="00E3157C" w14:paraId="6AB52117" w14:textId="77777777" w:rsidTr="00E3157C">
        <w:trPr>
          <w:trHeight w:val="300"/>
        </w:trPr>
        <w:tc>
          <w:tcPr>
            <w:tcW w:w="762" w:type="dxa"/>
            <w:shd w:val="clear" w:color="auto" w:fill="auto"/>
            <w:noWrap/>
            <w:vAlign w:val="bottom"/>
            <w:hideMark/>
          </w:tcPr>
          <w:p w14:paraId="25651F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337C15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3A403C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D6B93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2F506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7CF43B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address</w:t>
            </w:r>
          </w:p>
        </w:tc>
        <w:tc>
          <w:tcPr>
            <w:tcW w:w="971" w:type="dxa"/>
            <w:shd w:val="clear" w:color="auto" w:fill="auto"/>
            <w:noWrap/>
            <w:vAlign w:val="bottom"/>
            <w:hideMark/>
          </w:tcPr>
          <w:p w14:paraId="409FDB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4FB1423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5E45B6C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3381F4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0.1242</w:t>
            </w:r>
          </w:p>
        </w:tc>
        <w:tc>
          <w:tcPr>
            <w:tcW w:w="831" w:type="dxa"/>
            <w:shd w:val="clear" w:color="auto" w:fill="auto"/>
            <w:noWrap/>
            <w:vAlign w:val="bottom"/>
            <w:hideMark/>
          </w:tcPr>
          <w:p w14:paraId="1B7E039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0.0004</w:t>
            </w:r>
          </w:p>
        </w:tc>
        <w:tc>
          <w:tcPr>
            <w:tcW w:w="809" w:type="dxa"/>
            <w:shd w:val="clear" w:color="auto" w:fill="auto"/>
            <w:noWrap/>
            <w:vAlign w:val="bottom"/>
            <w:hideMark/>
          </w:tcPr>
          <w:p w14:paraId="4C5CFE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6962F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0.6542</w:t>
            </w:r>
          </w:p>
        </w:tc>
      </w:tr>
      <w:tr w:rsidR="00E3157C" w:rsidRPr="00E3157C" w14:paraId="3BA0C9A0" w14:textId="77777777" w:rsidTr="00E3157C">
        <w:trPr>
          <w:trHeight w:val="300"/>
        </w:trPr>
        <w:tc>
          <w:tcPr>
            <w:tcW w:w="762" w:type="dxa"/>
            <w:shd w:val="clear" w:color="auto" w:fill="auto"/>
            <w:noWrap/>
            <w:vAlign w:val="bottom"/>
            <w:hideMark/>
          </w:tcPr>
          <w:p w14:paraId="41C36A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0C9BC1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w:t>
            </w:r>
          </w:p>
        </w:tc>
        <w:tc>
          <w:tcPr>
            <w:tcW w:w="661" w:type="dxa"/>
            <w:shd w:val="clear" w:color="auto" w:fill="auto"/>
            <w:noWrap/>
            <w:vAlign w:val="bottom"/>
            <w:hideMark/>
          </w:tcPr>
          <w:p w14:paraId="5640852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44042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30478CF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w:t>
            </w:r>
          </w:p>
        </w:tc>
        <w:tc>
          <w:tcPr>
            <w:tcW w:w="1972" w:type="dxa"/>
            <w:shd w:val="clear" w:color="auto" w:fill="auto"/>
            <w:noWrap/>
            <w:vAlign w:val="bottom"/>
            <w:hideMark/>
          </w:tcPr>
          <w:p w14:paraId="43F7F8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B029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4E0914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09" w:type="dxa"/>
            <w:shd w:val="clear" w:color="auto" w:fill="auto"/>
            <w:noWrap/>
            <w:vAlign w:val="bottom"/>
            <w:hideMark/>
          </w:tcPr>
          <w:p w14:paraId="4D6EC5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2D9E63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305B3F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37A6891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AE62E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0.6422</w:t>
            </w:r>
          </w:p>
        </w:tc>
      </w:tr>
      <w:tr w:rsidR="00E3157C" w:rsidRPr="00E3157C" w14:paraId="2632D392" w14:textId="77777777" w:rsidTr="00E3157C">
        <w:trPr>
          <w:trHeight w:val="300"/>
        </w:trPr>
        <w:tc>
          <w:tcPr>
            <w:tcW w:w="762" w:type="dxa"/>
            <w:shd w:val="clear" w:color="auto" w:fill="auto"/>
            <w:noWrap/>
            <w:vAlign w:val="bottom"/>
            <w:hideMark/>
          </w:tcPr>
          <w:p w14:paraId="2263C3D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85CB1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47209C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926173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55693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755D82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F533C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5750B6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09" w:type="dxa"/>
            <w:shd w:val="clear" w:color="auto" w:fill="auto"/>
            <w:noWrap/>
            <w:vAlign w:val="bottom"/>
            <w:hideMark/>
          </w:tcPr>
          <w:p w14:paraId="4E735C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3AB619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76EE01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23C0D7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8295F1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0.6392</w:t>
            </w:r>
          </w:p>
        </w:tc>
      </w:tr>
      <w:tr w:rsidR="00E3157C" w:rsidRPr="00E3157C" w14:paraId="26D4885C" w14:textId="77777777" w:rsidTr="00E3157C">
        <w:trPr>
          <w:trHeight w:val="300"/>
        </w:trPr>
        <w:tc>
          <w:tcPr>
            <w:tcW w:w="762" w:type="dxa"/>
            <w:shd w:val="clear" w:color="auto" w:fill="auto"/>
            <w:noWrap/>
            <w:vAlign w:val="bottom"/>
            <w:hideMark/>
          </w:tcPr>
          <w:p w14:paraId="06EB61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0F0587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6220083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1E70B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7BBB2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16AF3C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BBEFD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0.8291</w:t>
            </w:r>
          </w:p>
        </w:tc>
        <w:tc>
          <w:tcPr>
            <w:tcW w:w="884" w:type="dxa"/>
            <w:shd w:val="clear" w:color="auto" w:fill="auto"/>
            <w:noWrap/>
            <w:vAlign w:val="bottom"/>
            <w:hideMark/>
          </w:tcPr>
          <w:p w14:paraId="49080E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09" w:type="dxa"/>
            <w:shd w:val="clear" w:color="auto" w:fill="auto"/>
            <w:noWrap/>
            <w:vAlign w:val="bottom"/>
            <w:hideMark/>
          </w:tcPr>
          <w:p w14:paraId="5525C4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24F31A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1D5D33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1B8870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C46E5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0.641</w:t>
            </w:r>
          </w:p>
        </w:tc>
      </w:tr>
      <w:tr w:rsidR="00E3157C" w:rsidRPr="00E3157C" w14:paraId="53143F71" w14:textId="77777777" w:rsidTr="00E3157C">
        <w:trPr>
          <w:trHeight w:val="300"/>
        </w:trPr>
        <w:tc>
          <w:tcPr>
            <w:tcW w:w="762" w:type="dxa"/>
            <w:shd w:val="clear" w:color="auto" w:fill="auto"/>
            <w:noWrap/>
            <w:vAlign w:val="bottom"/>
            <w:hideMark/>
          </w:tcPr>
          <w:p w14:paraId="4280044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43187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3B1663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4F9A90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8D738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38F47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ABFC3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84" w:type="dxa"/>
            <w:shd w:val="clear" w:color="auto" w:fill="auto"/>
            <w:noWrap/>
            <w:vAlign w:val="bottom"/>
            <w:hideMark/>
          </w:tcPr>
          <w:p w14:paraId="69B8F5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09" w:type="dxa"/>
            <w:shd w:val="clear" w:color="auto" w:fill="auto"/>
            <w:noWrap/>
            <w:vAlign w:val="bottom"/>
            <w:hideMark/>
          </w:tcPr>
          <w:p w14:paraId="779DE65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42" w:type="dxa"/>
            <w:shd w:val="clear" w:color="auto" w:fill="auto"/>
            <w:noWrap/>
            <w:vAlign w:val="bottom"/>
            <w:hideMark/>
          </w:tcPr>
          <w:p w14:paraId="7F9B54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31" w:type="dxa"/>
            <w:shd w:val="clear" w:color="auto" w:fill="auto"/>
            <w:noWrap/>
            <w:vAlign w:val="bottom"/>
            <w:hideMark/>
          </w:tcPr>
          <w:p w14:paraId="04F92C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63952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1DD2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1.0062</w:t>
            </w:r>
          </w:p>
        </w:tc>
      </w:tr>
      <w:tr w:rsidR="00E3157C" w:rsidRPr="00E3157C" w14:paraId="3FBE2B97" w14:textId="77777777" w:rsidTr="00E3157C">
        <w:trPr>
          <w:trHeight w:val="300"/>
        </w:trPr>
        <w:tc>
          <w:tcPr>
            <w:tcW w:w="762" w:type="dxa"/>
            <w:shd w:val="clear" w:color="auto" w:fill="auto"/>
            <w:noWrap/>
            <w:vAlign w:val="bottom"/>
            <w:hideMark/>
          </w:tcPr>
          <w:p w14:paraId="4AD2B60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09D2A0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7862AE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CBF026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46CCF2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F88AF6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79BDB0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84" w:type="dxa"/>
            <w:shd w:val="clear" w:color="auto" w:fill="auto"/>
            <w:noWrap/>
            <w:vAlign w:val="bottom"/>
            <w:hideMark/>
          </w:tcPr>
          <w:p w14:paraId="7D1A8D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0.8023</w:t>
            </w:r>
          </w:p>
        </w:tc>
        <w:tc>
          <w:tcPr>
            <w:tcW w:w="809" w:type="dxa"/>
            <w:shd w:val="clear" w:color="auto" w:fill="auto"/>
            <w:noWrap/>
            <w:vAlign w:val="bottom"/>
            <w:hideMark/>
          </w:tcPr>
          <w:p w14:paraId="7EBF95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42" w:type="dxa"/>
            <w:shd w:val="clear" w:color="auto" w:fill="auto"/>
            <w:noWrap/>
            <w:vAlign w:val="bottom"/>
            <w:hideMark/>
          </w:tcPr>
          <w:p w14:paraId="16CA71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0.8142</w:t>
            </w:r>
          </w:p>
        </w:tc>
        <w:tc>
          <w:tcPr>
            <w:tcW w:w="831" w:type="dxa"/>
            <w:shd w:val="clear" w:color="auto" w:fill="auto"/>
            <w:noWrap/>
            <w:vAlign w:val="bottom"/>
            <w:hideMark/>
          </w:tcPr>
          <w:p w14:paraId="6F6D74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550B00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212A1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0.6173</w:t>
            </w:r>
          </w:p>
        </w:tc>
      </w:tr>
      <w:tr w:rsidR="00E3157C" w:rsidRPr="00E3157C" w14:paraId="05189EAE" w14:textId="77777777" w:rsidTr="00E3157C">
        <w:trPr>
          <w:trHeight w:val="300"/>
        </w:trPr>
        <w:tc>
          <w:tcPr>
            <w:tcW w:w="762" w:type="dxa"/>
            <w:shd w:val="clear" w:color="auto" w:fill="auto"/>
            <w:noWrap/>
            <w:vAlign w:val="bottom"/>
            <w:hideMark/>
          </w:tcPr>
          <w:p w14:paraId="7D9B1D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2C54C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2622D2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0E576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DF4F7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9C688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060B2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0.829</w:t>
            </w:r>
          </w:p>
        </w:tc>
        <w:tc>
          <w:tcPr>
            <w:tcW w:w="884" w:type="dxa"/>
            <w:shd w:val="clear" w:color="auto" w:fill="auto"/>
            <w:noWrap/>
            <w:vAlign w:val="bottom"/>
            <w:hideMark/>
          </w:tcPr>
          <w:p w14:paraId="08A6FD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09" w:type="dxa"/>
            <w:shd w:val="clear" w:color="auto" w:fill="auto"/>
            <w:noWrap/>
            <w:vAlign w:val="bottom"/>
            <w:hideMark/>
          </w:tcPr>
          <w:p w14:paraId="094AFF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0.1249</w:t>
            </w:r>
          </w:p>
        </w:tc>
        <w:tc>
          <w:tcPr>
            <w:tcW w:w="842" w:type="dxa"/>
            <w:shd w:val="clear" w:color="auto" w:fill="auto"/>
            <w:noWrap/>
            <w:vAlign w:val="bottom"/>
            <w:hideMark/>
          </w:tcPr>
          <w:p w14:paraId="1D2F805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0.1228</w:t>
            </w:r>
          </w:p>
        </w:tc>
        <w:tc>
          <w:tcPr>
            <w:tcW w:w="831" w:type="dxa"/>
            <w:shd w:val="clear" w:color="auto" w:fill="auto"/>
            <w:noWrap/>
            <w:vAlign w:val="bottom"/>
            <w:hideMark/>
          </w:tcPr>
          <w:p w14:paraId="425C2D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0.0009</w:t>
            </w:r>
          </w:p>
        </w:tc>
        <w:tc>
          <w:tcPr>
            <w:tcW w:w="809" w:type="dxa"/>
            <w:shd w:val="clear" w:color="auto" w:fill="auto"/>
            <w:noWrap/>
            <w:vAlign w:val="bottom"/>
            <w:hideMark/>
          </w:tcPr>
          <w:p w14:paraId="653D01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0804D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0.5877</w:t>
            </w:r>
          </w:p>
        </w:tc>
      </w:tr>
      <w:tr w:rsidR="00E3157C" w:rsidRPr="00E3157C" w14:paraId="512B0277" w14:textId="77777777" w:rsidTr="00E3157C">
        <w:trPr>
          <w:trHeight w:val="300"/>
        </w:trPr>
        <w:tc>
          <w:tcPr>
            <w:tcW w:w="762" w:type="dxa"/>
            <w:shd w:val="clear" w:color="auto" w:fill="auto"/>
            <w:noWrap/>
            <w:vAlign w:val="bottom"/>
            <w:hideMark/>
          </w:tcPr>
          <w:p w14:paraId="1C8C1A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5D24D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2FFAFE2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AF5E8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6EEF6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881C32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15283F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84" w:type="dxa"/>
            <w:shd w:val="clear" w:color="auto" w:fill="auto"/>
            <w:noWrap/>
            <w:vAlign w:val="bottom"/>
            <w:hideMark/>
          </w:tcPr>
          <w:p w14:paraId="440AA2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09" w:type="dxa"/>
            <w:shd w:val="clear" w:color="auto" w:fill="auto"/>
            <w:noWrap/>
            <w:vAlign w:val="bottom"/>
            <w:hideMark/>
          </w:tcPr>
          <w:p w14:paraId="6718C1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42" w:type="dxa"/>
            <w:shd w:val="clear" w:color="auto" w:fill="auto"/>
            <w:noWrap/>
            <w:vAlign w:val="bottom"/>
            <w:hideMark/>
          </w:tcPr>
          <w:p w14:paraId="3BBA90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31" w:type="dxa"/>
            <w:shd w:val="clear" w:color="auto" w:fill="auto"/>
            <w:noWrap/>
            <w:vAlign w:val="bottom"/>
            <w:hideMark/>
          </w:tcPr>
          <w:p w14:paraId="7F4E75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7FFE921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437F1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1.0679</w:t>
            </w:r>
          </w:p>
        </w:tc>
      </w:tr>
      <w:tr w:rsidR="00E3157C" w:rsidRPr="00E3157C" w14:paraId="46AE60B5" w14:textId="77777777" w:rsidTr="00E3157C">
        <w:trPr>
          <w:trHeight w:val="300"/>
        </w:trPr>
        <w:tc>
          <w:tcPr>
            <w:tcW w:w="762" w:type="dxa"/>
            <w:shd w:val="clear" w:color="auto" w:fill="auto"/>
            <w:noWrap/>
            <w:vAlign w:val="bottom"/>
            <w:hideMark/>
          </w:tcPr>
          <w:p w14:paraId="7A0A69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C8D47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307E2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097AB2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58CDF3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085C0C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4E6154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84" w:type="dxa"/>
            <w:shd w:val="clear" w:color="auto" w:fill="auto"/>
            <w:noWrap/>
            <w:vAlign w:val="bottom"/>
            <w:hideMark/>
          </w:tcPr>
          <w:p w14:paraId="06EAE2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0.8201</w:t>
            </w:r>
          </w:p>
        </w:tc>
        <w:tc>
          <w:tcPr>
            <w:tcW w:w="809" w:type="dxa"/>
            <w:shd w:val="clear" w:color="auto" w:fill="auto"/>
            <w:noWrap/>
            <w:vAlign w:val="bottom"/>
            <w:hideMark/>
          </w:tcPr>
          <w:p w14:paraId="7BF8EB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42" w:type="dxa"/>
            <w:shd w:val="clear" w:color="auto" w:fill="auto"/>
            <w:noWrap/>
            <w:vAlign w:val="bottom"/>
            <w:hideMark/>
          </w:tcPr>
          <w:p w14:paraId="177288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0.8245</w:t>
            </w:r>
          </w:p>
        </w:tc>
        <w:tc>
          <w:tcPr>
            <w:tcW w:w="831" w:type="dxa"/>
            <w:shd w:val="clear" w:color="auto" w:fill="auto"/>
            <w:noWrap/>
            <w:vAlign w:val="bottom"/>
            <w:hideMark/>
          </w:tcPr>
          <w:p w14:paraId="1FF5DF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367C09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F889A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0.6312</w:t>
            </w:r>
          </w:p>
        </w:tc>
      </w:tr>
      <w:tr w:rsidR="00E3157C" w:rsidRPr="00E3157C" w14:paraId="0751F945" w14:textId="77777777" w:rsidTr="00E3157C">
        <w:trPr>
          <w:trHeight w:val="300"/>
        </w:trPr>
        <w:tc>
          <w:tcPr>
            <w:tcW w:w="762" w:type="dxa"/>
            <w:shd w:val="clear" w:color="auto" w:fill="auto"/>
            <w:noWrap/>
            <w:vAlign w:val="bottom"/>
            <w:hideMark/>
          </w:tcPr>
          <w:p w14:paraId="2AC0CB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14086B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637D32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4FC14A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5B094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424ED8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w:t>
            </w:r>
          </w:p>
        </w:tc>
        <w:tc>
          <w:tcPr>
            <w:tcW w:w="971" w:type="dxa"/>
            <w:shd w:val="clear" w:color="auto" w:fill="auto"/>
            <w:noWrap/>
            <w:vAlign w:val="bottom"/>
            <w:hideMark/>
          </w:tcPr>
          <w:p w14:paraId="65DBAA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0.8289</w:t>
            </w:r>
          </w:p>
        </w:tc>
        <w:tc>
          <w:tcPr>
            <w:tcW w:w="884" w:type="dxa"/>
            <w:shd w:val="clear" w:color="auto" w:fill="auto"/>
            <w:noWrap/>
            <w:vAlign w:val="bottom"/>
            <w:hideMark/>
          </w:tcPr>
          <w:p w14:paraId="37263D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0.1234</w:t>
            </w:r>
          </w:p>
        </w:tc>
        <w:tc>
          <w:tcPr>
            <w:tcW w:w="809" w:type="dxa"/>
            <w:shd w:val="clear" w:color="auto" w:fill="auto"/>
            <w:noWrap/>
            <w:vAlign w:val="bottom"/>
            <w:hideMark/>
          </w:tcPr>
          <w:p w14:paraId="511783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0E2978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0.1241</w:t>
            </w:r>
          </w:p>
        </w:tc>
        <w:tc>
          <w:tcPr>
            <w:tcW w:w="831" w:type="dxa"/>
            <w:shd w:val="clear" w:color="auto" w:fill="auto"/>
            <w:noWrap/>
            <w:vAlign w:val="bottom"/>
            <w:hideMark/>
          </w:tcPr>
          <w:p w14:paraId="680511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256A11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12A85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0.6357</w:t>
            </w:r>
          </w:p>
        </w:tc>
      </w:tr>
      <w:tr w:rsidR="00E3157C" w:rsidRPr="00E3157C" w14:paraId="5305AE4D" w14:textId="77777777" w:rsidTr="00E3157C">
        <w:trPr>
          <w:trHeight w:val="300"/>
        </w:trPr>
        <w:tc>
          <w:tcPr>
            <w:tcW w:w="762" w:type="dxa"/>
            <w:shd w:val="clear" w:color="auto" w:fill="auto"/>
            <w:noWrap/>
            <w:vAlign w:val="bottom"/>
            <w:hideMark/>
          </w:tcPr>
          <w:p w14:paraId="6ED482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9A0C3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578BDB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B7B99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FAFD6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57CD31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75EB21B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587A13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09" w:type="dxa"/>
            <w:shd w:val="clear" w:color="auto" w:fill="auto"/>
            <w:noWrap/>
            <w:vAlign w:val="bottom"/>
            <w:hideMark/>
          </w:tcPr>
          <w:p w14:paraId="5E4CAB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3E5130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31" w:type="dxa"/>
            <w:shd w:val="clear" w:color="auto" w:fill="auto"/>
            <w:noWrap/>
            <w:vAlign w:val="bottom"/>
            <w:hideMark/>
          </w:tcPr>
          <w:p w14:paraId="4BB113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6344D1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2257BA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1.0904</w:t>
            </w:r>
          </w:p>
        </w:tc>
      </w:tr>
      <w:tr w:rsidR="00E3157C" w:rsidRPr="00E3157C" w14:paraId="13A7144E" w14:textId="77777777" w:rsidTr="00E3157C">
        <w:trPr>
          <w:trHeight w:val="300"/>
        </w:trPr>
        <w:tc>
          <w:tcPr>
            <w:tcW w:w="762" w:type="dxa"/>
            <w:shd w:val="clear" w:color="auto" w:fill="auto"/>
            <w:noWrap/>
            <w:vAlign w:val="bottom"/>
            <w:hideMark/>
          </w:tcPr>
          <w:p w14:paraId="1BFCAA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72F35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79115C7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A158A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76EB3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0CD7EB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26584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1B8F44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09" w:type="dxa"/>
            <w:shd w:val="clear" w:color="auto" w:fill="auto"/>
            <w:noWrap/>
            <w:vAlign w:val="bottom"/>
            <w:hideMark/>
          </w:tcPr>
          <w:p w14:paraId="62438D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548FF87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31" w:type="dxa"/>
            <w:shd w:val="clear" w:color="auto" w:fill="auto"/>
            <w:noWrap/>
            <w:vAlign w:val="bottom"/>
            <w:hideMark/>
          </w:tcPr>
          <w:p w14:paraId="323CE4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652421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637BE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1.1266</w:t>
            </w:r>
          </w:p>
        </w:tc>
      </w:tr>
      <w:tr w:rsidR="00E3157C" w:rsidRPr="00E3157C" w14:paraId="2610C8B5" w14:textId="77777777" w:rsidTr="00E3157C">
        <w:trPr>
          <w:trHeight w:val="300"/>
        </w:trPr>
        <w:tc>
          <w:tcPr>
            <w:tcW w:w="762" w:type="dxa"/>
            <w:shd w:val="clear" w:color="auto" w:fill="auto"/>
            <w:noWrap/>
            <w:vAlign w:val="bottom"/>
            <w:hideMark/>
          </w:tcPr>
          <w:p w14:paraId="0BC2BB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8A945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20E8E6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D058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0E3C7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4D6F95A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4CCE14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18FACF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09" w:type="dxa"/>
            <w:shd w:val="clear" w:color="auto" w:fill="auto"/>
            <w:noWrap/>
            <w:vAlign w:val="bottom"/>
            <w:hideMark/>
          </w:tcPr>
          <w:p w14:paraId="68E494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24203B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31" w:type="dxa"/>
            <w:shd w:val="clear" w:color="auto" w:fill="auto"/>
            <w:noWrap/>
            <w:vAlign w:val="bottom"/>
            <w:hideMark/>
          </w:tcPr>
          <w:p w14:paraId="039F0AC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076D82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F4005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1.0341</w:t>
            </w:r>
          </w:p>
        </w:tc>
      </w:tr>
      <w:tr w:rsidR="00E3157C" w:rsidRPr="00E3157C" w14:paraId="5954AE2E" w14:textId="77777777" w:rsidTr="00E3157C">
        <w:trPr>
          <w:trHeight w:val="300"/>
        </w:trPr>
        <w:tc>
          <w:tcPr>
            <w:tcW w:w="762" w:type="dxa"/>
            <w:shd w:val="clear" w:color="auto" w:fill="auto"/>
            <w:noWrap/>
            <w:vAlign w:val="bottom"/>
            <w:hideMark/>
          </w:tcPr>
          <w:p w14:paraId="6CF090C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3F032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10DBFDD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2A6B5E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09CC4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93B441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41AFDC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12A08D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0.8194</w:t>
            </w:r>
          </w:p>
        </w:tc>
        <w:tc>
          <w:tcPr>
            <w:tcW w:w="809" w:type="dxa"/>
            <w:shd w:val="clear" w:color="auto" w:fill="auto"/>
            <w:noWrap/>
            <w:vAlign w:val="bottom"/>
            <w:hideMark/>
          </w:tcPr>
          <w:p w14:paraId="347112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70E3EB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0.8241</w:t>
            </w:r>
          </w:p>
        </w:tc>
        <w:tc>
          <w:tcPr>
            <w:tcW w:w="831" w:type="dxa"/>
            <w:shd w:val="clear" w:color="auto" w:fill="auto"/>
            <w:noWrap/>
            <w:vAlign w:val="bottom"/>
            <w:hideMark/>
          </w:tcPr>
          <w:p w14:paraId="72C4C46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01AF68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14042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0.6407</w:t>
            </w:r>
          </w:p>
        </w:tc>
      </w:tr>
      <w:tr w:rsidR="00E3157C" w:rsidRPr="00E3157C" w14:paraId="10ABCD1E" w14:textId="77777777" w:rsidTr="00E3157C">
        <w:trPr>
          <w:trHeight w:val="300"/>
        </w:trPr>
        <w:tc>
          <w:tcPr>
            <w:tcW w:w="762" w:type="dxa"/>
            <w:shd w:val="clear" w:color="auto" w:fill="auto"/>
            <w:noWrap/>
            <w:vAlign w:val="bottom"/>
            <w:hideMark/>
          </w:tcPr>
          <w:p w14:paraId="20AB06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C1258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46E409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53E29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CCEB5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1120CC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325B5E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763223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0.8161</w:t>
            </w:r>
          </w:p>
        </w:tc>
        <w:tc>
          <w:tcPr>
            <w:tcW w:w="809" w:type="dxa"/>
            <w:shd w:val="clear" w:color="auto" w:fill="auto"/>
            <w:noWrap/>
            <w:vAlign w:val="bottom"/>
            <w:hideMark/>
          </w:tcPr>
          <w:p w14:paraId="7C77AF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16A790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3557722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76C3F5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6AEF2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0.6342</w:t>
            </w:r>
          </w:p>
        </w:tc>
      </w:tr>
      <w:tr w:rsidR="00E3157C" w:rsidRPr="00E3157C" w14:paraId="7B3905AC" w14:textId="77777777" w:rsidTr="00E3157C">
        <w:trPr>
          <w:trHeight w:val="300"/>
        </w:trPr>
        <w:tc>
          <w:tcPr>
            <w:tcW w:w="762" w:type="dxa"/>
            <w:shd w:val="clear" w:color="auto" w:fill="auto"/>
            <w:noWrap/>
            <w:vAlign w:val="bottom"/>
            <w:hideMark/>
          </w:tcPr>
          <w:p w14:paraId="29E8B4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F53A4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26D7607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F9C3C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7BE464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999B0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8259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7512E4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0.8161</w:t>
            </w:r>
          </w:p>
        </w:tc>
        <w:tc>
          <w:tcPr>
            <w:tcW w:w="809" w:type="dxa"/>
            <w:shd w:val="clear" w:color="auto" w:fill="auto"/>
            <w:noWrap/>
            <w:vAlign w:val="bottom"/>
            <w:hideMark/>
          </w:tcPr>
          <w:p w14:paraId="70D251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42" w:type="dxa"/>
            <w:shd w:val="clear" w:color="auto" w:fill="auto"/>
            <w:noWrap/>
            <w:vAlign w:val="bottom"/>
            <w:hideMark/>
          </w:tcPr>
          <w:p w14:paraId="4F9C4A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39D3C3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0BF284B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1DB0AC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0.6225</w:t>
            </w:r>
          </w:p>
        </w:tc>
      </w:tr>
      <w:tr w:rsidR="00E3157C" w:rsidRPr="00E3157C" w14:paraId="522F335C" w14:textId="77777777" w:rsidTr="00E3157C">
        <w:trPr>
          <w:trHeight w:val="300"/>
        </w:trPr>
        <w:tc>
          <w:tcPr>
            <w:tcW w:w="762" w:type="dxa"/>
            <w:shd w:val="clear" w:color="auto" w:fill="auto"/>
            <w:noWrap/>
            <w:vAlign w:val="bottom"/>
            <w:hideMark/>
          </w:tcPr>
          <w:p w14:paraId="559B9D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DE603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rem_2</w:t>
            </w:r>
          </w:p>
        </w:tc>
        <w:tc>
          <w:tcPr>
            <w:tcW w:w="661" w:type="dxa"/>
            <w:shd w:val="clear" w:color="auto" w:fill="auto"/>
            <w:noWrap/>
            <w:vAlign w:val="bottom"/>
            <w:hideMark/>
          </w:tcPr>
          <w:p w14:paraId="0C1C3E1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285AA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CEBD8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13</w:t>
            </w:r>
          </w:p>
        </w:tc>
        <w:tc>
          <w:tcPr>
            <w:tcW w:w="1972" w:type="dxa"/>
            <w:shd w:val="clear" w:color="auto" w:fill="auto"/>
            <w:noWrap/>
            <w:vAlign w:val="bottom"/>
            <w:hideMark/>
          </w:tcPr>
          <w:p w14:paraId="0ED04B9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w:t>
            </w:r>
          </w:p>
        </w:tc>
        <w:tc>
          <w:tcPr>
            <w:tcW w:w="971" w:type="dxa"/>
            <w:shd w:val="clear" w:color="auto" w:fill="auto"/>
            <w:noWrap/>
            <w:vAlign w:val="bottom"/>
            <w:hideMark/>
          </w:tcPr>
          <w:p w14:paraId="67F026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030051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0.1233</w:t>
            </w:r>
          </w:p>
        </w:tc>
        <w:tc>
          <w:tcPr>
            <w:tcW w:w="809" w:type="dxa"/>
            <w:shd w:val="clear" w:color="auto" w:fill="auto"/>
            <w:noWrap/>
            <w:vAlign w:val="bottom"/>
            <w:hideMark/>
          </w:tcPr>
          <w:p w14:paraId="3E41F8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03E64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31" w:type="dxa"/>
            <w:shd w:val="clear" w:color="auto" w:fill="auto"/>
            <w:noWrap/>
            <w:vAlign w:val="bottom"/>
            <w:hideMark/>
          </w:tcPr>
          <w:p w14:paraId="353D7D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13157F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D9D7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0.6708</w:t>
            </w:r>
          </w:p>
        </w:tc>
      </w:tr>
      <w:tr w:rsidR="00E3157C" w:rsidRPr="00E3157C" w14:paraId="0047452D" w14:textId="77777777" w:rsidTr="00E3157C">
        <w:trPr>
          <w:trHeight w:val="300"/>
        </w:trPr>
        <w:tc>
          <w:tcPr>
            <w:tcW w:w="762" w:type="dxa"/>
            <w:shd w:val="clear" w:color="auto" w:fill="auto"/>
            <w:noWrap/>
            <w:vAlign w:val="bottom"/>
            <w:hideMark/>
          </w:tcPr>
          <w:p w14:paraId="77D222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3926A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3313A93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4EB30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A3752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275AAC3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5C8D09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29B81F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0.1228</w:t>
            </w:r>
          </w:p>
        </w:tc>
        <w:tc>
          <w:tcPr>
            <w:tcW w:w="809" w:type="dxa"/>
            <w:shd w:val="clear" w:color="auto" w:fill="auto"/>
            <w:noWrap/>
            <w:vAlign w:val="bottom"/>
            <w:hideMark/>
          </w:tcPr>
          <w:p w14:paraId="179AE8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2CD178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7B1426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4F1E16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062FB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0.6375</w:t>
            </w:r>
          </w:p>
        </w:tc>
      </w:tr>
      <w:tr w:rsidR="00E3157C" w:rsidRPr="00E3157C" w14:paraId="7C87386B" w14:textId="77777777" w:rsidTr="00E3157C">
        <w:trPr>
          <w:trHeight w:val="300"/>
        </w:trPr>
        <w:tc>
          <w:tcPr>
            <w:tcW w:w="762" w:type="dxa"/>
            <w:shd w:val="clear" w:color="auto" w:fill="auto"/>
            <w:noWrap/>
            <w:vAlign w:val="bottom"/>
            <w:hideMark/>
          </w:tcPr>
          <w:p w14:paraId="49357C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23E5F5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rem_3</w:t>
            </w:r>
          </w:p>
        </w:tc>
        <w:tc>
          <w:tcPr>
            <w:tcW w:w="661" w:type="dxa"/>
            <w:shd w:val="clear" w:color="auto" w:fill="auto"/>
            <w:noWrap/>
            <w:vAlign w:val="bottom"/>
            <w:hideMark/>
          </w:tcPr>
          <w:p w14:paraId="4819DFC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3AA56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8CAB5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w:t>
            </w:r>
          </w:p>
        </w:tc>
        <w:tc>
          <w:tcPr>
            <w:tcW w:w="1972" w:type="dxa"/>
            <w:shd w:val="clear" w:color="auto" w:fill="auto"/>
            <w:noWrap/>
            <w:vAlign w:val="bottom"/>
            <w:hideMark/>
          </w:tcPr>
          <w:p w14:paraId="73ABA7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p>
        </w:tc>
        <w:tc>
          <w:tcPr>
            <w:tcW w:w="971" w:type="dxa"/>
            <w:shd w:val="clear" w:color="auto" w:fill="auto"/>
            <w:noWrap/>
            <w:vAlign w:val="bottom"/>
            <w:hideMark/>
          </w:tcPr>
          <w:p w14:paraId="1B4D37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0.8288</w:t>
            </w:r>
          </w:p>
        </w:tc>
        <w:tc>
          <w:tcPr>
            <w:tcW w:w="884" w:type="dxa"/>
            <w:shd w:val="clear" w:color="auto" w:fill="auto"/>
            <w:noWrap/>
            <w:vAlign w:val="bottom"/>
            <w:hideMark/>
          </w:tcPr>
          <w:p w14:paraId="7C6268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0.1228</w:t>
            </w:r>
          </w:p>
        </w:tc>
        <w:tc>
          <w:tcPr>
            <w:tcW w:w="809" w:type="dxa"/>
            <w:shd w:val="clear" w:color="auto" w:fill="auto"/>
            <w:noWrap/>
            <w:vAlign w:val="bottom"/>
            <w:hideMark/>
          </w:tcPr>
          <w:p w14:paraId="665946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09FFB6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31FD5A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5F9724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4689E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0.633</w:t>
            </w:r>
          </w:p>
        </w:tc>
      </w:tr>
      <w:tr w:rsidR="00E3157C" w:rsidRPr="00E3157C" w14:paraId="5F98BB15" w14:textId="77777777" w:rsidTr="00E3157C">
        <w:trPr>
          <w:trHeight w:val="300"/>
        </w:trPr>
        <w:tc>
          <w:tcPr>
            <w:tcW w:w="762" w:type="dxa"/>
            <w:shd w:val="clear" w:color="auto" w:fill="auto"/>
            <w:noWrap/>
            <w:vAlign w:val="bottom"/>
            <w:hideMark/>
          </w:tcPr>
          <w:p w14:paraId="6A8C58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WFI-XGB</w:t>
            </w:r>
          </w:p>
        </w:tc>
        <w:tc>
          <w:tcPr>
            <w:tcW w:w="890" w:type="dxa"/>
            <w:shd w:val="clear" w:color="auto" w:fill="auto"/>
            <w:noWrap/>
            <w:vAlign w:val="bottom"/>
            <w:hideMark/>
          </w:tcPr>
          <w:p w14:paraId="252496D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07BC26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81725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AF466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D0AE2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0597A6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25E879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09" w:type="dxa"/>
            <w:shd w:val="clear" w:color="auto" w:fill="auto"/>
            <w:noWrap/>
            <w:vAlign w:val="bottom"/>
            <w:hideMark/>
          </w:tcPr>
          <w:p w14:paraId="62812C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10A35A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31" w:type="dxa"/>
            <w:shd w:val="clear" w:color="auto" w:fill="auto"/>
            <w:noWrap/>
            <w:vAlign w:val="bottom"/>
            <w:hideMark/>
          </w:tcPr>
          <w:p w14:paraId="65E40F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79415BF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B72D6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0.9961</w:t>
            </w:r>
          </w:p>
        </w:tc>
      </w:tr>
      <w:tr w:rsidR="00E3157C" w:rsidRPr="00E3157C" w14:paraId="398F16E9" w14:textId="77777777" w:rsidTr="00E3157C">
        <w:trPr>
          <w:trHeight w:val="300"/>
        </w:trPr>
        <w:tc>
          <w:tcPr>
            <w:tcW w:w="762" w:type="dxa"/>
            <w:shd w:val="clear" w:color="auto" w:fill="auto"/>
            <w:noWrap/>
            <w:vAlign w:val="bottom"/>
            <w:hideMark/>
          </w:tcPr>
          <w:p w14:paraId="014E0A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9ECB34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78A6D68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380EAA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3B7A0D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6A19E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614701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7C0CBAE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09" w:type="dxa"/>
            <w:shd w:val="clear" w:color="auto" w:fill="auto"/>
            <w:noWrap/>
            <w:vAlign w:val="bottom"/>
            <w:hideMark/>
          </w:tcPr>
          <w:p w14:paraId="0F6B39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1F9796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31" w:type="dxa"/>
            <w:shd w:val="clear" w:color="auto" w:fill="auto"/>
            <w:noWrap/>
            <w:vAlign w:val="bottom"/>
            <w:hideMark/>
          </w:tcPr>
          <w:p w14:paraId="1569DD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197188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38CBF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1.1699</w:t>
            </w:r>
          </w:p>
        </w:tc>
      </w:tr>
      <w:tr w:rsidR="00E3157C" w:rsidRPr="00E3157C" w14:paraId="1AFFEB70" w14:textId="77777777" w:rsidTr="00E3157C">
        <w:trPr>
          <w:trHeight w:val="300"/>
        </w:trPr>
        <w:tc>
          <w:tcPr>
            <w:tcW w:w="762" w:type="dxa"/>
            <w:shd w:val="clear" w:color="auto" w:fill="auto"/>
            <w:noWrap/>
            <w:vAlign w:val="bottom"/>
            <w:hideMark/>
          </w:tcPr>
          <w:p w14:paraId="416EC24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11F411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7118E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796F7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59E73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ACE491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76D685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1EDB5E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0.8162</w:t>
            </w:r>
          </w:p>
        </w:tc>
        <w:tc>
          <w:tcPr>
            <w:tcW w:w="809" w:type="dxa"/>
            <w:shd w:val="clear" w:color="auto" w:fill="auto"/>
            <w:noWrap/>
            <w:vAlign w:val="bottom"/>
            <w:hideMark/>
          </w:tcPr>
          <w:p w14:paraId="60D103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4D7065A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6BF922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4FAFFF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DEA92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0.6266</w:t>
            </w:r>
          </w:p>
        </w:tc>
      </w:tr>
      <w:tr w:rsidR="00E3157C" w:rsidRPr="00E3157C" w14:paraId="6FE5D0C9" w14:textId="77777777" w:rsidTr="00E3157C">
        <w:trPr>
          <w:trHeight w:val="300"/>
        </w:trPr>
        <w:tc>
          <w:tcPr>
            <w:tcW w:w="762" w:type="dxa"/>
            <w:shd w:val="clear" w:color="auto" w:fill="auto"/>
            <w:noWrap/>
            <w:vAlign w:val="bottom"/>
            <w:hideMark/>
          </w:tcPr>
          <w:p w14:paraId="66F7F5F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51A4BDA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80BB7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4937C0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90950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1552436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0FF046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0FD2F0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0.7925</w:t>
            </w:r>
          </w:p>
        </w:tc>
        <w:tc>
          <w:tcPr>
            <w:tcW w:w="809" w:type="dxa"/>
            <w:shd w:val="clear" w:color="auto" w:fill="auto"/>
            <w:noWrap/>
            <w:vAlign w:val="bottom"/>
            <w:hideMark/>
          </w:tcPr>
          <w:p w14:paraId="2A5A65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42" w:type="dxa"/>
            <w:shd w:val="clear" w:color="auto" w:fill="auto"/>
            <w:noWrap/>
            <w:vAlign w:val="bottom"/>
            <w:hideMark/>
          </w:tcPr>
          <w:p w14:paraId="68F33A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0.8053</w:t>
            </w:r>
          </w:p>
        </w:tc>
        <w:tc>
          <w:tcPr>
            <w:tcW w:w="831" w:type="dxa"/>
            <w:shd w:val="clear" w:color="auto" w:fill="auto"/>
            <w:noWrap/>
            <w:vAlign w:val="bottom"/>
            <w:hideMark/>
          </w:tcPr>
          <w:p w14:paraId="561385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45EC36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1E095F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0.5934</w:t>
            </w:r>
          </w:p>
        </w:tc>
      </w:tr>
      <w:tr w:rsidR="00E3157C" w:rsidRPr="00E3157C" w14:paraId="42E84337" w14:textId="77777777" w:rsidTr="00E3157C">
        <w:trPr>
          <w:trHeight w:val="300"/>
        </w:trPr>
        <w:tc>
          <w:tcPr>
            <w:tcW w:w="762" w:type="dxa"/>
            <w:shd w:val="clear" w:color="auto" w:fill="auto"/>
            <w:noWrap/>
            <w:vAlign w:val="bottom"/>
            <w:hideMark/>
          </w:tcPr>
          <w:p w14:paraId="5E87A7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53A7C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7FC2B8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C2A455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CB27A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56169D7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control_scheme, solenoid, pump</w:t>
            </w:r>
          </w:p>
        </w:tc>
        <w:tc>
          <w:tcPr>
            <w:tcW w:w="971" w:type="dxa"/>
            <w:shd w:val="clear" w:color="auto" w:fill="auto"/>
            <w:noWrap/>
            <w:vAlign w:val="bottom"/>
            <w:hideMark/>
          </w:tcPr>
          <w:p w14:paraId="3CA2F2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522C12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0.1229</w:t>
            </w:r>
          </w:p>
        </w:tc>
        <w:tc>
          <w:tcPr>
            <w:tcW w:w="809" w:type="dxa"/>
            <w:shd w:val="clear" w:color="auto" w:fill="auto"/>
            <w:noWrap/>
            <w:vAlign w:val="bottom"/>
            <w:hideMark/>
          </w:tcPr>
          <w:p w14:paraId="7FBC1F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6F23DC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4DBD4F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7294B3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DC613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0.6362</w:t>
            </w:r>
          </w:p>
        </w:tc>
      </w:tr>
      <w:tr w:rsidR="00E3157C" w:rsidRPr="00E3157C" w14:paraId="35A9E096" w14:textId="77777777" w:rsidTr="00E3157C">
        <w:trPr>
          <w:trHeight w:val="300"/>
        </w:trPr>
        <w:tc>
          <w:tcPr>
            <w:tcW w:w="762" w:type="dxa"/>
            <w:shd w:val="clear" w:color="auto" w:fill="auto"/>
            <w:noWrap/>
            <w:vAlign w:val="bottom"/>
            <w:hideMark/>
          </w:tcPr>
          <w:p w14:paraId="636763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066F3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588DF8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971C77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7CFEEC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AB6D45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reset_rate</w:t>
            </w:r>
            <w:proofErr w:type="spellEnd"/>
            <w:r w:rsidRPr="00BF3F02">
              <w:rPr>
                <w:rFonts w:ascii="Aptos Narrow" w:hAnsi="Aptos Narrow" w:cs="Times New Roman"/>
                <w:color w:val="000000"/>
                <w:sz w:val="18"/>
                <w:szCs w:val="18"/>
                <w:lang w:val="en-US" w:eastAsia="en-US"/>
              </w:rPr>
              <w:t xml:space="preserve">,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setpoint, control_scheme, solenoid, deadband</w:t>
            </w:r>
          </w:p>
        </w:tc>
        <w:tc>
          <w:tcPr>
            <w:tcW w:w="971" w:type="dxa"/>
            <w:shd w:val="clear" w:color="auto" w:fill="auto"/>
            <w:noWrap/>
            <w:vAlign w:val="bottom"/>
            <w:hideMark/>
          </w:tcPr>
          <w:p w14:paraId="32FDA3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0.8287</w:t>
            </w:r>
          </w:p>
        </w:tc>
        <w:tc>
          <w:tcPr>
            <w:tcW w:w="884" w:type="dxa"/>
            <w:shd w:val="clear" w:color="auto" w:fill="auto"/>
            <w:noWrap/>
            <w:vAlign w:val="bottom"/>
            <w:hideMark/>
          </w:tcPr>
          <w:p w14:paraId="47824C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0.1347</w:t>
            </w:r>
          </w:p>
        </w:tc>
        <w:tc>
          <w:tcPr>
            <w:tcW w:w="809" w:type="dxa"/>
            <w:shd w:val="clear" w:color="auto" w:fill="auto"/>
            <w:noWrap/>
            <w:vAlign w:val="bottom"/>
            <w:hideMark/>
          </w:tcPr>
          <w:p w14:paraId="6CCF50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w:t>
            </w:r>
          </w:p>
        </w:tc>
        <w:tc>
          <w:tcPr>
            <w:tcW w:w="842" w:type="dxa"/>
            <w:shd w:val="clear" w:color="auto" w:fill="auto"/>
            <w:noWrap/>
            <w:vAlign w:val="bottom"/>
            <w:hideMark/>
          </w:tcPr>
          <w:p w14:paraId="68506E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0.1217</w:t>
            </w:r>
          </w:p>
        </w:tc>
        <w:tc>
          <w:tcPr>
            <w:tcW w:w="831" w:type="dxa"/>
            <w:shd w:val="clear" w:color="auto" w:fill="auto"/>
            <w:noWrap/>
            <w:vAlign w:val="bottom"/>
            <w:hideMark/>
          </w:tcPr>
          <w:p w14:paraId="70AF1E9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0934BC1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7201A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0.5831</w:t>
            </w:r>
          </w:p>
        </w:tc>
      </w:tr>
      <w:tr w:rsidR="00E3157C" w:rsidRPr="00E3157C" w14:paraId="51BEC8E4" w14:textId="77777777" w:rsidTr="00E3157C">
        <w:trPr>
          <w:trHeight w:val="300"/>
        </w:trPr>
        <w:tc>
          <w:tcPr>
            <w:tcW w:w="762" w:type="dxa"/>
            <w:shd w:val="clear" w:color="auto" w:fill="auto"/>
            <w:noWrap/>
            <w:vAlign w:val="bottom"/>
            <w:hideMark/>
          </w:tcPr>
          <w:p w14:paraId="5119B56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625030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96AAF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CCB8C1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37CA82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EF3FC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212636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520DA8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09" w:type="dxa"/>
            <w:shd w:val="clear" w:color="auto" w:fill="auto"/>
            <w:noWrap/>
            <w:vAlign w:val="bottom"/>
            <w:hideMark/>
          </w:tcPr>
          <w:p w14:paraId="710156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5B7072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31" w:type="dxa"/>
            <w:shd w:val="clear" w:color="auto" w:fill="auto"/>
            <w:noWrap/>
            <w:vAlign w:val="bottom"/>
            <w:hideMark/>
          </w:tcPr>
          <w:p w14:paraId="03EE1F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612A8C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855E1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1.4411</w:t>
            </w:r>
          </w:p>
        </w:tc>
      </w:tr>
      <w:tr w:rsidR="00E3157C" w:rsidRPr="00E3157C" w14:paraId="05D38961" w14:textId="77777777" w:rsidTr="00E3157C">
        <w:trPr>
          <w:trHeight w:val="300"/>
        </w:trPr>
        <w:tc>
          <w:tcPr>
            <w:tcW w:w="762" w:type="dxa"/>
            <w:shd w:val="clear" w:color="auto" w:fill="auto"/>
            <w:noWrap/>
            <w:vAlign w:val="bottom"/>
            <w:hideMark/>
          </w:tcPr>
          <w:p w14:paraId="1F2DAB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606B0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39B344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D594E7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562491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3E2A3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38A251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461F40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09" w:type="dxa"/>
            <w:shd w:val="clear" w:color="auto" w:fill="auto"/>
            <w:noWrap/>
            <w:vAlign w:val="bottom"/>
            <w:hideMark/>
          </w:tcPr>
          <w:p w14:paraId="37EBE4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6FA699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31" w:type="dxa"/>
            <w:shd w:val="clear" w:color="auto" w:fill="auto"/>
            <w:noWrap/>
            <w:vAlign w:val="bottom"/>
            <w:hideMark/>
          </w:tcPr>
          <w:p w14:paraId="6563C7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3FF64C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6D49E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1.0233</w:t>
            </w:r>
          </w:p>
        </w:tc>
      </w:tr>
      <w:tr w:rsidR="00E3157C" w:rsidRPr="00E3157C" w14:paraId="4172C31E" w14:textId="77777777" w:rsidTr="00E3157C">
        <w:trPr>
          <w:trHeight w:val="300"/>
        </w:trPr>
        <w:tc>
          <w:tcPr>
            <w:tcW w:w="762" w:type="dxa"/>
            <w:shd w:val="clear" w:color="auto" w:fill="auto"/>
            <w:noWrap/>
            <w:vAlign w:val="bottom"/>
            <w:hideMark/>
          </w:tcPr>
          <w:p w14:paraId="1F49EE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25F1B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45B32E0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5F8996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2D22EC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2FCD29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6CC51C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60ECED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09" w:type="dxa"/>
            <w:shd w:val="clear" w:color="auto" w:fill="auto"/>
            <w:noWrap/>
            <w:vAlign w:val="bottom"/>
            <w:hideMark/>
          </w:tcPr>
          <w:p w14:paraId="7C5E77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4F0DB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31" w:type="dxa"/>
            <w:shd w:val="clear" w:color="auto" w:fill="auto"/>
            <w:noWrap/>
            <w:vAlign w:val="bottom"/>
            <w:hideMark/>
          </w:tcPr>
          <w:p w14:paraId="5C5433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253E98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D7520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1.0105</w:t>
            </w:r>
          </w:p>
        </w:tc>
      </w:tr>
      <w:tr w:rsidR="00E3157C" w:rsidRPr="00E3157C" w14:paraId="56C638FD" w14:textId="77777777" w:rsidTr="00E3157C">
        <w:trPr>
          <w:trHeight w:val="300"/>
        </w:trPr>
        <w:tc>
          <w:tcPr>
            <w:tcW w:w="762" w:type="dxa"/>
            <w:shd w:val="clear" w:color="auto" w:fill="auto"/>
            <w:noWrap/>
            <w:vAlign w:val="bottom"/>
            <w:hideMark/>
          </w:tcPr>
          <w:p w14:paraId="6AB439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1F1F25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08F7D2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64F6D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036BD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F047E4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4A6C56B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3947487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0.8164</w:t>
            </w:r>
          </w:p>
        </w:tc>
        <w:tc>
          <w:tcPr>
            <w:tcW w:w="809" w:type="dxa"/>
            <w:shd w:val="clear" w:color="auto" w:fill="auto"/>
            <w:noWrap/>
            <w:vAlign w:val="bottom"/>
            <w:hideMark/>
          </w:tcPr>
          <w:p w14:paraId="7EB356C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41157C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705A8F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5D39E38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0DBAE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0.6138</w:t>
            </w:r>
          </w:p>
        </w:tc>
      </w:tr>
      <w:tr w:rsidR="00E3157C" w:rsidRPr="00E3157C" w14:paraId="2959226F" w14:textId="77777777" w:rsidTr="00E3157C">
        <w:trPr>
          <w:trHeight w:val="300"/>
        </w:trPr>
        <w:tc>
          <w:tcPr>
            <w:tcW w:w="762" w:type="dxa"/>
            <w:shd w:val="clear" w:color="auto" w:fill="auto"/>
            <w:noWrap/>
            <w:vAlign w:val="bottom"/>
            <w:hideMark/>
          </w:tcPr>
          <w:p w14:paraId="0D85231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47A019B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4089F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9EB7A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9BCA8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759D42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2D104D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656BE6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0.8164</w:t>
            </w:r>
          </w:p>
        </w:tc>
        <w:tc>
          <w:tcPr>
            <w:tcW w:w="809" w:type="dxa"/>
            <w:shd w:val="clear" w:color="auto" w:fill="auto"/>
            <w:noWrap/>
            <w:vAlign w:val="bottom"/>
            <w:hideMark/>
          </w:tcPr>
          <w:p w14:paraId="777E10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3A4191E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0.8224</w:t>
            </w:r>
          </w:p>
        </w:tc>
        <w:tc>
          <w:tcPr>
            <w:tcW w:w="831" w:type="dxa"/>
            <w:shd w:val="clear" w:color="auto" w:fill="auto"/>
            <w:noWrap/>
            <w:vAlign w:val="bottom"/>
            <w:hideMark/>
          </w:tcPr>
          <w:p w14:paraId="00874F7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62006E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59968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0.6273</w:t>
            </w:r>
          </w:p>
        </w:tc>
      </w:tr>
      <w:tr w:rsidR="00E3157C" w:rsidRPr="00E3157C" w14:paraId="679F6E4F" w14:textId="77777777" w:rsidTr="00E3157C">
        <w:trPr>
          <w:trHeight w:val="300"/>
        </w:trPr>
        <w:tc>
          <w:tcPr>
            <w:tcW w:w="762" w:type="dxa"/>
            <w:shd w:val="clear" w:color="auto" w:fill="auto"/>
            <w:noWrap/>
            <w:vAlign w:val="bottom"/>
            <w:hideMark/>
          </w:tcPr>
          <w:p w14:paraId="5B8AB3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319B6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3C7D06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365CC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137437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6C90960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 solenoid, deadband</w:t>
            </w:r>
          </w:p>
        </w:tc>
        <w:tc>
          <w:tcPr>
            <w:tcW w:w="971" w:type="dxa"/>
            <w:shd w:val="clear" w:color="auto" w:fill="auto"/>
            <w:noWrap/>
            <w:vAlign w:val="bottom"/>
            <w:hideMark/>
          </w:tcPr>
          <w:p w14:paraId="01D80B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58304F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0.8098</w:t>
            </w:r>
          </w:p>
        </w:tc>
        <w:tc>
          <w:tcPr>
            <w:tcW w:w="809" w:type="dxa"/>
            <w:shd w:val="clear" w:color="auto" w:fill="auto"/>
            <w:noWrap/>
            <w:vAlign w:val="bottom"/>
            <w:hideMark/>
          </w:tcPr>
          <w:p w14:paraId="505F14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42" w:type="dxa"/>
            <w:shd w:val="clear" w:color="auto" w:fill="auto"/>
            <w:noWrap/>
            <w:vAlign w:val="bottom"/>
            <w:hideMark/>
          </w:tcPr>
          <w:p w14:paraId="6A90B7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0.8189</w:t>
            </w:r>
          </w:p>
        </w:tc>
        <w:tc>
          <w:tcPr>
            <w:tcW w:w="831" w:type="dxa"/>
            <w:shd w:val="clear" w:color="auto" w:fill="auto"/>
            <w:noWrap/>
            <w:vAlign w:val="bottom"/>
            <w:hideMark/>
          </w:tcPr>
          <w:p w14:paraId="4CCA308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03B4929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168AC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0.601</w:t>
            </w:r>
          </w:p>
        </w:tc>
      </w:tr>
      <w:tr w:rsidR="00E3157C" w:rsidRPr="00E3157C" w14:paraId="1BB184DA" w14:textId="77777777" w:rsidTr="00E3157C">
        <w:trPr>
          <w:trHeight w:val="300"/>
        </w:trPr>
        <w:tc>
          <w:tcPr>
            <w:tcW w:w="762" w:type="dxa"/>
            <w:shd w:val="clear" w:color="auto" w:fill="auto"/>
            <w:noWrap/>
            <w:vAlign w:val="bottom"/>
            <w:hideMark/>
          </w:tcPr>
          <w:p w14:paraId="6A57B9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265ADB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51C6C61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1AAFE9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7F56E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0DAB4B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7F7E920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35B4F1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0.1229</w:t>
            </w:r>
          </w:p>
        </w:tc>
        <w:tc>
          <w:tcPr>
            <w:tcW w:w="809" w:type="dxa"/>
            <w:shd w:val="clear" w:color="auto" w:fill="auto"/>
            <w:noWrap/>
            <w:vAlign w:val="bottom"/>
            <w:hideMark/>
          </w:tcPr>
          <w:p w14:paraId="79A78F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2C28AB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2F59D1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23B809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659BC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0.6184</w:t>
            </w:r>
          </w:p>
        </w:tc>
      </w:tr>
      <w:tr w:rsidR="00E3157C" w:rsidRPr="00E3157C" w14:paraId="49E85724" w14:textId="77777777" w:rsidTr="00E3157C">
        <w:trPr>
          <w:trHeight w:val="300"/>
        </w:trPr>
        <w:tc>
          <w:tcPr>
            <w:tcW w:w="762" w:type="dxa"/>
            <w:shd w:val="clear" w:color="auto" w:fill="auto"/>
            <w:noWrap/>
            <w:vAlign w:val="bottom"/>
            <w:hideMark/>
          </w:tcPr>
          <w:p w14:paraId="04424D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7EB26A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1DA9F8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CBF2C0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D0A095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5167E1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solenoid, 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control_scheme</w:t>
            </w:r>
          </w:p>
        </w:tc>
        <w:tc>
          <w:tcPr>
            <w:tcW w:w="971" w:type="dxa"/>
            <w:shd w:val="clear" w:color="auto" w:fill="auto"/>
            <w:noWrap/>
            <w:vAlign w:val="bottom"/>
            <w:hideMark/>
          </w:tcPr>
          <w:p w14:paraId="3AF121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0.8286</w:t>
            </w:r>
          </w:p>
        </w:tc>
        <w:tc>
          <w:tcPr>
            <w:tcW w:w="884" w:type="dxa"/>
            <w:shd w:val="clear" w:color="auto" w:fill="auto"/>
            <w:noWrap/>
            <w:vAlign w:val="bottom"/>
            <w:hideMark/>
          </w:tcPr>
          <w:p w14:paraId="4F9C85A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0.1229</w:t>
            </w:r>
          </w:p>
        </w:tc>
        <w:tc>
          <w:tcPr>
            <w:tcW w:w="809" w:type="dxa"/>
            <w:shd w:val="clear" w:color="auto" w:fill="auto"/>
            <w:noWrap/>
            <w:vAlign w:val="bottom"/>
            <w:hideMark/>
          </w:tcPr>
          <w:p w14:paraId="42C11C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0568C49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1F4ABB4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10FF9E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9749E4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0.6432</w:t>
            </w:r>
          </w:p>
        </w:tc>
      </w:tr>
      <w:tr w:rsidR="00E3157C" w:rsidRPr="00E3157C" w14:paraId="0A92BA45" w14:textId="77777777" w:rsidTr="00E3157C">
        <w:trPr>
          <w:trHeight w:val="300"/>
        </w:trPr>
        <w:tc>
          <w:tcPr>
            <w:tcW w:w="762" w:type="dxa"/>
            <w:shd w:val="clear" w:color="auto" w:fill="auto"/>
            <w:noWrap/>
            <w:vAlign w:val="bottom"/>
            <w:hideMark/>
          </w:tcPr>
          <w:p w14:paraId="7163E20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WFI-XGB</w:t>
            </w:r>
          </w:p>
        </w:tc>
        <w:tc>
          <w:tcPr>
            <w:tcW w:w="890" w:type="dxa"/>
            <w:shd w:val="clear" w:color="auto" w:fill="auto"/>
            <w:noWrap/>
            <w:vAlign w:val="bottom"/>
            <w:hideMark/>
          </w:tcPr>
          <w:p w14:paraId="1FE250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4826D1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48AAD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2CE74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054C21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r w:rsidRPr="00BF3F02">
              <w:rPr>
                <w:rFonts w:ascii="Aptos Narrow" w:hAnsi="Aptos Narrow" w:cs="Times New Roman"/>
                <w:color w:val="000000"/>
                <w:sz w:val="18"/>
                <w:szCs w:val="18"/>
                <w:lang w:val="en-US" w:eastAsia="en-US"/>
              </w:rPr>
              <w:lastRenderedPageBreak/>
              <w:t>control_scheme, solenoid, deadband</w:t>
            </w:r>
          </w:p>
        </w:tc>
        <w:tc>
          <w:tcPr>
            <w:tcW w:w="971" w:type="dxa"/>
            <w:shd w:val="clear" w:color="auto" w:fill="auto"/>
            <w:noWrap/>
            <w:vAlign w:val="bottom"/>
            <w:hideMark/>
          </w:tcPr>
          <w:p w14:paraId="54BBFF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0.8286</w:t>
            </w:r>
          </w:p>
        </w:tc>
        <w:tc>
          <w:tcPr>
            <w:tcW w:w="884" w:type="dxa"/>
            <w:shd w:val="clear" w:color="auto" w:fill="auto"/>
            <w:noWrap/>
            <w:vAlign w:val="bottom"/>
            <w:hideMark/>
          </w:tcPr>
          <w:p w14:paraId="4B4A0C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0.1227</w:t>
            </w:r>
          </w:p>
        </w:tc>
        <w:tc>
          <w:tcPr>
            <w:tcW w:w="809" w:type="dxa"/>
            <w:shd w:val="clear" w:color="auto" w:fill="auto"/>
            <w:noWrap/>
            <w:vAlign w:val="bottom"/>
            <w:hideMark/>
          </w:tcPr>
          <w:p w14:paraId="72C28B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2C75E1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0.1233</w:t>
            </w:r>
          </w:p>
        </w:tc>
        <w:tc>
          <w:tcPr>
            <w:tcW w:w="831" w:type="dxa"/>
            <w:shd w:val="clear" w:color="auto" w:fill="auto"/>
            <w:noWrap/>
            <w:vAlign w:val="bottom"/>
            <w:hideMark/>
          </w:tcPr>
          <w:p w14:paraId="415D15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0.0007</w:t>
            </w:r>
          </w:p>
        </w:tc>
        <w:tc>
          <w:tcPr>
            <w:tcW w:w="809" w:type="dxa"/>
            <w:shd w:val="clear" w:color="auto" w:fill="auto"/>
            <w:noWrap/>
            <w:vAlign w:val="bottom"/>
            <w:hideMark/>
          </w:tcPr>
          <w:p w14:paraId="2B0DFA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2510DF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0.6388</w:t>
            </w:r>
          </w:p>
        </w:tc>
      </w:tr>
      <w:tr w:rsidR="00E3157C" w:rsidRPr="00E3157C" w14:paraId="70F50702" w14:textId="77777777" w:rsidTr="00E3157C">
        <w:trPr>
          <w:trHeight w:val="300"/>
        </w:trPr>
        <w:tc>
          <w:tcPr>
            <w:tcW w:w="762" w:type="dxa"/>
            <w:shd w:val="clear" w:color="auto" w:fill="auto"/>
            <w:noWrap/>
            <w:vAlign w:val="bottom"/>
            <w:hideMark/>
          </w:tcPr>
          <w:p w14:paraId="3A00993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403D7D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27CE1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BF0196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50B04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42C975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45BC1A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84" w:type="dxa"/>
            <w:shd w:val="clear" w:color="auto" w:fill="auto"/>
            <w:noWrap/>
            <w:vAlign w:val="bottom"/>
            <w:hideMark/>
          </w:tcPr>
          <w:p w14:paraId="5C637AF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09" w:type="dxa"/>
            <w:shd w:val="clear" w:color="auto" w:fill="auto"/>
            <w:noWrap/>
            <w:vAlign w:val="bottom"/>
            <w:hideMark/>
          </w:tcPr>
          <w:p w14:paraId="6F70BAD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42" w:type="dxa"/>
            <w:shd w:val="clear" w:color="auto" w:fill="auto"/>
            <w:noWrap/>
            <w:vAlign w:val="bottom"/>
            <w:hideMark/>
          </w:tcPr>
          <w:p w14:paraId="52BC4F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31" w:type="dxa"/>
            <w:shd w:val="clear" w:color="auto" w:fill="auto"/>
            <w:noWrap/>
            <w:vAlign w:val="bottom"/>
            <w:hideMark/>
          </w:tcPr>
          <w:p w14:paraId="1D373E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6B731D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412A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0.9888</w:t>
            </w:r>
          </w:p>
        </w:tc>
      </w:tr>
      <w:tr w:rsidR="00E3157C" w:rsidRPr="00E3157C" w14:paraId="0174C3A8" w14:textId="77777777" w:rsidTr="00E3157C">
        <w:trPr>
          <w:trHeight w:val="300"/>
        </w:trPr>
        <w:tc>
          <w:tcPr>
            <w:tcW w:w="762" w:type="dxa"/>
            <w:shd w:val="clear" w:color="auto" w:fill="auto"/>
            <w:noWrap/>
            <w:vAlign w:val="bottom"/>
            <w:hideMark/>
          </w:tcPr>
          <w:p w14:paraId="031ABC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3C726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7A0CA6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259C0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8406F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3AFCC1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0DA134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84" w:type="dxa"/>
            <w:shd w:val="clear" w:color="auto" w:fill="auto"/>
            <w:noWrap/>
            <w:vAlign w:val="bottom"/>
            <w:hideMark/>
          </w:tcPr>
          <w:p w14:paraId="7C6E691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0.8172</w:t>
            </w:r>
          </w:p>
        </w:tc>
        <w:tc>
          <w:tcPr>
            <w:tcW w:w="809" w:type="dxa"/>
            <w:shd w:val="clear" w:color="auto" w:fill="auto"/>
            <w:noWrap/>
            <w:vAlign w:val="bottom"/>
            <w:hideMark/>
          </w:tcPr>
          <w:p w14:paraId="32C3C4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42" w:type="dxa"/>
            <w:shd w:val="clear" w:color="auto" w:fill="auto"/>
            <w:noWrap/>
            <w:vAlign w:val="bottom"/>
            <w:hideMark/>
          </w:tcPr>
          <w:p w14:paraId="1B6092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0.8228</w:t>
            </w:r>
          </w:p>
        </w:tc>
        <w:tc>
          <w:tcPr>
            <w:tcW w:w="831" w:type="dxa"/>
            <w:shd w:val="clear" w:color="auto" w:fill="auto"/>
            <w:noWrap/>
            <w:vAlign w:val="bottom"/>
            <w:hideMark/>
          </w:tcPr>
          <w:p w14:paraId="62ECCF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31E0C26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68EDB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0.6248</w:t>
            </w:r>
          </w:p>
        </w:tc>
      </w:tr>
      <w:tr w:rsidR="00E3157C" w:rsidRPr="00E3157C" w14:paraId="42E9F3C3" w14:textId="77777777" w:rsidTr="00E3157C">
        <w:trPr>
          <w:trHeight w:val="300"/>
        </w:trPr>
        <w:tc>
          <w:tcPr>
            <w:tcW w:w="762" w:type="dxa"/>
            <w:shd w:val="clear" w:color="auto" w:fill="auto"/>
            <w:noWrap/>
            <w:vAlign w:val="bottom"/>
            <w:hideMark/>
          </w:tcPr>
          <w:p w14:paraId="7782B5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C67EC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rem_4</w:t>
            </w:r>
          </w:p>
        </w:tc>
        <w:tc>
          <w:tcPr>
            <w:tcW w:w="661" w:type="dxa"/>
            <w:shd w:val="clear" w:color="auto" w:fill="auto"/>
            <w:noWrap/>
            <w:vAlign w:val="bottom"/>
            <w:hideMark/>
          </w:tcPr>
          <w:p w14:paraId="69DC012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825967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50AA7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11</w:t>
            </w:r>
          </w:p>
        </w:tc>
        <w:tc>
          <w:tcPr>
            <w:tcW w:w="1972" w:type="dxa"/>
            <w:shd w:val="clear" w:color="auto" w:fill="auto"/>
            <w:noWrap/>
            <w:vAlign w:val="bottom"/>
            <w:hideMark/>
          </w:tcPr>
          <w:p w14:paraId="54CBA9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solenoid, control_scheme, length, pump</w:t>
            </w:r>
          </w:p>
        </w:tc>
        <w:tc>
          <w:tcPr>
            <w:tcW w:w="971" w:type="dxa"/>
            <w:shd w:val="clear" w:color="auto" w:fill="auto"/>
            <w:noWrap/>
            <w:vAlign w:val="bottom"/>
            <w:hideMark/>
          </w:tcPr>
          <w:p w14:paraId="243C85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0.8285</w:t>
            </w:r>
          </w:p>
        </w:tc>
        <w:tc>
          <w:tcPr>
            <w:tcW w:w="884" w:type="dxa"/>
            <w:shd w:val="clear" w:color="auto" w:fill="auto"/>
            <w:noWrap/>
            <w:vAlign w:val="bottom"/>
            <w:hideMark/>
          </w:tcPr>
          <w:p w14:paraId="40D068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w:t>
            </w:r>
          </w:p>
        </w:tc>
        <w:tc>
          <w:tcPr>
            <w:tcW w:w="809" w:type="dxa"/>
            <w:shd w:val="clear" w:color="auto" w:fill="auto"/>
            <w:noWrap/>
            <w:vAlign w:val="bottom"/>
            <w:hideMark/>
          </w:tcPr>
          <w:p w14:paraId="1644D8B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6A3A36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0.1238</w:t>
            </w:r>
          </w:p>
        </w:tc>
        <w:tc>
          <w:tcPr>
            <w:tcW w:w="831" w:type="dxa"/>
            <w:shd w:val="clear" w:color="auto" w:fill="auto"/>
            <w:noWrap/>
            <w:vAlign w:val="bottom"/>
            <w:hideMark/>
          </w:tcPr>
          <w:p w14:paraId="56514B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0.0014</w:t>
            </w:r>
          </w:p>
        </w:tc>
        <w:tc>
          <w:tcPr>
            <w:tcW w:w="809" w:type="dxa"/>
            <w:shd w:val="clear" w:color="auto" w:fill="auto"/>
            <w:noWrap/>
            <w:vAlign w:val="bottom"/>
            <w:hideMark/>
          </w:tcPr>
          <w:p w14:paraId="07CBD7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209F43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0.6623</w:t>
            </w:r>
          </w:p>
        </w:tc>
      </w:tr>
      <w:tr w:rsidR="00E3157C" w:rsidRPr="00E3157C" w14:paraId="4C277CC9" w14:textId="77777777" w:rsidTr="00E3157C">
        <w:trPr>
          <w:trHeight w:val="300"/>
        </w:trPr>
        <w:tc>
          <w:tcPr>
            <w:tcW w:w="762" w:type="dxa"/>
            <w:shd w:val="clear" w:color="auto" w:fill="auto"/>
            <w:noWrap/>
            <w:vAlign w:val="bottom"/>
            <w:hideMark/>
          </w:tcPr>
          <w:p w14:paraId="2439524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615A6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47A8795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542E7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2C83E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707E35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74A9DA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84" w:type="dxa"/>
            <w:shd w:val="clear" w:color="auto" w:fill="auto"/>
            <w:noWrap/>
            <w:vAlign w:val="bottom"/>
            <w:hideMark/>
          </w:tcPr>
          <w:p w14:paraId="33415B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09" w:type="dxa"/>
            <w:shd w:val="clear" w:color="auto" w:fill="auto"/>
            <w:noWrap/>
            <w:vAlign w:val="bottom"/>
            <w:hideMark/>
          </w:tcPr>
          <w:p w14:paraId="6D581C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42" w:type="dxa"/>
            <w:shd w:val="clear" w:color="auto" w:fill="auto"/>
            <w:noWrap/>
            <w:vAlign w:val="bottom"/>
            <w:hideMark/>
          </w:tcPr>
          <w:p w14:paraId="685B3B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31" w:type="dxa"/>
            <w:shd w:val="clear" w:color="auto" w:fill="auto"/>
            <w:noWrap/>
            <w:vAlign w:val="bottom"/>
            <w:hideMark/>
          </w:tcPr>
          <w:p w14:paraId="0F043B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306AF14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1B79DA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0.9746</w:t>
            </w:r>
          </w:p>
        </w:tc>
      </w:tr>
      <w:tr w:rsidR="00E3157C" w:rsidRPr="00E3157C" w14:paraId="6353ECBD" w14:textId="77777777" w:rsidTr="00E3157C">
        <w:trPr>
          <w:trHeight w:val="300"/>
        </w:trPr>
        <w:tc>
          <w:tcPr>
            <w:tcW w:w="762" w:type="dxa"/>
            <w:shd w:val="clear" w:color="auto" w:fill="auto"/>
            <w:noWrap/>
            <w:vAlign w:val="bottom"/>
            <w:hideMark/>
          </w:tcPr>
          <w:p w14:paraId="21EB0D8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173AE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5DFDC4E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B788B6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A8961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535F55E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B6F338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84" w:type="dxa"/>
            <w:shd w:val="clear" w:color="auto" w:fill="auto"/>
            <w:noWrap/>
            <w:vAlign w:val="bottom"/>
            <w:hideMark/>
          </w:tcPr>
          <w:p w14:paraId="44183C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0.8041</w:t>
            </w:r>
          </w:p>
        </w:tc>
        <w:tc>
          <w:tcPr>
            <w:tcW w:w="809" w:type="dxa"/>
            <w:shd w:val="clear" w:color="auto" w:fill="auto"/>
            <w:noWrap/>
            <w:vAlign w:val="bottom"/>
            <w:hideMark/>
          </w:tcPr>
          <w:p w14:paraId="70D2E38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42" w:type="dxa"/>
            <w:shd w:val="clear" w:color="auto" w:fill="auto"/>
            <w:noWrap/>
            <w:vAlign w:val="bottom"/>
            <w:hideMark/>
          </w:tcPr>
          <w:p w14:paraId="656FD29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0.8153</w:t>
            </w:r>
          </w:p>
        </w:tc>
        <w:tc>
          <w:tcPr>
            <w:tcW w:w="831" w:type="dxa"/>
            <w:shd w:val="clear" w:color="auto" w:fill="auto"/>
            <w:noWrap/>
            <w:vAlign w:val="bottom"/>
            <w:hideMark/>
          </w:tcPr>
          <w:p w14:paraId="0DEFB4C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3FF693F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197B05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0.5888</w:t>
            </w:r>
          </w:p>
        </w:tc>
      </w:tr>
      <w:tr w:rsidR="00E3157C" w:rsidRPr="00E3157C" w14:paraId="1CC7EBF8" w14:textId="77777777" w:rsidTr="00E3157C">
        <w:trPr>
          <w:trHeight w:val="300"/>
        </w:trPr>
        <w:tc>
          <w:tcPr>
            <w:tcW w:w="762" w:type="dxa"/>
            <w:shd w:val="clear" w:color="auto" w:fill="auto"/>
            <w:noWrap/>
            <w:vAlign w:val="bottom"/>
            <w:hideMark/>
          </w:tcPr>
          <w:p w14:paraId="25ADFC4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EB426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0023CC8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8697BA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1B8B8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268F414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0C7AC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0.8284</w:t>
            </w:r>
          </w:p>
        </w:tc>
        <w:tc>
          <w:tcPr>
            <w:tcW w:w="884" w:type="dxa"/>
            <w:shd w:val="clear" w:color="auto" w:fill="auto"/>
            <w:noWrap/>
            <w:vAlign w:val="bottom"/>
            <w:hideMark/>
          </w:tcPr>
          <w:p w14:paraId="6733FF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w:t>
            </w:r>
          </w:p>
        </w:tc>
        <w:tc>
          <w:tcPr>
            <w:tcW w:w="809" w:type="dxa"/>
            <w:shd w:val="clear" w:color="auto" w:fill="auto"/>
            <w:noWrap/>
            <w:vAlign w:val="bottom"/>
            <w:hideMark/>
          </w:tcPr>
          <w:p w14:paraId="50DDE6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0.1249</w:t>
            </w:r>
          </w:p>
        </w:tc>
        <w:tc>
          <w:tcPr>
            <w:tcW w:w="842" w:type="dxa"/>
            <w:shd w:val="clear" w:color="auto" w:fill="auto"/>
            <w:noWrap/>
            <w:vAlign w:val="bottom"/>
            <w:hideMark/>
          </w:tcPr>
          <w:p w14:paraId="6BF3135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31" w:type="dxa"/>
            <w:shd w:val="clear" w:color="auto" w:fill="auto"/>
            <w:noWrap/>
            <w:vAlign w:val="bottom"/>
            <w:hideMark/>
          </w:tcPr>
          <w:p w14:paraId="673990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265BED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FBDBB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0.6207</w:t>
            </w:r>
          </w:p>
        </w:tc>
      </w:tr>
      <w:tr w:rsidR="00E3157C" w:rsidRPr="00E3157C" w14:paraId="65ECE1F0" w14:textId="77777777" w:rsidTr="00E3157C">
        <w:trPr>
          <w:trHeight w:val="300"/>
        </w:trPr>
        <w:tc>
          <w:tcPr>
            <w:tcW w:w="762" w:type="dxa"/>
            <w:shd w:val="clear" w:color="auto" w:fill="auto"/>
            <w:noWrap/>
            <w:vAlign w:val="bottom"/>
            <w:hideMark/>
          </w:tcPr>
          <w:p w14:paraId="3CB43EE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9DD9A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584B81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F9830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C9294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6E543A3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04A21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26E2DE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09" w:type="dxa"/>
            <w:shd w:val="clear" w:color="auto" w:fill="auto"/>
            <w:noWrap/>
            <w:vAlign w:val="bottom"/>
            <w:hideMark/>
          </w:tcPr>
          <w:p w14:paraId="6874C7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630E48C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31" w:type="dxa"/>
            <w:shd w:val="clear" w:color="auto" w:fill="auto"/>
            <w:noWrap/>
            <w:vAlign w:val="bottom"/>
            <w:hideMark/>
          </w:tcPr>
          <w:p w14:paraId="360A23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3DFBFF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77671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0.9331</w:t>
            </w:r>
          </w:p>
        </w:tc>
      </w:tr>
      <w:tr w:rsidR="00E3157C" w:rsidRPr="00E3157C" w14:paraId="6AAEAD4A" w14:textId="77777777" w:rsidTr="00E3157C">
        <w:trPr>
          <w:trHeight w:val="300"/>
        </w:trPr>
        <w:tc>
          <w:tcPr>
            <w:tcW w:w="762" w:type="dxa"/>
            <w:shd w:val="clear" w:color="auto" w:fill="auto"/>
            <w:noWrap/>
            <w:vAlign w:val="bottom"/>
            <w:hideMark/>
          </w:tcPr>
          <w:p w14:paraId="4BA494F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3F4C8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60B0B33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5D79C9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B9F50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9E8E3C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567765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3D78AE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09" w:type="dxa"/>
            <w:shd w:val="clear" w:color="auto" w:fill="auto"/>
            <w:noWrap/>
            <w:vAlign w:val="bottom"/>
            <w:hideMark/>
          </w:tcPr>
          <w:p w14:paraId="59D2E3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0A7E6E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31" w:type="dxa"/>
            <w:shd w:val="clear" w:color="auto" w:fill="auto"/>
            <w:noWrap/>
            <w:vAlign w:val="bottom"/>
            <w:hideMark/>
          </w:tcPr>
          <w:p w14:paraId="2F625D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0.0017</w:t>
            </w:r>
          </w:p>
        </w:tc>
        <w:tc>
          <w:tcPr>
            <w:tcW w:w="809" w:type="dxa"/>
            <w:shd w:val="clear" w:color="auto" w:fill="auto"/>
            <w:noWrap/>
            <w:vAlign w:val="bottom"/>
            <w:hideMark/>
          </w:tcPr>
          <w:p w14:paraId="6BAF7C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6529F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0.9652</w:t>
            </w:r>
          </w:p>
        </w:tc>
      </w:tr>
      <w:tr w:rsidR="00E3157C" w:rsidRPr="00E3157C" w14:paraId="53045DAC" w14:textId="77777777" w:rsidTr="00E3157C">
        <w:trPr>
          <w:trHeight w:val="300"/>
        </w:trPr>
        <w:tc>
          <w:tcPr>
            <w:tcW w:w="762" w:type="dxa"/>
            <w:shd w:val="clear" w:color="auto" w:fill="auto"/>
            <w:noWrap/>
            <w:vAlign w:val="bottom"/>
            <w:hideMark/>
          </w:tcPr>
          <w:p w14:paraId="4A3AF1F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2612A6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74A5A36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17AF11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48032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352FC9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561882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09B0DC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0.813</w:t>
            </w:r>
          </w:p>
        </w:tc>
        <w:tc>
          <w:tcPr>
            <w:tcW w:w="809" w:type="dxa"/>
            <w:shd w:val="clear" w:color="auto" w:fill="auto"/>
            <w:noWrap/>
            <w:vAlign w:val="bottom"/>
            <w:hideMark/>
          </w:tcPr>
          <w:p w14:paraId="61079A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7BC1DA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0.8206</w:t>
            </w:r>
          </w:p>
        </w:tc>
        <w:tc>
          <w:tcPr>
            <w:tcW w:w="831" w:type="dxa"/>
            <w:shd w:val="clear" w:color="auto" w:fill="auto"/>
            <w:noWrap/>
            <w:vAlign w:val="bottom"/>
            <w:hideMark/>
          </w:tcPr>
          <w:p w14:paraId="56DD17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0.0017</w:t>
            </w:r>
          </w:p>
        </w:tc>
        <w:tc>
          <w:tcPr>
            <w:tcW w:w="809" w:type="dxa"/>
            <w:shd w:val="clear" w:color="auto" w:fill="auto"/>
            <w:noWrap/>
            <w:vAlign w:val="bottom"/>
            <w:hideMark/>
          </w:tcPr>
          <w:p w14:paraId="7ACEA6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4D4CE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0.6375</w:t>
            </w:r>
          </w:p>
        </w:tc>
      </w:tr>
      <w:tr w:rsidR="00E3157C" w:rsidRPr="00E3157C" w14:paraId="17DB4AA3" w14:textId="77777777" w:rsidTr="00E3157C">
        <w:trPr>
          <w:trHeight w:val="300"/>
        </w:trPr>
        <w:tc>
          <w:tcPr>
            <w:tcW w:w="762" w:type="dxa"/>
            <w:shd w:val="clear" w:color="auto" w:fill="auto"/>
            <w:noWrap/>
            <w:vAlign w:val="bottom"/>
            <w:hideMark/>
          </w:tcPr>
          <w:p w14:paraId="698A6B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E5082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1B758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1D0D88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40EC4F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25A764D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D3700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477DAF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0.7678</w:t>
            </w:r>
          </w:p>
        </w:tc>
        <w:tc>
          <w:tcPr>
            <w:tcW w:w="809" w:type="dxa"/>
            <w:shd w:val="clear" w:color="auto" w:fill="auto"/>
            <w:noWrap/>
            <w:vAlign w:val="bottom"/>
            <w:hideMark/>
          </w:tcPr>
          <w:p w14:paraId="3BB0B4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42" w:type="dxa"/>
            <w:shd w:val="clear" w:color="auto" w:fill="auto"/>
            <w:noWrap/>
            <w:vAlign w:val="bottom"/>
            <w:hideMark/>
          </w:tcPr>
          <w:p w14:paraId="05120FD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0.795</w:t>
            </w:r>
          </w:p>
        </w:tc>
        <w:tc>
          <w:tcPr>
            <w:tcW w:w="831" w:type="dxa"/>
            <w:shd w:val="clear" w:color="auto" w:fill="auto"/>
            <w:noWrap/>
            <w:vAlign w:val="bottom"/>
            <w:hideMark/>
          </w:tcPr>
          <w:p w14:paraId="20F6CE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37524B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B1821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0.5568</w:t>
            </w:r>
          </w:p>
        </w:tc>
      </w:tr>
      <w:tr w:rsidR="00E3157C" w:rsidRPr="00E3157C" w14:paraId="7CBA99BE" w14:textId="77777777" w:rsidTr="00E3157C">
        <w:trPr>
          <w:trHeight w:val="300"/>
        </w:trPr>
        <w:tc>
          <w:tcPr>
            <w:tcW w:w="762" w:type="dxa"/>
            <w:shd w:val="clear" w:color="auto" w:fill="auto"/>
            <w:noWrap/>
            <w:vAlign w:val="bottom"/>
            <w:hideMark/>
          </w:tcPr>
          <w:p w14:paraId="52CAFD4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0641B4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2B778EB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4AB027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F8A25A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01D29D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7F510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0.8283</w:t>
            </w:r>
          </w:p>
        </w:tc>
        <w:tc>
          <w:tcPr>
            <w:tcW w:w="884" w:type="dxa"/>
            <w:shd w:val="clear" w:color="auto" w:fill="auto"/>
            <w:noWrap/>
            <w:vAlign w:val="bottom"/>
            <w:hideMark/>
          </w:tcPr>
          <w:p w14:paraId="5F8362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0.1224</w:t>
            </w:r>
          </w:p>
        </w:tc>
        <w:tc>
          <w:tcPr>
            <w:tcW w:w="809" w:type="dxa"/>
            <w:shd w:val="clear" w:color="auto" w:fill="auto"/>
            <w:noWrap/>
            <w:vAlign w:val="bottom"/>
            <w:hideMark/>
          </w:tcPr>
          <w:p w14:paraId="4E6543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1DD3572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0.1235</w:t>
            </w:r>
          </w:p>
        </w:tc>
        <w:tc>
          <w:tcPr>
            <w:tcW w:w="831" w:type="dxa"/>
            <w:shd w:val="clear" w:color="auto" w:fill="auto"/>
            <w:noWrap/>
            <w:vAlign w:val="bottom"/>
            <w:hideMark/>
          </w:tcPr>
          <w:p w14:paraId="4FC37B3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0.0017</w:t>
            </w:r>
          </w:p>
        </w:tc>
        <w:tc>
          <w:tcPr>
            <w:tcW w:w="809" w:type="dxa"/>
            <w:shd w:val="clear" w:color="auto" w:fill="auto"/>
            <w:noWrap/>
            <w:vAlign w:val="bottom"/>
            <w:hideMark/>
          </w:tcPr>
          <w:p w14:paraId="195BA79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C39B3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0.6198</w:t>
            </w:r>
          </w:p>
        </w:tc>
      </w:tr>
      <w:tr w:rsidR="00E3157C" w:rsidRPr="00E3157C" w14:paraId="47637F50" w14:textId="77777777" w:rsidTr="00E3157C">
        <w:trPr>
          <w:trHeight w:val="300"/>
        </w:trPr>
        <w:tc>
          <w:tcPr>
            <w:tcW w:w="762" w:type="dxa"/>
            <w:shd w:val="clear" w:color="auto" w:fill="auto"/>
            <w:noWrap/>
            <w:vAlign w:val="bottom"/>
            <w:hideMark/>
          </w:tcPr>
          <w:p w14:paraId="1DA90E1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98DD91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51CD96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7139C3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65CE3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4910A4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setpoint, deadband, control_scheme, gain, </w:t>
            </w:r>
            <w:proofErr w:type="spellStart"/>
            <w:r w:rsidRPr="00BF3F02">
              <w:rPr>
                <w:rFonts w:ascii="Aptos Narrow" w:hAnsi="Aptos Narrow" w:cs="Times New Roman"/>
                <w:color w:val="000000"/>
                <w:sz w:val="18"/>
                <w:szCs w:val="18"/>
                <w:lang w:val="en-US" w:eastAsia="en-US"/>
              </w:rPr>
              <w:lastRenderedPageBreak/>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B434E8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0.8283</w:t>
            </w:r>
          </w:p>
        </w:tc>
        <w:tc>
          <w:tcPr>
            <w:tcW w:w="884" w:type="dxa"/>
            <w:shd w:val="clear" w:color="auto" w:fill="auto"/>
            <w:noWrap/>
            <w:vAlign w:val="bottom"/>
            <w:hideMark/>
          </w:tcPr>
          <w:p w14:paraId="4027A47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0.1217</w:t>
            </w:r>
          </w:p>
        </w:tc>
        <w:tc>
          <w:tcPr>
            <w:tcW w:w="809" w:type="dxa"/>
            <w:shd w:val="clear" w:color="auto" w:fill="auto"/>
            <w:noWrap/>
            <w:vAlign w:val="bottom"/>
            <w:hideMark/>
          </w:tcPr>
          <w:p w14:paraId="4BDD88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0.1248</w:t>
            </w:r>
          </w:p>
        </w:tc>
        <w:tc>
          <w:tcPr>
            <w:tcW w:w="842" w:type="dxa"/>
            <w:shd w:val="clear" w:color="auto" w:fill="auto"/>
            <w:noWrap/>
            <w:vAlign w:val="bottom"/>
            <w:hideMark/>
          </w:tcPr>
          <w:p w14:paraId="0CC003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0.1199</w:t>
            </w:r>
          </w:p>
        </w:tc>
        <w:tc>
          <w:tcPr>
            <w:tcW w:w="831" w:type="dxa"/>
            <w:shd w:val="clear" w:color="auto" w:fill="auto"/>
            <w:noWrap/>
            <w:vAlign w:val="bottom"/>
            <w:hideMark/>
          </w:tcPr>
          <w:p w14:paraId="3D6049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0.0011</w:t>
            </w:r>
          </w:p>
        </w:tc>
        <w:tc>
          <w:tcPr>
            <w:tcW w:w="809" w:type="dxa"/>
            <w:shd w:val="clear" w:color="auto" w:fill="auto"/>
            <w:noWrap/>
            <w:vAlign w:val="bottom"/>
            <w:hideMark/>
          </w:tcPr>
          <w:p w14:paraId="31E0C6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71CCF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0.5413</w:t>
            </w:r>
          </w:p>
        </w:tc>
      </w:tr>
      <w:tr w:rsidR="00E3157C" w:rsidRPr="00E3157C" w14:paraId="5238F77C" w14:textId="77777777" w:rsidTr="00E3157C">
        <w:trPr>
          <w:trHeight w:val="300"/>
        </w:trPr>
        <w:tc>
          <w:tcPr>
            <w:tcW w:w="762" w:type="dxa"/>
            <w:shd w:val="clear" w:color="auto" w:fill="auto"/>
            <w:noWrap/>
            <w:vAlign w:val="bottom"/>
            <w:hideMark/>
          </w:tcPr>
          <w:p w14:paraId="4F18039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74DB3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2AFBAA2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3BAFF4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7DFCBE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2F9DAAC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4EADF3B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026C19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09" w:type="dxa"/>
            <w:shd w:val="clear" w:color="auto" w:fill="auto"/>
            <w:noWrap/>
            <w:vAlign w:val="bottom"/>
            <w:hideMark/>
          </w:tcPr>
          <w:p w14:paraId="0818A2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34238B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31" w:type="dxa"/>
            <w:shd w:val="clear" w:color="auto" w:fill="auto"/>
            <w:noWrap/>
            <w:vAlign w:val="bottom"/>
            <w:hideMark/>
          </w:tcPr>
          <w:p w14:paraId="52B700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5195FC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217482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0.9904</w:t>
            </w:r>
          </w:p>
        </w:tc>
      </w:tr>
      <w:tr w:rsidR="00E3157C" w:rsidRPr="00E3157C" w14:paraId="4CFB1B9B" w14:textId="77777777" w:rsidTr="00E3157C">
        <w:trPr>
          <w:trHeight w:val="300"/>
        </w:trPr>
        <w:tc>
          <w:tcPr>
            <w:tcW w:w="762" w:type="dxa"/>
            <w:shd w:val="clear" w:color="auto" w:fill="auto"/>
            <w:noWrap/>
            <w:vAlign w:val="bottom"/>
            <w:hideMark/>
          </w:tcPr>
          <w:p w14:paraId="6E7B23A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5143CE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74702AA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E20206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187049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33C7655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38801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13AA3A8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09" w:type="dxa"/>
            <w:shd w:val="clear" w:color="auto" w:fill="auto"/>
            <w:noWrap/>
            <w:vAlign w:val="bottom"/>
            <w:hideMark/>
          </w:tcPr>
          <w:p w14:paraId="0494ED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606A36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31" w:type="dxa"/>
            <w:shd w:val="clear" w:color="auto" w:fill="auto"/>
            <w:noWrap/>
            <w:vAlign w:val="bottom"/>
            <w:hideMark/>
          </w:tcPr>
          <w:p w14:paraId="65C7AF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38A13F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D15160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1.0686</w:t>
            </w:r>
          </w:p>
        </w:tc>
      </w:tr>
      <w:tr w:rsidR="00E3157C" w:rsidRPr="00E3157C" w14:paraId="1DAEF5F1" w14:textId="77777777" w:rsidTr="00E3157C">
        <w:trPr>
          <w:trHeight w:val="300"/>
        </w:trPr>
        <w:tc>
          <w:tcPr>
            <w:tcW w:w="762" w:type="dxa"/>
            <w:shd w:val="clear" w:color="auto" w:fill="auto"/>
            <w:noWrap/>
            <w:vAlign w:val="bottom"/>
            <w:hideMark/>
          </w:tcPr>
          <w:p w14:paraId="585ED5F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4943113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2CF926F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D5837A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6C5BF9C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F8A27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1222DB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5E53F0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0.8131</w:t>
            </w:r>
          </w:p>
        </w:tc>
        <w:tc>
          <w:tcPr>
            <w:tcW w:w="809" w:type="dxa"/>
            <w:shd w:val="clear" w:color="auto" w:fill="auto"/>
            <w:noWrap/>
            <w:vAlign w:val="bottom"/>
            <w:hideMark/>
          </w:tcPr>
          <w:p w14:paraId="554A6C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234462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0.8206</w:t>
            </w:r>
          </w:p>
        </w:tc>
        <w:tc>
          <w:tcPr>
            <w:tcW w:w="831" w:type="dxa"/>
            <w:shd w:val="clear" w:color="auto" w:fill="auto"/>
            <w:noWrap/>
            <w:vAlign w:val="bottom"/>
            <w:hideMark/>
          </w:tcPr>
          <w:p w14:paraId="1175709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616E351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BF694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0.6055</w:t>
            </w:r>
          </w:p>
        </w:tc>
      </w:tr>
      <w:tr w:rsidR="00E3157C" w:rsidRPr="00E3157C" w14:paraId="4F7F64E8" w14:textId="77777777" w:rsidTr="00E3157C">
        <w:trPr>
          <w:trHeight w:val="300"/>
        </w:trPr>
        <w:tc>
          <w:tcPr>
            <w:tcW w:w="762" w:type="dxa"/>
            <w:shd w:val="clear" w:color="auto" w:fill="auto"/>
            <w:noWrap/>
            <w:vAlign w:val="bottom"/>
            <w:hideMark/>
          </w:tcPr>
          <w:p w14:paraId="5C1DE1E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01708C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55D650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9CF38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DBFFD1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95DBDD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C49A4F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6049B3B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0.7981</w:t>
            </w:r>
          </w:p>
        </w:tc>
        <w:tc>
          <w:tcPr>
            <w:tcW w:w="809" w:type="dxa"/>
            <w:shd w:val="clear" w:color="auto" w:fill="auto"/>
            <w:noWrap/>
            <w:vAlign w:val="bottom"/>
            <w:hideMark/>
          </w:tcPr>
          <w:p w14:paraId="067FC7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42" w:type="dxa"/>
            <w:shd w:val="clear" w:color="auto" w:fill="auto"/>
            <w:noWrap/>
            <w:vAlign w:val="bottom"/>
            <w:hideMark/>
          </w:tcPr>
          <w:p w14:paraId="6F153B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0.8119</w:t>
            </w:r>
          </w:p>
        </w:tc>
        <w:tc>
          <w:tcPr>
            <w:tcW w:w="831" w:type="dxa"/>
            <w:shd w:val="clear" w:color="auto" w:fill="auto"/>
            <w:noWrap/>
            <w:vAlign w:val="bottom"/>
            <w:hideMark/>
          </w:tcPr>
          <w:p w14:paraId="1C960B8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4345442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353C3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0.6148</w:t>
            </w:r>
          </w:p>
        </w:tc>
      </w:tr>
      <w:tr w:rsidR="00E3157C" w:rsidRPr="00E3157C" w14:paraId="33CE46EA" w14:textId="77777777" w:rsidTr="00E3157C">
        <w:trPr>
          <w:trHeight w:val="300"/>
        </w:trPr>
        <w:tc>
          <w:tcPr>
            <w:tcW w:w="762" w:type="dxa"/>
            <w:shd w:val="clear" w:color="auto" w:fill="auto"/>
            <w:noWrap/>
            <w:vAlign w:val="bottom"/>
            <w:hideMark/>
          </w:tcPr>
          <w:p w14:paraId="654EF1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09741D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rem_5</w:t>
            </w:r>
          </w:p>
        </w:tc>
        <w:tc>
          <w:tcPr>
            <w:tcW w:w="661" w:type="dxa"/>
            <w:shd w:val="clear" w:color="auto" w:fill="auto"/>
            <w:noWrap/>
            <w:vAlign w:val="bottom"/>
            <w:hideMark/>
          </w:tcPr>
          <w:p w14:paraId="65C5A4F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A56FC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62C8F6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w:t>
            </w:r>
          </w:p>
        </w:tc>
        <w:tc>
          <w:tcPr>
            <w:tcW w:w="1972" w:type="dxa"/>
            <w:shd w:val="clear" w:color="auto" w:fill="auto"/>
            <w:noWrap/>
            <w:vAlign w:val="bottom"/>
            <w:hideMark/>
          </w:tcPr>
          <w:p w14:paraId="16870B5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w:t>
            </w:r>
          </w:p>
        </w:tc>
        <w:tc>
          <w:tcPr>
            <w:tcW w:w="971" w:type="dxa"/>
            <w:shd w:val="clear" w:color="auto" w:fill="auto"/>
            <w:noWrap/>
            <w:vAlign w:val="bottom"/>
            <w:hideMark/>
          </w:tcPr>
          <w:p w14:paraId="55CB9C3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7F33E07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0.1224</w:t>
            </w:r>
          </w:p>
        </w:tc>
        <w:tc>
          <w:tcPr>
            <w:tcW w:w="809" w:type="dxa"/>
            <w:shd w:val="clear" w:color="auto" w:fill="auto"/>
            <w:noWrap/>
            <w:vAlign w:val="bottom"/>
            <w:hideMark/>
          </w:tcPr>
          <w:p w14:paraId="0437E9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0.1247</w:t>
            </w:r>
          </w:p>
        </w:tc>
        <w:tc>
          <w:tcPr>
            <w:tcW w:w="842" w:type="dxa"/>
            <w:shd w:val="clear" w:color="auto" w:fill="auto"/>
            <w:noWrap/>
            <w:vAlign w:val="bottom"/>
            <w:hideMark/>
          </w:tcPr>
          <w:p w14:paraId="6FFF5E7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0.1235</w:t>
            </w:r>
          </w:p>
        </w:tc>
        <w:tc>
          <w:tcPr>
            <w:tcW w:w="831" w:type="dxa"/>
            <w:shd w:val="clear" w:color="auto" w:fill="auto"/>
            <w:noWrap/>
            <w:vAlign w:val="bottom"/>
            <w:hideMark/>
          </w:tcPr>
          <w:p w14:paraId="32D8978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0.0018</w:t>
            </w:r>
          </w:p>
        </w:tc>
        <w:tc>
          <w:tcPr>
            <w:tcW w:w="809" w:type="dxa"/>
            <w:shd w:val="clear" w:color="auto" w:fill="auto"/>
            <w:noWrap/>
            <w:vAlign w:val="bottom"/>
            <w:hideMark/>
          </w:tcPr>
          <w:p w14:paraId="3A3935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FD0440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0.6239</w:t>
            </w:r>
          </w:p>
        </w:tc>
      </w:tr>
      <w:tr w:rsidR="00E3157C" w:rsidRPr="00E3157C" w14:paraId="069C911B" w14:textId="77777777" w:rsidTr="00E3157C">
        <w:trPr>
          <w:trHeight w:val="300"/>
        </w:trPr>
        <w:tc>
          <w:tcPr>
            <w:tcW w:w="762" w:type="dxa"/>
            <w:shd w:val="clear" w:color="auto" w:fill="auto"/>
            <w:noWrap/>
            <w:vAlign w:val="bottom"/>
            <w:hideMark/>
          </w:tcPr>
          <w:p w14:paraId="0B83435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5BB539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3E83CD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17495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509DB3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4D0D8F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C5099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0.8282</w:t>
            </w:r>
          </w:p>
        </w:tc>
        <w:tc>
          <w:tcPr>
            <w:tcW w:w="884" w:type="dxa"/>
            <w:shd w:val="clear" w:color="auto" w:fill="auto"/>
            <w:noWrap/>
            <w:vAlign w:val="bottom"/>
            <w:hideMark/>
          </w:tcPr>
          <w:p w14:paraId="5B0E91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0.1237</w:t>
            </w:r>
          </w:p>
        </w:tc>
        <w:tc>
          <w:tcPr>
            <w:tcW w:w="809" w:type="dxa"/>
            <w:shd w:val="clear" w:color="auto" w:fill="auto"/>
            <w:noWrap/>
            <w:vAlign w:val="bottom"/>
            <w:hideMark/>
          </w:tcPr>
          <w:p w14:paraId="58E81CE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0.1249</w:t>
            </w:r>
          </w:p>
        </w:tc>
        <w:tc>
          <w:tcPr>
            <w:tcW w:w="842" w:type="dxa"/>
            <w:shd w:val="clear" w:color="auto" w:fill="auto"/>
            <w:noWrap/>
            <w:vAlign w:val="bottom"/>
            <w:hideMark/>
          </w:tcPr>
          <w:p w14:paraId="5BAA523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0.1227</w:t>
            </w:r>
          </w:p>
        </w:tc>
        <w:tc>
          <w:tcPr>
            <w:tcW w:w="831" w:type="dxa"/>
            <w:shd w:val="clear" w:color="auto" w:fill="auto"/>
            <w:noWrap/>
            <w:vAlign w:val="bottom"/>
            <w:hideMark/>
          </w:tcPr>
          <w:p w14:paraId="301FEE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0.0015</w:t>
            </w:r>
          </w:p>
        </w:tc>
        <w:tc>
          <w:tcPr>
            <w:tcW w:w="809" w:type="dxa"/>
            <w:shd w:val="clear" w:color="auto" w:fill="auto"/>
            <w:noWrap/>
            <w:vAlign w:val="bottom"/>
            <w:hideMark/>
          </w:tcPr>
          <w:p w14:paraId="53FD4B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74C56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0.6081</w:t>
            </w:r>
          </w:p>
        </w:tc>
      </w:tr>
      <w:tr w:rsidR="00E3157C" w:rsidRPr="00E3157C" w14:paraId="23A4EB9E" w14:textId="77777777" w:rsidTr="00E3157C">
        <w:trPr>
          <w:trHeight w:val="300"/>
        </w:trPr>
        <w:tc>
          <w:tcPr>
            <w:tcW w:w="762" w:type="dxa"/>
            <w:shd w:val="clear" w:color="auto" w:fill="auto"/>
            <w:noWrap/>
            <w:vAlign w:val="bottom"/>
            <w:hideMark/>
          </w:tcPr>
          <w:p w14:paraId="3F7775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4EF0DC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41EFFF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F222AC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CCFED2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5FCA01B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63B03E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84" w:type="dxa"/>
            <w:shd w:val="clear" w:color="auto" w:fill="auto"/>
            <w:noWrap/>
            <w:vAlign w:val="bottom"/>
            <w:hideMark/>
          </w:tcPr>
          <w:p w14:paraId="7B6D5FA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09" w:type="dxa"/>
            <w:shd w:val="clear" w:color="auto" w:fill="auto"/>
            <w:noWrap/>
            <w:vAlign w:val="bottom"/>
            <w:hideMark/>
          </w:tcPr>
          <w:p w14:paraId="2DFA76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42" w:type="dxa"/>
            <w:shd w:val="clear" w:color="auto" w:fill="auto"/>
            <w:noWrap/>
            <w:vAlign w:val="bottom"/>
            <w:hideMark/>
          </w:tcPr>
          <w:p w14:paraId="7CA6FC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31" w:type="dxa"/>
            <w:shd w:val="clear" w:color="auto" w:fill="auto"/>
            <w:noWrap/>
            <w:vAlign w:val="bottom"/>
            <w:hideMark/>
          </w:tcPr>
          <w:p w14:paraId="2D3EE74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w:t>
            </w:r>
          </w:p>
        </w:tc>
        <w:tc>
          <w:tcPr>
            <w:tcW w:w="809" w:type="dxa"/>
            <w:shd w:val="clear" w:color="auto" w:fill="auto"/>
            <w:noWrap/>
            <w:vAlign w:val="bottom"/>
            <w:hideMark/>
          </w:tcPr>
          <w:p w14:paraId="613C40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F74EC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0.9745</w:t>
            </w:r>
          </w:p>
        </w:tc>
      </w:tr>
      <w:tr w:rsidR="00E3157C" w:rsidRPr="00E3157C" w14:paraId="38BFF0AC" w14:textId="77777777" w:rsidTr="00E3157C">
        <w:trPr>
          <w:trHeight w:val="300"/>
        </w:trPr>
        <w:tc>
          <w:tcPr>
            <w:tcW w:w="762" w:type="dxa"/>
            <w:shd w:val="clear" w:color="auto" w:fill="auto"/>
            <w:noWrap/>
            <w:vAlign w:val="bottom"/>
            <w:hideMark/>
          </w:tcPr>
          <w:p w14:paraId="08EFDD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521722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1F2671E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0EC9C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03A2F4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4334B8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589C63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84" w:type="dxa"/>
            <w:shd w:val="clear" w:color="auto" w:fill="auto"/>
            <w:noWrap/>
            <w:vAlign w:val="bottom"/>
            <w:hideMark/>
          </w:tcPr>
          <w:p w14:paraId="02A097B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0.8083</w:t>
            </w:r>
          </w:p>
        </w:tc>
        <w:tc>
          <w:tcPr>
            <w:tcW w:w="809" w:type="dxa"/>
            <w:shd w:val="clear" w:color="auto" w:fill="auto"/>
            <w:noWrap/>
            <w:vAlign w:val="bottom"/>
            <w:hideMark/>
          </w:tcPr>
          <w:p w14:paraId="65E7EB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42" w:type="dxa"/>
            <w:shd w:val="clear" w:color="auto" w:fill="auto"/>
            <w:noWrap/>
            <w:vAlign w:val="bottom"/>
            <w:hideMark/>
          </w:tcPr>
          <w:p w14:paraId="0D30D0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0.8176</w:t>
            </w:r>
          </w:p>
        </w:tc>
        <w:tc>
          <w:tcPr>
            <w:tcW w:w="831" w:type="dxa"/>
            <w:shd w:val="clear" w:color="auto" w:fill="auto"/>
            <w:noWrap/>
            <w:vAlign w:val="bottom"/>
            <w:hideMark/>
          </w:tcPr>
          <w:p w14:paraId="24A87A0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w:t>
            </w:r>
          </w:p>
        </w:tc>
        <w:tc>
          <w:tcPr>
            <w:tcW w:w="809" w:type="dxa"/>
            <w:shd w:val="clear" w:color="auto" w:fill="auto"/>
            <w:noWrap/>
            <w:vAlign w:val="bottom"/>
            <w:hideMark/>
          </w:tcPr>
          <w:p w14:paraId="6E5E12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A05BA1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0.6009</w:t>
            </w:r>
          </w:p>
        </w:tc>
      </w:tr>
      <w:tr w:rsidR="00E3157C" w:rsidRPr="00E3157C" w14:paraId="68C4436C" w14:textId="77777777" w:rsidTr="00E3157C">
        <w:trPr>
          <w:trHeight w:val="300"/>
        </w:trPr>
        <w:tc>
          <w:tcPr>
            <w:tcW w:w="762" w:type="dxa"/>
            <w:shd w:val="clear" w:color="auto" w:fill="auto"/>
            <w:noWrap/>
            <w:vAlign w:val="bottom"/>
            <w:hideMark/>
          </w:tcPr>
          <w:p w14:paraId="3680CFC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6B0B2B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rem_6</w:t>
            </w:r>
          </w:p>
        </w:tc>
        <w:tc>
          <w:tcPr>
            <w:tcW w:w="661" w:type="dxa"/>
            <w:shd w:val="clear" w:color="auto" w:fill="auto"/>
            <w:noWrap/>
            <w:vAlign w:val="bottom"/>
            <w:hideMark/>
          </w:tcPr>
          <w:p w14:paraId="43C57FC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AC4F3C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0C9E3E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9</w:t>
            </w:r>
          </w:p>
        </w:tc>
        <w:tc>
          <w:tcPr>
            <w:tcW w:w="1972" w:type="dxa"/>
            <w:shd w:val="clear" w:color="auto" w:fill="auto"/>
            <w:noWrap/>
            <w:vAlign w:val="bottom"/>
            <w:hideMark/>
          </w:tcPr>
          <w:p w14:paraId="1C37F1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29388F4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0.8273</w:t>
            </w:r>
          </w:p>
        </w:tc>
        <w:tc>
          <w:tcPr>
            <w:tcW w:w="884" w:type="dxa"/>
            <w:shd w:val="clear" w:color="auto" w:fill="auto"/>
            <w:noWrap/>
            <w:vAlign w:val="bottom"/>
            <w:hideMark/>
          </w:tcPr>
          <w:p w14:paraId="79DD26C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0.1218</w:t>
            </w:r>
          </w:p>
        </w:tc>
        <w:tc>
          <w:tcPr>
            <w:tcW w:w="809" w:type="dxa"/>
            <w:shd w:val="clear" w:color="auto" w:fill="auto"/>
            <w:noWrap/>
            <w:vAlign w:val="bottom"/>
            <w:hideMark/>
          </w:tcPr>
          <w:p w14:paraId="3424880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0.1245</w:t>
            </w:r>
          </w:p>
        </w:tc>
        <w:tc>
          <w:tcPr>
            <w:tcW w:w="842" w:type="dxa"/>
            <w:shd w:val="clear" w:color="auto" w:fill="auto"/>
            <w:noWrap/>
            <w:vAlign w:val="bottom"/>
            <w:hideMark/>
          </w:tcPr>
          <w:p w14:paraId="7883BDD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0.1231</w:t>
            </w:r>
          </w:p>
        </w:tc>
        <w:tc>
          <w:tcPr>
            <w:tcW w:w="831" w:type="dxa"/>
            <w:shd w:val="clear" w:color="auto" w:fill="auto"/>
            <w:noWrap/>
            <w:vAlign w:val="bottom"/>
            <w:hideMark/>
          </w:tcPr>
          <w:p w14:paraId="711816D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w:t>
            </w:r>
          </w:p>
        </w:tc>
        <w:tc>
          <w:tcPr>
            <w:tcW w:w="809" w:type="dxa"/>
            <w:shd w:val="clear" w:color="auto" w:fill="auto"/>
            <w:noWrap/>
            <w:vAlign w:val="bottom"/>
            <w:hideMark/>
          </w:tcPr>
          <w:p w14:paraId="4430EF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458410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0.5888</w:t>
            </w:r>
          </w:p>
        </w:tc>
      </w:tr>
      <w:tr w:rsidR="00E3157C" w:rsidRPr="00E3157C" w14:paraId="30201D46" w14:textId="77777777" w:rsidTr="00E3157C">
        <w:trPr>
          <w:trHeight w:val="300"/>
        </w:trPr>
        <w:tc>
          <w:tcPr>
            <w:tcW w:w="762" w:type="dxa"/>
            <w:shd w:val="clear" w:color="auto" w:fill="auto"/>
            <w:noWrap/>
            <w:vAlign w:val="bottom"/>
            <w:hideMark/>
          </w:tcPr>
          <w:p w14:paraId="4C5B6CD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A6A349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077054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B5B36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754467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5C5448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87854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2B470A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09" w:type="dxa"/>
            <w:shd w:val="clear" w:color="auto" w:fill="auto"/>
            <w:noWrap/>
            <w:vAlign w:val="bottom"/>
            <w:hideMark/>
          </w:tcPr>
          <w:p w14:paraId="5F708C1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7BBB765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31" w:type="dxa"/>
            <w:shd w:val="clear" w:color="auto" w:fill="auto"/>
            <w:noWrap/>
            <w:vAlign w:val="bottom"/>
            <w:hideMark/>
          </w:tcPr>
          <w:p w14:paraId="61B7F0F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0.0025</w:t>
            </w:r>
          </w:p>
        </w:tc>
        <w:tc>
          <w:tcPr>
            <w:tcW w:w="809" w:type="dxa"/>
            <w:shd w:val="clear" w:color="auto" w:fill="auto"/>
            <w:noWrap/>
            <w:vAlign w:val="bottom"/>
            <w:hideMark/>
          </w:tcPr>
          <w:p w14:paraId="68A372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15FB7E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1.2284</w:t>
            </w:r>
          </w:p>
        </w:tc>
      </w:tr>
      <w:tr w:rsidR="00E3157C" w:rsidRPr="00E3157C" w14:paraId="58DF5DD4" w14:textId="77777777" w:rsidTr="00E3157C">
        <w:trPr>
          <w:trHeight w:val="300"/>
        </w:trPr>
        <w:tc>
          <w:tcPr>
            <w:tcW w:w="762" w:type="dxa"/>
            <w:shd w:val="clear" w:color="auto" w:fill="auto"/>
            <w:noWrap/>
            <w:vAlign w:val="bottom"/>
            <w:hideMark/>
          </w:tcPr>
          <w:p w14:paraId="5B0FCA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07E84D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75F5B13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D9C3B2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1D9665F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2DD1A4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w:t>
            </w:r>
            <w:r w:rsidRPr="00BF3F02">
              <w:rPr>
                <w:rFonts w:ascii="Aptos Narrow" w:hAnsi="Aptos Narrow" w:cs="Times New Roman"/>
                <w:color w:val="000000"/>
                <w:sz w:val="18"/>
                <w:szCs w:val="18"/>
                <w:lang w:val="en-US" w:eastAsia="en-US"/>
              </w:rPr>
              <w:lastRenderedPageBreak/>
              <w:t xml:space="preserve">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EA05CB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0.8268</w:t>
            </w:r>
          </w:p>
        </w:tc>
        <w:tc>
          <w:tcPr>
            <w:tcW w:w="884" w:type="dxa"/>
            <w:shd w:val="clear" w:color="auto" w:fill="auto"/>
            <w:noWrap/>
            <w:vAlign w:val="bottom"/>
            <w:hideMark/>
          </w:tcPr>
          <w:p w14:paraId="4912151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09" w:type="dxa"/>
            <w:shd w:val="clear" w:color="auto" w:fill="auto"/>
            <w:noWrap/>
            <w:vAlign w:val="bottom"/>
            <w:hideMark/>
          </w:tcPr>
          <w:p w14:paraId="55BF5B0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2913452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31" w:type="dxa"/>
            <w:shd w:val="clear" w:color="auto" w:fill="auto"/>
            <w:noWrap/>
            <w:vAlign w:val="bottom"/>
            <w:hideMark/>
          </w:tcPr>
          <w:p w14:paraId="6350B2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29DAB1F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5EAB99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0.9531</w:t>
            </w:r>
          </w:p>
        </w:tc>
      </w:tr>
      <w:tr w:rsidR="00E3157C" w:rsidRPr="00E3157C" w14:paraId="599F87D2" w14:textId="77777777" w:rsidTr="00E3157C">
        <w:trPr>
          <w:trHeight w:val="300"/>
        </w:trPr>
        <w:tc>
          <w:tcPr>
            <w:tcW w:w="762" w:type="dxa"/>
            <w:shd w:val="clear" w:color="auto" w:fill="auto"/>
            <w:noWrap/>
            <w:vAlign w:val="bottom"/>
            <w:hideMark/>
          </w:tcPr>
          <w:p w14:paraId="0C1F64C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B6A338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2447D14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7235829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9DEB75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402D37B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1C0160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611A69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0.7923</w:t>
            </w:r>
          </w:p>
        </w:tc>
        <w:tc>
          <w:tcPr>
            <w:tcW w:w="809" w:type="dxa"/>
            <w:shd w:val="clear" w:color="auto" w:fill="auto"/>
            <w:noWrap/>
            <w:vAlign w:val="bottom"/>
            <w:hideMark/>
          </w:tcPr>
          <w:p w14:paraId="4D46AF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2BD501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0.8089</w:t>
            </w:r>
          </w:p>
        </w:tc>
        <w:tc>
          <w:tcPr>
            <w:tcW w:w="831" w:type="dxa"/>
            <w:shd w:val="clear" w:color="auto" w:fill="auto"/>
            <w:noWrap/>
            <w:vAlign w:val="bottom"/>
            <w:hideMark/>
          </w:tcPr>
          <w:p w14:paraId="25B5093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0.0025</w:t>
            </w:r>
          </w:p>
        </w:tc>
        <w:tc>
          <w:tcPr>
            <w:tcW w:w="809" w:type="dxa"/>
            <w:shd w:val="clear" w:color="auto" w:fill="auto"/>
            <w:noWrap/>
            <w:vAlign w:val="bottom"/>
            <w:hideMark/>
          </w:tcPr>
          <w:p w14:paraId="2D2FA1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74BFFC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0.5794</w:t>
            </w:r>
          </w:p>
        </w:tc>
      </w:tr>
      <w:tr w:rsidR="00E3157C" w:rsidRPr="00E3157C" w14:paraId="1E2A58D6" w14:textId="77777777" w:rsidTr="00E3157C">
        <w:trPr>
          <w:trHeight w:val="300"/>
        </w:trPr>
        <w:tc>
          <w:tcPr>
            <w:tcW w:w="762" w:type="dxa"/>
            <w:shd w:val="clear" w:color="auto" w:fill="auto"/>
            <w:noWrap/>
            <w:vAlign w:val="bottom"/>
            <w:hideMark/>
          </w:tcPr>
          <w:p w14:paraId="582A75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6FD883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6035FB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20DC5E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356EFC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7DD3C7B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40A161B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0A2F7A9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0.7819</w:t>
            </w:r>
          </w:p>
        </w:tc>
        <w:tc>
          <w:tcPr>
            <w:tcW w:w="809" w:type="dxa"/>
            <w:shd w:val="clear" w:color="auto" w:fill="auto"/>
            <w:noWrap/>
            <w:vAlign w:val="bottom"/>
            <w:hideMark/>
          </w:tcPr>
          <w:p w14:paraId="5A7E87A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42" w:type="dxa"/>
            <w:shd w:val="clear" w:color="auto" w:fill="auto"/>
            <w:noWrap/>
            <w:vAlign w:val="bottom"/>
            <w:hideMark/>
          </w:tcPr>
          <w:p w14:paraId="4328317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0.8026</w:t>
            </w:r>
          </w:p>
        </w:tc>
        <w:tc>
          <w:tcPr>
            <w:tcW w:w="831" w:type="dxa"/>
            <w:shd w:val="clear" w:color="auto" w:fill="auto"/>
            <w:noWrap/>
            <w:vAlign w:val="bottom"/>
            <w:hideMark/>
          </w:tcPr>
          <w:p w14:paraId="77FDB9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5BBBC05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CCE373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0.578</w:t>
            </w:r>
          </w:p>
        </w:tc>
      </w:tr>
      <w:tr w:rsidR="00E3157C" w:rsidRPr="00E3157C" w14:paraId="73C723D8" w14:textId="77777777" w:rsidTr="00E3157C">
        <w:trPr>
          <w:trHeight w:val="300"/>
        </w:trPr>
        <w:tc>
          <w:tcPr>
            <w:tcW w:w="762" w:type="dxa"/>
            <w:shd w:val="clear" w:color="auto" w:fill="auto"/>
            <w:noWrap/>
            <w:vAlign w:val="bottom"/>
            <w:hideMark/>
          </w:tcPr>
          <w:p w14:paraId="599EC14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A6918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rem_8</w:t>
            </w:r>
          </w:p>
        </w:tc>
        <w:tc>
          <w:tcPr>
            <w:tcW w:w="661" w:type="dxa"/>
            <w:shd w:val="clear" w:color="auto" w:fill="auto"/>
            <w:noWrap/>
            <w:vAlign w:val="bottom"/>
            <w:hideMark/>
          </w:tcPr>
          <w:p w14:paraId="6CCBCB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15B98A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1FBBF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7</w:t>
            </w:r>
          </w:p>
        </w:tc>
        <w:tc>
          <w:tcPr>
            <w:tcW w:w="1972" w:type="dxa"/>
            <w:shd w:val="clear" w:color="auto" w:fill="auto"/>
            <w:noWrap/>
            <w:vAlign w:val="bottom"/>
            <w:hideMark/>
          </w:tcPr>
          <w:p w14:paraId="01EE1E8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7165E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2041154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0.1202</w:t>
            </w:r>
          </w:p>
        </w:tc>
        <w:tc>
          <w:tcPr>
            <w:tcW w:w="809" w:type="dxa"/>
            <w:shd w:val="clear" w:color="auto" w:fill="auto"/>
            <w:noWrap/>
            <w:vAlign w:val="bottom"/>
            <w:hideMark/>
          </w:tcPr>
          <w:p w14:paraId="7BD943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0.1245</w:t>
            </w:r>
          </w:p>
        </w:tc>
        <w:tc>
          <w:tcPr>
            <w:tcW w:w="842" w:type="dxa"/>
            <w:shd w:val="clear" w:color="auto" w:fill="auto"/>
            <w:noWrap/>
            <w:vAlign w:val="bottom"/>
            <w:hideMark/>
          </w:tcPr>
          <w:p w14:paraId="58FE18C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0.1218</w:t>
            </w:r>
          </w:p>
        </w:tc>
        <w:tc>
          <w:tcPr>
            <w:tcW w:w="831" w:type="dxa"/>
            <w:shd w:val="clear" w:color="auto" w:fill="auto"/>
            <w:noWrap/>
            <w:vAlign w:val="bottom"/>
            <w:hideMark/>
          </w:tcPr>
          <w:p w14:paraId="270A51F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0.0025</w:t>
            </w:r>
          </w:p>
        </w:tc>
        <w:tc>
          <w:tcPr>
            <w:tcW w:w="809" w:type="dxa"/>
            <w:shd w:val="clear" w:color="auto" w:fill="auto"/>
            <w:noWrap/>
            <w:vAlign w:val="bottom"/>
            <w:hideMark/>
          </w:tcPr>
          <w:p w14:paraId="51F6E38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78426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0.5753</w:t>
            </w:r>
          </w:p>
        </w:tc>
      </w:tr>
      <w:tr w:rsidR="00E3157C" w:rsidRPr="00E3157C" w14:paraId="3D9E931F" w14:textId="77777777" w:rsidTr="00E3157C">
        <w:trPr>
          <w:trHeight w:val="300"/>
        </w:trPr>
        <w:tc>
          <w:tcPr>
            <w:tcW w:w="762" w:type="dxa"/>
            <w:shd w:val="clear" w:color="auto" w:fill="auto"/>
            <w:noWrap/>
            <w:vAlign w:val="bottom"/>
            <w:hideMark/>
          </w:tcPr>
          <w:p w14:paraId="39B6F9A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3B9429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3E0CB9A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93C460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6856E0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7E86D9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deadband, control_scheme,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5AC16F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0.8268</w:t>
            </w:r>
          </w:p>
        </w:tc>
        <w:tc>
          <w:tcPr>
            <w:tcW w:w="884" w:type="dxa"/>
            <w:shd w:val="clear" w:color="auto" w:fill="auto"/>
            <w:noWrap/>
            <w:vAlign w:val="bottom"/>
            <w:hideMark/>
          </w:tcPr>
          <w:p w14:paraId="49D3276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0.1215</w:t>
            </w:r>
          </w:p>
        </w:tc>
        <w:tc>
          <w:tcPr>
            <w:tcW w:w="809" w:type="dxa"/>
            <w:shd w:val="clear" w:color="auto" w:fill="auto"/>
            <w:noWrap/>
            <w:vAlign w:val="bottom"/>
            <w:hideMark/>
          </w:tcPr>
          <w:p w14:paraId="449C7A2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0.1246</w:t>
            </w:r>
          </w:p>
        </w:tc>
        <w:tc>
          <w:tcPr>
            <w:tcW w:w="842" w:type="dxa"/>
            <w:shd w:val="clear" w:color="auto" w:fill="auto"/>
            <w:noWrap/>
            <w:vAlign w:val="bottom"/>
            <w:hideMark/>
          </w:tcPr>
          <w:p w14:paraId="420635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0.1211</w:t>
            </w:r>
          </w:p>
        </w:tc>
        <w:tc>
          <w:tcPr>
            <w:tcW w:w="831" w:type="dxa"/>
            <w:shd w:val="clear" w:color="auto" w:fill="auto"/>
            <w:noWrap/>
            <w:vAlign w:val="bottom"/>
            <w:hideMark/>
          </w:tcPr>
          <w:p w14:paraId="034536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0.0021</w:t>
            </w:r>
          </w:p>
        </w:tc>
        <w:tc>
          <w:tcPr>
            <w:tcW w:w="809" w:type="dxa"/>
            <w:shd w:val="clear" w:color="auto" w:fill="auto"/>
            <w:noWrap/>
            <w:vAlign w:val="bottom"/>
            <w:hideMark/>
          </w:tcPr>
          <w:p w14:paraId="114B05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621113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0.5634</w:t>
            </w:r>
          </w:p>
        </w:tc>
      </w:tr>
      <w:tr w:rsidR="00E3157C" w:rsidRPr="00E3157C" w14:paraId="5FD8BA8A" w14:textId="77777777" w:rsidTr="00E3157C">
        <w:trPr>
          <w:trHeight w:val="300"/>
        </w:trPr>
        <w:tc>
          <w:tcPr>
            <w:tcW w:w="762" w:type="dxa"/>
            <w:shd w:val="clear" w:color="auto" w:fill="auto"/>
            <w:noWrap/>
            <w:vAlign w:val="bottom"/>
            <w:hideMark/>
          </w:tcPr>
          <w:p w14:paraId="077ED6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2803DF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37A2079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E0A20B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59700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4D00C2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125814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84" w:type="dxa"/>
            <w:shd w:val="clear" w:color="auto" w:fill="auto"/>
            <w:noWrap/>
            <w:vAlign w:val="bottom"/>
            <w:hideMark/>
          </w:tcPr>
          <w:p w14:paraId="06DD473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09" w:type="dxa"/>
            <w:shd w:val="clear" w:color="auto" w:fill="auto"/>
            <w:noWrap/>
            <w:vAlign w:val="bottom"/>
            <w:hideMark/>
          </w:tcPr>
          <w:p w14:paraId="72024C0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42" w:type="dxa"/>
            <w:shd w:val="clear" w:color="auto" w:fill="auto"/>
            <w:noWrap/>
            <w:vAlign w:val="bottom"/>
            <w:hideMark/>
          </w:tcPr>
          <w:p w14:paraId="5D2B2E6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31" w:type="dxa"/>
            <w:shd w:val="clear" w:color="auto" w:fill="auto"/>
            <w:noWrap/>
            <w:vAlign w:val="bottom"/>
            <w:hideMark/>
          </w:tcPr>
          <w:p w14:paraId="5C9F6C6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0.0032</w:t>
            </w:r>
          </w:p>
        </w:tc>
        <w:tc>
          <w:tcPr>
            <w:tcW w:w="809" w:type="dxa"/>
            <w:shd w:val="clear" w:color="auto" w:fill="auto"/>
            <w:noWrap/>
            <w:vAlign w:val="bottom"/>
            <w:hideMark/>
          </w:tcPr>
          <w:p w14:paraId="6B0E562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00AF7F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1.0184</w:t>
            </w:r>
          </w:p>
        </w:tc>
      </w:tr>
      <w:tr w:rsidR="00E3157C" w:rsidRPr="00E3157C" w14:paraId="3962CF02" w14:textId="77777777" w:rsidTr="00E3157C">
        <w:trPr>
          <w:trHeight w:val="300"/>
        </w:trPr>
        <w:tc>
          <w:tcPr>
            <w:tcW w:w="762" w:type="dxa"/>
            <w:shd w:val="clear" w:color="auto" w:fill="auto"/>
            <w:noWrap/>
            <w:vAlign w:val="bottom"/>
            <w:hideMark/>
          </w:tcPr>
          <w:p w14:paraId="1879363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7D21E6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188FB72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C72620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2B289BD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4FEF380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7457C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84" w:type="dxa"/>
            <w:shd w:val="clear" w:color="auto" w:fill="auto"/>
            <w:noWrap/>
            <w:vAlign w:val="bottom"/>
            <w:hideMark/>
          </w:tcPr>
          <w:p w14:paraId="2FBA7C9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0.8013</w:t>
            </w:r>
          </w:p>
        </w:tc>
        <w:tc>
          <w:tcPr>
            <w:tcW w:w="809" w:type="dxa"/>
            <w:shd w:val="clear" w:color="auto" w:fill="auto"/>
            <w:noWrap/>
            <w:vAlign w:val="bottom"/>
            <w:hideMark/>
          </w:tcPr>
          <w:p w14:paraId="204A219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42" w:type="dxa"/>
            <w:shd w:val="clear" w:color="auto" w:fill="auto"/>
            <w:noWrap/>
            <w:vAlign w:val="bottom"/>
            <w:hideMark/>
          </w:tcPr>
          <w:p w14:paraId="56F87A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0.8136</w:t>
            </w:r>
          </w:p>
        </w:tc>
        <w:tc>
          <w:tcPr>
            <w:tcW w:w="831" w:type="dxa"/>
            <w:shd w:val="clear" w:color="auto" w:fill="auto"/>
            <w:noWrap/>
            <w:vAlign w:val="bottom"/>
            <w:hideMark/>
          </w:tcPr>
          <w:p w14:paraId="158BBA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0.0032</w:t>
            </w:r>
          </w:p>
        </w:tc>
        <w:tc>
          <w:tcPr>
            <w:tcW w:w="809" w:type="dxa"/>
            <w:shd w:val="clear" w:color="auto" w:fill="auto"/>
            <w:noWrap/>
            <w:vAlign w:val="bottom"/>
            <w:hideMark/>
          </w:tcPr>
          <w:p w14:paraId="2C704B8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B0EFF3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0.5901</w:t>
            </w:r>
          </w:p>
        </w:tc>
      </w:tr>
      <w:tr w:rsidR="00E3157C" w:rsidRPr="00E3157C" w14:paraId="7EE270A8" w14:textId="77777777" w:rsidTr="00E3157C">
        <w:trPr>
          <w:trHeight w:val="300"/>
        </w:trPr>
        <w:tc>
          <w:tcPr>
            <w:tcW w:w="762" w:type="dxa"/>
            <w:shd w:val="clear" w:color="auto" w:fill="auto"/>
            <w:noWrap/>
            <w:vAlign w:val="bottom"/>
            <w:hideMark/>
          </w:tcPr>
          <w:p w14:paraId="1EAC3F5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WFI-RF</w:t>
            </w:r>
          </w:p>
        </w:tc>
        <w:tc>
          <w:tcPr>
            <w:tcW w:w="890" w:type="dxa"/>
            <w:shd w:val="clear" w:color="auto" w:fill="auto"/>
            <w:noWrap/>
            <w:vAlign w:val="bottom"/>
            <w:hideMark/>
          </w:tcPr>
          <w:p w14:paraId="5106CE9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rem_7</w:t>
            </w:r>
          </w:p>
        </w:tc>
        <w:tc>
          <w:tcPr>
            <w:tcW w:w="661" w:type="dxa"/>
            <w:shd w:val="clear" w:color="auto" w:fill="auto"/>
            <w:noWrap/>
            <w:vAlign w:val="bottom"/>
            <w:hideMark/>
          </w:tcPr>
          <w:p w14:paraId="0D3126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1B19C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5CC51E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8</w:t>
            </w:r>
          </w:p>
        </w:tc>
        <w:tc>
          <w:tcPr>
            <w:tcW w:w="1972" w:type="dxa"/>
            <w:shd w:val="clear" w:color="auto" w:fill="auto"/>
            <w:noWrap/>
            <w:vAlign w:val="bottom"/>
            <w:hideMark/>
          </w:tcPr>
          <w:p w14:paraId="0A6FE2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address, </w:t>
            </w:r>
            <w:proofErr w:type="spellStart"/>
            <w:r w:rsidRPr="00BF3F02">
              <w:rPr>
                <w:rFonts w:ascii="Aptos Narrow" w:hAnsi="Aptos Narrow" w:cs="Times New Roman"/>
                <w:color w:val="000000"/>
                <w:sz w:val="18"/>
                <w:szCs w:val="18"/>
                <w:lang w:val="en-US" w:eastAsia="en-US"/>
              </w:rPr>
              <w:t>pressure_measurement</w:t>
            </w:r>
            <w:proofErr w:type="spellEnd"/>
            <w:r w:rsidRPr="00BF3F02">
              <w:rPr>
                <w:rFonts w:ascii="Aptos Narrow" w:hAnsi="Aptos Narrow" w:cs="Times New Roman"/>
                <w:color w:val="000000"/>
                <w:sz w:val="18"/>
                <w:szCs w:val="18"/>
                <w:lang w:val="en-US" w:eastAsia="en-US"/>
              </w:rPr>
              <w:t xml:space="preserve">, control_scheme,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0163E15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0.8263</w:t>
            </w:r>
          </w:p>
        </w:tc>
        <w:tc>
          <w:tcPr>
            <w:tcW w:w="884" w:type="dxa"/>
            <w:shd w:val="clear" w:color="auto" w:fill="auto"/>
            <w:noWrap/>
            <w:vAlign w:val="bottom"/>
            <w:hideMark/>
          </w:tcPr>
          <w:p w14:paraId="6FC8DA3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0.1206</w:t>
            </w:r>
          </w:p>
        </w:tc>
        <w:tc>
          <w:tcPr>
            <w:tcW w:w="809" w:type="dxa"/>
            <w:shd w:val="clear" w:color="auto" w:fill="auto"/>
            <w:noWrap/>
            <w:vAlign w:val="bottom"/>
            <w:hideMark/>
          </w:tcPr>
          <w:p w14:paraId="076843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0.1244</w:t>
            </w:r>
          </w:p>
        </w:tc>
        <w:tc>
          <w:tcPr>
            <w:tcW w:w="842" w:type="dxa"/>
            <w:shd w:val="clear" w:color="auto" w:fill="auto"/>
            <w:noWrap/>
            <w:vAlign w:val="bottom"/>
            <w:hideMark/>
          </w:tcPr>
          <w:p w14:paraId="45EDA5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0.1225</w:t>
            </w:r>
          </w:p>
        </w:tc>
        <w:tc>
          <w:tcPr>
            <w:tcW w:w="831" w:type="dxa"/>
            <w:shd w:val="clear" w:color="auto" w:fill="auto"/>
            <w:noWrap/>
            <w:vAlign w:val="bottom"/>
            <w:hideMark/>
          </w:tcPr>
          <w:p w14:paraId="48FA86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0.0032</w:t>
            </w:r>
          </w:p>
        </w:tc>
        <w:tc>
          <w:tcPr>
            <w:tcW w:w="809" w:type="dxa"/>
            <w:shd w:val="clear" w:color="auto" w:fill="auto"/>
            <w:noWrap/>
            <w:vAlign w:val="bottom"/>
            <w:hideMark/>
          </w:tcPr>
          <w:p w14:paraId="4DF7E85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9846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0.5771</w:t>
            </w:r>
          </w:p>
        </w:tc>
      </w:tr>
      <w:tr w:rsidR="00E3157C" w:rsidRPr="00E3157C" w14:paraId="06F86D0F" w14:textId="77777777" w:rsidTr="00E3157C">
        <w:trPr>
          <w:trHeight w:val="300"/>
        </w:trPr>
        <w:tc>
          <w:tcPr>
            <w:tcW w:w="762" w:type="dxa"/>
            <w:shd w:val="clear" w:color="auto" w:fill="auto"/>
            <w:noWrap/>
            <w:vAlign w:val="bottom"/>
            <w:hideMark/>
          </w:tcPr>
          <w:p w14:paraId="5008D2F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7D924A5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703AA1B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5A55E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689F2F5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3DE869C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82E1E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84" w:type="dxa"/>
            <w:shd w:val="clear" w:color="auto" w:fill="auto"/>
            <w:noWrap/>
            <w:vAlign w:val="bottom"/>
            <w:hideMark/>
          </w:tcPr>
          <w:p w14:paraId="3C43CC1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09" w:type="dxa"/>
            <w:shd w:val="clear" w:color="auto" w:fill="auto"/>
            <w:noWrap/>
            <w:vAlign w:val="bottom"/>
            <w:hideMark/>
          </w:tcPr>
          <w:p w14:paraId="0FFA43E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42" w:type="dxa"/>
            <w:shd w:val="clear" w:color="auto" w:fill="auto"/>
            <w:noWrap/>
            <w:vAlign w:val="bottom"/>
            <w:hideMark/>
          </w:tcPr>
          <w:p w14:paraId="0F0B1CA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31" w:type="dxa"/>
            <w:shd w:val="clear" w:color="auto" w:fill="auto"/>
            <w:noWrap/>
            <w:vAlign w:val="bottom"/>
            <w:hideMark/>
          </w:tcPr>
          <w:p w14:paraId="38570D8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7EAFE7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D41236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1.0851</w:t>
            </w:r>
          </w:p>
        </w:tc>
      </w:tr>
      <w:tr w:rsidR="00E3157C" w:rsidRPr="00E3157C" w14:paraId="01FDBE61" w14:textId="77777777" w:rsidTr="00E3157C">
        <w:trPr>
          <w:trHeight w:val="300"/>
        </w:trPr>
        <w:tc>
          <w:tcPr>
            <w:tcW w:w="762" w:type="dxa"/>
            <w:shd w:val="clear" w:color="auto" w:fill="auto"/>
            <w:noWrap/>
            <w:vAlign w:val="bottom"/>
            <w:hideMark/>
          </w:tcPr>
          <w:p w14:paraId="037C79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95C13F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3C75B34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0A6C9E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0404264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2E3C8EF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w:t>
            </w:r>
            <w:r w:rsidRPr="00BF3F02">
              <w:rPr>
                <w:rFonts w:ascii="Aptos Narrow" w:hAnsi="Aptos Narrow" w:cs="Times New Roman"/>
                <w:color w:val="000000"/>
                <w:sz w:val="18"/>
                <w:szCs w:val="18"/>
                <w:lang w:val="en-US" w:eastAsia="en-US"/>
              </w:rPr>
              <w:lastRenderedPageBreak/>
              <w:t xml:space="preserve">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64455D2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0.8204</w:t>
            </w:r>
          </w:p>
        </w:tc>
        <w:tc>
          <w:tcPr>
            <w:tcW w:w="884" w:type="dxa"/>
            <w:shd w:val="clear" w:color="auto" w:fill="auto"/>
            <w:noWrap/>
            <w:vAlign w:val="bottom"/>
            <w:hideMark/>
          </w:tcPr>
          <w:p w14:paraId="541400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0.7016</w:t>
            </w:r>
          </w:p>
        </w:tc>
        <w:tc>
          <w:tcPr>
            <w:tcW w:w="809" w:type="dxa"/>
            <w:shd w:val="clear" w:color="auto" w:fill="auto"/>
            <w:noWrap/>
            <w:vAlign w:val="bottom"/>
            <w:hideMark/>
          </w:tcPr>
          <w:p w14:paraId="1E5F673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42" w:type="dxa"/>
            <w:shd w:val="clear" w:color="auto" w:fill="auto"/>
            <w:noWrap/>
            <w:vAlign w:val="bottom"/>
            <w:hideMark/>
          </w:tcPr>
          <w:p w14:paraId="4D06E0D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0.7564</w:t>
            </w:r>
          </w:p>
        </w:tc>
        <w:tc>
          <w:tcPr>
            <w:tcW w:w="831" w:type="dxa"/>
            <w:shd w:val="clear" w:color="auto" w:fill="auto"/>
            <w:noWrap/>
            <w:vAlign w:val="bottom"/>
            <w:hideMark/>
          </w:tcPr>
          <w:p w14:paraId="1BEBDB9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4253062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61F835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0.5929</w:t>
            </w:r>
          </w:p>
        </w:tc>
      </w:tr>
      <w:tr w:rsidR="00E3157C" w:rsidRPr="00E3157C" w14:paraId="7D914438" w14:textId="77777777" w:rsidTr="00E3157C">
        <w:trPr>
          <w:trHeight w:val="300"/>
        </w:trPr>
        <w:tc>
          <w:tcPr>
            <w:tcW w:w="762" w:type="dxa"/>
            <w:shd w:val="clear" w:color="auto" w:fill="auto"/>
            <w:noWrap/>
            <w:vAlign w:val="bottom"/>
            <w:hideMark/>
          </w:tcPr>
          <w:p w14:paraId="7E7D3DB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5B4A0D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rem_12</w:t>
            </w:r>
          </w:p>
        </w:tc>
        <w:tc>
          <w:tcPr>
            <w:tcW w:w="661" w:type="dxa"/>
            <w:shd w:val="clear" w:color="auto" w:fill="auto"/>
            <w:noWrap/>
            <w:vAlign w:val="bottom"/>
            <w:hideMark/>
          </w:tcPr>
          <w:p w14:paraId="1D8A69E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20CFBE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272805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3</w:t>
            </w:r>
          </w:p>
        </w:tc>
        <w:tc>
          <w:tcPr>
            <w:tcW w:w="1972" w:type="dxa"/>
            <w:shd w:val="clear" w:color="auto" w:fill="auto"/>
            <w:noWrap/>
            <w:vAlign w:val="bottom"/>
            <w:hideMark/>
          </w:tcPr>
          <w:p w14:paraId="4573C7F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pump, length, setpoint,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deadband,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05CA38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0.8204</w:t>
            </w:r>
          </w:p>
        </w:tc>
        <w:tc>
          <w:tcPr>
            <w:tcW w:w="884" w:type="dxa"/>
            <w:shd w:val="clear" w:color="auto" w:fill="auto"/>
            <w:noWrap/>
            <w:vAlign w:val="bottom"/>
            <w:hideMark/>
          </w:tcPr>
          <w:p w14:paraId="39D519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0.1074</w:t>
            </w:r>
          </w:p>
        </w:tc>
        <w:tc>
          <w:tcPr>
            <w:tcW w:w="809" w:type="dxa"/>
            <w:shd w:val="clear" w:color="auto" w:fill="auto"/>
            <w:noWrap/>
            <w:vAlign w:val="bottom"/>
            <w:hideMark/>
          </w:tcPr>
          <w:p w14:paraId="3F4D6C7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0.1253</w:t>
            </w:r>
          </w:p>
        </w:tc>
        <w:tc>
          <w:tcPr>
            <w:tcW w:w="842" w:type="dxa"/>
            <w:shd w:val="clear" w:color="auto" w:fill="auto"/>
            <w:noWrap/>
            <w:vAlign w:val="bottom"/>
            <w:hideMark/>
          </w:tcPr>
          <w:p w14:paraId="18476B9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0.1156</w:t>
            </w:r>
          </w:p>
        </w:tc>
        <w:tc>
          <w:tcPr>
            <w:tcW w:w="831" w:type="dxa"/>
            <w:shd w:val="clear" w:color="auto" w:fill="auto"/>
            <w:noWrap/>
            <w:vAlign w:val="bottom"/>
            <w:hideMark/>
          </w:tcPr>
          <w:p w14:paraId="06F6A56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0.0006</w:t>
            </w:r>
          </w:p>
        </w:tc>
        <w:tc>
          <w:tcPr>
            <w:tcW w:w="809" w:type="dxa"/>
            <w:shd w:val="clear" w:color="auto" w:fill="auto"/>
            <w:noWrap/>
            <w:vAlign w:val="bottom"/>
            <w:hideMark/>
          </w:tcPr>
          <w:p w14:paraId="3F34CA7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67492EB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0.6198</w:t>
            </w:r>
          </w:p>
        </w:tc>
      </w:tr>
      <w:tr w:rsidR="00E3157C" w:rsidRPr="00E3157C" w14:paraId="5D173817" w14:textId="77777777" w:rsidTr="00E3157C">
        <w:trPr>
          <w:trHeight w:val="300"/>
        </w:trPr>
        <w:tc>
          <w:tcPr>
            <w:tcW w:w="762" w:type="dxa"/>
            <w:shd w:val="clear" w:color="auto" w:fill="auto"/>
            <w:noWrap/>
            <w:vAlign w:val="bottom"/>
            <w:hideMark/>
          </w:tcPr>
          <w:p w14:paraId="48F3053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E1BE5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7F5256D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4DBABE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A5EF01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72CC7F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C0132D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84" w:type="dxa"/>
            <w:shd w:val="clear" w:color="auto" w:fill="auto"/>
            <w:noWrap/>
            <w:vAlign w:val="bottom"/>
            <w:hideMark/>
          </w:tcPr>
          <w:p w14:paraId="65092F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09" w:type="dxa"/>
            <w:shd w:val="clear" w:color="auto" w:fill="auto"/>
            <w:noWrap/>
            <w:vAlign w:val="bottom"/>
            <w:hideMark/>
          </w:tcPr>
          <w:p w14:paraId="2C6040E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42" w:type="dxa"/>
            <w:shd w:val="clear" w:color="auto" w:fill="auto"/>
            <w:noWrap/>
            <w:vAlign w:val="bottom"/>
            <w:hideMark/>
          </w:tcPr>
          <w:p w14:paraId="03A7871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31" w:type="dxa"/>
            <w:shd w:val="clear" w:color="auto" w:fill="auto"/>
            <w:noWrap/>
            <w:vAlign w:val="bottom"/>
            <w:hideMark/>
          </w:tcPr>
          <w:p w14:paraId="4CF6194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183595A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5ABB437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1.0197</w:t>
            </w:r>
          </w:p>
        </w:tc>
      </w:tr>
      <w:tr w:rsidR="00E3157C" w:rsidRPr="00E3157C" w14:paraId="75CE8391" w14:textId="77777777" w:rsidTr="00E3157C">
        <w:trPr>
          <w:trHeight w:val="300"/>
        </w:trPr>
        <w:tc>
          <w:tcPr>
            <w:tcW w:w="762" w:type="dxa"/>
            <w:shd w:val="clear" w:color="auto" w:fill="auto"/>
            <w:noWrap/>
            <w:vAlign w:val="bottom"/>
            <w:hideMark/>
          </w:tcPr>
          <w:p w14:paraId="5ECFB5B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17B859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5AC02C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1979D00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12E55D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19A0D76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4A74554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84" w:type="dxa"/>
            <w:shd w:val="clear" w:color="auto" w:fill="auto"/>
            <w:noWrap/>
            <w:vAlign w:val="bottom"/>
            <w:hideMark/>
          </w:tcPr>
          <w:p w14:paraId="6BF8238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0.7113</w:t>
            </w:r>
          </w:p>
        </w:tc>
        <w:tc>
          <w:tcPr>
            <w:tcW w:w="809" w:type="dxa"/>
            <w:shd w:val="clear" w:color="auto" w:fill="auto"/>
            <w:noWrap/>
            <w:vAlign w:val="bottom"/>
            <w:hideMark/>
          </w:tcPr>
          <w:p w14:paraId="2977449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42" w:type="dxa"/>
            <w:shd w:val="clear" w:color="auto" w:fill="auto"/>
            <w:noWrap/>
            <w:vAlign w:val="bottom"/>
            <w:hideMark/>
          </w:tcPr>
          <w:p w14:paraId="5F8E186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0.7573</w:t>
            </w:r>
          </w:p>
        </w:tc>
        <w:tc>
          <w:tcPr>
            <w:tcW w:w="831" w:type="dxa"/>
            <w:shd w:val="clear" w:color="auto" w:fill="auto"/>
            <w:noWrap/>
            <w:vAlign w:val="bottom"/>
            <w:hideMark/>
          </w:tcPr>
          <w:p w14:paraId="694B54A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09FB62B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C06A4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0.5873</w:t>
            </w:r>
          </w:p>
        </w:tc>
      </w:tr>
      <w:tr w:rsidR="00E3157C" w:rsidRPr="00E3157C" w14:paraId="3ACFE619" w14:textId="77777777" w:rsidTr="00E3157C">
        <w:trPr>
          <w:trHeight w:val="300"/>
        </w:trPr>
        <w:tc>
          <w:tcPr>
            <w:tcW w:w="762" w:type="dxa"/>
            <w:shd w:val="clear" w:color="auto" w:fill="auto"/>
            <w:noWrap/>
            <w:vAlign w:val="bottom"/>
            <w:hideMark/>
          </w:tcPr>
          <w:p w14:paraId="0E9A3D4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E2D79F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rem_11</w:t>
            </w:r>
          </w:p>
        </w:tc>
        <w:tc>
          <w:tcPr>
            <w:tcW w:w="661" w:type="dxa"/>
            <w:shd w:val="clear" w:color="auto" w:fill="auto"/>
            <w:noWrap/>
            <w:vAlign w:val="bottom"/>
            <w:hideMark/>
          </w:tcPr>
          <w:p w14:paraId="41AD339A"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CA1753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491B53E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4</w:t>
            </w:r>
          </w:p>
        </w:tc>
        <w:tc>
          <w:tcPr>
            <w:tcW w:w="1972" w:type="dxa"/>
            <w:shd w:val="clear" w:color="auto" w:fill="auto"/>
            <w:noWrap/>
            <w:vAlign w:val="bottom"/>
            <w:hideMark/>
          </w:tcPr>
          <w:p w14:paraId="386F1F0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xml:space="preserve">, solenoid, rate, pump, </w:t>
            </w:r>
            <w:proofErr w:type="spellStart"/>
            <w:r w:rsidRPr="00BF3F02">
              <w:rPr>
                <w:rFonts w:ascii="Aptos Narrow" w:hAnsi="Aptos Narrow" w:cs="Times New Roman"/>
                <w:color w:val="000000"/>
                <w:sz w:val="18"/>
                <w:szCs w:val="18"/>
                <w:lang w:val="en-US" w:eastAsia="en-US"/>
              </w:rPr>
              <w:t>cycle_time</w:t>
            </w:r>
            <w:proofErr w:type="spellEnd"/>
          </w:p>
        </w:tc>
        <w:tc>
          <w:tcPr>
            <w:tcW w:w="971" w:type="dxa"/>
            <w:shd w:val="clear" w:color="auto" w:fill="auto"/>
            <w:noWrap/>
            <w:vAlign w:val="bottom"/>
            <w:hideMark/>
          </w:tcPr>
          <w:p w14:paraId="1A066CB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0.8097</w:t>
            </w:r>
          </w:p>
        </w:tc>
        <w:tc>
          <w:tcPr>
            <w:tcW w:w="884" w:type="dxa"/>
            <w:shd w:val="clear" w:color="auto" w:fill="auto"/>
            <w:noWrap/>
            <w:vAlign w:val="bottom"/>
            <w:hideMark/>
          </w:tcPr>
          <w:p w14:paraId="03869203"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0.1072</w:t>
            </w:r>
          </w:p>
        </w:tc>
        <w:tc>
          <w:tcPr>
            <w:tcW w:w="809" w:type="dxa"/>
            <w:shd w:val="clear" w:color="auto" w:fill="auto"/>
            <w:noWrap/>
            <w:vAlign w:val="bottom"/>
            <w:hideMark/>
          </w:tcPr>
          <w:p w14:paraId="5C9C408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0.122</w:t>
            </w:r>
          </w:p>
        </w:tc>
        <w:tc>
          <w:tcPr>
            <w:tcW w:w="842" w:type="dxa"/>
            <w:shd w:val="clear" w:color="auto" w:fill="auto"/>
            <w:noWrap/>
            <w:vAlign w:val="bottom"/>
            <w:hideMark/>
          </w:tcPr>
          <w:p w14:paraId="716440C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0.1141</w:t>
            </w:r>
          </w:p>
        </w:tc>
        <w:tc>
          <w:tcPr>
            <w:tcW w:w="831" w:type="dxa"/>
            <w:shd w:val="clear" w:color="auto" w:fill="auto"/>
            <w:noWrap/>
            <w:vAlign w:val="bottom"/>
            <w:hideMark/>
          </w:tcPr>
          <w:p w14:paraId="2E16D66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0.0012</w:t>
            </w:r>
          </w:p>
        </w:tc>
        <w:tc>
          <w:tcPr>
            <w:tcW w:w="809" w:type="dxa"/>
            <w:shd w:val="clear" w:color="auto" w:fill="auto"/>
            <w:noWrap/>
            <w:vAlign w:val="bottom"/>
            <w:hideMark/>
          </w:tcPr>
          <w:p w14:paraId="3D2D31C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9DB3D6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0.614</w:t>
            </w:r>
          </w:p>
        </w:tc>
      </w:tr>
      <w:tr w:rsidR="00E3157C" w:rsidRPr="00E3157C" w14:paraId="56AC0DA7" w14:textId="77777777" w:rsidTr="00E3157C">
        <w:trPr>
          <w:trHeight w:val="300"/>
        </w:trPr>
        <w:tc>
          <w:tcPr>
            <w:tcW w:w="762" w:type="dxa"/>
            <w:shd w:val="clear" w:color="auto" w:fill="auto"/>
            <w:noWrap/>
            <w:vAlign w:val="bottom"/>
            <w:hideMark/>
          </w:tcPr>
          <w:p w14:paraId="54BB17B6"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288977A9"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3CC0605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3B3DC50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4BBD417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36853F7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30E135F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84" w:type="dxa"/>
            <w:shd w:val="clear" w:color="auto" w:fill="auto"/>
            <w:noWrap/>
            <w:vAlign w:val="bottom"/>
            <w:hideMark/>
          </w:tcPr>
          <w:p w14:paraId="4ADF136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09" w:type="dxa"/>
            <w:shd w:val="clear" w:color="auto" w:fill="auto"/>
            <w:noWrap/>
            <w:vAlign w:val="bottom"/>
            <w:hideMark/>
          </w:tcPr>
          <w:p w14:paraId="6AF725E2"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42" w:type="dxa"/>
            <w:shd w:val="clear" w:color="auto" w:fill="auto"/>
            <w:noWrap/>
            <w:vAlign w:val="bottom"/>
            <w:hideMark/>
          </w:tcPr>
          <w:p w14:paraId="2675516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31" w:type="dxa"/>
            <w:shd w:val="clear" w:color="auto" w:fill="auto"/>
            <w:noWrap/>
            <w:vAlign w:val="bottom"/>
            <w:hideMark/>
          </w:tcPr>
          <w:p w14:paraId="7DC0B17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6464DBE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0C55E7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1.0692</w:t>
            </w:r>
          </w:p>
        </w:tc>
      </w:tr>
      <w:tr w:rsidR="00E3157C" w:rsidRPr="00E3157C" w14:paraId="36685083" w14:textId="77777777" w:rsidTr="00E3157C">
        <w:trPr>
          <w:trHeight w:val="300"/>
        </w:trPr>
        <w:tc>
          <w:tcPr>
            <w:tcW w:w="762" w:type="dxa"/>
            <w:shd w:val="clear" w:color="auto" w:fill="auto"/>
            <w:noWrap/>
            <w:vAlign w:val="bottom"/>
            <w:hideMark/>
          </w:tcPr>
          <w:p w14:paraId="2194A4C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5E810E7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1816198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22DEC98E"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57E7212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58F0BE5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26C23D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84" w:type="dxa"/>
            <w:shd w:val="clear" w:color="auto" w:fill="auto"/>
            <w:noWrap/>
            <w:vAlign w:val="bottom"/>
            <w:hideMark/>
          </w:tcPr>
          <w:p w14:paraId="04AF358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0.7176</w:t>
            </w:r>
          </w:p>
        </w:tc>
        <w:tc>
          <w:tcPr>
            <w:tcW w:w="809" w:type="dxa"/>
            <w:shd w:val="clear" w:color="auto" w:fill="auto"/>
            <w:noWrap/>
            <w:vAlign w:val="bottom"/>
            <w:hideMark/>
          </w:tcPr>
          <w:p w14:paraId="50A5A4D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42" w:type="dxa"/>
            <w:shd w:val="clear" w:color="auto" w:fill="auto"/>
            <w:noWrap/>
            <w:vAlign w:val="bottom"/>
            <w:hideMark/>
          </w:tcPr>
          <w:p w14:paraId="7DB2487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0.7573</w:t>
            </w:r>
          </w:p>
        </w:tc>
        <w:tc>
          <w:tcPr>
            <w:tcW w:w="831" w:type="dxa"/>
            <w:shd w:val="clear" w:color="auto" w:fill="auto"/>
            <w:noWrap/>
            <w:vAlign w:val="bottom"/>
            <w:hideMark/>
          </w:tcPr>
          <w:p w14:paraId="3B92CE1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09F8AE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2456F10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0.6167</w:t>
            </w:r>
          </w:p>
        </w:tc>
      </w:tr>
      <w:tr w:rsidR="00E3157C" w:rsidRPr="00E3157C" w14:paraId="623BE05E" w14:textId="77777777" w:rsidTr="00E3157C">
        <w:trPr>
          <w:trHeight w:val="300"/>
        </w:trPr>
        <w:tc>
          <w:tcPr>
            <w:tcW w:w="762" w:type="dxa"/>
            <w:shd w:val="clear" w:color="auto" w:fill="auto"/>
            <w:noWrap/>
            <w:vAlign w:val="bottom"/>
            <w:hideMark/>
          </w:tcPr>
          <w:p w14:paraId="5AE57E5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312BC34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rem_10</w:t>
            </w:r>
          </w:p>
        </w:tc>
        <w:tc>
          <w:tcPr>
            <w:tcW w:w="661" w:type="dxa"/>
            <w:shd w:val="clear" w:color="auto" w:fill="auto"/>
            <w:noWrap/>
            <w:vAlign w:val="bottom"/>
            <w:hideMark/>
          </w:tcPr>
          <w:p w14:paraId="76EED95F"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4416114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1DA12C0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5</w:t>
            </w:r>
          </w:p>
        </w:tc>
        <w:tc>
          <w:tcPr>
            <w:tcW w:w="1972" w:type="dxa"/>
            <w:shd w:val="clear" w:color="auto" w:fill="auto"/>
            <w:noWrap/>
            <w:vAlign w:val="bottom"/>
            <w:hideMark/>
          </w:tcPr>
          <w:p w14:paraId="4B21F51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rate, pump</w:t>
            </w:r>
          </w:p>
        </w:tc>
        <w:tc>
          <w:tcPr>
            <w:tcW w:w="971" w:type="dxa"/>
            <w:shd w:val="clear" w:color="auto" w:fill="auto"/>
            <w:noWrap/>
            <w:vAlign w:val="bottom"/>
            <w:hideMark/>
          </w:tcPr>
          <w:p w14:paraId="70C414D9"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0.8018</w:t>
            </w:r>
          </w:p>
        </w:tc>
        <w:tc>
          <w:tcPr>
            <w:tcW w:w="884" w:type="dxa"/>
            <w:shd w:val="clear" w:color="auto" w:fill="auto"/>
            <w:noWrap/>
            <w:vAlign w:val="bottom"/>
            <w:hideMark/>
          </w:tcPr>
          <w:p w14:paraId="2D60AA1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0.1083</w:t>
            </w:r>
          </w:p>
        </w:tc>
        <w:tc>
          <w:tcPr>
            <w:tcW w:w="809" w:type="dxa"/>
            <w:shd w:val="clear" w:color="auto" w:fill="auto"/>
            <w:noWrap/>
            <w:vAlign w:val="bottom"/>
            <w:hideMark/>
          </w:tcPr>
          <w:p w14:paraId="706A058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0.121</w:t>
            </w:r>
          </w:p>
        </w:tc>
        <w:tc>
          <w:tcPr>
            <w:tcW w:w="842" w:type="dxa"/>
            <w:shd w:val="clear" w:color="auto" w:fill="auto"/>
            <w:noWrap/>
            <w:vAlign w:val="bottom"/>
            <w:hideMark/>
          </w:tcPr>
          <w:p w14:paraId="2E61F4D7"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0.1143</w:t>
            </w:r>
          </w:p>
        </w:tc>
        <w:tc>
          <w:tcPr>
            <w:tcW w:w="831" w:type="dxa"/>
            <w:shd w:val="clear" w:color="auto" w:fill="auto"/>
            <w:noWrap/>
            <w:vAlign w:val="bottom"/>
            <w:hideMark/>
          </w:tcPr>
          <w:p w14:paraId="7EFAA0F6"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6FFDFAC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7D8B40A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0.6272</w:t>
            </w:r>
          </w:p>
        </w:tc>
      </w:tr>
      <w:tr w:rsidR="00E3157C" w:rsidRPr="00E3157C" w14:paraId="59E37756" w14:textId="77777777" w:rsidTr="00E3157C">
        <w:trPr>
          <w:trHeight w:val="300"/>
        </w:trPr>
        <w:tc>
          <w:tcPr>
            <w:tcW w:w="762" w:type="dxa"/>
            <w:shd w:val="clear" w:color="auto" w:fill="auto"/>
            <w:noWrap/>
            <w:vAlign w:val="bottom"/>
            <w:hideMark/>
          </w:tcPr>
          <w:p w14:paraId="2E1B5BAD"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6A98DA68"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4FFAA7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F3B532C"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micro</w:t>
            </w:r>
          </w:p>
        </w:tc>
        <w:tc>
          <w:tcPr>
            <w:tcW w:w="846" w:type="dxa"/>
            <w:shd w:val="clear" w:color="auto" w:fill="auto"/>
            <w:noWrap/>
            <w:vAlign w:val="bottom"/>
            <w:hideMark/>
          </w:tcPr>
          <w:p w14:paraId="01F2A4D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54A993A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lastRenderedPageBreak/>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089180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lastRenderedPageBreak/>
              <w:t>0.7967</w:t>
            </w:r>
          </w:p>
        </w:tc>
        <w:tc>
          <w:tcPr>
            <w:tcW w:w="884" w:type="dxa"/>
            <w:shd w:val="clear" w:color="auto" w:fill="auto"/>
            <w:noWrap/>
            <w:vAlign w:val="bottom"/>
            <w:hideMark/>
          </w:tcPr>
          <w:p w14:paraId="50EA472B"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09" w:type="dxa"/>
            <w:shd w:val="clear" w:color="auto" w:fill="auto"/>
            <w:noWrap/>
            <w:vAlign w:val="bottom"/>
            <w:hideMark/>
          </w:tcPr>
          <w:p w14:paraId="46B90B4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42" w:type="dxa"/>
            <w:shd w:val="clear" w:color="auto" w:fill="auto"/>
            <w:noWrap/>
            <w:vAlign w:val="bottom"/>
            <w:hideMark/>
          </w:tcPr>
          <w:p w14:paraId="43F331C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31" w:type="dxa"/>
            <w:shd w:val="clear" w:color="auto" w:fill="auto"/>
            <w:noWrap/>
            <w:vAlign w:val="bottom"/>
            <w:hideMark/>
          </w:tcPr>
          <w:p w14:paraId="63CAABD0"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712E2DB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139BC50E"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1.035</w:t>
            </w:r>
          </w:p>
        </w:tc>
      </w:tr>
      <w:tr w:rsidR="00E3157C" w:rsidRPr="00E3157C" w14:paraId="40883EC5" w14:textId="77777777" w:rsidTr="00E3157C">
        <w:trPr>
          <w:trHeight w:val="300"/>
        </w:trPr>
        <w:tc>
          <w:tcPr>
            <w:tcW w:w="762" w:type="dxa"/>
            <w:shd w:val="clear" w:color="auto" w:fill="auto"/>
            <w:noWrap/>
            <w:vAlign w:val="bottom"/>
            <w:hideMark/>
          </w:tcPr>
          <w:p w14:paraId="0666028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127A9D54"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4F2552B"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5FBA0831"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weighted</w:t>
            </w:r>
          </w:p>
        </w:tc>
        <w:tc>
          <w:tcPr>
            <w:tcW w:w="846" w:type="dxa"/>
            <w:shd w:val="clear" w:color="auto" w:fill="auto"/>
            <w:noWrap/>
            <w:vAlign w:val="bottom"/>
            <w:hideMark/>
          </w:tcPr>
          <w:p w14:paraId="7ED93B2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6EBE607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1886A7D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84" w:type="dxa"/>
            <w:shd w:val="clear" w:color="auto" w:fill="auto"/>
            <w:noWrap/>
            <w:vAlign w:val="bottom"/>
            <w:hideMark/>
          </w:tcPr>
          <w:p w14:paraId="00E1C66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0.7211</w:t>
            </w:r>
          </w:p>
        </w:tc>
        <w:tc>
          <w:tcPr>
            <w:tcW w:w="809" w:type="dxa"/>
            <w:shd w:val="clear" w:color="auto" w:fill="auto"/>
            <w:noWrap/>
            <w:vAlign w:val="bottom"/>
            <w:hideMark/>
          </w:tcPr>
          <w:p w14:paraId="7084914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42" w:type="dxa"/>
            <w:shd w:val="clear" w:color="auto" w:fill="auto"/>
            <w:noWrap/>
            <w:vAlign w:val="bottom"/>
            <w:hideMark/>
          </w:tcPr>
          <w:p w14:paraId="28C6AF1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0.7566</w:t>
            </w:r>
          </w:p>
        </w:tc>
        <w:tc>
          <w:tcPr>
            <w:tcW w:w="831" w:type="dxa"/>
            <w:shd w:val="clear" w:color="auto" w:fill="auto"/>
            <w:noWrap/>
            <w:vAlign w:val="bottom"/>
            <w:hideMark/>
          </w:tcPr>
          <w:p w14:paraId="6938817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37CC7AB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3A8CA44F"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0.6015</w:t>
            </w:r>
          </w:p>
        </w:tc>
      </w:tr>
      <w:tr w:rsidR="00E3157C" w:rsidRPr="00E3157C" w14:paraId="24466014" w14:textId="77777777" w:rsidTr="00E3157C">
        <w:trPr>
          <w:trHeight w:val="300"/>
        </w:trPr>
        <w:tc>
          <w:tcPr>
            <w:tcW w:w="762" w:type="dxa"/>
            <w:shd w:val="clear" w:color="auto" w:fill="auto"/>
            <w:noWrap/>
            <w:vAlign w:val="bottom"/>
            <w:hideMark/>
          </w:tcPr>
          <w:p w14:paraId="45DCDDC3"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SP</w:t>
            </w:r>
          </w:p>
        </w:tc>
        <w:tc>
          <w:tcPr>
            <w:tcW w:w="890" w:type="dxa"/>
            <w:shd w:val="clear" w:color="auto" w:fill="auto"/>
            <w:noWrap/>
            <w:vAlign w:val="bottom"/>
            <w:hideMark/>
          </w:tcPr>
          <w:p w14:paraId="453465A5"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rem_9</w:t>
            </w:r>
          </w:p>
        </w:tc>
        <w:tc>
          <w:tcPr>
            <w:tcW w:w="661" w:type="dxa"/>
            <w:shd w:val="clear" w:color="auto" w:fill="auto"/>
            <w:noWrap/>
            <w:vAlign w:val="bottom"/>
            <w:hideMark/>
          </w:tcPr>
          <w:p w14:paraId="062C42B0"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proofErr w:type="spellStart"/>
            <w:r w:rsidRPr="00BF3F02">
              <w:rPr>
                <w:rFonts w:ascii="Aptos Narrow" w:hAnsi="Aptos Narrow" w:cs="Times New Roman"/>
                <w:color w:val="000000"/>
                <w:sz w:val="18"/>
                <w:szCs w:val="18"/>
                <w:lang w:val="en-US" w:eastAsia="en-US"/>
              </w:rPr>
              <w:t>xgb</w:t>
            </w:r>
            <w:proofErr w:type="spellEnd"/>
          </w:p>
        </w:tc>
        <w:tc>
          <w:tcPr>
            <w:tcW w:w="868" w:type="dxa"/>
            <w:shd w:val="clear" w:color="auto" w:fill="auto"/>
            <w:noWrap/>
            <w:vAlign w:val="bottom"/>
            <w:hideMark/>
          </w:tcPr>
          <w:p w14:paraId="6B0701F2"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macro</w:t>
            </w:r>
          </w:p>
        </w:tc>
        <w:tc>
          <w:tcPr>
            <w:tcW w:w="846" w:type="dxa"/>
            <w:shd w:val="clear" w:color="auto" w:fill="auto"/>
            <w:noWrap/>
            <w:vAlign w:val="bottom"/>
            <w:hideMark/>
          </w:tcPr>
          <w:p w14:paraId="06E2A0F8"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6</w:t>
            </w:r>
          </w:p>
        </w:tc>
        <w:tc>
          <w:tcPr>
            <w:tcW w:w="1972" w:type="dxa"/>
            <w:shd w:val="clear" w:color="auto" w:fill="auto"/>
            <w:noWrap/>
            <w:vAlign w:val="bottom"/>
            <w:hideMark/>
          </w:tcPr>
          <w:p w14:paraId="3F460DE7" w14:textId="77777777" w:rsidR="00E3157C" w:rsidRPr="00BF3F02" w:rsidRDefault="00E3157C" w:rsidP="00E3157C">
            <w:pPr>
              <w:spacing w:line="240" w:lineRule="auto"/>
              <w:jc w:val="lef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 xml:space="preserve">length, </w:t>
            </w:r>
            <w:proofErr w:type="spellStart"/>
            <w:r w:rsidRPr="00BF3F02">
              <w:rPr>
                <w:rFonts w:ascii="Aptos Narrow" w:hAnsi="Aptos Narrow" w:cs="Times New Roman"/>
                <w:color w:val="000000"/>
                <w:sz w:val="18"/>
                <w:szCs w:val="18"/>
                <w:lang w:val="en-US" w:eastAsia="en-US"/>
              </w:rPr>
              <w:t>crc_rate</w:t>
            </w:r>
            <w:proofErr w:type="spellEnd"/>
            <w:r w:rsidRPr="00BF3F02">
              <w:rPr>
                <w:rFonts w:ascii="Aptos Narrow" w:hAnsi="Aptos Narrow" w:cs="Times New Roman"/>
                <w:color w:val="000000"/>
                <w:sz w:val="18"/>
                <w:szCs w:val="18"/>
                <w:lang w:val="en-US" w:eastAsia="en-US"/>
              </w:rPr>
              <w:t xml:space="preserve">, deadband, control_scheme, function, gain, </w:t>
            </w:r>
            <w:proofErr w:type="spellStart"/>
            <w:r w:rsidRPr="00BF3F02">
              <w:rPr>
                <w:rFonts w:ascii="Aptos Narrow" w:hAnsi="Aptos Narrow" w:cs="Times New Roman"/>
                <w:color w:val="000000"/>
                <w:sz w:val="18"/>
                <w:szCs w:val="18"/>
                <w:lang w:val="en-US" w:eastAsia="en-US"/>
              </w:rPr>
              <w:t>system_mode</w:t>
            </w:r>
            <w:proofErr w:type="spellEnd"/>
            <w:r w:rsidRPr="00BF3F02">
              <w:rPr>
                <w:rFonts w:ascii="Aptos Narrow" w:hAnsi="Aptos Narrow" w:cs="Times New Roman"/>
                <w:color w:val="000000"/>
                <w:sz w:val="18"/>
                <w:szCs w:val="18"/>
                <w:lang w:val="en-US" w:eastAsia="en-US"/>
              </w:rPr>
              <w:t>, solenoid, pump</w:t>
            </w:r>
          </w:p>
        </w:tc>
        <w:tc>
          <w:tcPr>
            <w:tcW w:w="971" w:type="dxa"/>
            <w:shd w:val="clear" w:color="auto" w:fill="auto"/>
            <w:noWrap/>
            <w:vAlign w:val="bottom"/>
            <w:hideMark/>
          </w:tcPr>
          <w:p w14:paraId="7D903F84"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0.7967</w:t>
            </w:r>
          </w:p>
        </w:tc>
        <w:tc>
          <w:tcPr>
            <w:tcW w:w="884" w:type="dxa"/>
            <w:shd w:val="clear" w:color="auto" w:fill="auto"/>
            <w:noWrap/>
            <w:vAlign w:val="bottom"/>
            <w:hideMark/>
          </w:tcPr>
          <w:p w14:paraId="21E19AAC"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w:t>
            </w:r>
          </w:p>
        </w:tc>
        <w:tc>
          <w:tcPr>
            <w:tcW w:w="809" w:type="dxa"/>
            <w:shd w:val="clear" w:color="auto" w:fill="auto"/>
            <w:noWrap/>
            <w:vAlign w:val="bottom"/>
            <w:hideMark/>
          </w:tcPr>
          <w:p w14:paraId="66F78BB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0.1202</w:t>
            </w:r>
          </w:p>
        </w:tc>
        <w:tc>
          <w:tcPr>
            <w:tcW w:w="842" w:type="dxa"/>
            <w:shd w:val="clear" w:color="auto" w:fill="auto"/>
            <w:noWrap/>
            <w:vAlign w:val="bottom"/>
            <w:hideMark/>
          </w:tcPr>
          <w:p w14:paraId="41B85735"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0.1142</w:t>
            </w:r>
          </w:p>
        </w:tc>
        <w:tc>
          <w:tcPr>
            <w:tcW w:w="831" w:type="dxa"/>
            <w:shd w:val="clear" w:color="auto" w:fill="auto"/>
            <w:noWrap/>
            <w:vAlign w:val="bottom"/>
            <w:hideMark/>
          </w:tcPr>
          <w:p w14:paraId="57F650AA"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0.001</w:t>
            </w:r>
          </w:p>
        </w:tc>
        <w:tc>
          <w:tcPr>
            <w:tcW w:w="809" w:type="dxa"/>
            <w:shd w:val="clear" w:color="auto" w:fill="auto"/>
            <w:noWrap/>
            <w:vAlign w:val="bottom"/>
            <w:hideMark/>
          </w:tcPr>
          <w:p w14:paraId="1F815D61"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w:t>
            </w:r>
          </w:p>
        </w:tc>
        <w:tc>
          <w:tcPr>
            <w:tcW w:w="943" w:type="dxa"/>
            <w:shd w:val="clear" w:color="auto" w:fill="auto"/>
            <w:noWrap/>
            <w:vAlign w:val="bottom"/>
            <w:hideMark/>
          </w:tcPr>
          <w:p w14:paraId="40E820FD" w14:textId="77777777" w:rsidR="00E3157C" w:rsidRPr="00BF3F02" w:rsidRDefault="00E3157C" w:rsidP="00E3157C">
            <w:pPr>
              <w:spacing w:line="240" w:lineRule="auto"/>
              <w:jc w:val="right"/>
              <w:rPr>
                <w:rFonts w:ascii="Aptos Narrow" w:hAnsi="Aptos Narrow" w:cs="Times New Roman"/>
                <w:color w:val="000000"/>
                <w:sz w:val="18"/>
                <w:szCs w:val="18"/>
                <w:lang w:val="en-US" w:eastAsia="en-US"/>
              </w:rPr>
            </w:pPr>
            <w:r w:rsidRPr="00BF3F02">
              <w:rPr>
                <w:rFonts w:ascii="Aptos Narrow" w:hAnsi="Aptos Narrow" w:cs="Times New Roman"/>
                <w:color w:val="000000"/>
                <w:sz w:val="18"/>
                <w:szCs w:val="18"/>
                <w:lang w:val="en-US" w:eastAsia="en-US"/>
              </w:rPr>
              <w:t>0.6189</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6A7EB0B7" w:rsidR="00813EB9" w:rsidRPr="003D56F6" w:rsidRDefault="00813EB9" w:rsidP="00AF314F">
      <w:pPr>
        <w:pStyle w:val="Caption"/>
        <w:rPr>
          <w:sz w:val="22"/>
          <w:szCs w:val="22"/>
        </w:rPr>
      </w:pPr>
      <w:bookmarkStart w:id="69" w:name="_Toc191292395"/>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B0672D">
        <w:rPr>
          <w:noProof/>
          <w:sz w:val="22"/>
          <w:szCs w:val="22"/>
        </w:rPr>
        <w:t>14</w:t>
      </w:r>
      <w:r w:rsidRPr="003D56F6">
        <w:rPr>
          <w:noProof/>
          <w:sz w:val="22"/>
          <w:szCs w:val="22"/>
        </w:rPr>
        <w:fldChar w:fldCharType="end"/>
      </w:r>
      <w:r w:rsidRPr="003D56F6">
        <w:rPr>
          <w:sz w:val="22"/>
          <w:szCs w:val="22"/>
        </w:rPr>
        <w:t>: Formatting Guideline</w:t>
      </w:r>
      <w:bookmarkEnd w:id="69"/>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lastRenderedPageBreak/>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0"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71" w:name="_Hlk63846711"/>
            <w:bookmarkEnd w:id="70"/>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71"/>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37E1027E" w:rsidR="00762BCD" w:rsidRPr="003D56F6" w:rsidRDefault="00762BCD" w:rsidP="00AF314F">
      <w:pPr>
        <w:pStyle w:val="Caption"/>
        <w:rPr>
          <w:sz w:val="22"/>
          <w:szCs w:val="22"/>
        </w:rPr>
      </w:pPr>
      <w:bookmarkStart w:id="72" w:name="_Toc191292401"/>
      <w:r w:rsidRPr="003D56F6">
        <w:rPr>
          <w:sz w:val="22"/>
          <w:szCs w:val="22"/>
        </w:rPr>
        <w:lastRenderedPageBreak/>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1E7629">
        <w:rPr>
          <w:noProof/>
          <w:sz w:val="22"/>
          <w:szCs w:val="22"/>
        </w:rPr>
        <w:t>11</w:t>
      </w:r>
      <w:r w:rsidRPr="003D56F6">
        <w:rPr>
          <w:sz w:val="22"/>
          <w:szCs w:val="22"/>
        </w:rPr>
        <w:fldChar w:fldCharType="end"/>
      </w:r>
      <w:r w:rsidRPr="003D56F6">
        <w:rPr>
          <w:sz w:val="22"/>
          <w:szCs w:val="22"/>
        </w:rPr>
        <w:t xml:space="preserve"> Content Guidelines</w:t>
      </w:r>
      <w:bookmarkEnd w:id="72"/>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19"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27"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28"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CDF81E" w14:textId="77777777" w:rsidR="00D60E53" w:rsidRDefault="00D60E53" w:rsidP="00234ABB">
      <w:r>
        <w:separator/>
      </w:r>
    </w:p>
    <w:p w14:paraId="1EB48FE9" w14:textId="77777777" w:rsidR="00D60E53" w:rsidRDefault="00D60E53" w:rsidP="00234ABB"/>
  </w:endnote>
  <w:endnote w:type="continuationSeparator" w:id="0">
    <w:p w14:paraId="292BACC9" w14:textId="77777777" w:rsidR="00D60E53" w:rsidRDefault="00D60E53" w:rsidP="00234ABB">
      <w:r>
        <w:continuationSeparator/>
      </w:r>
    </w:p>
    <w:p w14:paraId="0B906BA5" w14:textId="77777777" w:rsidR="00D60E53" w:rsidRDefault="00D60E53" w:rsidP="00234ABB"/>
  </w:endnote>
  <w:endnote w:type="continuationNotice" w:id="1">
    <w:p w14:paraId="10D5D90F" w14:textId="77777777" w:rsidR="00D60E53" w:rsidRDefault="00D60E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BE2BCF">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DF0EC" w14:textId="77777777" w:rsidR="00D60E53" w:rsidRDefault="00D60E53" w:rsidP="00234ABB">
      <w:r>
        <w:separator/>
      </w:r>
    </w:p>
    <w:p w14:paraId="6C405EBB" w14:textId="77777777" w:rsidR="00D60E53" w:rsidRDefault="00D60E53" w:rsidP="00234ABB"/>
  </w:footnote>
  <w:footnote w:type="continuationSeparator" w:id="0">
    <w:p w14:paraId="32159732" w14:textId="77777777" w:rsidR="00D60E53" w:rsidRDefault="00D60E53" w:rsidP="00234ABB">
      <w:r>
        <w:continuationSeparator/>
      </w:r>
    </w:p>
    <w:p w14:paraId="015621A0" w14:textId="77777777" w:rsidR="00D60E53" w:rsidRDefault="00D60E53" w:rsidP="00234ABB"/>
  </w:footnote>
  <w:footnote w:type="continuationNotice" w:id="1">
    <w:p w14:paraId="29195F07" w14:textId="77777777" w:rsidR="00D60E53" w:rsidRDefault="00D60E5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57AB"/>
    <w:rsid w:val="000072F7"/>
    <w:rsid w:val="000074EB"/>
    <w:rsid w:val="00016B00"/>
    <w:rsid w:val="00016B9D"/>
    <w:rsid w:val="00017255"/>
    <w:rsid w:val="00020953"/>
    <w:rsid w:val="00023EC1"/>
    <w:rsid w:val="00025314"/>
    <w:rsid w:val="00027916"/>
    <w:rsid w:val="00030F54"/>
    <w:rsid w:val="00031504"/>
    <w:rsid w:val="0003159A"/>
    <w:rsid w:val="0003265B"/>
    <w:rsid w:val="00035041"/>
    <w:rsid w:val="0003577E"/>
    <w:rsid w:val="00036BBA"/>
    <w:rsid w:val="0004207C"/>
    <w:rsid w:val="00045D7E"/>
    <w:rsid w:val="00046488"/>
    <w:rsid w:val="0005333D"/>
    <w:rsid w:val="00053D88"/>
    <w:rsid w:val="00057AF7"/>
    <w:rsid w:val="0006614E"/>
    <w:rsid w:val="00072883"/>
    <w:rsid w:val="00072973"/>
    <w:rsid w:val="00073087"/>
    <w:rsid w:val="00074CB6"/>
    <w:rsid w:val="0007642D"/>
    <w:rsid w:val="0007659A"/>
    <w:rsid w:val="000802CC"/>
    <w:rsid w:val="000815FE"/>
    <w:rsid w:val="0008549B"/>
    <w:rsid w:val="00085EA3"/>
    <w:rsid w:val="00086CC9"/>
    <w:rsid w:val="00087426"/>
    <w:rsid w:val="00092C6C"/>
    <w:rsid w:val="00093C79"/>
    <w:rsid w:val="0009501A"/>
    <w:rsid w:val="00095183"/>
    <w:rsid w:val="00095359"/>
    <w:rsid w:val="000A1DDE"/>
    <w:rsid w:val="000A303C"/>
    <w:rsid w:val="000A3914"/>
    <w:rsid w:val="000A5294"/>
    <w:rsid w:val="000A5B98"/>
    <w:rsid w:val="000A69A1"/>
    <w:rsid w:val="000A7BAC"/>
    <w:rsid w:val="000B0851"/>
    <w:rsid w:val="000B0A97"/>
    <w:rsid w:val="000B1595"/>
    <w:rsid w:val="000B55DF"/>
    <w:rsid w:val="000C232C"/>
    <w:rsid w:val="000C2559"/>
    <w:rsid w:val="000C2EC8"/>
    <w:rsid w:val="000C40A7"/>
    <w:rsid w:val="000C5C08"/>
    <w:rsid w:val="000C7014"/>
    <w:rsid w:val="000C714B"/>
    <w:rsid w:val="000C77E5"/>
    <w:rsid w:val="000C7C52"/>
    <w:rsid w:val="000C7F7E"/>
    <w:rsid w:val="000D003A"/>
    <w:rsid w:val="000D0A2D"/>
    <w:rsid w:val="000D35BF"/>
    <w:rsid w:val="000D538E"/>
    <w:rsid w:val="000D6423"/>
    <w:rsid w:val="000D6743"/>
    <w:rsid w:val="000D682A"/>
    <w:rsid w:val="000D7C6C"/>
    <w:rsid w:val="000E0083"/>
    <w:rsid w:val="000E0F65"/>
    <w:rsid w:val="000E131A"/>
    <w:rsid w:val="000E3443"/>
    <w:rsid w:val="000E51B8"/>
    <w:rsid w:val="000E5CD4"/>
    <w:rsid w:val="000E69BB"/>
    <w:rsid w:val="000F0A58"/>
    <w:rsid w:val="000F2F99"/>
    <w:rsid w:val="000F4B84"/>
    <w:rsid w:val="000F5F33"/>
    <w:rsid w:val="00100EA7"/>
    <w:rsid w:val="00100F7C"/>
    <w:rsid w:val="0010180F"/>
    <w:rsid w:val="001024D8"/>
    <w:rsid w:val="001025C2"/>
    <w:rsid w:val="00105C1C"/>
    <w:rsid w:val="0010601C"/>
    <w:rsid w:val="001065BD"/>
    <w:rsid w:val="00110CB9"/>
    <w:rsid w:val="001161B6"/>
    <w:rsid w:val="00122102"/>
    <w:rsid w:val="00123E03"/>
    <w:rsid w:val="001244F2"/>
    <w:rsid w:val="001244F9"/>
    <w:rsid w:val="001245D4"/>
    <w:rsid w:val="00124ED6"/>
    <w:rsid w:val="00131A07"/>
    <w:rsid w:val="0013394B"/>
    <w:rsid w:val="00135578"/>
    <w:rsid w:val="001363D9"/>
    <w:rsid w:val="00140896"/>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1867"/>
    <w:rsid w:val="00182FC9"/>
    <w:rsid w:val="00183914"/>
    <w:rsid w:val="001847A6"/>
    <w:rsid w:val="00185556"/>
    <w:rsid w:val="001875CD"/>
    <w:rsid w:val="001901DA"/>
    <w:rsid w:val="0019092E"/>
    <w:rsid w:val="00191CEA"/>
    <w:rsid w:val="00191E83"/>
    <w:rsid w:val="0019358F"/>
    <w:rsid w:val="001957B6"/>
    <w:rsid w:val="00196462"/>
    <w:rsid w:val="001973CB"/>
    <w:rsid w:val="001A477E"/>
    <w:rsid w:val="001A6D3E"/>
    <w:rsid w:val="001B03DD"/>
    <w:rsid w:val="001B19F2"/>
    <w:rsid w:val="001B1F06"/>
    <w:rsid w:val="001B21CC"/>
    <w:rsid w:val="001B3D90"/>
    <w:rsid w:val="001B44C5"/>
    <w:rsid w:val="001B50EC"/>
    <w:rsid w:val="001B5901"/>
    <w:rsid w:val="001B60FA"/>
    <w:rsid w:val="001B63A2"/>
    <w:rsid w:val="001B752B"/>
    <w:rsid w:val="001B79F3"/>
    <w:rsid w:val="001C244C"/>
    <w:rsid w:val="001C25DB"/>
    <w:rsid w:val="001C2E8D"/>
    <w:rsid w:val="001C5282"/>
    <w:rsid w:val="001C620C"/>
    <w:rsid w:val="001C65FD"/>
    <w:rsid w:val="001C6A74"/>
    <w:rsid w:val="001C7391"/>
    <w:rsid w:val="001D09B5"/>
    <w:rsid w:val="001D3E76"/>
    <w:rsid w:val="001D5C15"/>
    <w:rsid w:val="001E056C"/>
    <w:rsid w:val="001E189B"/>
    <w:rsid w:val="001E4D06"/>
    <w:rsid w:val="001E57D3"/>
    <w:rsid w:val="001E7629"/>
    <w:rsid w:val="001F1251"/>
    <w:rsid w:val="001F56CC"/>
    <w:rsid w:val="001F6962"/>
    <w:rsid w:val="00201434"/>
    <w:rsid w:val="00202029"/>
    <w:rsid w:val="00202379"/>
    <w:rsid w:val="002025E2"/>
    <w:rsid w:val="00204117"/>
    <w:rsid w:val="0020460A"/>
    <w:rsid w:val="00206DF5"/>
    <w:rsid w:val="00210457"/>
    <w:rsid w:val="002108FE"/>
    <w:rsid w:val="0021321F"/>
    <w:rsid w:val="00214920"/>
    <w:rsid w:val="00215111"/>
    <w:rsid w:val="002155D1"/>
    <w:rsid w:val="0022138C"/>
    <w:rsid w:val="00222080"/>
    <w:rsid w:val="00223B0A"/>
    <w:rsid w:val="00223FF3"/>
    <w:rsid w:val="00224F5A"/>
    <w:rsid w:val="00225FD6"/>
    <w:rsid w:val="002317C7"/>
    <w:rsid w:val="00232C15"/>
    <w:rsid w:val="00232DAC"/>
    <w:rsid w:val="0023490D"/>
    <w:rsid w:val="00234ABB"/>
    <w:rsid w:val="002350C1"/>
    <w:rsid w:val="00235858"/>
    <w:rsid w:val="00237065"/>
    <w:rsid w:val="002400AA"/>
    <w:rsid w:val="00246A9A"/>
    <w:rsid w:val="0024740D"/>
    <w:rsid w:val="00250113"/>
    <w:rsid w:val="0025069D"/>
    <w:rsid w:val="00252A38"/>
    <w:rsid w:val="00254AD7"/>
    <w:rsid w:val="00256E29"/>
    <w:rsid w:val="002574DA"/>
    <w:rsid w:val="002575F7"/>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40CF"/>
    <w:rsid w:val="002A5EF6"/>
    <w:rsid w:val="002A5F18"/>
    <w:rsid w:val="002A7204"/>
    <w:rsid w:val="002B10A0"/>
    <w:rsid w:val="002B2354"/>
    <w:rsid w:val="002B5459"/>
    <w:rsid w:val="002B63A2"/>
    <w:rsid w:val="002B687F"/>
    <w:rsid w:val="002B7F86"/>
    <w:rsid w:val="002C11B3"/>
    <w:rsid w:val="002C178C"/>
    <w:rsid w:val="002C45AF"/>
    <w:rsid w:val="002C54B7"/>
    <w:rsid w:val="002C5565"/>
    <w:rsid w:val="002C55E4"/>
    <w:rsid w:val="002C7D7E"/>
    <w:rsid w:val="002D1283"/>
    <w:rsid w:val="002D4CB9"/>
    <w:rsid w:val="002D7234"/>
    <w:rsid w:val="002D742A"/>
    <w:rsid w:val="002E201E"/>
    <w:rsid w:val="002E3699"/>
    <w:rsid w:val="002E7FB1"/>
    <w:rsid w:val="002F4CF2"/>
    <w:rsid w:val="00302DFB"/>
    <w:rsid w:val="00306708"/>
    <w:rsid w:val="003079E0"/>
    <w:rsid w:val="00307D45"/>
    <w:rsid w:val="00311688"/>
    <w:rsid w:val="00312BC4"/>
    <w:rsid w:val="00312DC9"/>
    <w:rsid w:val="00313228"/>
    <w:rsid w:val="003158FF"/>
    <w:rsid w:val="00315921"/>
    <w:rsid w:val="00315F7D"/>
    <w:rsid w:val="0031629D"/>
    <w:rsid w:val="0032248A"/>
    <w:rsid w:val="0032673E"/>
    <w:rsid w:val="00327757"/>
    <w:rsid w:val="00327F36"/>
    <w:rsid w:val="00332669"/>
    <w:rsid w:val="0033268E"/>
    <w:rsid w:val="003328D8"/>
    <w:rsid w:val="00332B52"/>
    <w:rsid w:val="00333376"/>
    <w:rsid w:val="003336D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2F2C"/>
    <w:rsid w:val="00363060"/>
    <w:rsid w:val="00363525"/>
    <w:rsid w:val="003644F5"/>
    <w:rsid w:val="003700D5"/>
    <w:rsid w:val="00373113"/>
    <w:rsid w:val="003737B6"/>
    <w:rsid w:val="0038019E"/>
    <w:rsid w:val="00380A6B"/>
    <w:rsid w:val="0038145E"/>
    <w:rsid w:val="0038180E"/>
    <w:rsid w:val="003828F0"/>
    <w:rsid w:val="00383E7D"/>
    <w:rsid w:val="00384CC9"/>
    <w:rsid w:val="00387313"/>
    <w:rsid w:val="00392F98"/>
    <w:rsid w:val="00393ADD"/>
    <w:rsid w:val="00394BD2"/>
    <w:rsid w:val="0039747D"/>
    <w:rsid w:val="003A0B90"/>
    <w:rsid w:val="003A148E"/>
    <w:rsid w:val="003A1CE4"/>
    <w:rsid w:val="003A3F90"/>
    <w:rsid w:val="003A42A1"/>
    <w:rsid w:val="003A59F3"/>
    <w:rsid w:val="003A5EF1"/>
    <w:rsid w:val="003B00E1"/>
    <w:rsid w:val="003B03F3"/>
    <w:rsid w:val="003B0CD6"/>
    <w:rsid w:val="003B1473"/>
    <w:rsid w:val="003B333B"/>
    <w:rsid w:val="003B3408"/>
    <w:rsid w:val="003B346F"/>
    <w:rsid w:val="003B66F4"/>
    <w:rsid w:val="003B6B70"/>
    <w:rsid w:val="003C05AE"/>
    <w:rsid w:val="003C0E5A"/>
    <w:rsid w:val="003C0FB4"/>
    <w:rsid w:val="003C11CB"/>
    <w:rsid w:val="003C2D36"/>
    <w:rsid w:val="003C2E0B"/>
    <w:rsid w:val="003C44D5"/>
    <w:rsid w:val="003C5121"/>
    <w:rsid w:val="003C51B9"/>
    <w:rsid w:val="003D17EA"/>
    <w:rsid w:val="003D56F6"/>
    <w:rsid w:val="003E145C"/>
    <w:rsid w:val="003E376E"/>
    <w:rsid w:val="003E44FC"/>
    <w:rsid w:val="003E53AB"/>
    <w:rsid w:val="003E6E11"/>
    <w:rsid w:val="003E7418"/>
    <w:rsid w:val="003E76FF"/>
    <w:rsid w:val="003F187D"/>
    <w:rsid w:val="003F28E8"/>
    <w:rsid w:val="003F324F"/>
    <w:rsid w:val="003F3CB8"/>
    <w:rsid w:val="003F3FC7"/>
    <w:rsid w:val="003F4F32"/>
    <w:rsid w:val="003F5265"/>
    <w:rsid w:val="003F59B1"/>
    <w:rsid w:val="004026A9"/>
    <w:rsid w:val="00403AB2"/>
    <w:rsid w:val="00403B2E"/>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BBA"/>
    <w:rsid w:val="00443CF1"/>
    <w:rsid w:val="0044443E"/>
    <w:rsid w:val="004463B6"/>
    <w:rsid w:val="00450C6D"/>
    <w:rsid w:val="00452406"/>
    <w:rsid w:val="004527FB"/>
    <w:rsid w:val="004539BB"/>
    <w:rsid w:val="00461A12"/>
    <w:rsid w:val="00465131"/>
    <w:rsid w:val="00470CFF"/>
    <w:rsid w:val="00471B2E"/>
    <w:rsid w:val="0047331E"/>
    <w:rsid w:val="004742BF"/>
    <w:rsid w:val="00474774"/>
    <w:rsid w:val="0047582B"/>
    <w:rsid w:val="00476D2D"/>
    <w:rsid w:val="00476D70"/>
    <w:rsid w:val="00481709"/>
    <w:rsid w:val="00482A38"/>
    <w:rsid w:val="0048458D"/>
    <w:rsid w:val="004859CC"/>
    <w:rsid w:val="00490F77"/>
    <w:rsid w:val="00491696"/>
    <w:rsid w:val="00491C00"/>
    <w:rsid w:val="004931FF"/>
    <w:rsid w:val="00496002"/>
    <w:rsid w:val="00496055"/>
    <w:rsid w:val="004962CB"/>
    <w:rsid w:val="00497AFB"/>
    <w:rsid w:val="00497C25"/>
    <w:rsid w:val="004A0A69"/>
    <w:rsid w:val="004A2C3F"/>
    <w:rsid w:val="004A3419"/>
    <w:rsid w:val="004A4644"/>
    <w:rsid w:val="004B177D"/>
    <w:rsid w:val="004B1E5B"/>
    <w:rsid w:val="004B3B81"/>
    <w:rsid w:val="004B44C0"/>
    <w:rsid w:val="004B4835"/>
    <w:rsid w:val="004B4967"/>
    <w:rsid w:val="004B54F3"/>
    <w:rsid w:val="004B69F7"/>
    <w:rsid w:val="004B7311"/>
    <w:rsid w:val="004B74F7"/>
    <w:rsid w:val="004C0BBA"/>
    <w:rsid w:val="004C18CB"/>
    <w:rsid w:val="004C49CC"/>
    <w:rsid w:val="004D48D4"/>
    <w:rsid w:val="004D4D97"/>
    <w:rsid w:val="004D59FE"/>
    <w:rsid w:val="004D6FD0"/>
    <w:rsid w:val="004D73C1"/>
    <w:rsid w:val="004E27F5"/>
    <w:rsid w:val="004E442A"/>
    <w:rsid w:val="004E4E0C"/>
    <w:rsid w:val="004E6C9F"/>
    <w:rsid w:val="004E7BE5"/>
    <w:rsid w:val="004F1549"/>
    <w:rsid w:val="004F52B7"/>
    <w:rsid w:val="004F5301"/>
    <w:rsid w:val="004F568C"/>
    <w:rsid w:val="004F5E22"/>
    <w:rsid w:val="004F5FB6"/>
    <w:rsid w:val="004F60BA"/>
    <w:rsid w:val="004F6E0F"/>
    <w:rsid w:val="004F7E9D"/>
    <w:rsid w:val="0050115E"/>
    <w:rsid w:val="0050127B"/>
    <w:rsid w:val="0050142B"/>
    <w:rsid w:val="00501BF0"/>
    <w:rsid w:val="00502936"/>
    <w:rsid w:val="005056DE"/>
    <w:rsid w:val="00506340"/>
    <w:rsid w:val="00510D6C"/>
    <w:rsid w:val="005147D6"/>
    <w:rsid w:val="00515193"/>
    <w:rsid w:val="005175C8"/>
    <w:rsid w:val="00520FA6"/>
    <w:rsid w:val="00523BCA"/>
    <w:rsid w:val="005254D0"/>
    <w:rsid w:val="0053082B"/>
    <w:rsid w:val="00533EC6"/>
    <w:rsid w:val="0053507A"/>
    <w:rsid w:val="005411BA"/>
    <w:rsid w:val="0054195E"/>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71898"/>
    <w:rsid w:val="0057382A"/>
    <w:rsid w:val="00573A05"/>
    <w:rsid w:val="0057445F"/>
    <w:rsid w:val="0057619A"/>
    <w:rsid w:val="005862AE"/>
    <w:rsid w:val="00586719"/>
    <w:rsid w:val="00586F2D"/>
    <w:rsid w:val="00587332"/>
    <w:rsid w:val="0059382B"/>
    <w:rsid w:val="00595719"/>
    <w:rsid w:val="005976F8"/>
    <w:rsid w:val="005977A4"/>
    <w:rsid w:val="005A035E"/>
    <w:rsid w:val="005A1F3B"/>
    <w:rsid w:val="005A4226"/>
    <w:rsid w:val="005A45F6"/>
    <w:rsid w:val="005A56E8"/>
    <w:rsid w:val="005A7D7E"/>
    <w:rsid w:val="005B0062"/>
    <w:rsid w:val="005B4D79"/>
    <w:rsid w:val="005B6121"/>
    <w:rsid w:val="005C4277"/>
    <w:rsid w:val="005C4542"/>
    <w:rsid w:val="005C56A4"/>
    <w:rsid w:val="005C66EA"/>
    <w:rsid w:val="005C7884"/>
    <w:rsid w:val="005D13B1"/>
    <w:rsid w:val="005D4B59"/>
    <w:rsid w:val="005D649B"/>
    <w:rsid w:val="005D6A72"/>
    <w:rsid w:val="005D7DA6"/>
    <w:rsid w:val="005E12E3"/>
    <w:rsid w:val="005E142E"/>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54C3"/>
    <w:rsid w:val="00646FD5"/>
    <w:rsid w:val="00647F33"/>
    <w:rsid w:val="00653324"/>
    <w:rsid w:val="00653F71"/>
    <w:rsid w:val="00657272"/>
    <w:rsid w:val="006576FD"/>
    <w:rsid w:val="006612E2"/>
    <w:rsid w:val="00661D64"/>
    <w:rsid w:val="00662B82"/>
    <w:rsid w:val="00665DB4"/>
    <w:rsid w:val="00671C27"/>
    <w:rsid w:val="006722D1"/>
    <w:rsid w:val="006722DC"/>
    <w:rsid w:val="00673DF3"/>
    <w:rsid w:val="00674A8D"/>
    <w:rsid w:val="006751B2"/>
    <w:rsid w:val="00675A80"/>
    <w:rsid w:val="00675D3C"/>
    <w:rsid w:val="00675FB4"/>
    <w:rsid w:val="00676019"/>
    <w:rsid w:val="00677795"/>
    <w:rsid w:val="0068053E"/>
    <w:rsid w:val="006806B1"/>
    <w:rsid w:val="006831FA"/>
    <w:rsid w:val="006834D3"/>
    <w:rsid w:val="00684310"/>
    <w:rsid w:val="00685AFB"/>
    <w:rsid w:val="00687E64"/>
    <w:rsid w:val="00691F3C"/>
    <w:rsid w:val="00692054"/>
    <w:rsid w:val="00693A8E"/>
    <w:rsid w:val="00696C1A"/>
    <w:rsid w:val="00696C38"/>
    <w:rsid w:val="00697586"/>
    <w:rsid w:val="006A0B8D"/>
    <w:rsid w:val="006A0C6E"/>
    <w:rsid w:val="006A314E"/>
    <w:rsid w:val="006A3D3F"/>
    <w:rsid w:val="006A4230"/>
    <w:rsid w:val="006A7B52"/>
    <w:rsid w:val="006B61DB"/>
    <w:rsid w:val="006B6B59"/>
    <w:rsid w:val="006B6DC0"/>
    <w:rsid w:val="006B7889"/>
    <w:rsid w:val="006B7B7F"/>
    <w:rsid w:val="006C02DE"/>
    <w:rsid w:val="006C12D4"/>
    <w:rsid w:val="006C15D3"/>
    <w:rsid w:val="006C1E69"/>
    <w:rsid w:val="006C30AD"/>
    <w:rsid w:val="006C352C"/>
    <w:rsid w:val="006C3F95"/>
    <w:rsid w:val="006C5CA7"/>
    <w:rsid w:val="006D3035"/>
    <w:rsid w:val="006D46FB"/>
    <w:rsid w:val="006D5F97"/>
    <w:rsid w:val="006D71C6"/>
    <w:rsid w:val="006D78B8"/>
    <w:rsid w:val="006E02FB"/>
    <w:rsid w:val="006E03D9"/>
    <w:rsid w:val="006E0CFD"/>
    <w:rsid w:val="006E3EA9"/>
    <w:rsid w:val="006E4622"/>
    <w:rsid w:val="006E779A"/>
    <w:rsid w:val="006F2821"/>
    <w:rsid w:val="006F6A40"/>
    <w:rsid w:val="006F6E3C"/>
    <w:rsid w:val="006F7954"/>
    <w:rsid w:val="00700516"/>
    <w:rsid w:val="00700DE6"/>
    <w:rsid w:val="007033FF"/>
    <w:rsid w:val="00704814"/>
    <w:rsid w:val="00704C93"/>
    <w:rsid w:val="00706130"/>
    <w:rsid w:val="007075A6"/>
    <w:rsid w:val="00707A11"/>
    <w:rsid w:val="0071082B"/>
    <w:rsid w:val="00711BC0"/>
    <w:rsid w:val="007130F8"/>
    <w:rsid w:val="007138D2"/>
    <w:rsid w:val="0071599F"/>
    <w:rsid w:val="00720FBA"/>
    <w:rsid w:val="00721B96"/>
    <w:rsid w:val="00722E0F"/>
    <w:rsid w:val="0072428D"/>
    <w:rsid w:val="00724DC1"/>
    <w:rsid w:val="0072561D"/>
    <w:rsid w:val="0072596F"/>
    <w:rsid w:val="007266FE"/>
    <w:rsid w:val="007352B4"/>
    <w:rsid w:val="00736549"/>
    <w:rsid w:val="007374D3"/>
    <w:rsid w:val="00737A49"/>
    <w:rsid w:val="0074036B"/>
    <w:rsid w:val="00740F54"/>
    <w:rsid w:val="0074419C"/>
    <w:rsid w:val="00745EBF"/>
    <w:rsid w:val="0074679F"/>
    <w:rsid w:val="0075071E"/>
    <w:rsid w:val="007513F8"/>
    <w:rsid w:val="00753D8D"/>
    <w:rsid w:val="007548A9"/>
    <w:rsid w:val="00755C81"/>
    <w:rsid w:val="00756B5A"/>
    <w:rsid w:val="00756F13"/>
    <w:rsid w:val="00762BCD"/>
    <w:rsid w:val="00763592"/>
    <w:rsid w:val="00764064"/>
    <w:rsid w:val="00764301"/>
    <w:rsid w:val="00765F75"/>
    <w:rsid w:val="0077046D"/>
    <w:rsid w:val="00771BB3"/>
    <w:rsid w:val="00775FCD"/>
    <w:rsid w:val="0077606C"/>
    <w:rsid w:val="00776173"/>
    <w:rsid w:val="0078113C"/>
    <w:rsid w:val="007823C3"/>
    <w:rsid w:val="00782D8F"/>
    <w:rsid w:val="007830D2"/>
    <w:rsid w:val="0078398B"/>
    <w:rsid w:val="00784234"/>
    <w:rsid w:val="0078481C"/>
    <w:rsid w:val="0078529A"/>
    <w:rsid w:val="007853A2"/>
    <w:rsid w:val="00786AD4"/>
    <w:rsid w:val="00790E1E"/>
    <w:rsid w:val="00790E48"/>
    <w:rsid w:val="00791A80"/>
    <w:rsid w:val="007936B5"/>
    <w:rsid w:val="00794191"/>
    <w:rsid w:val="007949B4"/>
    <w:rsid w:val="00795A0F"/>
    <w:rsid w:val="00795E5B"/>
    <w:rsid w:val="0079600D"/>
    <w:rsid w:val="0079666E"/>
    <w:rsid w:val="00796E80"/>
    <w:rsid w:val="007A093F"/>
    <w:rsid w:val="007A1B85"/>
    <w:rsid w:val="007A2076"/>
    <w:rsid w:val="007A43F0"/>
    <w:rsid w:val="007A499E"/>
    <w:rsid w:val="007A5AD9"/>
    <w:rsid w:val="007A7EC6"/>
    <w:rsid w:val="007B0461"/>
    <w:rsid w:val="007B3222"/>
    <w:rsid w:val="007B49B1"/>
    <w:rsid w:val="007B4B4B"/>
    <w:rsid w:val="007B51F4"/>
    <w:rsid w:val="007B7913"/>
    <w:rsid w:val="007C09F7"/>
    <w:rsid w:val="007C39C9"/>
    <w:rsid w:val="007C6B2C"/>
    <w:rsid w:val="007C74D5"/>
    <w:rsid w:val="007D072B"/>
    <w:rsid w:val="007D298E"/>
    <w:rsid w:val="007D41E5"/>
    <w:rsid w:val="007D4317"/>
    <w:rsid w:val="007D5127"/>
    <w:rsid w:val="007D56B1"/>
    <w:rsid w:val="007D5EDE"/>
    <w:rsid w:val="007D62C2"/>
    <w:rsid w:val="007E0A28"/>
    <w:rsid w:val="007E31C1"/>
    <w:rsid w:val="007E7074"/>
    <w:rsid w:val="007F1DDA"/>
    <w:rsid w:val="007F1F2A"/>
    <w:rsid w:val="007F332A"/>
    <w:rsid w:val="007F3B19"/>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0FC4"/>
    <w:rsid w:val="00823514"/>
    <w:rsid w:val="00823B29"/>
    <w:rsid w:val="00823B6B"/>
    <w:rsid w:val="00824271"/>
    <w:rsid w:val="0082553B"/>
    <w:rsid w:val="00830A74"/>
    <w:rsid w:val="00831181"/>
    <w:rsid w:val="00833535"/>
    <w:rsid w:val="00835E1D"/>
    <w:rsid w:val="00841497"/>
    <w:rsid w:val="0084190D"/>
    <w:rsid w:val="00841AA0"/>
    <w:rsid w:val="00844573"/>
    <w:rsid w:val="00847205"/>
    <w:rsid w:val="00847275"/>
    <w:rsid w:val="00847C85"/>
    <w:rsid w:val="00851039"/>
    <w:rsid w:val="00851204"/>
    <w:rsid w:val="00851BF9"/>
    <w:rsid w:val="00854384"/>
    <w:rsid w:val="00855EA7"/>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599B"/>
    <w:rsid w:val="00886911"/>
    <w:rsid w:val="00887499"/>
    <w:rsid w:val="00890169"/>
    <w:rsid w:val="008935BF"/>
    <w:rsid w:val="00895891"/>
    <w:rsid w:val="00896335"/>
    <w:rsid w:val="0089749A"/>
    <w:rsid w:val="008A0339"/>
    <w:rsid w:val="008A2C52"/>
    <w:rsid w:val="008A5399"/>
    <w:rsid w:val="008A5615"/>
    <w:rsid w:val="008A7D06"/>
    <w:rsid w:val="008B02FD"/>
    <w:rsid w:val="008B330D"/>
    <w:rsid w:val="008B5CB1"/>
    <w:rsid w:val="008B5F7F"/>
    <w:rsid w:val="008B791B"/>
    <w:rsid w:val="008C1218"/>
    <w:rsid w:val="008C479D"/>
    <w:rsid w:val="008C4FBE"/>
    <w:rsid w:val="008C52B5"/>
    <w:rsid w:val="008C5B5D"/>
    <w:rsid w:val="008C7B48"/>
    <w:rsid w:val="008D1E64"/>
    <w:rsid w:val="008D2637"/>
    <w:rsid w:val="008D2C76"/>
    <w:rsid w:val="008D3EB2"/>
    <w:rsid w:val="008D434B"/>
    <w:rsid w:val="008D48F1"/>
    <w:rsid w:val="008D49C5"/>
    <w:rsid w:val="008D4CA7"/>
    <w:rsid w:val="008E007C"/>
    <w:rsid w:val="008E070A"/>
    <w:rsid w:val="008E217B"/>
    <w:rsid w:val="008E2AA2"/>
    <w:rsid w:val="008E72AA"/>
    <w:rsid w:val="008F0743"/>
    <w:rsid w:val="008F25DA"/>
    <w:rsid w:val="008F53ED"/>
    <w:rsid w:val="008F53F1"/>
    <w:rsid w:val="008F624D"/>
    <w:rsid w:val="009028FF"/>
    <w:rsid w:val="00902A7C"/>
    <w:rsid w:val="00903FDC"/>
    <w:rsid w:val="00904E78"/>
    <w:rsid w:val="009064C0"/>
    <w:rsid w:val="0090659F"/>
    <w:rsid w:val="00907453"/>
    <w:rsid w:val="009109DD"/>
    <w:rsid w:val="00911886"/>
    <w:rsid w:val="00911A84"/>
    <w:rsid w:val="00912915"/>
    <w:rsid w:val="00915D89"/>
    <w:rsid w:val="009205D2"/>
    <w:rsid w:val="0092074C"/>
    <w:rsid w:val="00921CA5"/>
    <w:rsid w:val="00923648"/>
    <w:rsid w:val="00923BDC"/>
    <w:rsid w:val="00925D17"/>
    <w:rsid w:val="00925E98"/>
    <w:rsid w:val="00927329"/>
    <w:rsid w:val="0092770E"/>
    <w:rsid w:val="0093018F"/>
    <w:rsid w:val="009321DA"/>
    <w:rsid w:val="009334A3"/>
    <w:rsid w:val="0093379C"/>
    <w:rsid w:val="009340B6"/>
    <w:rsid w:val="009355F4"/>
    <w:rsid w:val="0093763D"/>
    <w:rsid w:val="00937A17"/>
    <w:rsid w:val="0093A740"/>
    <w:rsid w:val="00940337"/>
    <w:rsid w:val="00940E85"/>
    <w:rsid w:val="009420CA"/>
    <w:rsid w:val="0094395B"/>
    <w:rsid w:val="00943A77"/>
    <w:rsid w:val="00943D27"/>
    <w:rsid w:val="00946648"/>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CC4"/>
    <w:rsid w:val="00972860"/>
    <w:rsid w:val="009733D2"/>
    <w:rsid w:val="00973C8A"/>
    <w:rsid w:val="00973DD2"/>
    <w:rsid w:val="0097441A"/>
    <w:rsid w:val="00974C0F"/>
    <w:rsid w:val="0097533E"/>
    <w:rsid w:val="0098251D"/>
    <w:rsid w:val="009825C1"/>
    <w:rsid w:val="009830B9"/>
    <w:rsid w:val="00983B64"/>
    <w:rsid w:val="009855C7"/>
    <w:rsid w:val="00987830"/>
    <w:rsid w:val="00987BDB"/>
    <w:rsid w:val="00990234"/>
    <w:rsid w:val="00990500"/>
    <w:rsid w:val="009917ED"/>
    <w:rsid w:val="00992CF1"/>
    <w:rsid w:val="00993144"/>
    <w:rsid w:val="009947E2"/>
    <w:rsid w:val="00995C36"/>
    <w:rsid w:val="00996811"/>
    <w:rsid w:val="009A3BD4"/>
    <w:rsid w:val="009A52B6"/>
    <w:rsid w:val="009A7271"/>
    <w:rsid w:val="009A7314"/>
    <w:rsid w:val="009B16D0"/>
    <w:rsid w:val="009B2EB0"/>
    <w:rsid w:val="009B394E"/>
    <w:rsid w:val="009B6E19"/>
    <w:rsid w:val="009C062B"/>
    <w:rsid w:val="009C1207"/>
    <w:rsid w:val="009C1A20"/>
    <w:rsid w:val="009C26A4"/>
    <w:rsid w:val="009C2873"/>
    <w:rsid w:val="009D3CF6"/>
    <w:rsid w:val="009D3E58"/>
    <w:rsid w:val="009D47C6"/>
    <w:rsid w:val="009D6301"/>
    <w:rsid w:val="009D6FD6"/>
    <w:rsid w:val="009D7F14"/>
    <w:rsid w:val="009E41C3"/>
    <w:rsid w:val="009E7BE0"/>
    <w:rsid w:val="009E7C19"/>
    <w:rsid w:val="009F074B"/>
    <w:rsid w:val="009F0A0E"/>
    <w:rsid w:val="009F15F0"/>
    <w:rsid w:val="009F2F9F"/>
    <w:rsid w:val="009F3F7E"/>
    <w:rsid w:val="009F467A"/>
    <w:rsid w:val="009F5EF7"/>
    <w:rsid w:val="009F64AE"/>
    <w:rsid w:val="009F7929"/>
    <w:rsid w:val="00A0162A"/>
    <w:rsid w:val="00A01B20"/>
    <w:rsid w:val="00A01B69"/>
    <w:rsid w:val="00A0264A"/>
    <w:rsid w:val="00A02C38"/>
    <w:rsid w:val="00A03BC1"/>
    <w:rsid w:val="00A073B0"/>
    <w:rsid w:val="00A0792F"/>
    <w:rsid w:val="00A07F02"/>
    <w:rsid w:val="00A11D4C"/>
    <w:rsid w:val="00A12480"/>
    <w:rsid w:val="00A1336B"/>
    <w:rsid w:val="00A14C4C"/>
    <w:rsid w:val="00A16501"/>
    <w:rsid w:val="00A16BCE"/>
    <w:rsid w:val="00A16FD5"/>
    <w:rsid w:val="00A177FC"/>
    <w:rsid w:val="00A17D7E"/>
    <w:rsid w:val="00A21456"/>
    <w:rsid w:val="00A21C8E"/>
    <w:rsid w:val="00A22065"/>
    <w:rsid w:val="00A22705"/>
    <w:rsid w:val="00A23A91"/>
    <w:rsid w:val="00A34355"/>
    <w:rsid w:val="00A35719"/>
    <w:rsid w:val="00A364E5"/>
    <w:rsid w:val="00A368DF"/>
    <w:rsid w:val="00A36908"/>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CA5"/>
    <w:rsid w:val="00A94ADD"/>
    <w:rsid w:val="00A9519D"/>
    <w:rsid w:val="00A96E8E"/>
    <w:rsid w:val="00A97688"/>
    <w:rsid w:val="00A97B4F"/>
    <w:rsid w:val="00AA23EB"/>
    <w:rsid w:val="00AA2F90"/>
    <w:rsid w:val="00AA404B"/>
    <w:rsid w:val="00AA76FB"/>
    <w:rsid w:val="00AA7F49"/>
    <w:rsid w:val="00AB0584"/>
    <w:rsid w:val="00AB0C60"/>
    <w:rsid w:val="00AB29F8"/>
    <w:rsid w:val="00AB470E"/>
    <w:rsid w:val="00AB66DC"/>
    <w:rsid w:val="00AB6FFD"/>
    <w:rsid w:val="00AC0953"/>
    <w:rsid w:val="00AC0E5B"/>
    <w:rsid w:val="00AC227D"/>
    <w:rsid w:val="00AC2C33"/>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4845"/>
    <w:rsid w:val="00B052A9"/>
    <w:rsid w:val="00B0672D"/>
    <w:rsid w:val="00B072FE"/>
    <w:rsid w:val="00B07409"/>
    <w:rsid w:val="00B11222"/>
    <w:rsid w:val="00B146E5"/>
    <w:rsid w:val="00B1638E"/>
    <w:rsid w:val="00B17BA5"/>
    <w:rsid w:val="00B21406"/>
    <w:rsid w:val="00B21D12"/>
    <w:rsid w:val="00B2246E"/>
    <w:rsid w:val="00B22727"/>
    <w:rsid w:val="00B24F7A"/>
    <w:rsid w:val="00B2590B"/>
    <w:rsid w:val="00B25AF3"/>
    <w:rsid w:val="00B2604A"/>
    <w:rsid w:val="00B354E1"/>
    <w:rsid w:val="00B362C4"/>
    <w:rsid w:val="00B36666"/>
    <w:rsid w:val="00B414EB"/>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4FA"/>
    <w:rsid w:val="00B74629"/>
    <w:rsid w:val="00B75781"/>
    <w:rsid w:val="00B76C9C"/>
    <w:rsid w:val="00B858CB"/>
    <w:rsid w:val="00B876AA"/>
    <w:rsid w:val="00B87A70"/>
    <w:rsid w:val="00B9114A"/>
    <w:rsid w:val="00B9136B"/>
    <w:rsid w:val="00B9254D"/>
    <w:rsid w:val="00B931F9"/>
    <w:rsid w:val="00B93B63"/>
    <w:rsid w:val="00B94BEA"/>
    <w:rsid w:val="00B97422"/>
    <w:rsid w:val="00BA2117"/>
    <w:rsid w:val="00BA32CD"/>
    <w:rsid w:val="00BA3790"/>
    <w:rsid w:val="00BA38E9"/>
    <w:rsid w:val="00BA4FFF"/>
    <w:rsid w:val="00BA7545"/>
    <w:rsid w:val="00BA7EF2"/>
    <w:rsid w:val="00BB205E"/>
    <w:rsid w:val="00BB384C"/>
    <w:rsid w:val="00BC06F3"/>
    <w:rsid w:val="00BC0701"/>
    <w:rsid w:val="00BC1E0B"/>
    <w:rsid w:val="00BC3E7E"/>
    <w:rsid w:val="00BC7179"/>
    <w:rsid w:val="00BD2196"/>
    <w:rsid w:val="00BD62FC"/>
    <w:rsid w:val="00BD682A"/>
    <w:rsid w:val="00BD6860"/>
    <w:rsid w:val="00BE2C34"/>
    <w:rsid w:val="00BE2DA5"/>
    <w:rsid w:val="00BE4D69"/>
    <w:rsid w:val="00BE5056"/>
    <w:rsid w:val="00BF02C9"/>
    <w:rsid w:val="00BF07D3"/>
    <w:rsid w:val="00BF3C6B"/>
    <w:rsid w:val="00BF3F02"/>
    <w:rsid w:val="00BF4C9A"/>
    <w:rsid w:val="00BF66A9"/>
    <w:rsid w:val="00C008B4"/>
    <w:rsid w:val="00C030A2"/>
    <w:rsid w:val="00C03A29"/>
    <w:rsid w:val="00C067DF"/>
    <w:rsid w:val="00C0796F"/>
    <w:rsid w:val="00C07DEA"/>
    <w:rsid w:val="00C11817"/>
    <w:rsid w:val="00C125CD"/>
    <w:rsid w:val="00C15576"/>
    <w:rsid w:val="00C218DB"/>
    <w:rsid w:val="00C220B6"/>
    <w:rsid w:val="00C25C74"/>
    <w:rsid w:val="00C261BD"/>
    <w:rsid w:val="00C3017B"/>
    <w:rsid w:val="00C3166F"/>
    <w:rsid w:val="00C33F5F"/>
    <w:rsid w:val="00C37545"/>
    <w:rsid w:val="00C41ABC"/>
    <w:rsid w:val="00C43EC9"/>
    <w:rsid w:val="00C51D11"/>
    <w:rsid w:val="00C521D3"/>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14D8"/>
    <w:rsid w:val="00C72184"/>
    <w:rsid w:val="00C7283A"/>
    <w:rsid w:val="00C77507"/>
    <w:rsid w:val="00C807BC"/>
    <w:rsid w:val="00C80AE4"/>
    <w:rsid w:val="00C8191F"/>
    <w:rsid w:val="00C82217"/>
    <w:rsid w:val="00C870B7"/>
    <w:rsid w:val="00C87621"/>
    <w:rsid w:val="00C87AEB"/>
    <w:rsid w:val="00C92C69"/>
    <w:rsid w:val="00C92E2D"/>
    <w:rsid w:val="00C9425D"/>
    <w:rsid w:val="00C94A2F"/>
    <w:rsid w:val="00C94E00"/>
    <w:rsid w:val="00C954C7"/>
    <w:rsid w:val="00CA37C6"/>
    <w:rsid w:val="00CA4110"/>
    <w:rsid w:val="00CA4118"/>
    <w:rsid w:val="00CA48E6"/>
    <w:rsid w:val="00CA6030"/>
    <w:rsid w:val="00CA76C8"/>
    <w:rsid w:val="00CA7B6A"/>
    <w:rsid w:val="00CB1947"/>
    <w:rsid w:val="00CB248F"/>
    <w:rsid w:val="00CB70D7"/>
    <w:rsid w:val="00CB7748"/>
    <w:rsid w:val="00CB799E"/>
    <w:rsid w:val="00CC2772"/>
    <w:rsid w:val="00CC280E"/>
    <w:rsid w:val="00CC43C4"/>
    <w:rsid w:val="00CD20F5"/>
    <w:rsid w:val="00CD5A1C"/>
    <w:rsid w:val="00CE0547"/>
    <w:rsid w:val="00CE4959"/>
    <w:rsid w:val="00CE49A5"/>
    <w:rsid w:val="00CE4C46"/>
    <w:rsid w:val="00CE5CF8"/>
    <w:rsid w:val="00CE7A44"/>
    <w:rsid w:val="00CF0ABF"/>
    <w:rsid w:val="00CF14DF"/>
    <w:rsid w:val="00CF1710"/>
    <w:rsid w:val="00CF1FD1"/>
    <w:rsid w:val="00CF2569"/>
    <w:rsid w:val="00CF3C56"/>
    <w:rsid w:val="00CF62E0"/>
    <w:rsid w:val="00CF7B13"/>
    <w:rsid w:val="00D00100"/>
    <w:rsid w:val="00D019EC"/>
    <w:rsid w:val="00D02029"/>
    <w:rsid w:val="00D06531"/>
    <w:rsid w:val="00D0700D"/>
    <w:rsid w:val="00D070F9"/>
    <w:rsid w:val="00D07120"/>
    <w:rsid w:val="00D07194"/>
    <w:rsid w:val="00D11F9D"/>
    <w:rsid w:val="00D12172"/>
    <w:rsid w:val="00D12F3E"/>
    <w:rsid w:val="00D16361"/>
    <w:rsid w:val="00D220F2"/>
    <w:rsid w:val="00D22EB4"/>
    <w:rsid w:val="00D22FFD"/>
    <w:rsid w:val="00D250B7"/>
    <w:rsid w:val="00D27018"/>
    <w:rsid w:val="00D2746D"/>
    <w:rsid w:val="00D30315"/>
    <w:rsid w:val="00D31FFB"/>
    <w:rsid w:val="00D32439"/>
    <w:rsid w:val="00D33D2C"/>
    <w:rsid w:val="00D3651E"/>
    <w:rsid w:val="00D36ABA"/>
    <w:rsid w:val="00D36D64"/>
    <w:rsid w:val="00D4012A"/>
    <w:rsid w:val="00D41042"/>
    <w:rsid w:val="00D41585"/>
    <w:rsid w:val="00D4191A"/>
    <w:rsid w:val="00D428D9"/>
    <w:rsid w:val="00D43DF7"/>
    <w:rsid w:val="00D519FD"/>
    <w:rsid w:val="00D5230D"/>
    <w:rsid w:val="00D525E3"/>
    <w:rsid w:val="00D553DE"/>
    <w:rsid w:val="00D55A55"/>
    <w:rsid w:val="00D571A2"/>
    <w:rsid w:val="00D5732A"/>
    <w:rsid w:val="00D5740A"/>
    <w:rsid w:val="00D57612"/>
    <w:rsid w:val="00D57615"/>
    <w:rsid w:val="00D60B9F"/>
    <w:rsid w:val="00D60C89"/>
    <w:rsid w:val="00D60E53"/>
    <w:rsid w:val="00D60FCD"/>
    <w:rsid w:val="00D64466"/>
    <w:rsid w:val="00D66D7F"/>
    <w:rsid w:val="00D70DF0"/>
    <w:rsid w:val="00D74927"/>
    <w:rsid w:val="00D75B0D"/>
    <w:rsid w:val="00D75CAD"/>
    <w:rsid w:val="00D807EB"/>
    <w:rsid w:val="00D80F25"/>
    <w:rsid w:val="00D816E7"/>
    <w:rsid w:val="00D844BF"/>
    <w:rsid w:val="00D84AF9"/>
    <w:rsid w:val="00D85588"/>
    <w:rsid w:val="00DA05FB"/>
    <w:rsid w:val="00DA0C3A"/>
    <w:rsid w:val="00DA23E8"/>
    <w:rsid w:val="00DA2BE0"/>
    <w:rsid w:val="00DA2CFF"/>
    <w:rsid w:val="00DA4E22"/>
    <w:rsid w:val="00DA5A63"/>
    <w:rsid w:val="00DA70A9"/>
    <w:rsid w:val="00DA767B"/>
    <w:rsid w:val="00DB0C61"/>
    <w:rsid w:val="00DB119B"/>
    <w:rsid w:val="00DB19F6"/>
    <w:rsid w:val="00DC30CB"/>
    <w:rsid w:val="00DC3861"/>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946"/>
    <w:rsid w:val="00DF732F"/>
    <w:rsid w:val="00DF75D1"/>
    <w:rsid w:val="00E00277"/>
    <w:rsid w:val="00E028EC"/>
    <w:rsid w:val="00E04D83"/>
    <w:rsid w:val="00E04E29"/>
    <w:rsid w:val="00E06B40"/>
    <w:rsid w:val="00E112C8"/>
    <w:rsid w:val="00E16261"/>
    <w:rsid w:val="00E17296"/>
    <w:rsid w:val="00E21810"/>
    <w:rsid w:val="00E23C54"/>
    <w:rsid w:val="00E2438C"/>
    <w:rsid w:val="00E2534B"/>
    <w:rsid w:val="00E25FFF"/>
    <w:rsid w:val="00E26256"/>
    <w:rsid w:val="00E26397"/>
    <w:rsid w:val="00E26B73"/>
    <w:rsid w:val="00E30430"/>
    <w:rsid w:val="00E30FA9"/>
    <w:rsid w:val="00E3157C"/>
    <w:rsid w:val="00E32491"/>
    <w:rsid w:val="00E32889"/>
    <w:rsid w:val="00E3480C"/>
    <w:rsid w:val="00E35F77"/>
    <w:rsid w:val="00E3770C"/>
    <w:rsid w:val="00E424AC"/>
    <w:rsid w:val="00E429FB"/>
    <w:rsid w:val="00E43F23"/>
    <w:rsid w:val="00E444CD"/>
    <w:rsid w:val="00E4492A"/>
    <w:rsid w:val="00E45B72"/>
    <w:rsid w:val="00E45DC1"/>
    <w:rsid w:val="00E47483"/>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909E0"/>
    <w:rsid w:val="00E90E8E"/>
    <w:rsid w:val="00E93878"/>
    <w:rsid w:val="00E94BE1"/>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A86"/>
    <w:rsid w:val="00EC7969"/>
    <w:rsid w:val="00ED1559"/>
    <w:rsid w:val="00ED1689"/>
    <w:rsid w:val="00ED2EB9"/>
    <w:rsid w:val="00ED3297"/>
    <w:rsid w:val="00ED3A34"/>
    <w:rsid w:val="00ED4541"/>
    <w:rsid w:val="00ED48C6"/>
    <w:rsid w:val="00ED5930"/>
    <w:rsid w:val="00ED637D"/>
    <w:rsid w:val="00ED7A2A"/>
    <w:rsid w:val="00EE1377"/>
    <w:rsid w:val="00EE2FA2"/>
    <w:rsid w:val="00EE5346"/>
    <w:rsid w:val="00EE5BFD"/>
    <w:rsid w:val="00EE6508"/>
    <w:rsid w:val="00EE7559"/>
    <w:rsid w:val="00EF3DAE"/>
    <w:rsid w:val="00EF5235"/>
    <w:rsid w:val="00EF5692"/>
    <w:rsid w:val="00EF79D7"/>
    <w:rsid w:val="00EF79E9"/>
    <w:rsid w:val="00F01FBF"/>
    <w:rsid w:val="00F0531B"/>
    <w:rsid w:val="00F05CAA"/>
    <w:rsid w:val="00F114FB"/>
    <w:rsid w:val="00F12504"/>
    <w:rsid w:val="00F2092B"/>
    <w:rsid w:val="00F21020"/>
    <w:rsid w:val="00F2482F"/>
    <w:rsid w:val="00F26B6B"/>
    <w:rsid w:val="00F2777C"/>
    <w:rsid w:val="00F31BC0"/>
    <w:rsid w:val="00F322D7"/>
    <w:rsid w:val="00F33DFF"/>
    <w:rsid w:val="00F35D4A"/>
    <w:rsid w:val="00F367A1"/>
    <w:rsid w:val="00F378CE"/>
    <w:rsid w:val="00F407AB"/>
    <w:rsid w:val="00F417DB"/>
    <w:rsid w:val="00F42FAF"/>
    <w:rsid w:val="00F44ECA"/>
    <w:rsid w:val="00F500A8"/>
    <w:rsid w:val="00F50ABA"/>
    <w:rsid w:val="00F5547D"/>
    <w:rsid w:val="00F55912"/>
    <w:rsid w:val="00F577B2"/>
    <w:rsid w:val="00F603C3"/>
    <w:rsid w:val="00F60FC5"/>
    <w:rsid w:val="00F60FFC"/>
    <w:rsid w:val="00F61C71"/>
    <w:rsid w:val="00F64BC8"/>
    <w:rsid w:val="00F66061"/>
    <w:rsid w:val="00F71A3D"/>
    <w:rsid w:val="00F71A7B"/>
    <w:rsid w:val="00F71FF9"/>
    <w:rsid w:val="00F7331A"/>
    <w:rsid w:val="00F77F86"/>
    <w:rsid w:val="00F84514"/>
    <w:rsid w:val="00F84BB5"/>
    <w:rsid w:val="00F84E3B"/>
    <w:rsid w:val="00F86610"/>
    <w:rsid w:val="00F8698A"/>
    <w:rsid w:val="00F86A45"/>
    <w:rsid w:val="00F906FD"/>
    <w:rsid w:val="00F91211"/>
    <w:rsid w:val="00F913EE"/>
    <w:rsid w:val="00F9618E"/>
    <w:rsid w:val="00F96D38"/>
    <w:rsid w:val="00FA04C4"/>
    <w:rsid w:val="00FA3BC0"/>
    <w:rsid w:val="00FA6B41"/>
    <w:rsid w:val="00FA72E7"/>
    <w:rsid w:val="00FB1501"/>
    <w:rsid w:val="00FB2970"/>
    <w:rsid w:val="00FB376C"/>
    <w:rsid w:val="00FB428A"/>
    <w:rsid w:val="00FB4C32"/>
    <w:rsid w:val="00FB52E6"/>
    <w:rsid w:val="00FB7745"/>
    <w:rsid w:val="00FC0EAA"/>
    <w:rsid w:val="00FC1132"/>
    <w:rsid w:val="00FC2AAA"/>
    <w:rsid w:val="00FC2CFA"/>
    <w:rsid w:val="00FC3F02"/>
    <w:rsid w:val="00FD2272"/>
    <w:rsid w:val="00FD6562"/>
    <w:rsid w:val="00FD658F"/>
    <w:rsid w:val="00FD6594"/>
    <w:rsid w:val="00FD7087"/>
    <w:rsid w:val="00FE0E49"/>
    <w:rsid w:val="00FE2034"/>
    <w:rsid w:val="00FE2864"/>
    <w:rsid w:val="00FE5425"/>
    <w:rsid w:val="00FE554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64FB10AA-BB97-4765-B4D4-D603794A2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1527214263">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28188893">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742412568">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8746957">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58092244">
      <w:bodyDiv w:val="1"/>
      <w:marLeft w:val="0"/>
      <w:marRight w:val="0"/>
      <w:marTop w:val="0"/>
      <w:marBottom w:val="0"/>
      <w:divBdr>
        <w:top w:val="none" w:sz="0" w:space="0" w:color="auto"/>
        <w:left w:val="none" w:sz="0" w:space="0" w:color="auto"/>
        <w:bottom w:val="none" w:sz="0" w:space="0" w:color="auto"/>
        <w:right w:val="none" w:sz="0" w:space="0" w:color="auto"/>
      </w:divBdr>
    </w:div>
    <w:div w:id="59446480">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612860392">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0646957">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343363495">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14313875">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200477556">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1798258471">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sChild>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2050909483">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9265242">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85353433">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2421097">
      <w:bodyDiv w:val="1"/>
      <w:marLeft w:val="0"/>
      <w:marRight w:val="0"/>
      <w:marTop w:val="0"/>
      <w:marBottom w:val="0"/>
      <w:divBdr>
        <w:top w:val="none" w:sz="0" w:space="0" w:color="auto"/>
        <w:left w:val="none" w:sz="0" w:space="0" w:color="auto"/>
        <w:bottom w:val="none" w:sz="0" w:space="0" w:color="auto"/>
        <w:right w:val="none" w:sz="0" w:space="0" w:color="auto"/>
      </w:divBdr>
    </w:div>
    <w:div w:id="535236458">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7031294">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5856465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7322096">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33490300">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13697433">
      <w:bodyDiv w:val="1"/>
      <w:marLeft w:val="0"/>
      <w:marRight w:val="0"/>
      <w:marTop w:val="0"/>
      <w:marBottom w:val="0"/>
      <w:divBdr>
        <w:top w:val="none" w:sz="0" w:space="0" w:color="auto"/>
        <w:left w:val="none" w:sz="0" w:space="0" w:color="auto"/>
        <w:bottom w:val="none" w:sz="0" w:space="0" w:color="auto"/>
        <w:right w:val="none" w:sz="0" w:space="0" w:color="auto"/>
      </w:divBdr>
    </w:div>
    <w:div w:id="714694540">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387293942">
          <w:marLeft w:val="0"/>
          <w:marRight w:val="0"/>
          <w:marTop w:val="0"/>
          <w:marBottom w:val="0"/>
          <w:divBdr>
            <w:top w:val="none" w:sz="0" w:space="0" w:color="auto"/>
            <w:left w:val="none" w:sz="0" w:space="0" w:color="auto"/>
            <w:bottom w:val="none" w:sz="0" w:space="0" w:color="auto"/>
            <w:right w:val="none" w:sz="0" w:space="0" w:color="auto"/>
          </w:divBdr>
        </w:div>
        <w:div w:id="98717258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 w:id="117997221">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339240438">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97093827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44918180">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sChild>
        </w:div>
        <w:div w:id="957373726">
          <w:marLeft w:val="0"/>
          <w:marRight w:val="0"/>
          <w:marTop w:val="0"/>
          <w:marBottom w:val="0"/>
          <w:divBdr>
            <w:top w:val="none" w:sz="0" w:space="0" w:color="auto"/>
            <w:left w:val="none" w:sz="0" w:space="0" w:color="auto"/>
            <w:bottom w:val="none" w:sz="0" w:space="0" w:color="auto"/>
            <w:right w:val="none" w:sz="0" w:space="0" w:color="auto"/>
          </w:divBdr>
          <w:divsChild>
            <w:div w:id="1420708897">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258610891">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sChild>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1639459880">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75329335">
              <w:marLeft w:val="0"/>
              <w:marRight w:val="0"/>
              <w:marTop w:val="0"/>
              <w:marBottom w:val="0"/>
              <w:divBdr>
                <w:top w:val="none" w:sz="0" w:space="0" w:color="auto"/>
                <w:left w:val="none" w:sz="0" w:space="0" w:color="auto"/>
                <w:bottom w:val="none" w:sz="0" w:space="0" w:color="auto"/>
                <w:right w:val="none" w:sz="0" w:space="0" w:color="auto"/>
              </w:divBdr>
            </w:div>
          </w:divsChild>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2110881509">
                      <w:marLeft w:val="0"/>
                      <w:marRight w:val="0"/>
                      <w:marTop w:val="0"/>
                      <w:marBottom w:val="0"/>
                      <w:divBdr>
                        <w:top w:val="none" w:sz="0" w:space="0" w:color="auto"/>
                        <w:left w:val="none" w:sz="0" w:space="0" w:color="auto"/>
                        <w:bottom w:val="none" w:sz="0" w:space="0" w:color="auto"/>
                        <w:right w:val="none" w:sz="0" w:space="0" w:color="auto"/>
                      </w:divBdr>
                    </w:div>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51138294">
                      <w:marLeft w:val="0"/>
                      <w:marRight w:val="0"/>
                      <w:marTop w:val="0"/>
                      <w:marBottom w:val="0"/>
                      <w:divBdr>
                        <w:top w:val="none" w:sz="0" w:space="0" w:color="auto"/>
                        <w:left w:val="none" w:sz="0" w:space="0" w:color="auto"/>
                        <w:bottom w:val="none" w:sz="0" w:space="0" w:color="auto"/>
                        <w:right w:val="none" w:sz="0" w:space="0" w:color="auto"/>
                      </w:divBdr>
                    </w:div>
                    <w:div w:id="138498482">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0500647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25327878">
      <w:bodyDiv w:val="1"/>
      <w:marLeft w:val="0"/>
      <w:marRight w:val="0"/>
      <w:marTop w:val="0"/>
      <w:marBottom w:val="0"/>
      <w:divBdr>
        <w:top w:val="none" w:sz="0" w:space="0" w:color="auto"/>
        <w:left w:val="none" w:sz="0" w:space="0" w:color="auto"/>
        <w:bottom w:val="none" w:sz="0" w:space="0" w:color="auto"/>
        <w:right w:val="none" w:sz="0" w:space="0" w:color="auto"/>
      </w:divBdr>
    </w:div>
    <w:div w:id="10305714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461702634">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8796851">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2835430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1774785638">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1758020367">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379790337">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1069307425">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72361788">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sChild>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211570767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93787245">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sChild>
        </w:div>
        <w:div w:id="35744034">
          <w:marLeft w:val="0"/>
          <w:marRight w:val="0"/>
          <w:marTop w:val="0"/>
          <w:marBottom w:val="0"/>
          <w:divBdr>
            <w:top w:val="none" w:sz="0" w:space="0" w:color="auto"/>
            <w:left w:val="none" w:sz="0" w:space="0" w:color="auto"/>
            <w:bottom w:val="none" w:sz="0" w:space="0" w:color="auto"/>
            <w:right w:val="none" w:sz="0" w:space="0" w:color="auto"/>
          </w:divBdr>
          <w:divsChild>
            <w:div w:id="1317958832">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8920831">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542210489">
                      <w:marLeft w:val="0"/>
                      <w:marRight w:val="0"/>
                      <w:marTop w:val="0"/>
                      <w:marBottom w:val="0"/>
                      <w:divBdr>
                        <w:top w:val="none" w:sz="0" w:space="0" w:color="auto"/>
                        <w:left w:val="none" w:sz="0" w:space="0" w:color="auto"/>
                        <w:bottom w:val="none" w:sz="0" w:space="0" w:color="auto"/>
                        <w:right w:val="none" w:sz="0" w:space="0" w:color="auto"/>
                      </w:divBdr>
                    </w:div>
                    <w:div w:id="1061978094">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1767572711">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281619397">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 w:id="883296642">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21150638">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1258978826">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8187915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556549638">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1953130894">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73554333">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sChild>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341545316">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102112832">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1302494100">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243639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sChild>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160904382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264458981">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675501006">
                      <w:marLeft w:val="0"/>
                      <w:marRight w:val="0"/>
                      <w:marTop w:val="0"/>
                      <w:marBottom w:val="0"/>
                      <w:divBdr>
                        <w:top w:val="none" w:sz="0" w:space="0" w:color="auto"/>
                        <w:left w:val="none" w:sz="0" w:space="0" w:color="auto"/>
                        <w:bottom w:val="none" w:sz="0" w:space="0" w:color="auto"/>
                        <w:right w:val="none" w:sz="0" w:space="0" w:color="auto"/>
                      </w:divBdr>
                    </w:div>
                    <w:div w:id="50568067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1301422246">
                      <w:marLeft w:val="0"/>
                      <w:marRight w:val="0"/>
                      <w:marTop w:val="0"/>
                      <w:marBottom w:val="0"/>
                      <w:divBdr>
                        <w:top w:val="none" w:sz="0" w:space="0" w:color="auto"/>
                        <w:left w:val="none" w:sz="0" w:space="0" w:color="auto"/>
                        <w:bottom w:val="none" w:sz="0" w:space="0" w:color="auto"/>
                        <w:right w:val="none" w:sz="0" w:space="0" w:color="auto"/>
                      </w:divBdr>
                    </w:div>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551697098">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6372096">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46079712">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1262950236">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328918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597903411">
      <w:bodyDiv w:val="1"/>
      <w:marLeft w:val="0"/>
      <w:marRight w:val="0"/>
      <w:marTop w:val="0"/>
      <w:marBottom w:val="0"/>
      <w:divBdr>
        <w:top w:val="none" w:sz="0" w:space="0" w:color="auto"/>
        <w:left w:val="none" w:sz="0" w:space="0" w:color="auto"/>
        <w:bottom w:val="none" w:sz="0" w:space="0" w:color="auto"/>
        <w:right w:val="none" w:sz="0" w:space="0" w:color="auto"/>
      </w:divBdr>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1967597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48558693">
      <w:bodyDiv w:val="1"/>
      <w:marLeft w:val="0"/>
      <w:marRight w:val="0"/>
      <w:marTop w:val="0"/>
      <w:marBottom w:val="0"/>
      <w:divBdr>
        <w:top w:val="none" w:sz="0" w:space="0" w:color="auto"/>
        <w:left w:val="none" w:sz="0" w:space="0" w:color="auto"/>
        <w:bottom w:val="none" w:sz="0" w:space="0" w:color="auto"/>
        <w:right w:val="none" w:sz="0" w:space="0" w:color="auto"/>
      </w:divBdr>
    </w:div>
    <w:div w:id="1662925165">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710256512">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2966632">
      <w:bodyDiv w:val="1"/>
      <w:marLeft w:val="0"/>
      <w:marRight w:val="0"/>
      <w:marTop w:val="0"/>
      <w:marBottom w:val="0"/>
      <w:divBdr>
        <w:top w:val="none" w:sz="0" w:space="0" w:color="auto"/>
        <w:left w:val="none" w:sz="0" w:space="0" w:color="auto"/>
        <w:bottom w:val="none" w:sz="0" w:space="0" w:color="auto"/>
        <w:right w:val="none" w:sz="0" w:space="0" w:color="auto"/>
      </w:divBdr>
      <w:divsChild>
        <w:div w:id="1025981934">
          <w:marLeft w:val="0"/>
          <w:marRight w:val="0"/>
          <w:marTop w:val="0"/>
          <w:marBottom w:val="0"/>
          <w:divBdr>
            <w:top w:val="none" w:sz="0" w:space="0" w:color="auto"/>
            <w:left w:val="none" w:sz="0" w:space="0" w:color="auto"/>
            <w:bottom w:val="none" w:sz="0" w:space="0" w:color="auto"/>
            <w:right w:val="none" w:sz="0" w:space="0" w:color="auto"/>
          </w:divBdr>
        </w:div>
      </w:divsChild>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8270753">
      <w:bodyDiv w:val="1"/>
      <w:marLeft w:val="0"/>
      <w:marRight w:val="0"/>
      <w:marTop w:val="0"/>
      <w:marBottom w:val="0"/>
      <w:divBdr>
        <w:top w:val="none" w:sz="0" w:space="0" w:color="auto"/>
        <w:left w:val="none" w:sz="0" w:space="0" w:color="auto"/>
        <w:bottom w:val="none" w:sz="0" w:space="0" w:color="auto"/>
        <w:right w:val="none" w:sz="0" w:space="0" w:color="auto"/>
      </w:divBdr>
    </w:div>
    <w:div w:id="1888445643">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672416300">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26411117">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1034386559">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59332747">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921">
      <w:bodyDiv w:val="1"/>
      <w:marLeft w:val="0"/>
      <w:marRight w:val="0"/>
      <w:marTop w:val="0"/>
      <w:marBottom w:val="0"/>
      <w:divBdr>
        <w:top w:val="none" w:sz="0" w:space="0" w:color="auto"/>
        <w:left w:val="none" w:sz="0" w:space="0" w:color="auto"/>
        <w:bottom w:val="none" w:sz="0" w:space="0" w:color="auto"/>
        <w:right w:val="none" w:sz="0" w:space="0" w:color="auto"/>
      </w:divBdr>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165</TotalTime>
  <Pages>104</Pages>
  <Words>23783</Words>
  <Characters>135568</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R&amp;D Rport Title</vt:lpstr>
    </vt:vector>
  </TitlesOfParts>
  <Company/>
  <LinksUpToDate>false</LinksUpToDate>
  <CharactersWithSpaces>159033</CharactersWithSpaces>
  <SharedDoc>false</SharedDoc>
  <HLinks>
    <vt:vector size="432" baseType="variant">
      <vt:variant>
        <vt:i4>5832713</vt:i4>
      </vt:variant>
      <vt:variant>
        <vt:i4>474</vt:i4>
      </vt:variant>
      <vt:variant>
        <vt:i4>0</vt:i4>
      </vt:variant>
      <vt:variant>
        <vt:i4>5</vt:i4>
      </vt:variant>
      <vt:variant>
        <vt:lpwstr>https://github.com/DanielGoel/FeatureSelectionML.git</vt:lpwstr>
      </vt:variant>
      <vt:variant>
        <vt:lpwstr/>
      </vt:variant>
      <vt:variant>
        <vt:i4>1507386</vt:i4>
      </vt:variant>
      <vt:variant>
        <vt:i4>404</vt:i4>
      </vt:variant>
      <vt:variant>
        <vt:i4>0</vt:i4>
      </vt:variant>
      <vt:variant>
        <vt:i4>5</vt:i4>
      </vt:variant>
      <vt:variant>
        <vt:lpwstr/>
      </vt:variant>
      <vt:variant>
        <vt:lpwstr>_Toc191292395</vt:lpwstr>
      </vt:variant>
      <vt:variant>
        <vt:i4>1507386</vt:i4>
      </vt:variant>
      <vt:variant>
        <vt:i4>398</vt:i4>
      </vt:variant>
      <vt:variant>
        <vt:i4>0</vt:i4>
      </vt:variant>
      <vt:variant>
        <vt:i4>5</vt:i4>
      </vt:variant>
      <vt:variant>
        <vt:lpwstr/>
      </vt:variant>
      <vt:variant>
        <vt:lpwstr>_Toc191292394</vt:lpwstr>
      </vt:variant>
      <vt:variant>
        <vt:i4>1507386</vt:i4>
      </vt:variant>
      <vt:variant>
        <vt:i4>392</vt:i4>
      </vt:variant>
      <vt:variant>
        <vt:i4>0</vt:i4>
      </vt:variant>
      <vt:variant>
        <vt:i4>5</vt:i4>
      </vt:variant>
      <vt:variant>
        <vt:lpwstr/>
      </vt:variant>
      <vt:variant>
        <vt:lpwstr>_Toc191292393</vt:lpwstr>
      </vt:variant>
      <vt:variant>
        <vt:i4>1507386</vt:i4>
      </vt:variant>
      <vt:variant>
        <vt:i4>386</vt:i4>
      </vt:variant>
      <vt:variant>
        <vt:i4>0</vt:i4>
      </vt:variant>
      <vt:variant>
        <vt:i4>5</vt:i4>
      </vt:variant>
      <vt:variant>
        <vt:lpwstr/>
      </vt:variant>
      <vt:variant>
        <vt:lpwstr>_Toc191292392</vt:lpwstr>
      </vt:variant>
      <vt:variant>
        <vt:i4>1507386</vt:i4>
      </vt:variant>
      <vt:variant>
        <vt:i4>380</vt:i4>
      </vt:variant>
      <vt:variant>
        <vt:i4>0</vt:i4>
      </vt:variant>
      <vt:variant>
        <vt:i4>5</vt:i4>
      </vt:variant>
      <vt:variant>
        <vt:lpwstr/>
      </vt:variant>
      <vt:variant>
        <vt:lpwstr>_Toc191292391</vt:lpwstr>
      </vt:variant>
      <vt:variant>
        <vt:i4>1507386</vt:i4>
      </vt:variant>
      <vt:variant>
        <vt:i4>374</vt:i4>
      </vt:variant>
      <vt:variant>
        <vt:i4>0</vt:i4>
      </vt:variant>
      <vt:variant>
        <vt:i4>5</vt:i4>
      </vt:variant>
      <vt:variant>
        <vt:lpwstr/>
      </vt:variant>
      <vt:variant>
        <vt:lpwstr>_Toc191292390</vt:lpwstr>
      </vt:variant>
      <vt:variant>
        <vt:i4>1441850</vt:i4>
      </vt:variant>
      <vt:variant>
        <vt:i4>368</vt:i4>
      </vt:variant>
      <vt:variant>
        <vt:i4>0</vt:i4>
      </vt:variant>
      <vt:variant>
        <vt:i4>5</vt:i4>
      </vt:variant>
      <vt:variant>
        <vt:lpwstr/>
      </vt:variant>
      <vt:variant>
        <vt:lpwstr>_Toc191292389</vt:lpwstr>
      </vt:variant>
      <vt:variant>
        <vt:i4>1441850</vt:i4>
      </vt:variant>
      <vt:variant>
        <vt:i4>362</vt:i4>
      </vt:variant>
      <vt:variant>
        <vt:i4>0</vt:i4>
      </vt:variant>
      <vt:variant>
        <vt:i4>5</vt:i4>
      </vt:variant>
      <vt:variant>
        <vt:lpwstr/>
      </vt:variant>
      <vt:variant>
        <vt:lpwstr>_Toc191292388</vt:lpwstr>
      </vt:variant>
      <vt:variant>
        <vt:i4>1441850</vt:i4>
      </vt:variant>
      <vt:variant>
        <vt:i4>356</vt:i4>
      </vt:variant>
      <vt:variant>
        <vt:i4>0</vt:i4>
      </vt:variant>
      <vt:variant>
        <vt:i4>5</vt:i4>
      </vt:variant>
      <vt:variant>
        <vt:lpwstr/>
      </vt:variant>
      <vt:variant>
        <vt:lpwstr>_Toc191292387</vt:lpwstr>
      </vt:variant>
      <vt:variant>
        <vt:i4>1441850</vt:i4>
      </vt:variant>
      <vt:variant>
        <vt:i4>350</vt:i4>
      </vt:variant>
      <vt:variant>
        <vt:i4>0</vt:i4>
      </vt:variant>
      <vt:variant>
        <vt:i4>5</vt:i4>
      </vt:variant>
      <vt:variant>
        <vt:lpwstr/>
      </vt:variant>
      <vt:variant>
        <vt:lpwstr>_Toc191292386</vt:lpwstr>
      </vt:variant>
      <vt:variant>
        <vt:i4>1441850</vt:i4>
      </vt:variant>
      <vt:variant>
        <vt:i4>344</vt:i4>
      </vt:variant>
      <vt:variant>
        <vt:i4>0</vt:i4>
      </vt:variant>
      <vt:variant>
        <vt:i4>5</vt:i4>
      </vt:variant>
      <vt:variant>
        <vt:lpwstr/>
      </vt:variant>
      <vt:variant>
        <vt:lpwstr>_Toc191292385</vt:lpwstr>
      </vt:variant>
      <vt:variant>
        <vt:i4>1441850</vt:i4>
      </vt:variant>
      <vt:variant>
        <vt:i4>338</vt:i4>
      </vt:variant>
      <vt:variant>
        <vt:i4>0</vt:i4>
      </vt:variant>
      <vt:variant>
        <vt:i4>5</vt:i4>
      </vt:variant>
      <vt:variant>
        <vt:lpwstr/>
      </vt:variant>
      <vt:variant>
        <vt:lpwstr>_Toc191292384</vt:lpwstr>
      </vt:variant>
      <vt:variant>
        <vt:i4>1966141</vt:i4>
      </vt:variant>
      <vt:variant>
        <vt:i4>329</vt:i4>
      </vt:variant>
      <vt:variant>
        <vt:i4>0</vt:i4>
      </vt:variant>
      <vt:variant>
        <vt:i4>5</vt:i4>
      </vt:variant>
      <vt:variant>
        <vt:lpwstr/>
      </vt:variant>
      <vt:variant>
        <vt:lpwstr>_Toc191292401</vt:lpwstr>
      </vt:variant>
      <vt:variant>
        <vt:i4>1966141</vt:i4>
      </vt:variant>
      <vt:variant>
        <vt:i4>323</vt:i4>
      </vt:variant>
      <vt:variant>
        <vt:i4>0</vt:i4>
      </vt:variant>
      <vt:variant>
        <vt:i4>5</vt:i4>
      </vt:variant>
      <vt:variant>
        <vt:lpwstr/>
      </vt:variant>
      <vt:variant>
        <vt:lpwstr>_Toc191292400</vt:lpwstr>
      </vt:variant>
      <vt:variant>
        <vt:i4>1507386</vt:i4>
      </vt:variant>
      <vt:variant>
        <vt:i4>317</vt:i4>
      </vt:variant>
      <vt:variant>
        <vt:i4>0</vt:i4>
      </vt:variant>
      <vt:variant>
        <vt:i4>5</vt:i4>
      </vt:variant>
      <vt:variant>
        <vt:lpwstr/>
      </vt:variant>
      <vt:variant>
        <vt:lpwstr>_Toc191292399</vt:lpwstr>
      </vt:variant>
      <vt:variant>
        <vt:i4>1507386</vt:i4>
      </vt:variant>
      <vt:variant>
        <vt:i4>311</vt:i4>
      </vt:variant>
      <vt:variant>
        <vt:i4>0</vt:i4>
      </vt:variant>
      <vt:variant>
        <vt:i4>5</vt:i4>
      </vt:variant>
      <vt:variant>
        <vt:lpwstr/>
      </vt:variant>
      <vt:variant>
        <vt:lpwstr>_Toc191292398</vt:lpwstr>
      </vt:variant>
      <vt:variant>
        <vt:i4>1507386</vt:i4>
      </vt:variant>
      <vt:variant>
        <vt:i4>305</vt:i4>
      </vt:variant>
      <vt:variant>
        <vt:i4>0</vt:i4>
      </vt:variant>
      <vt:variant>
        <vt:i4>5</vt:i4>
      </vt:variant>
      <vt:variant>
        <vt:lpwstr/>
      </vt:variant>
      <vt:variant>
        <vt:lpwstr>_Toc191292397</vt:lpwstr>
      </vt:variant>
      <vt:variant>
        <vt:i4>1507386</vt:i4>
      </vt:variant>
      <vt:variant>
        <vt:i4>299</vt:i4>
      </vt:variant>
      <vt:variant>
        <vt:i4>0</vt:i4>
      </vt:variant>
      <vt:variant>
        <vt:i4>5</vt:i4>
      </vt:variant>
      <vt:variant>
        <vt:lpwstr/>
      </vt:variant>
      <vt:variant>
        <vt:lpwstr>_Toc191292396</vt:lpwstr>
      </vt:variant>
      <vt:variant>
        <vt:i4>1835068</vt:i4>
      </vt:variant>
      <vt:variant>
        <vt:i4>290</vt:i4>
      </vt:variant>
      <vt:variant>
        <vt:i4>0</vt:i4>
      </vt:variant>
      <vt:variant>
        <vt:i4>5</vt:i4>
      </vt:variant>
      <vt:variant>
        <vt:lpwstr/>
      </vt:variant>
      <vt:variant>
        <vt:lpwstr>_Toc192164975</vt:lpwstr>
      </vt:variant>
      <vt:variant>
        <vt:i4>1835068</vt:i4>
      </vt:variant>
      <vt:variant>
        <vt:i4>284</vt:i4>
      </vt:variant>
      <vt:variant>
        <vt:i4>0</vt:i4>
      </vt:variant>
      <vt:variant>
        <vt:i4>5</vt:i4>
      </vt:variant>
      <vt:variant>
        <vt:lpwstr/>
      </vt:variant>
      <vt:variant>
        <vt:lpwstr>_Toc192164974</vt:lpwstr>
      </vt:variant>
      <vt:variant>
        <vt:i4>1835068</vt:i4>
      </vt:variant>
      <vt:variant>
        <vt:i4>278</vt:i4>
      </vt:variant>
      <vt:variant>
        <vt:i4>0</vt:i4>
      </vt:variant>
      <vt:variant>
        <vt:i4>5</vt:i4>
      </vt:variant>
      <vt:variant>
        <vt:lpwstr/>
      </vt:variant>
      <vt:variant>
        <vt:lpwstr>_Toc192164973</vt:lpwstr>
      </vt:variant>
      <vt:variant>
        <vt:i4>1835068</vt:i4>
      </vt:variant>
      <vt:variant>
        <vt:i4>272</vt:i4>
      </vt:variant>
      <vt:variant>
        <vt:i4>0</vt:i4>
      </vt:variant>
      <vt:variant>
        <vt:i4>5</vt:i4>
      </vt:variant>
      <vt:variant>
        <vt:lpwstr/>
      </vt:variant>
      <vt:variant>
        <vt:lpwstr>_Toc192164972</vt:lpwstr>
      </vt:variant>
      <vt:variant>
        <vt:i4>1835068</vt:i4>
      </vt:variant>
      <vt:variant>
        <vt:i4>266</vt:i4>
      </vt:variant>
      <vt:variant>
        <vt:i4>0</vt:i4>
      </vt:variant>
      <vt:variant>
        <vt:i4>5</vt:i4>
      </vt:variant>
      <vt:variant>
        <vt:lpwstr/>
      </vt:variant>
      <vt:variant>
        <vt:lpwstr>_Toc192164971</vt:lpwstr>
      </vt:variant>
      <vt:variant>
        <vt:i4>1835068</vt:i4>
      </vt:variant>
      <vt:variant>
        <vt:i4>260</vt:i4>
      </vt:variant>
      <vt:variant>
        <vt:i4>0</vt:i4>
      </vt:variant>
      <vt:variant>
        <vt:i4>5</vt:i4>
      </vt:variant>
      <vt:variant>
        <vt:lpwstr/>
      </vt:variant>
      <vt:variant>
        <vt:lpwstr>_Toc192164970</vt:lpwstr>
      </vt:variant>
      <vt:variant>
        <vt:i4>1900604</vt:i4>
      </vt:variant>
      <vt:variant>
        <vt:i4>254</vt:i4>
      </vt:variant>
      <vt:variant>
        <vt:i4>0</vt:i4>
      </vt:variant>
      <vt:variant>
        <vt:i4>5</vt:i4>
      </vt:variant>
      <vt:variant>
        <vt:lpwstr/>
      </vt:variant>
      <vt:variant>
        <vt:lpwstr>_Toc192164969</vt:lpwstr>
      </vt:variant>
      <vt:variant>
        <vt:i4>1900604</vt:i4>
      </vt:variant>
      <vt:variant>
        <vt:i4>248</vt:i4>
      </vt:variant>
      <vt:variant>
        <vt:i4>0</vt:i4>
      </vt:variant>
      <vt:variant>
        <vt:i4>5</vt:i4>
      </vt:variant>
      <vt:variant>
        <vt:lpwstr/>
      </vt:variant>
      <vt:variant>
        <vt:lpwstr>_Toc192164968</vt:lpwstr>
      </vt:variant>
      <vt:variant>
        <vt:i4>1900604</vt:i4>
      </vt:variant>
      <vt:variant>
        <vt:i4>242</vt:i4>
      </vt:variant>
      <vt:variant>
        <vt:i4>0</vt:i4>
      </vt:variant>
      <vt:variant>
        <vt:i4>5</vt:i4>
      </vt:variant>
      <vt:variant>
        <vt:lpwstr/>
      </vt:variant>
      <vt:variant>
        <vt:lpwstr>_Toc192164967</vt:lpwstr>
      </vt:variant>
      <vt:variant>
        <vt:i4>1900604</vt:i4>
      </vt:variant>
      <vt:variant>
        <vt:i4>236</vt:i4>
      </vt:variant>
      <vt:variant>
        <vt:i4>0</vt:i4>
      </vt:variant>
      <vt:variant>
        <vt:i4>5</vt:i4>
      </vt:variant>
      <vt:variant>
        <vt:lpwstr/>
      </vt:variant>
      <vt:variant>
        <vt:lpwstr>_Toc192164966</vt:lpwstr>
      </vt:variant>
      <vt:variant>
        <vt:i4>1900604</vt:i4>
      </vt:variant>
      <vt:variant>
        <vt:i4>230</vt:i4>
      </vt:variant>
      <vt:variant>
        <vt:i4>0</vt:i4>
      </vt:variant>
      <vt:variant>
        <vt:i4>5</vt:i4>
      </vt:variant>
      <vt:variant>
        <vt:lpwstr/>
      </vt:variant>
      <vt:variant>
        <vt:lpwstr>_Toc192164965</vt:lpwstr>
      </vt:variant>
      <vt:variant>
        <vt:i4>1900604</vt:i4>
      </vt:variant>
      <vt:variant>
        <vt:i4>224</vt:i4>
      </vt:variant>
      <vt:variant>
        <vt:i4>0</vt:i4>
      </vt:variant>
      <vt:variant>
        <vt:i4>5</vt:i4>
      </vt:variant>
      <vt:variant>
        <vt:lpwstr/>
      </vt:variant>
      <vt:variant>
        <vt:lpwstr>_Toc192164964</vt:lpwstr>
      </vt:variant>
      <vt:variant>
        <vt:i4>1900604</vt:i4>
      </vt:variant>
      <vt:variant>
        <vt:i4>218</vt:i4>
      </vt:variant>
      <vt:variant>
        <vt:i4>0</vt:i4>
      </vt:variant>
      <vt:variant>
        <vt:i4>5</vt:i4>
      </vt:variant>
      <vt:variant>
        <vt:lpwstr/>
      </vt:variant>
      <vt:variant>
        <vt:lpwstr>_Toc192164963</vt:lpwstr>
      </vt:variant>
      <vt:variant>
        <vt:i4>1900604</vt:i4>
      </vt:variant>
      <vt:variant>
        <vt:i4>212</vt:i4>
      </vt:variant>
      <vt:variant>
        <vt:i4>0</vt:i4>
      </vt:variant>
      <vt:variant>
        <vt:i4>5</vt:i4>
      </vt:variant>
      <vt:variant>
        <vt:lpwstr/>
      </vt:variant>
      <vt:variant>
        <vt:lpwstr>_Toc192164962</vt:lpwstr>
      </vt:variant>
      <vt:variant>
        <vt:i4>1900604</vt:i4>
      </vt:variant>
      <vt:variant>
        <vt:i4>206</vt:i4>
      </vt:variant>
      <vt:variant>
        <vt:i4>0</vt:i4>
      </vt:variant>
      <vt:variant>
        <vt:i4>5</vt:i4>
      </vt:variant>
      <vt:variant>
        <vt:lpwstr/>
      </vt:variant>
      <vt:variant>
        <vt:lpwstr>_Toc192164961</vt:lpwstr>
      </vt:variant>
      <vt:variant>
        <vt:i4>1900604</vt:i4>
      </vt:variant>
      <vt:variant>
        <vt:i4>200</vt:i4>
      </vt:variant>
      <vt:variant>
        <vt:i4>0</vt:i4>
      </vt:variant>
      <vt:variant>
        <vt:i4>5</vt:i4>
      </vt:variant>
      <vt:variant>
        <vt:lpwstr/>
      </vt:variant>
      <vt:variant>
        <vt:lpwstr>_Toc192164960</vt:lpwstr>
      </vt:variant>
      <vt:variant>
        <vt:i4>1966140</vt:i4>
      </vt:variant>
      <vt:variant>
        <vt:i4>194</vt:i4>
      </vt:variant>
      <vt:variant>
        <vt:i4>0</vt:i4>
      </vt:variant>
      <vt:variant>
        <vt:i4>5</vt:i4>
      </vt:variant>
      <vt:variant>
        <vt:lpwstr/>
      </vt:variant>
      <vt:variant>
        <vt:lpwstr>_Toc192164959</vt:lpwstr>
      </vt:variant>
      <vt:variant>
        <vt:i4>1966140</vt:i4>
      </vt:variant>
      <vt:variant>
        <vt:i4>188</vt:i4>
      </vt:variant>
      <vt:variant>
        <vt:i4>0</vt:i4>
      </vt:variant>
      <vt:variant>
        <vt:i4>5</vt:i4>
      </vt:variant>
      <vt:variant>
        <vt:lpwstr/>
      </vt:variant>
      <vt:variant>
        <vt:lpwstr>_Toc192164958</vt:lpwstr>
      </vt:variant>
      <vt:variant>
        <vt:i4>1966140</vt:i4>
      </vt:variant>
      <vt:variant>
        <vt:i4>182</vt:i4>
      </vt:variant>
      <vt:variant>
        <vt:i4>0</vt:i4>
      </vt:variant>
      <vt:variant>
        <vt:i4>5</vt:i4>
      </vt:variant>
      <vt:variant>
        <vt:lpwstr/>
      </vt:variant>
      <vt:variant>
        <vt:lpwstr>_Toc192164957</vt:lpwstr>
      </vt:variant>
      <vt:variant>
        <vt:i4>1966140</vt:i4>
      </vt:variant>
      <vt:variant>
        <vt:i4>176</vt:i4>
      </vt:variant>
      <vt:variant>
        <vt:i4>0</vt:i4>
      </vt:variant>
      <vt:variant>
        <vt:i4>5</vt:i4>
      </vt:variant>
      <vt:variant>
        <vt:lpwstr/>
      </vt:variant>
      <vt:variant>
        <vt:lpwstr>_Toc192164956</vt:lpwstr>
      </vt:variant>
      <vt:variant>
        <vt:i4>1966140</vt:i4>
      </vt:variant>
      <vt:variant>
        <vt:i4>170</vt:i4>
      </vt:variant>
      <vt:variant>
        <vt:i4>0</vt:i4>
      </vt:variant>
      <vt:variant>
        <vt:i4>5</vt:i4>
      </vt:variant>
      <vt:variant>
        <vt:lpwstr/>
      </vt:variant>
      <vt:variant>
        <vt:lpwstr>_Toc192164955</vt:lpwstr>
      </vt:variant>
      <vt:variant>
        <vt:i4>1966140</vt:i4>
      </vt:variant>
      <vt:variant>
        <vt:i4>164</vt:i4>
      </vt:variant>
      <vt:variant>
        <vt:i4>0</vt:i4>
      </vt:variant>
      <vt:variant>
        <vt:i4>5</vt:i4>
      </vt:variant>
      <vt:variant>
        <vt:lpwstr/>
      </vt:variant>
      <vt:variant>
        <vt:lpwstr>_Toc192164954</vt:lpwstr>
      </vt:variant>
      <vt:variant>
        <vt:i4>1966140</vt:i4>
      </vt:variant>
      <vt:variant>
        <vt:i4>158</vt:i4>
      </vt:variant>
      <vt:variant>
        <vt:i4>0</vt:i4>
      </vt:variant>
      <vt:variant>
        <vt:i4>5</vt:i4>
      </vt:variant>
      <vt:variant>
        <vt:lpwstr/>
      </vt:variant>
      <vt:variant>
        <vt:lpwstr>_Toc192164953</vt:lpwstr>
      </vt:variant>
      <vt:variant>
        <vt:i4>1966140</vt:i4>
      </vt:variant>
      <vt:variant>
        <vt:i4>152</vt:i4>
      </vt:variant>
      <vt:variant>
        <vt:i4>0</vt:i4>
      </vt:variant>
      <vt:variant>
        <vt:i4>5</vt:i4>
      </vt:variant>
      <vt:variant>
        <vt:lpwstr/>
      </vt:variant>
      <vt:variant>
        <vt:lpwstr>_Toc192164952</vt:lpwstr>
      </vt:variant>
      <vt:variant>
        <vt:i4>1966140</vt:i4>
      </vt:variant>
      <vt:variant>
        <vt:i4>146</vt:i4>
      </vt:variant>
      <vt:variant>
        <vt:i4>0</vt:i4>
      </vt:variant>
      <vt:variant>
        <vt:i4>5</vt:i4>
      </vt:variant>
      <vt:variant>
        <vt:lpwstr/>
      </vt:variant>
      <vt:variant>
        <vt:lpwstr>_Toc192164951</vt:lpwstr>
      </vt:variant>
      <vt:variant>
        <vt:i4>1966140</vt:i4>
      </vt:variant>
      <vt:variant>
        <vt:i4>140</vt:i4>
      </vt:variant>
      <vt:variant>
        <vt:i4>0</vt:i4>
      </vt:variant>
      <vt:variant>
        <vt:i4>5</vt:i4>
      </vt:variant>
      <vt:variant>
        <vt:lpwstr/>
      </vt:variant>
      <vt:variant>
        <vt:lpwstr>_Toc192164950</vt:lpwstr>
      </vt:variant>
      <vt:variant>
        <vt:i4>2031676</vt:i4>
      </vt:variant>
      <vt:variant>
        <vt:i4>134</vt:i4>
      </vt:variant>
      <vt:variant>
        <vt:i4>0</vt:i4>
      </vt:variant>
      <vt:variant>
        <vt:i4>5</vt:i4>
      </vt:variant>
      <vt:variant>
        <vt:lpwstr/>
      </vt:variant>
      <vt:variant>
        <vt:lpwstr>_Toc192164949</vt:lpwstr>
      </vt:variant>
      <vt:variant>
        <vt:i4>2031676</vt:i4>
      </vt:variant>
      <vt:variant>
        <vt:i4>128</vt:i4>
      </vt:variant>
      <vt:variant>
        <vt:i4>0</vt:i4>
      </vt:variant>
      <vt:variant>
        <vt:i4>5</vt:i4>
      </vt:variant>
      <vt:variant>
        <vt:lpwstr/>
      </vt:variant>
      <vt:variant>
        <vt:lpwstr>_Toc192164948</vt:lpwstr>
      </vt:variant>
      <vt:variant>
        <vt:i4>2031676</vt:i4>
      </vt:variant>
      <vt:variant>
        <vt:i4>122</vt:i4>
      </vt:variant>
      <vt:variant>
        <vt:i4>0</vt:i4>
      </vt:variant>
      <vt:variant>
        <vt:i4>5</vt:i4>
      </vt:variant>
      <vt:variant>
        <vt:lpwstr/>
      </vt:variant>
      <vt:variant>
        <vt:lpwstr>_Toc192164947</vt:lpwstr>
      </vt:variant>
      <vt:variant>
        <vt:i4>2031676</vt:i4>
      </vt:variant>
      <vt:variant>
        <vt:i4>116</vt:i4>
      </vt:variant>
      <vt:variant>
        <vt:i4>0</vt:i4>
      </vt:variant>
      <vt:variant>
        <vt:i4>5</vt:i4>
      </vt:variant>
      <vt:variant>
        <vt:lpwstr/>
      </vt:variant>
      <vt:variant>
        <vt:lpwstr>_Toc192164946</vt:lpwstr>
      </vt:variant>
      <vt:variant>
        <vt:i4>2031676</vt:i4>
      </vt:variant>
      <vt:variant>
        <vt:i4>110</vt:i4>
      </vt:variant>
      <vt:variant>
        <vt:i4>0</vt:i4>
      </vt:variant>
      <vt:variant>
        <vt:i4>5</vt:i4>
      </vt:variant>
      <vt:variant>
        <vt:lpwstr/>
      </vt:variant>
      <vt:variant>
        <vt:lpwstr>_Toc192164945</vt:lpwstr>
      </vt:variant>
      <vt:variant>
        <vt:i4>2031676</vt:i4>
      </vt:variant>
      <vt:variant>
        <vt:i4>104</vt:i4>
      </vt:variant>
      <vt:variant>
        <vt:i4>0</vt:i4>
      </vt:variant>
      <vt:variant>
        <vt:i4>5</vt:i4>
      </vt:variant>
      <vt:variant>
        <vt:lpwstr/>
      </vt:variant>
      <vt:variant>
        <vt:lpwstr>_Toc192164944</vt:lpwstr>
      </vt:variant>
      <vt:variant>
        <vt:i4>2031676</vt:i4>
      </vt:variant>
      <vt:variant>
        <vt:i4>98</vt:i4>
      </vt:variant>
      <vt:variant>
        <vt:i4>0</vt:i4>
      </vt:variant>
      <vt:variant>
        <vt:i4>5</vt:i4>
      </vt:variant>
      <vt:variant>
        <vt:lpwstr/>
      </vt:variant>
      <vt:variant>
        <vt:lpwstr>_Toc192164943</vt:lpwstr>
      </vt:variant>
      <vt:variant>
        <vt:i4>2031676</vt:i4>
      </vt:variant>
      <vt:variant>
        <vt:i4>92</vt:i4>
      </vt:variant>
      <vt:variant>
        <vt:i4>0</vt:i4>
      </vt:variant>
      <vt:variant>
        <vt:i4>5</vt:i4>
      </vt:variant>
      <vt:variant>
        <vt:lpwstr/>
      </vt:variant>
      <vt:variant>
        <vt:lpwstr>_Toc192164942</vt:lpwstr>
      </vt:variant>
      <vt:variant>
        <vt:i4>2031676</vt:i4>
      </vt:variant>
      <vt:variant>
        <vt:i4>86</vt:i4>
      </vt:variant>
      <vt:variant>
        <vt:i4>0</vt:i4>
      </vt:variant>
      <vt:variant>
        <vt:i4>5</vt:i4>
      </vt:variant>
      <vt:variant>
        <vt:lpwstr/>
      </vt:variant>
      <vt:variant>
        <vt:lpwstr>_Toc192164941</vt:lpwstr>
      </vt:variant>
      <vt:variant>
        <vt:i4>2031676</vt:i4>
      </vt:variant>
      <vt:variant>
        <vt:i4>80</vt:i4>
      </vt:variant>
      <vt:variant>
        <vt:i4>0</vt:i4>
      </vt:variant>
      <vt:variant>
        <vt:i4>5</vt:i4>
      </vt:variant>
      <vt:variant>
        <vt:lpwstr/>
      </vt:variant>
      <vt:variant>
        <vt:lpwstr>_Toc192164940</vt:lpwstr>
      </vt:variant>
      <vt:variant>
        <vt:i4>1572924</vt:i4>
      </vt:variant>
      <vt:variant>
        <vt:i4>74</vt:i4>
      </vt:variant>
      <vt:variant>
        <vt:i4>0</vt:i4>
      </vt:variant>
      <vt:variant>
        <vt:i4>5</vt:i4>
      </vt:variant>
      <vt:variant>
        <vt:lpwstr/>
      </vt:variant>
      <vt:variant>
        <vt:lpwstr>_Toc192164939</vt:lpwstr>
      </vt:variant>
      <vt:variant>
        <vt:i4>1572924</vt:i4>
      </vt:variant>
      <vt:variant>
        <vt:i4>68</vt:i4>
      </vt:variant>
      <vt:variant>
        <vt:i4>0</vt:i4>
      </vt:variant>
      <vt:variant>
        <vt:i4>5</vt:i4>
      </vt:variant>
      <vt:variant>
        <vt:lpwstr/>
      </vt:variant>
      <vt:variant>
        <vt:lpwstr>_Toc192164938</vt:lpwstr>
      </vt:variant>
      <vt:variant>
        <vt:i4>1572924</vt:i4>
      </vt:variant>
      <vt:variant>
        <vt:i4>62</vt:i4>
      </vt:variant>
      <vt:variant>
        <vt:i4>0</vt:i4>
      </vt:variant>
      <vt:variant>
        <vt:i4>5</vt:i4>
      </vt:variant>
      <vt:variant>
        <vt:lpwstr/>
      </vt:variant>
      <vt:variant>
        <vt:lpwstr>_Toc192164937</vt:lpwstr>
      </vt:variant>
      <vt:variant>
        <vt:i4>1572924</vt:i4>
      </vt:variant>
      <vt:variant>
        <vt:i4>56</vt:i4>
      </vt:variant>
      <vt:variant>
        <vt:i4>0</vt:i4>
      </vt:variant>
      <vt:variant>
        <vt:i4>5</vt:i4>
      </vt:variant>
      <vt:variant>
        <vt:lpwstr/>
      </vt:variant>
      <vt:variant>
        <vt:lpwstr>_Toc192164936</vt:lpwstr>
      </vt:variant>
      <vt:variant>
        <vt:i4>1572924</vt:i4>
      </vt:variant>
      <vt:variant>
        <vt:i4>50</vt:i4>
      </vt:variant>
      <vt:variant>
        <vt:i4>0</vt:i4>
      </vt:variant>
      <vt:variant>
        <vt:i4>5</vt:i4>
      </vt:variant>
      <vt:variant>
        <vt:lpwstr/>
      </vt:variant>
      <vt:variant>
        <vt:lpwstr>_Toc192164935</vt:lpwstr>
      </vt:variant>
      <vt:variant>
        <vt:i4>1572924</vt:i4>
      </vt:variant>
      <vt:variant>
        <vt:i4>44</vt:i4>
      </vt:variant>
      <vt:variant>
        <vt:i4>0</vt:i4>
      </vt:variant>
      <vt:variant>
        <vt:i4>5</vt:i4>
      </vt:variant>
      <vt:variant>
        <vt:lpwstr/>
      </vt:variant>
      <vt:variant>
        <vt:lpwstr>_Toc192164934</vt:lpwstr>
      </vt:variant>
      <vt:variant>
        <vt:i4>1572924</vt:i4>
      </vt:variant>
      <vt:variant>
        <vt:i4>38</vt:i4>
      </vt:variant>
      <vt:variant>
        <vt:i4>0</vt:i4>
      </vt:variant>
      <vt:variant>
        <vt:i4>5</vt:i4>
      </vt:variant>
      <vt:variant>
        <vt:lpwstr/>
      </vt:variant>
      <vt:variant>
        <vt:lpwstr>_Toc192164933</vt:lpwstr>
      </vt:variant>
      <vt:variant>
        <vt:i4>1572924</vt:i4>
      </vt:variant>
      <vt:variant>
        <vt:i4>32</vt:i4>
      </vt:variant>
      <vt:variant>
        <vt:i4>0</vt:i4>
      </vt:variant>
      <vt:variant>
        <vt:i4>5</vt:i4>
      </vt:variant>
      <vt:variant>
        <vt:lpwstr/>
      </vt:variant>
      <vt:variant>
        <vt:lpwstr>_Toc192164932</vt:lpwstr>
      </vt:variant>
      <vt:variant>
        <vt:i4>1572924</vt:i4>
      </vt:variant>
      <vt:variant>
        <vt:i4>26</vt:i4>
      </vt:variant>
      <vt:variant>
        <vt:i4>0</vt:i4>
      </vt:variant>
      <vt:variant>
        <vt:i4>5</vt:i4>
      </vt:variant>
      <vt:variant>
        <vt:lpwstr/>
      </vt:variant>
      <vt:variant>
        <vt:lpwstr>_Toc192164931</vt:lpwstr>
      </vt:variant>
      <vt:variant>
        <vt:i4>1572924</vt:i4>
      </vt:variant>
      <vt:variant>
        <vt:i4>20</vt:i4>
      </vt:variant>
      <vt:variant>
        <vt:i4>0</vt:i4>
      </vt:variant>
      <vt:variant>
        <vt:i4>5</vt:i4>
      </vt:variant>
      <vt:variant>
        <vt:lpwstr/>
      </vt:variant>
      <vt:variant>
        <vt:lpwstr>_Toc192164930</vt:lpwstr>
      </vt:variant>
      <vt:variant>
        <vt:i4>1638460</vt:i4>
      </vt:variant>
      <vt:variant>
        <vt:i4>14</vt:i4>
      </vt:variant>
      <vt:variant>
        <vt:i4>0</vt:i4>
      </vt:variant>
      <vt:variant>
        <vt:i4>5</vt:i4>
      </vt:variant>
      <vt:variant>
        <vt:lpwstr/>
      </vt:variant>
      <vt:variant>
        <vt:lpwstr>_Toc192164929</vt:lpwstr>
      </vt:variant>
      <vt:variant>
        <vt:i4>1638460</vt:i4>
      </vt:variant>
      <vt:variant>
        <vt:i4>8</vt:i4>
      </vt:variant>
      <vt:variant>
        <vt:i4>0</vt:i4>
      </vt:variant>
      <vt:variant>
        <vt:i4>5</vt:i4>
      </vt:variant>
      <vt:variant>
        <vt:lpwstr/>
      </vt:variant>
      <vt:variant>
        <vt:lpwstr>_Toc192164928</vt:lpwstr>
      </vt:variant>
      <vt:variant>
        <vt:i4>1638460</vt:i4>
      </vt:variant>
      <vt:variant>
        <vt:i4>2</vt:i4>
      </vt:variant>
      <vt:variant>
        <vt:i4>0</vt:i4>
      </vt:variant>
      <vt:variant>
        <vt:i4>5</vt:i4>
      </vt:variant>
      <vt:variant>
        <vt:lpwstr/>
      </vt:variant>
      <vt:variant>
        <vt:lpwstr>_Toc192164927</vt:lpwstr>
      </vt:variant>
      <vt:variant>
        <vt:i4>6488137</vt:i4>
      </vt:variant>
      <vt:variant>
        <vt:i4>18</vt:i4>
      </vt:variant>
      <vt:variant>
        <vt:i4>0</vt:i4>
      </vt:variant>
      <vt:variant>
        <vt:i4>5</vt:i4>
      </vt:variant>
      <vt:variant>
        <vt:lpwstr>mailto:info@sanstream.ca</vt:lpwstr>
      </vt:variant>
      <vt:variant>
        <vt:lpwstr/>
      </vt:variant>
      <vt:variant>
        <vt:i4>6488137</vt:i4>
      </vt:variant>
      <vt:variant>
        <vt:i4>9</vt:i4>
      </vt:variant>
      <vt:variant>
        <vt:i4>0</vt:i4>
      </vt:variant>
      <vt:variant>
        <vt:i4>5</vt:i4>
      </vt:variant>
      <vt:variant>
        <vt:lpwstr>mailto:info@sanstream.ca</vt:lpwstr>
      </vt:variant>
      <vt:variant>
        <vt:lpwstr/>
      </vt:variant>
      <vt:variant>
        <vt:i4>393246</vt:i4>
      </vt:variant>
      <vt:variant>
        <vt:i4>3</vt:i4>
      </vt:variant>
      <vt:variant>
        <vt:i4>0</vt:i4>
      </vt:variant>
      <vt:variant>
        <vt:i4>5</vt:i4>
      </vt:variant>
      <vt:variant>
        <vt:lpwstr>http://www.sanstream.ca/</vt:lpwstr>
      </vt:variant>
      <vt:variant>
        <vt:lpwstr/>
      </vt:variant>
      <vt:variant>
        <vt:i4>6488137</vt:i4>
      </vt:variant>
      <vt:variant>
        <vt:i4>0</vt:i4>
      </vt:variant>
      <vt:variant>
        <vt:i4>0</vt:i4>
      </vt:variant>
      <vt:variant>
        <vt:i4>5</vt:i4>
      </vt:variant>
      <vt:variant>
        <vt:lpwstr>mailto:info@sanstream.ca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creator/>
  <cp:keywords>ST_R_IOT_xxxxx</cp:keywords>
  <cp:lastModifiedBy>Daniel Goel</cp:lastModifiedBy>
  <cp:revision>74</cp:revision>
  <cp:lastPrinted>2009-09-18T17:56:00Z</cp:lastPrinted>
  <dcterms:created xsi:type="dcterms:W3CDTF">2025-03-03T16:09:00Z</dcterms:created>
  <dcterms:modified xsi:type="dcterms:W3CDTF">2025-03-20T17:49:00Z</dcterms:modified>
  <cp:contentStatus>Jan 29, 2019</cp:contentStatus>
</cp:coreProperties>
</file>