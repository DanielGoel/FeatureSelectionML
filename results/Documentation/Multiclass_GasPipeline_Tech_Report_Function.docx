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8F685" w14:textId="4015E5B4" w:rsidR="00502936" w:rsidRPr="00254AD7" w:rsidRDefault="00502936" w:rsidP="00AF314F"/>
    <w:p w14:paraId="6B656A4D" w14:textId="0A39885A" w:rsidR="00FE2034" w:rsidRPr="003663D3" w:rsidRDefault="429443A4" w:rsidP="524D1CB7">
      <w:pPr>
        <w:pStyle w:val="Default"/>
        <w:rPr>
          <w:rFonts w:ascii="Arial" w:hAnsi="Arial" w:cs="Arial"/>
          <w:b/>
          <w:bCs/>
          <w:color w:val="auto"/>
          <w:sz w:val="40"/>
          <w:szCs w:val="40"/>
          <w:lang w:val="en-CA" w:eastAsia="en-US"/>
        </w:rPr>
      </w:pPr>
      <w:r w:rsidRPr="429443A4">
        <w:rPr>
          <w:rFonts w:ascii="Arial" w:hAnsi="Arial" w:cs="Arial"/>
          <w:b/>
          <w:bCs/>
          <w:color w:val="auto"/>
          <w:sz w:val="40"/>
          <w:szCs w:val="40"/>
          <w:lang w:val="en-CA" w:eastAsia="en-US"/>
        </w:rPr>
        <w:t xml:space="preserve">New </w:t>
      </w:r>
      <w:proofErr w:type="spellStart"/>
      <w:r w:rsidRPr="429443A4">
        <w:rPr>
          <w:rFonts w:ascii="Arial" w:hAnsi="Arial" w:cs="Arial"/>
          <w:b/>
          <w:bCs/>
          <w:color w:val="auto"/>
          <w:sz w:val="40"/>
          <w:szCs w:val="40"/>
          <w:lang w:val="en-CA" w:eastAsia="en-US"/>
        </w:rPr>
        <w:t>GasPipeline</w:t>
      </w:r>
      <w:proofErr w:type="spellEnd"/>
      <w:r w:rsidRPr="429443A4">
        <w:rPr>
          <w:rFonts w:ascii="Arial" w:hAnsi="Arial" w:cs="Arial"/>
          <w:b/>
          <w:bCs/>
          <w:color w:val="auto"/>
          <w:sz w:val="40"/>
          <w:szCs w:val="40"/>
          <w:lang w:val="en-CA" w:eastAsia="en-US"/>
        </w:rPr>
        <w:t xml:space="preserve"> Multiclass Technical Report Function</w:t>
      </w:r>
    </w:p>
    <w:p w14:paraId="55B8F688" w14:textId="59FD1A90" w:rsidR="00502936" w:rsidRPr="00254AD7" w:rsidRDefault="00502936" w:rsidP="00AF314F"/>
    <w:p w14:paraId="55B8F68C" w14:textId="1A89B2CE" w:rsidR="0072428D" w:rsidRDefault="004C0BBA" w:rsidP="00AF314F">
      <w:pPr>
        <w:pStyle w:val="CoverPageDate"/>
        <w:jc w:val="both"/>
      </w:pPr>
      <w:r w:rsidRPr="0097533E">
        <w:rPr>
          <w:b/>
          <w:bCs/>
        </w:rPr>
        <w:t>Date</w:t>
      </w:r>
      <w:r>
        <w:t xml:space="preserve">: </w:t>
      </w:r>
      <w:r w:rsidR="00A67EEE">
        <w:t xml:space="preserve">Jan </w:t>
      </w:r>
      <w:r w:rsidR="00E32889">
        <w:t>22</w:t>
      </w:r>
      <w:r w:rsidR="0097533E">
        <w:t>, 202</w:t>
      </w:r>
      <w:r w:rsidR="00A67EEE">
        <w:t>5</w:t>
      </w:r>
    </w:p>
    <w:p w14:paraId="3659CFE0" w14:textId="77777777" w:rsidR="0097533E" w:rsidRDefault="0097533E" w:rsidP="00AF314F">
      <w:pPr>
        <w:pStyle w:val="CoverPageDate"/>
        <w:jc w:val="both"/>
      </w:pPr>
    </w:p>
    <w:p w14:paraId="6B2EAD04" w14:textId="2EDCD22F" w:rsidR="004C0BBA" w:rsidRPr="00254AD7" w:rsidRDefault="004C0BBA" w:rsidP="00AF314F">
      <w:pPr>
        <w:pStyle w:val="CoverPageDate"/>
        <w:jc w:val="both"/>
      </w:pPr>
      <w:r w:rsidRPr="0097533E">
        <w:rPr>
          <w:b/>
          <w:bCs/>
        </w:rPr>
        <w:t>Tech Report Filename</w:t>
      </w:r>
      <w:r>
        <w:t xml:space="preserve">: </w:t>
      </w:r>
      <w:r w:rsidR="00ED2EB9">
        <w:t>Multiclass_GasPipeline_Tech</w:t>
      </w:r>
      <w:r w:rsidR="006E3EA9">
        <w:t>_Report</w:t>
      </w:r>
      <w:r w:rsidR="003C44D5">
        <w:t>_Function</w:t>
      </w:r>
      <w:r w:rsidR="00ED2EB9">
        <w:t>.docx</w:t>
      </w:r>
    </w:p>
    <w:p w14:paraId="55B8F68D" w14:textId="77777777" w:rsidR="0072428D" w:rsidRPr="00254AD7" w:rsidRDefault="0072428D" w:rsidP="00AF314F"/>
    <w:p w14:paraId="55B8F68E" w14:textId="77777777" w:rsidR="00502936" w:rsidRPr="00254AD7" w:rsidRDefault="00502936" w:rsidP="00AF314F">
      <w:pPr>
        <w:sectPr w:rsidR="00502936" w:rsidRPr="00254AD7" w:rsidSect="00B07409">
          <w:headerReference w:type="even" r:id="rId9"/>
          <w:headerReference w:type="default" r:id="rId10"/>
          <w:footerReference w:type="even" r:id="rId11"/>
          <w:footerReference w:type="default" r:id="rId12"/>
          <w:headerReference w:type="first" r:id="rId13"/>
          <w:footerReference w:type="first" r:id="rId14"/>
          <w:pgSz w:w="12240" w:h="15840" w:code="1"/>
          <w:pgMar w:top="4320" w:right="1440" w:bottom="1440" w:left="1440" w:header="576" w:footer="1008" w:gutter="0"/>
          <w:cols w:space="720"/>
          <w:titlePg/>
          <w:docGrid w:linePitch="360"/>
        </w:sectPr>
      </w:pPr>
    </w:p>
    <w:p w14:paraId="55B8F68F" w14:textId="77777777" w:rsidR="00502936" w:rsidRPr="00254AD7" w:rsidRDefault="00502936" w:rsidP="00AF314F">
      <w:pPr>
        <w:pStyle w:val="HiddenText"/>
      </w:pPr>
      <w:r w:rsidRPr="00254AD7">
        <w:lastRenderedPageBreak/>
        <w:t>This page is to be printed on the back of the cover page. This text is hidden so it will not print.</w:t>
      </w:r>
    </w:p>
    <w:p w14:paraId="4B3A83CE" w14:textId="5950EB95" w:rsidR="002A7204" w:rsidRPr="00254AD7" w:rsidRDefault="002A7204" w:rsidP="00AF314F">
      <w:pPr>
        <w:tabs>
          <w:tab w:val="left" w:pos="1485"/>
        </w:tabs>
      </w:pPr>
    </w:p>
    <w:p w14:paraId="55B8F692" w14:textId="77777777" w:rsidR="00EC19DD" w:rsidRPr="00254AD7" w:rsidRDefault="00EC19DD" w:rsidP="00AF314F">
      <w:pPr>
        <w:pStyle w:val="Title"/>
        <w:spacing w:line="360" w:lineRule="auto"/>
        <w:rPr>
          <w:rFonts w:ascii="Arial" w:hAnsi="Arial" w:cs="Arial"/>
        </w:rPr>
      </w:pPr>
      <w:r w:rsidRPr="00254AD7">
        <w:rPr>
          <w:rFonts w:ascii="Arial" w:hAnsi="Arial" w:cs="Arial"/>
        </w:rPr>
        <w:t>Table of Contents</w:t>
      </w:r>
    </w:p>
    <w:sdt>
      <w:sdtPr>
        <w:rPr>
          <w:b/>
          <w:bCs/>
        </w:rPr>
        <w:id w:val="2116012928"/>
        <w:docPartObj>
          <w:docPartGallery w:val="Table of Contents"/>
          <w:docPartUnique/>
        </w:docPartObj>
      </w:sdtPr>
      <w:sdtEndPr>
        <w:rPr>
          <w:b w:val="0"/>
          <w:bCs w:val="0"/>
          <w:noProof/>
        </w:rPr>
      </w:sdtEndPr>
      <w:sdtContent>
        <w:p w14:paraId="524C7E8B" w14:textId="0EC4613B" w:rsidR="0050127B" w:rsidRDefault="00254AD7">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r w:rsidRPr="00254AD7">
            <w:rPr>
              <w:b/>
              <w:bCs/>
              <w:noProof/>
            </w:rPr>
            <w:fldChar w:fldCharType="begin"/>
          </w:r>
          <w:r w:rsidRPr="0029765A">
            <w:rPr>
              <w:b/>
              <w:bCs/>
              <w:noProof/>
            </w:rPr>
            <w:instrText xml:space="preserve"> TOC \o "1-3" \h \z \u </w:instrText>
          </w:r>
          <w:r w:rsidRPr="00254AD7">
            <w:rPr>
              <w:b/>
              <w:bCs/>
              <w:noProof/>
            </w:rPr>
            <w:fldChar w:fldCharType="separate"/>
          </w:r>
          <w:hyperlink w:anchor="_Toc192164927" w:history="1">
            <w:r w:rsidR="0050127B" w:rsidRPr="00697774">
              <w:rPr>
                <w:rStyle w:val="Hyperlink"/>
                <w:noProof/>
                <w:lang w:val="en-US" w:eastAsia="en-US"/>
              </w:rPr>
              <w:t>1</w:t>
            </w:r>
            <w:r w:rsidR="0050127B">
              <w:rPr>
                <w:rFonts w:asciiTheme="minorHAnsi" w:eastAsiaTheme="minorEastAsia" w:hAnsiTheme="minorHAnsi" w:cstheme="minorBidi"/>
                <w:noProof/>
                <w:kern w:val="2"/>
                <w:lang w:val="en-US" w:eastAsia="en-US"/>
                <w14:ligatures w14:val="standardContextual"/>
              </w:rPr>
              <w:tab/>
            </w:r>
            <w:r w:rsidR="0050127B" w:rsidRPr="00697774">
              <w:rPr>
                <w:rStyle w:val="Hyperlink"/>
                <w:noProof/>
                <w:lang w:val="en-US" w:eastAsia="en-US"/>
              </w:rPr>
              <w:t>Introduction</w:t>
            </w:r>
            <w:r w:rsidR="0050127B">
              <w:rPr>
                <w:noProof/>
                <w:webHidden/>
              </w:rPr>
              <w:tab/>
            </w:r>
            <w:r w:rsidR="0050127B">
              <w:rPr>
                <w:noProof/>
                <w:webHidden/>
              </w:rPr>
              <w:fldChar w:fldCharType="begin"/>
            </w:r>
            <w:r w:rsidR="0050127B">
              <w:rPr>
                <w:noProof/>
                <w:webHidden/>
              </w:rPr>
              <w:instrText xml:space="preserve"> PAGEREF _Toc192164927 \h </w:instrText>
            </w:r>
            <w:r w:rsidR="0050127B">
              <w:rPr>
                <w:noProof/>
                <w:webHidden/>
              </w:rPr>
            </w:r>
            <w:r w:rsidR="0050127B">
              <w:rPr>
                <w:noProof/>
                <w:webHidden/>
              </w:rPr>
              <w:fldChar w:fldCharType="separate"/>
            </w:r>
            <w:r w:rsidR="0050127B">
              <w:rPr>
                <w:noProof/>
                <w:webHidden/>
              </w:rPr>
              <w:t>6</w:t>
            </w:r>
            <w:r w:rsidR="0050127B">
              <w:rPr>
                <w:noProof/>
                <w:webHidden/>
              </w:rPr>
              <w:fldChar w:fldCharType="end"/>
            </w:r>
          </w:hyperlink>
        </w:p>
        <w:p w14:paraId="5B9F77DB" w14:textId="5AC187D0"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8" w:history="1">
            <w:r w:rsidRPr="00697774">
              <w:rPr>
                <w:rStyle w:val="Hyperlink"/>
                <w:noProof/>
                <w:lang w:val="en-US" w:eastAsia="en-US"/>
              </w:rPr>
              <w:t>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Research Objectives</w:t>
            </w:r>
            <w:r>
              <w:rPr>
                <w:noProof/>
                <w:webHidden/>
              </w:rPr>
              <w:tab/>
            </w:r>
            <w:r>
              <w:rPr>
                <w:noProof/>
                <w:webHidden/>
              </w:rPr>
              <w:fldChar w:fldCharType="begin"/>
            </w:r>
            <w:r>
              <w:rPr>
                <w:noProof/>
                <w:webHidden/>
              </w:rPr>
              <w:instrText xml:space="preserve"> PAGEREF _Toc192164928 \h </w:instrText>
            </w:r>
            <w:r>
              <w:rPr>
                <w:noProof/>
                <w:webHidden/>
              </w:rPr>
            </w:r>
            <w:r>
              <w:rPr>
                <w:noProof/>
                <w:webHidden/>
              </w:rPr>
              <w:fldChar w:fldCharType="separate"/>
            </w:r>
            <w:r>
              <w:rPr>
                <w:noProof/>
                <w:webHidden/>
              </w:rPr>
              <w:t>8</w:t>
            </w:r>
            <w:r>
              <w:rPr>
                <w:noProof/>
                <w:webHidden/>
              </w:rPr>
              <w:fldChar w:fldCharType="end"/>
            </w:r>
          </w:hyperlink>
        </w:p>
        <w:p w14:paraId="0FC5F2D7" w14:textId="3AAC23B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9" w:history="1">
            <w:r w:rsidRPr="00697774">
              <w:rPr>
                <w:rStyle w:val="Hyperlink"/>
                <w:noProof/>
                <w:lang w:val="en-US" w:eastAsia="en-US"/>
              </w:rPr>
              <w:t>3</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Uncertainties and Research Challenges</w:t>
            </w:r>
            <w:r>
              <w:rPr>
                <w:noProof/>
                <w:webHidden/>
              </w:rPr>
              <w:tab/>
            </w:r>
            <w:r>
              <w:rPr>
                <w:noProof/>
                <w:webHidden/>
              </w:rPr>
              <w:fldChar w:fldCharType="begin"/>
            </w:r>
            <w:r>
              <w:rPr>
                <w:noProof/>
                <w:webHidden/>
              </w:rPr>
              <w:instrText xml:space="preserve"> PAGEREF _Toc192164929 \h </w:instrText>
            </w:r>
            <w:r>
              <w:rPr>
                <w:noProof/>
                <w:webHidden/>
              </w:rPr>
            </w:r>
            <w:r>
              <w:rPr>
                <w:noProof/>
                <w:webHidden/>
              </w:rPr>
              <w:fldChar w:fldCharType="separate"/>
            </w:r>
            <w:r>
              <w:rPr>
                <w:noProof/>
                <w:webHidden/>
              </w:rPr>
              <w:t>9</w:t>
            </w:r>
            <w:r>
              <w:rPr>
                <w:noProof/>
                <w:webHidden/>
              </w:rPr>
              <w:fldChar w:fldCharType="end"/>
            </w:r>
          </w:hyperlink>
        </w:p>
        <w:p w14:paraId="3801D342" w14:textId="604815F5"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0" w:history="1">
            <w:r w:rsidRPr="00697774">
              <w:rPr>
                <w:rStyle w:val="Hyperlink"/>
                <w:noProof/>
              </w:rPr>
              <w:t>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Architecture</w:t>
            </w:r>
            <w:r>
              <w:rPr>
                <w:noProof/>
                <w:webHidden/>
              </w:rPr>
              <w:tab/>
            </w:r>
            <w:r>
              <w:rPr>
                <w:noProof/>
                <w:webHidden/>
              </w:rPr>
              <w:fldChar w:fldCharType="begin"/>
            </w:r>
            <w:r>
              <w:rPr>
                <w:noProof/>
                <w:webHidden/>
              </w:rPr>
              <w:instrText xml:space="preserve"> PAGEREF _Toc192164930 \h </w:instrText>
            </w:r>
            <w:r>
              <w:rPr>
                <w:noProof/>
                <w:webHidden/>
              </w:rPr>
            </w:r>
            <w:r>
              <w:rPr>
                <w:noProof/>
                <w:webHidden/>
              </w:rPr>
              <w:fldChar w:fldCharType="separate"/>
            </w:r>
            <w:r>
              <w:rPr>
                <w:noProof/>
                <w:webHidden/>
              </w:rPr>
              <w:t>10</w:t>
            </w:r>
            <w:r>
              <w:rPr>
                <w:noProof/>
                <w:webHidden/>
              </w:rPr>
              <w:fldChar w:fldCharType="end"/>
            </w:r>
          </w:hyperlink>
        </w:p>
        <w:p w14:paraId="39126AD0" w14:textId="424B730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1" w:history="1">
            <w:r w:rsidRPr="00697774">
              <w:rPr>
                <w:rStyle w:val="Hyperlink"/>
                <w:noProof/>
              </w:rPr>
              <w:t>4.1</w:t>
            </w:r>
            <w:r>
              <w:rPr>
                <w:rFonts w:asciiTheme="minorHAnsi" w:eastAsiaTheme="minorEastAsia" w:hAnsiTheme="minorHAnsi" w:cstheme="minorBidi"/>
                <w:noProof/>
                <w:kern w:val="2"/>
                <w:lang w:val="en-US" w:eastAsia="en-US"/>
                <w14:ligatures w14:val="standardContextual"/>
              </w:rPr>
              <w:tab/>
            </w:r>
            <w:r w:rsidRPr="00697774">
              <w:rPr>
                <w:rStyle w:val="Hyperlink"/>
                <w:noProof/>
              </w:rPr>
              <w:t>Sensor/Actuator:</w:t>
            </w:r>
            <w:r>
              <w:rPr>
                <w:noProof/>
                <w:webHidden/>
              </w:rPr>
              <w:tab/>
            </w:r>
            <w:r>
              <w:rPr>
                <w:noProof/>
                <w:webHidden/>
              </w:rPr>
              <w:fldChar w:fldCharType="begin"/>
            </w:r>
            <w:r>
              <w:rPr>
                <w:noProof/>
                <w:webHidden/>
              </w:rPr>
              <w:instrText xml:space="preserve"> PAGEREF _Toc192164931 \h </w:instrText>
            </w:r>
            <w:r>
              <w:rPr>
                <w:noProof/>
                <w:webHidden/>
              </w:rPr>
            </w:r>
            <w:r>
              <w:rPr>
                <w:noProof/>
                <w:webHidden/>
              </w:rPr>
              <w:fldChar w:fldCharType="separate"/>
            </w:r>
            <w:r>
              <w:rPr>
                <w:noProof/>
                <w:webHidden/>
              </w:rPr>
              <w:t>11</w:t>
            </w:r>
            <w:r>
              <w:rPr>
                <w:noProof/>
                <w:webHidden/>
              </w:rPr>
              <w:fldChar w:fldCharType="end"/>
            </w:r>
          </w:hyperlink>
        </w:p>
        <w:p w14:paraId="12986D41" w14:textId="325C0D81"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2" w:history="1">
            <w:r w:rsidRPr="00697774">
              <w:rPr>
                <w:rStyle w:val="Hyperlink"/>
                <w:noProof/>
              </w:rPr>
              <w:t>4.2</w:t>
            </w:r>
            <w:r>
              <w:rPr>
                <w:rFonts w:asciiTheme="minorHAnsi" w:eastAsiaTheme="minorEastAsia" w:hAnsiTheme="minorHAnsi" w:cstheme="minorBidi"/>
                <w:noProof/>
                <w:kern w:val="2"/>
                <w:lang w:val="en-US" w:eastAsia="en-US"/>
                <w14:ligatures w14:val="standardContextual"/>
              </w:rPr>
              <w:tab/>
            </w:r>
            <w:r w:rsidRPr="00697774">
              <w:rPr>
                <w:rStyle w:val="Hyperlink"/>
                <w:noProof/>
              </w:rPr>
              <w:t>PLC/RTU/IED:</w:t>
            </w:r>
            <w:r>
              <w:rPr>
                <w:noProof/>
                <w:webHidden/>
              </w:rPr>
              <w:tab/>
            </w:r>
            <w:r>
              <w:rPr>
                <w:noProof/>
                <w:webHidden/>
              </w:rPr>
              <w:fldChar w:fldCharType="begin"/>
            </w:r>
            <w:r>
              <w:rPr>
                <w:noProof/>
                <w:webHidden/>
              </w:rPr>
              <w:instrText xml:space="preserve"> PAGEREF _Toc192164932 \h </w:instrText>
            </w:r>
            <w:r>
              <w:rPr>
                <w:noProof/>
                <w:webHidden/>
              </w:rPr>
            </w:r>
            <w:r>
              <w:rPr>
                <w:noProof/>
                <w:webHidden/>
              </w:rPr>
              <w:fldChar w:fldCharType="separate"/>
            </w:r>
            <w:r>
              <w:rPr>
                <w:noProof/>
                <w:webHidden/>
              </w:rPr>
              <w:t>11</w:t>
            </w:r>
            <w:r>
              <w:rPr>
                <w:noProof/>
                <w:webHidden/>
              </w:rPr>
              <w:fldChar w:fldCharType="end"/>
            </w:r>
          </w:hyperlink>
        </w:p>
        <w:p w14:paraId="7CA41939" w14:textId="4E7E1F9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3" w:history="1">
            <w:r w:rsidRPr="00697774">
              <w:rPr>
                <w:rStyle w:val="Hyperlink"/>
                <w:noProof/>
              </w:rPr>
              <w:t>4.3</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Gateways:</w:t>
            </w:r>
            <w:r>
              <w:rPr>
                <w:noProof/>
                <w:webHidden/>
              </w:rPr>
              <w:tab/>
            </w:r>
            <w:r>
              <w:rPr>
                <w:noProof/>
                <w:webHidden/>
              </w:rPr>
              <w:fldChar w:fldCharType="begin"/>
            </w:r>
            <w:r>
              <w:rPr>
                <w:noProof/>
                <w:webHidden/>
              </w:rPr>
              <w:instrText xml:space="preserve"> PAGEREF _Toc192164933 \h </w:instrText>
            </w:r>
            <w:r>
              <w:rPr>
                <w:noProof/>
                <w:webHidden/>
              </w:rPr>
            </w:r>
            <w:r>
              <w:rPr>
                <w:noProof/>
                <w:webHidden/>
              </w:rPr>
              <w:fldChar w:fldCharType="separate"/>
            </w:r>
            <w:r>
              <w:rPr>
                <w:noProof/>
                <w:webHidden/>
              </w:rPr>
              <w:t>12</w:t>
            </w:r>
            <w:r>
              <w:rPr>
                <w:noProof/>
                <w:webHidden/>
              </w:rPr>
              <w:fldChar w:fldCharType="end"/>
            </w:r>
          </w:hyperlink>
        </w:p>
        <w:p w14:paraId="3E688BE7" w14:textId="50D1324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4" w:history="1">
            <w:r w:rsidRPr="00697774">
              <w:rPr>
                <w:rStyle w:val="Hyperlink"/>
                <w:noProof/>
              </w:rPr>
              <w:t>4.4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Server - MTU</w:t>
            </w:r>
            <w:r>
              <w:rPr>
                <w:noProof/>
                <w:webHidden/>
              </w:rPr>
              <w:tab/>
            </w:r>
            <w:r>
              <w:rPr>
                <w:noProof/>
                <w:webHidden/>
              </w:rPr>
              <w:fldChar w:fldCharType="begin"/>
            </w:r>
            <w:r>
              <w:rPr>
                <w:noProof/>
                <w:webHidden/>
              </w:rPr>
              <w:instrText xml:space="preserve"> PAGEREF _Toc192164934 \h </w:instrText>
            </w:r>
            <w:r>
              <w:rPr>
                <w:noProof/>
                <w:webHidden/>
              </w:rPr>
            </w:r>
            <w:r>
              <w:rPr>
                <w:noProof/>
                <w:webHidden/>
              </w:rPr>
              <w:fldChar w:fldCharType="separate"/>
            </w:r>
            <w:r>
              <w:rPr>
                <w:noProof/>
                <w:webHidden/>
              </w:rPr>
              <w:t>12</w:t>
            </w:r>
            <w:r>
              <w:rPr>
                <w:noProof/>
                <w:webHidden/>
              </w:rPr>
              <w:fldChar w:fldCharType="end"/>
            </w:r>
          </w:hyperlink>
        </w:p>
        <w:p w14:paraId="4BCC01D9" w14:textId="12CEB58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5" w:history="1">
            <w:r w:rsidRPr="00697774">
              <w:rPr>
                <w:rStyle w:val="Hyperlink"/>
                <w:noProof/>
              </w:rPr>
              <w:t>4.5</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Historian:</w:t>
            </w:r>
            <w:r>
              <w:rPr>
                <w:noProof/>
                <w:webHidden/>
              </w:rPr>
              <w:tab/>
            </w:r>
            <w:r>
              <w:rPr>
                <w:noProof/>
                <w:webHidden/>
              </w:rPr>
              <w:fldChar w:fldCharType="begin"/>
            </w:r>
            <w:r>
              <w:rPr>
                <w:noProof/>
                <w:webHidden/>
              </w:rPr>
              <w:instrText xml:space="preserve"> PAGEREF _Toc192164935 \h </w:instrText>
            </w:r>
            <w:r>
              <w:rPr>
                <w:noProof/>
                <w:webHidden/>
              </w:rPr>
            </w:r>
            <w:r>
              <w:rPr>
                <w:noProof/>
                <w:webHidden/>
              </w:rPr>
              <w:fldChar w:fldCharType="separate"/>
            </w:r>
            <w:r>
              <w:rPr>
                <w:noProof/>
                <w:webHidden/>
              </w:rPr>
              <w:t>12</w:t>
            </w:r>
            <w:r>
              <w:rPr>
                <w:noProof/>
                <w:webHidden/>
              </w:rPr>
              <w:fldChar w:fldCharType="end"/>
            </w:r>
          </w:hyperlink>
        </w:p>
        <w:p w14:paraId="6C6FAF01" w14:textId="7D69A23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6" w:history="1">
            <w:r w:rsidRPr="00697774">
              <w:rPr>
                <w:rStyle w:val="Hyperlink"/>
                <w:noProof/>
              </w:rPr>
              <w:t>4.6</w:t>
            </w:r>
            <w:r>
              <w:rPr>
                <w:rFonts w:asciiTheme="minorHAnsi" w:eastAsiaTheme="minorEastAsia" w:hAnsiTheme="minorHAnsi" w:cstheme="minorBidi"/>
                <w:noProof/>
                <w:kern w:val="2"/>
                <w:lang w:val="en-US" w:eastAsia="en-US"/>
                <w14:ligatures w14:val="standardContextual"/>
              </w:rPr>
              <w:tab/>
            </w:r>
            <w:r w:rsidRPr="00697774">
              <w:rPr>
                <w:rStyle w:val="Hyperlink"/>
                <w:noProof/>
              </w:rPr>
              <w:t>HMI:</w:t>
            </w:r>
            <w:r>
              <w:rPr>
                <w:noProof/>
                <w:webHidden/>
              </w:rPr>
              <w:tab/>
            </w:r>
            <w:r>
              <w:rPr>
                <w:noProof/>
                <w:webHidden/>
              </w:rPr>
              <w:fldChar w:fldCharType="begin"/>
            </w:r>
            <w:r>
              <w:rPr>
                <w:noProof/>
                <w:webHidden/>
              </w:rPr>
              <w:instrText xml:space="preserve"> PAGEREF _Toc192164936 \h </w:instrText>
            </w:r>
            <w:r>
              <w:rPr>
                <w:noProof/>
                <w:webHidden/>
              </w:rPr>
            </w:r>
            <w:r>
              <w:rPr>
                <w:noProof/>
                <w:webHidden/>
              </w:rPr>
              <w:fldChar w:fldCharType="separate"/>
            </w:r>
            <w:r>
              <w:rPr>
                <w:noProof/>
                <w:webHidden/>
              </w:rPr>
              <w:t>13</w:t>
            </w:r>
            <w:r>
              <w:rPr>
                <w:noProof/>
                <w:webHidden/>
              </w:rPr>
              <w:fldChar w:fldCharType="end"/>
            </w:r>
          </w:hyperlink>
        </w:p>
        <w:p w14:paraId="1399BD04" w14:textId="66CDEF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7" w:history="1">
            <w:r w:rsidRPr="00697774">
              <w:rPr>
                <w:rStyle w:val="Hyperlink"/>
                <w:noProof/>
              </w:rPr>
              <w:t>5</w:t>
            </w:r>
            <w:r>
              <w:rPr>
                <w:rFonts w:asciiTheme="minorHAnsi" w:eastAsiaTheme="minorEastAsia" w:hAnsiTheme="minorHAnsi" w:cstheme="minorBidi"/>
                <w:noProof/>
                <w:kern w:val="2"/>
                <w:lang w:val="en-US" w:eastAsia="en-US"/>
                <w14:ligatures w14:val="standardContextual"/>
              </w:rPr>
              <w:tab/>
            </w:r>
            <w:r w:rsidRPr="00697774">
              <w:rPr>
                <w:rStyle w:val="Hyperlink"/>
                <w:noProof/>
              </w:rPr>
              <w:t>Gas Pipeline SCADA Testbed and Dataset</w:t>
            </w:r>
            <w:r>
              <w:rPr>
                <w:noProof/>
                <w:webHidden/>
              </w:rPr>
              <w:tab/>
            </w:r>
            <w:r>
              <w:rPr>
                <w:noProof/>
                <w:webHidden/>
              </w:rPr>
              <w:fldChar w:fldCharType="begin"/>
            </w:r>
            <w:r>
              <w:rPr>
                <w:noProof/>
                <w:webHidden/>
              </w:rPr>
              <w:instrText xml:space="preserve"> PAGEREF _Toc192164937 \h </w:instrText>
            </w:r>
            <w:r>
              <w:rPr>
                <w:noProof/>
                <w:webHidden/>
              </w:rPr>
            </w:r>
            <w:r>
              <w:rPr>
                <w:noProof/>
                <w:webHidden/>
              </w:rPr>
              <w:fldChar w:fldCharType="separate"/>
            </w:r>
            <w:r>
              <w:rPr>
                <w:noProof/>
                <w:webHidden/>
              </w:rPr>
              <w:t>13</w:t>
            </w:r>
            <w:r>
              <w:rPr>
                <w:noProof/>
                <w:webHidden/>
              </w:rPr>
              <w:fldChar w:fldCharType="end"/>
            </w:r>
          </w:hyperlink>
        </w:p>
        <w:p w14:paraId="0BF4FB7A" w14:textId="6EF9EDE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38" w:history="1">
            <w:r w:rsidRPr="00697774">
              <w:rPr>
                <w:rStyle w:val="Hyperlink"/>
                <w:noProof/>
              </w:rPr>
              <w:t>5.1.1</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Preprocessing and Exploratory Data Analysis (EDA) on Gas Pipeline SCADA System Dataset</w:t>
            </w:r>
            <w:r>
              <w:rPr>
                <w:noProof/>
                <w:webHidden/>
              </w:rPr>
              <w:tab/>
            </w:r>
            <w:r>
              <w:rPr>
                <w:noProof/>
                <w:webHidden/>
              </w:rPr>
              <w:fldChar w:fldCharType="begin"/>
            </w:r>
            <w:r>
              <w:rPr>
                <w:noProof/>
                <w:webHidden/>
              </w:rPr>
              <w:instrText xml:space="preserve"> PAGEREF _Toc192164938 \h </w:instrText>
            </w:r>
            <w:r>
              <w:rPr>
                <w:noProof/>
                <w:webHidden/>
              </w:rPr>
            </w:r>
            <w:r>
              <w:rPr>
                <w:noProof/>
                <w:webHidden/>
              </w:rPr>
              <w:fldChar w:fldCharType="separate"/>
            </w:r>
            <w:r>
              <w:rPr>
                <w:noProof/>
                <w:webHidden/>
              </w:rPr>
              <w:t>18</w:t>
            </w:r>
            <w:r>
              <w:rPr>
                <w:noProof/>
                <w:webHidden/>
              </w:rPr>
              <w:fldChar w:fldCharType="end"/>
            </w:r>
          </w:hyperlink>
        </w:p>
        <w:p w14:paraId="50603390" w14:textId="5E23B9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9" w:history="1">
            <w:r w:rsidRPr="00697774">
              <w:rPr>
                <w:rStyle w:val="Hyperlink"/>
                <w:noProof/>
              </w:rPr>
              <w:t>6</w:t>
            </w:r>
            <w:r>
              <w:rPr>
                <w:rFonts w:asciiTheme="minorHAnsi" w:eastAsiaTheme="minorEastAsia" w:hAnsiTheme="minorHAnsi" w:cstheme="minorBidi"/>
                <w:noProof/>
                <w:kern w:val="2"/>
                <w:lang w:val="en-US" w:eastAsia="en-US"/>
                <w14:ligatures w14:val="standardContextual"/>
              </w:rPr>
              <w:tab/>
            </w:r>
            <w:r w:rsidRPr="00697774">
              <w:rPr>
                <w:rStyle w:val="Hyperlink"/>
                <w:noProof/>
              </w:rPr>
              <w:t>Methodology/Approach</w:t>
            </w:r>
            <w:r>
              <w:rPr>
                <w:noProof/>
                <w:webHidden/>
              </w:rPr>
              <w:tab/>
            </w:r>
            <w:r>
              <w:rPr>
                <w:noProof/>
                <w:webHidden/>
              </w:rPr>
              <w:fldChar w:fldCharType="begin"/>
            </w:r>
            <w:r>
              <w:rPr>
                <w:noProof/>
                <w:webHidden/>
              </w:rPr>
              <w:instrText xml:space="preserve"> PAGEREF _Toc192164939 \h </w:instrText>
            </w:r>
            <w:r>
              <w:rPr>
                <w:noProof/>
                <w:webHidden/>
              </w:rPr>
            </w:r>
            <w:r>
              <w:rPr>
                <w:noProof/>
                <w:webHidden/>
              </w:rPr>
              <w:fldChar w:fldCharType="separate"/>
            </w:r>
            <w:r>
              <w:rPr>
                <w:noProof/>
                <w:webHidden/>
              </w:rPr>
              <w:t>20</w:t>
            </w:r>
            <w:r>
              <w:rPr>
                <w:noProof/>
                <w:webHidden/>
              </w:rPr>
              <w:fldChar w:fldCharType="end"/>
            </w:r>
          </w:hyperlink>
        </w:p>
        <w:p w14:paraId="15A6F6A7" w14:textId="572A74D8"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0" w:history="1">
            <w:r w:rsidRPr="00697774">
              <w:rPr>
                <w:rStyle w:val="Hyperlink"/>
                <w:noProof/>
              </w:rPr>
              <w:t>6.1</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Ranking</w:t>
            </w:r>
            <w:r>
              <w:rPr>
                <w:noProof/>
                <w:webHidden/>
              </w:rPr>
              <w:tab/>
            </w:r>
            <w:r>
              <w:rPr>
                <w:noProof/>
                <w:webHidden/>
              </w:rPr>
              <w:fldChar w:fldCharType="begin"/>
            </w:r>
            <w:r>
              <w:rPr>
                <w:noProof/>
                <w:webHidden/>
              </w:rPr>
              <w:instrText xml:space="preserve"> PAGEREF _Toc192164940 \h </w:instrText>
            </w:r>
            <w:r>
              <w:rPr>
                <w:noProof/>
                <w:webHidden/>
              </w:rPr>
            </w:r>
            <w:r>
              <w:rPr>
                <w:noProof/>
                <w:webHidden/>
              </w:rPr>
              <w:fldChar w:fldCharType="separate"/>
            </w:r>
            <w:r>
              <w:rPr>
                <w:noProof/>
                <w:webHidden/>
              </w:rPr>
              <w:t>21</w:t>
            </w:r>
            <w:r>
              <w:rPr>
                <w:noProof/>
                <w:webHidden/>
              </w:rPr>
              <w:fldChar w:fldCharType="end"/>
            </w:r>
          </w:hyperlink>
        </w:p>
        <w:p w14:paraId="41512841" w14:textId="288A7B9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1" w:history="1">
            <w:r w:rsidRPr="00697774">
              <w:rPr>
                <w:rStyle w:val="Hyperlink"/>
                <w:noProof/>
              </w:rPr>
              <w:t>6.1.1</w:t>
            </w:r>
            <w:r>
              <w:rPr>
                <w:rFonts w:asciiTheme="minorHAnsi" w:eastAsiaTheme="minorEastAsia" w:hAnsiTheme="minorHAnsi" w:cstheme="minorBidi"/>
                <w:noProof/>
                <w:kern w:val="2"/>
                <w:lang w:val="en-US" w:eastAsia="en-US"/>
                <w14:ligatures w14:val="standardContextual"/>
              </w:rPr>
              <w:tab/>
            </w:r>
            <w:r w:rsidRPr="00697774">
              <w:rPr>
                <w:rStyle w:val="Hyperlink"/>
                <w:noProof/>
              </w:rPr>
              <w:t>Statistical Properties of Dataset (SP)</w:t>
            </w:r>
            <w:r>
              <w:rPr>
                <w:noProof/>
                <w:webHidden/>
              </w:rPr>
              <w:tab/>
            </w:r>
            <w:r>
              <w:rPr>
                <w:noProof/>
                <w:webHidden/>
              </w:rPr>
              <w:fldChar w:fldCharType="begin"/>
            </w:r>
            <w:r>
              <w:rPr>
                <w:noProof/>
                <w:webHidden/>
              </w:rPr>
              <w:instrText xml:space="preserve"> PAGEREF _Toc192164941 \h </w:instrText>
            </w:r>
            <w:r>
              <w:rPr>
                <w:noProof/>
                <w:webHidden/>
              </w:rPr>
            </w:r>
            <w:r>
              <w:rPr>
                <w:noProof/>
                <w:webHidden/>
              </w:rPr>
              <w:fldChar w:fldCharType="separate"/>
            </w:r>
            <w:r>
              <w:rPr>
                <w:noProof/>
                <w:webHidden/>
              </w:rPr>
              <w:t>22</w:t>
            </w:r>
            <w:r>
              <w:rPr>
                <w:noProof/>
                <w:webHidden/>
              </w:rPr>
              <w:fldChar w:fldCharType="end"/>
            </w:r>
          </w:hyperlink>
        </w:p>
        <w:p w14:paraId="6182194E" w14:textId="15201EEA"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2" w:history="1">
            <w:r w:rsidRPr="00697774">
              <w:rPr>
                <w:rStyle w:val="Hyperlink"/>
                <w:noProof/>
              </w:rPr>
              <w:t>6.1.2</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Random Forest</w:t>
            </w:r>
            <w:r>
              <w:rPr>
                <w:noProof/>
                <w:webHidden/>
              </w:rPr>
              <w:tab/>
            </w:r>
            <w:r>
              <w:rPr>
                <w:noProof/>
                <w:webHidden/>
              </w:rPr>
              <w:fldChar w:fldCharType="begin"/>
            </w:r>
            <w:r>
              <w:rPr>
                <w:noProof/>
                <w:webHidden/>
              </w:rPr>
              <w:instrText xml:space="preserve"> PAGEREF _Toc192164942 \h </w:instrText>
            </w:r>
            <w:r>
              <w:rPr>
                <w:noProof/>
                <w:webHidden/>
              </w:rPr>
            </w:r>
            <w:r>
              <w:rPr>
                <w:noProof/>
                <w:webHidden/>
              </w:rPr>
              <w:fldChar w:fldCharType="separate"/>
            </w:r>
            <w:r>
              <w:rPr>
                <w:noProof/>
                <w:webHidden/>
              </w:rPr>
              <w:t>24</w:t>
            </w:r>
            <w:r>
              <w:rPr>
                <w:noProof/>
                <w:webHidden/>
              </w:rPr>
              <w:fldChar w:fldCharType="end"/>
            </w:r>
          </w:hyperlink>
        </w:p>
        <w:p w14:paraId="5711C16B" w14:textId="380BF7BF"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3" w:history="1">
            <w:r w:rsidRPr="00697774">
              <w:rPr>
                <w:rStyle w:val="Hyperlink"/>
                <w:noProof/>
              </w:rPr>
              <w:t>6.1.3</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XGboost</w:t>
            </w:r>
            <w:r>
              <w:rPr>
                <w:noProof/>
                <w:webHidden/>
              </w:rPr>
              <w:tab/>
            </w:r>
            <w:r>
              <w:rPr>
                <w:noProof/>
                <w:webHidden/>
              </w:rPr>
              <w:fldChar w:fldCharType="begin"/>
            </w:r>
            <w:r>
              <w:rPr>
                <w:noProof/>
                <w:webHidden/>
              </w:rPr>
              <w:instrText xml:space="preserve"> PAGEREF _Toc192164943 \h </w:instrText>
            </w:r>
            <w:r>
              <w:rPr>
                <w:noProof/>
                <w:webHidden/>
              </w:rPr>
            </w:r>
            <w:r>
              <w:rPr>
                <w:noProof/>
                <w:webHidden/>
              </w:rPr>
              <w:fldChar w:fldCharType="separate"/>
            </w:r>
            <w:r>
              <w:rPr>
                <w:noProof/>
                <w:webHidden/>
              </w:rPr>
              <w:t>25</w:t>
            </w:r>
            <w:r>
              <w:rPr>
                <w:noProof/>
                <w:webHidden/>
              </w:rPr>
              <w:fldChar w:fldCharType="end"/>
            </w:r>
          </w:hyperlink>
        </w:p>
        <w:p w14:paraId="5F35F7EA" w14:textId="48EA1CF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4" w:history="1">
            <w:r w:rsidRPr="00697774">
              <w:rPr>
                <w:rStyle w:val="Hyperlink"/>
                <w:noProof/>
              </w:rPr>
              <w:t>6.1.4</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Reduction Analysis</w:t>
            </w:r>
            <w:r>
              <w:rPr>
                <w:noProof/>
                <w:webHidden/>
              </w:rPr>
              <w:tab/>
            </w:r>
            <w:r>
              <w:rPr>
                <w:noProof/>
                <w:webHidden/>
              </w:rPr>
              <w:fldChar w:fldCharType="begin"/>
            </w:r>
            <w:r>
              <w:rPr>
                <w:noProof/>
                <w:webHidden/>
              </w:rPr>
              <w:instrText xml:space="preserve"> PAGEREF _Toc192164944 \h </w:instrText>
            </w:r>
            <w:r>
              <w:rPr>
                <w:noProof/>
                <w:webHidden/>
              </w:rPr>
            </w:r>
            <w:r>
              <w:rPr>
                <w:noProof/>
                <w:webHidden/>
              </w:rPr>
              <w:fldChar w:fldCharType="separate"/>
            </w:r>
            <w:r>
              <w:rPr>
                <w:noProof/>
                <w:webHidden/>
              </w:rPr>
              <w:t>26</w:t>
            </w:r>
            <w:r>
              <w:rPr>
                <w:noProof/>
                <w:webHidden/>
              </w:rPr>
              <w:fldChar w:fldCharType="end"/>
            </w:r>
          </w:hyperlink>
        </w:p>
        <w:p w14:paraId="3474C83D" w14:textId="0CE68400"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5" w:history="1">
            <w:r w:rsidRPr="00697774">
              <w:rPr>
                <w:rStyle w:val="Hyperlink"/>
                <w:noProof/>
              </w:rPr>
              <w:t>6.2</w:t>
            </w:r>
            <w:r>
              <w:rPr>
                <w:rFonts w:asciiTheme="minorHAnsi" w:eastAsiaTheme="minorEastAsia" w:hAnsiTheme="minorHAnsi" w:cstheme="minorBidi"/>
                <w:noProof/>
                <w:kern w:val="2"/>
                <w:lang w:val="en-US" w:eastAsia="en-US"/>
                <w14:ligatures w14:val="standardContextual"/>
              </w:rPr>
              <w:tab/>
            </w:r>
            <w:r w:rsidRPr="00697774">
              <w:rPr>
                <w:rStyle w:val="Hyperlink"/>
                <w:noProof/>
              </w:rPr>
              <w:t>Selective Feature Selection (SPFS)</w:t>
            </w:r>
            <w:r>
              <w:rPr>
                <w:noProof/>
                <w:webHidden/>
              </w:rPr>
              <w:tab/>
            </w:r>
            <w:r>
              <w:rPr>
                <w:noProof/>
                <w:webHidden/>
              </w:rPr>
              <w:fldChar w:fldCharType="begin"/>
            </w:r>
            <w:r>
              <w:rPr>
                <w:noProof/>
                <w:webHidden/>
              </w:rPr>
              <w:instrText xml:space="preserve"> PAGEREF _Toc192164945 \h </w:instrText>
            </w:r>
            <w:r>
              <w:rPr>
                <w:noProof/>
                <w:webHidden/>
              </w:rPr>
            </w:r>
            <w:r>
              <w:rPr>
                <w:noProof/>
                <w:webHidden/>
              </w:rPr>
              <w:fldChar w:fldCharType="separate"/>
            </w:r>
            <w:r>
              <w:rPr>
                <w:noProof/>
                <w:webHidden/>
              </w:rPr>
              <w:t>27</w:t>
            </w:r>
            <w:r>
              <w:rPr>
                <w:noProof/>
                <w:webHidden/>
              </w:rPr>
              <w:fldChar w:fldCharType="end"/>
            </w:r>
          </w:hyperlink>
        </w:p>
        <w:p w14:paraId="7F32AC24" w14:textId="15C488A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6" w:history="1">
            <w:r w:rsidRPr="00697774">
              <w:rPr>
                <w:rStyle w:val="Hyperlink"/>
                <w:noProof/>
              </w:rPr>
              <w:t>6.3</w:t>
            </w:r>
            <w:r>
              <w:rPr>
                <w:rFonts w:asciiTheme="minorHAnsi" w:eastAsiaTheme="minorEastAsia" w:hAnsiTheme="minorHAnsi" w:cstheme="minorBidi"/>
                <w:noProof/>
                <w:kern w:val="2"/>
                <w:lang w:val="en-US" w:eastAsia="en-US"/>
                <w14:ligatures w14:val="standardContextual"/>
              </w:rPr>
              <w:tab/>
            </w:r>
            <w:r w:rsidRPr="00697774">
              <w:rPr>
                <w:rStyle w:val="Hyperlink"/>
                <w:noProof/>
              </w:rPr>
              <w:t>Recursive Feature Elimination (RFE)</w:t>
            </w:r>
            <w:r>
              <w:rPr>
                <w:noProof/>
                <w:webHidden/>
              </w:rPr>
              <w:tab/>
            </w:r>
            <w:r>
              <w:rPr>
                <w:noProof/>
                <w:webHidden/>
              </w:rPr>
              <w:fldChar w:fldCharType="begin"/>
            </w:r>
            <w:r>
              <w:rPr>
                <w:noProof/>
                <w:webHidden/>
              </w:rPr>
              <w:instrText xml:space="preserve"> PAGEREF _Toc192164946 \h </w:instrText>
            </w:r>
            <w:r>
              <w:rPr>
                <w:noProof/>
                <w:webHidden/>
              </w:rPr>
            </w:r>
            <w:r>
              <w:rPr>
                <w:noProof/>
                <w:webHidden/>
              </w:rPr>
              <w:fldChar w:fldCharType="separate"/>
            </w:r>
            <w:r>
              <w:rPr>
                <w:noProof/>
                <w:webHidden/>
              </w:rPr>
              <w:t>28</w:t>
            </w:r>
            <w:r>
              <w:rPr>
                <w:noProof/>
                <w:webHidden/>
              </w:rPr>
              <w:fldChar w:fldCharType="end"/>
            </w:r>
          </w:hyperlink>
        </w:p>
        <w:p w14:paraId="5602D511" w14:textId="5FBDC36B"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7" w:history="1">
            <w:r w:rsidRPr="00697774">
              <w:rPr>
                <w:rStyle w:val="Hyperlink"/>
                <w:noProof/>
              </w:rPr>
              <w:t>6.4</w:t>
            </w:r>
            <w:r>
              <w:rPr>
                <w:rFonts w:asciiTheme="minorHAnsi" w:eastAsiaTheme="minorEastAsia" w:hAnsiTheme="minorHAnsi" w:cstheme="minorBidi"/>
                <w:noProof/>
                <w:kern w:val="2"/>
                <w:lang w:val="en-US" w:eastAsia="en-US"/>
                <w14:ligatures w14:val="standardContextual"/>
              </w:rPr>
              <w:tab/>
            </w:r>
            <w:r w:rsidRPr="00697774">
              <w:rPr>
                <w:rStyle w:val="Hyperlink"/>
                <w:noProof/>
              </w:rPr>
              <w:t>Cross-Validation</w:t>
            </w:r>
            <w:r>
              <w:rPr>
                <w:noProof/>
                <w:webHidden/>
              </w:rPr>
              <w:tab/>
            </w:r>
            <w:r>
              <w:rPr>
                <w:noProof/>
                <w:webHidden/>
              </w:rPr>
              <w:fldChar w:fldCharType="begin"/>
            </w:r>
            <w:r>
              <w:rPr>
                <w:noProof/>
                <w:webHidden/>
              </w:rPr>
              <w:instrText xml:space="preserve"> PAGEREF _Toc192164947 \h </w:instrText>
            </w:r>
            <w:r>
              <w:rPr>
                <w:noProof/>
                <w:webHidden/>
              </w:rPr>
            </w:r>
            <w:r>
              <w:rPr>
                <w:noProof/>
                <w:webHidden/>
              </w:rPr>
              <w:fldChar w:fldCharType="separate"/>
            </w:r>
            <w:r>
              <w:rPr>
                <w:noProof/>
                <w:webHidden/>
              </w:rPr>
              <w:t>30</w:t>
            </w:r>
            <w:r>
              <w:rPr>
                <w:noProof/>
                <w:webHidden/>
              </w:rPr>
              <w:fldChar w:fldCharType="end"/>
            </w:r>
          </w:hyperlink>
        </w:p>
        <w:p w14:paraId="45B4CDE8" w14:textId="431D9D9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8" w:history="1">
            <w:r w:rsidRPr="00697774">
              <w:rPr>
                <w:rStyle w:val="Hyperlink"/>
                <w:noProof/>
              </w:rPr>
              <w:t>6.5</w:t>
            </w:r>
            <w:r>
              <w:rPr>
                <w:rFonts w:asciiTheme="minorHAnsi" w:eastAsiaTheme="minorEastAsia" w:hAnsiTheme="minorHAnsi" w:cstheme="minorBidi"/>
                <w:noProof/>
                <w:kern w:val="2"/>
                <w:lang w:val="en-US" w:eastAsia="en-US"/>
                <w14:ligatures w14:val="standardContextual"/>
              </w:rPr>
              <w:tab/>
            </w:r>
            <w:r w:rsidRPr="00697774">
              <w:rPr>
                <w:rStyle w:val="Hyperlink"/>
                <w:noProof/>
              </w:rPr>
              <w:t>Metrics Evaluation</w:t>
            </w:r>
            <w:r>
              <w:rPr>
                <w:noProof/>
                <w:webHidden/>
              </w:rPr>
              <w:tab/>
            </w:r>
            <w:r>
              <w:rPr>
                <w:noProof/>
                <w:webHidden/>
              </w:rPr>
              <w:fldChar w:fldCharType="begin"/>
            </w:r>
            <w:r>
              <w:rPr>
                <w:noProof/>
                <w:webHidden/>
              </w:rPr>
              <w:instrText xml:space="preserve"> PAGEREF _Toc192164948 \h </w:instrText>
            </w:r>
            <w:r>
              <w:rPr>
                <w:noProof/>
                <w:webHidden/>
              </w:rPr>
            </w:r>
            <w:r>
              <w:rPr>
                <w:noProof/>
                <w:webHidden/>
              </w:rPr>
              <w:fldChar w:fldCharType="separate"/>
            </w:r>
            <w:r>
              <w:rPr>
                <w:noProof/>
                <w:webHidden/>
              </w:rPr>
              <w:t>30</w:t>
            </w:r>
            <w:r>
              <w:rPr>
                <w:noProof/>
                <w:webHidden/>
              </w:rPr>
              <w:fldChar w:fldCharType="end"/>
            </w:r>
          </w:hyperlink>
        </w:p>
        <w:p w14:paraId="444C2A3A" w14:textId="6C1C06D4"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9" w:history="1">
            <w:r w:rsidRPr="00697774">
              <w:rPr>
                <w:rStyle w:val="Hyperlink"/>
                <w:noProof/>
                <w:lang w:eastAsia="en-US"/>
              </w:rPr>
              <w:t>6.6</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Averaging Methods for Metrics Evaluation</w:t>
            </w:r>
            <w:r>
              <w:rPr>
                <w:noProof/>
                <w:webHidden/>
              </w:rPr>
              <w:tab/>
            </w:r>
            <w:r>
              <w:rPr>
                <w:noProof/>
                <w:webHidden/>
              </w:rPr>
              <w:fldChar w:fldCharType="begin"/>
            </w:r>
            <w:r>
              <w:rPr>
                <w:noProof/>
                <w:webHidden/>
              </w:rPr>
              <w:instrText xml:space="preserve"> PAGEREF _Toc192164949 \h </w:instrText>
            </w:r>
            <w:r>
              <w:rPr>
                <w:noProof/>
                <w:webHidden/>
              </w:rPr>
            </w:r>
            <w:r>
              <w:rPr>
                <w:noProof/>
                <w:webHidden/>
              </w:rPr>
              <w:fldChar w:fldCharType="separate"/>
            </w:r>
            <w:r>
              <w:rPr>
                <w:noProof/>
                <w:webHidden/>
              </w:rPr>
              <w:t>31</w:t>
            </w:r>
            <w:r>
              <w:rPr>
                <w:noProof/>
                <w:webHidden/>
              </w:rPr>
              <w:fldChar w:fldCharType="end"/>
            </w:r>
          </w:hyperlink>
        </w:p>
        <w:p w14:paraId="38FCD0F5" w14:textId="61A6B40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0" w:history="1">
            <w:r w:rsidRPr="00697774">
              <w:rPr>
                <w:rStyle w:val="Hyperlink"/>
                <w:noProof/>
                <w:lang w:val="en-US" w:eastAsia="en-US"/>
              </w:rPr>
              <w:t>6.6.1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Micro Averaging</w:t>
            </w:r>
            <w:r>
              <w:rPr>
                <w:noProof/>
                <w:webHidden/>
              </w:rPr>
              <w:tab/>
            </w:r>
            <w:r>
              <w:rPr>
                <w:noProof/>
                <w:webHidden/>
              </w:rPr>
              <w:fldChar w:fldCharType="begin"/>
            </w:r>
            <w:r>
              <w:rPr>
                <w:noProof/>
                <w:webHidden/>
              </w:rPr>
              <w:instrText xml:space="preserve"> PAGEREF _Toc192164950 \h </w:instrText>
            </w:r>
            <w:r>
              <w:rPr>
                <w:noProof/>
                <w:webHidden/>
              </w:rPr>
            </w:r>
            <w:r>
              <w:rPr>
                <w:noProof/>
                <w:webHidden/>
              </w:rPr>
              <w:fldChar w:fldCharType="separate"/>
            </w:r>
            <w:r>
              <w:rPr>
                <w:noProof/>
                <w:webHidden/>
              </w:rPr>
              <w:t>31</w:t>
            </w:r>
            <w:r>
              <w:rPr>
                <w:noProof/>
                <w:webHidden/>
              </w:rPr>
              <w:fldChar w:fldCharType="end"/>
            </w:r>
          </w:hyperlink>
        </w:p>
        <w:p w14:paraId="55E91155" w14:textId="15F142D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1" w:history="1">
            <w:r w:rsidRPr="00697774">
              <w:rPr>
                <w:rStyle w:val="Hyperlink"/>
                <w:noProof/>
                <w:lang w:val="en-US" w:eastAsia="en-US"/>
              </w:rPr>
              <w:t>6.6.2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Macro Averaging</w:t>
            </w:r>
            <w:r>
              <w:rPr>
                <w:noProof/>
                <w:webHidden/>
              </w:rPr>
              <w:tab/>
            </w:r>
            <w:r>
              <w:rPr>
                <w:noProof/>
                <w:webHidden/>
              </w:rPr>
              <w:fldChar w:fldCharType="begin"/>
            </w:r>
            <w:r>
              <w:rPr>
                <w:noProof/>
                <w:webHidden/>
              </w:rPr>
              <w:instrText xml:space="preserve"> PAGEREF _Toc192164951 \h </w:instrText>
            </w:r>
            <w:r>
              <w:rPr>
                <w:noProof/>
                <w:webHidden/>
              </w:rPr>
            </w:r>
            <w:r>
              <w:rPr>
                <w:noProof/>
                <w:webHidden/>
              </w:rPr>
              <w:fldChar w:fldCharType="separate"/>
            </w:r>
            <w:r>
              <w:rPr>
                <w:noProof/>
                <w:webHidden/>
              </w:rPr>
              <w:t>32</w:t>
            </w:r>
            <w:r>
              <w:rPr>
                <w:noProof/>
                <w:webHidden/>
              </w:rPr>
              <w:fldChar w:fldCharType="end"/>
            </w:r>
          </w:hyperlink>
        </w:p>
        <w:p w14:paraId="694ACAE9" w14:textId="3238861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2" w:history="1">
            <w:r w:rsidRPr="00697774">
              <w:rPr>
                <w:rStyle w:val="Hyperlink"/>
                <w:noProof/>
                <w:lang w:val="en-US" w:eastAsia="en-US"/>
              </w:rPr>
              <w:t>6.6.3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Averaging</w:t>
            </w:r>
            <w:r>
              <w:rPr>
                <w:noProof/>
                <w:webHidden/>
              </w:rPr>
              <w:tab/>
            </w:r>
            <w:r>
              <w:rPr>
                <w:noProof/>
                <w:webHidden/>
              </w:rPr>
              <w:fldChar w:fldCharType="begin"/>
            </w:r>
            <w:r>
              <w:rPr>
                <w:noProof/>
                <w:webHidden/>
              </w:rPr>
              <w:instrText xml:space="preserve"> PAGEREF _Toc192164952 \h </w:instrText>
            </w:r>
            <w:r>
              <w:rPr>
                <w:noProof/>
                <w:webHidden/>
              </w:rPr>
            </w:r>
            <w:r>
              <w:rPr>
                <w:noProof/>
                <w:webHidden/>
              </w:rPr>
              <w:fldChar w:fldCharType="separate"/>
            </w:r>
            <w:r>
              <w:rPr>
                <w:noProof/>
                <w:webHidden/>
              </w:rPr>
              <w:t>33</w:t>
            </w:r>
            <w:r>
              <w:rPr>
                <w:noProof/>
                <w:webHidden/>
              </w:rPr>
              <w:fldChar w:fldCharType="end"/>
            </w:r>
          </w:hyperlink>
        </w:p>
        <w:p w14:paraId="75572F19" w14:textId="3B4E8A8B"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3" w:history="1">
            <w:r w:rsidRPr="00697774">
              <w:rPr>
                <w:rStyle w:val="Hyperlink"/>
                <w:noProof/>
                <w:lang w:eastAsia="en-US"/>
              </w:rPr>
              <w:t>6.6.4</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Evaluation of Averaging Methods</w:t>
            </w:r>
            <w:r>
              <w:rPr>
                <w:noProof/>
                <w:webHidden/>
              </w:rPr>
              <w:tab/>
            </w:r>
            <w:r>
              <w:rPr>
                <w:noProof/>
                <w:webHidden/>
              </w:rPr>
              <w:fldChar w:fldCharType="begin"/>
            </w:r>
            <w:r>
              <w:rPr>
                <w:noProof/>
                <w:webHidden/>
              </w:rPr>
              <w:instrText xml:space="preserve"> PAGEREF _Toc192164953 \h </w:instrText>
            </w:r>
            <w:r>
              <w:rPr>
                <w:noProof/>
                <w:webHidden/>
              </w:rPr>
            </w:r>
            <w:r>
              <w:rPr>
                <w:noProof/>
                <w:webHidden/>
              </w:rPr>
              <w:fldChar w:fldCharType="separate"/>
            </w:r>
            <w:r>
              <w:rPr>
                <w:noProof/>
                <w:webHidden/>
              </w:rPr>
              <w:t>33</w:t>
            </w:r>
            <w:r>
              <w:rPr>
                <w:noProof/>
                <w:webHidden/>
              </w:rPr>
              <w:fldChar w:fldCharType="end"/>
            </w:r>
          </w:hyperlink>
        </w:p>
        <w:p w14:paraId="2CB6C5D9" w14:textId="1ED9C5EF"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4" w:history="1">
            <w:r w:rsidRPr="00697774">
              <w:rPr>
                <w:rStyle w:val="Hyperlink"/>
                <w:noProof/>
              </w:rPr>
              <w:t>7</w:t>
            </w:r>
            <w:r>
              <w:rPr>
                <w:rFonts w:asciiTheme="minorHAnsi" w:eastAsiaTheme="minorEastAsia" w:hAnsiTheme="minorHAnsi" w:cstheme="minorBidi"/>
                <w:noProof/>
                <w:kern w:val="2"/>
                <w:lang w:val="en-US" w:eastAsia="en-US"/>
                <w14:ligatures w14:val="standardContextual"/>
              </w:rPr>
              <w:tab/>
            </w:r>
            <w:r w:rsidRPr="00697774">
              <w:rPr>
                <w:rStyle w:val="Hyperlink"/>
                <w:noProof/>
              </w:rPr>
              <w:t>Design/Framework/Testbed</w:t>
            </w:r>
            <w:r>
              <w:rPr>
                <w:noProof/>
                <w:webHidden/>
              </w:rPr>
              <w:tab/>
            </w:r>
            <w:r>
              <w:rPr>
                <w:noProof/>
                <w:webHidden/>
              </w:rPr>
              <w:fldChar w:fldCharType="begin"/>
            </w:r>
            <w:r>
              <w:rPr>
                <w:noProof/>
                <w:webHidden/>
              </w:rPr>
              <w:instrText xml:space="preserve"> PAGEREF _Toc192164954 \h </w:instrText>
            </w:r>
            <w:r>
              <w:rPr>
                <w:noProof/>
                <w:webHidden/>
              </w:rPr>
            </w:r>
            <w:r>
              <w:rPr>
                <w:noProof/>
                <w:webHidden/>
              </w:rPr>
              <w:fldChar w:fldCharType="separate"/>
            </w:r>
            <w:r>
              <w:rPr>
                <w:noProof/>
                <w:webHidden/>
              </w:rPr>
              <w:t>34</w:t>
            </w:r>
            <w:r>
              <w:rPr>
                <w:noProof/>
                <w:webHidden/>
              </w:rPr>
              <w:fldChar w:fldCharType="end"/>
            </w:r>
          </w:hyperlink>
        </w:p>
        <w:p w14:paraId="7AD0E1BB" w14:textId="04A131DA"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5" w:history="1">
            <w:r w:rsidRPr="00697774">
              <w:rPr>
                <w:rStyle w:val="Hyperlink"/>
                <w:noProof/>
              </w:rPr>
              <w:t>8</w:t>
            </w:r>
            <w:r>
              <w:rPr>
                <w:rFonts w:asciiTheme="minorHAnsi" w:eastAsiaTheme="minorEastAsia" w:hAnsiTheme="minorHAnsi" w:cstheme="minorBidi"/>
                <w:noProof/>
                <w:kern w:val="2"/>
                <w:lang w:val="en-US" w:eastAsia="en-US"/>
                <w14:ligatures w14:val="standardContextual"/>
              </w:rPr>
              <w:tab/>
            </w:r>
            <w:r w:rsidRPr="00697774">
              <w:rPr>
                <w:rStyle w:val="Hyperlink"/>
                <w:noProof/>
              </w:rPr>
              <w:t>Results and Discussion</w:t>
            </w:r>
            <w:r>
              <w:rPr>
                <w:noProof/>
                <w:webHidden/>
              </w:rPr>
              <w:tab/>
            </w:r>
            <w:r>
              <w:rPr>
                <w:noProof/>
                <w:webHidden/>
              </w:rPr>
              <w:fldChar w:fldCharType="begin"/>
            </w:r>
            <w:r>
              <w:rPr>
                <w:noProof/>
                <w:webHidden/>
              </w:rPr>
              <w:instrText xml:space="preserve"> PAGEREF _Toc192164955 \h </w:instrText>
            </w:r>
            <w:r>
              <w:rPr>
                <w:noProof/>
                <w:webHidden/>
              </w:rPr>
            </w:r>
            <w:r>
              <w:rPr>
                <w:noProof/>
                <w:webHidden/>
              </w:rPr>
              <w:fldChar w:fldCharType="separate"/>
            </w:r>
            <w:r>
              <w:rPr>
                <w:noProof/>
                <w:webHidden/>
              </w:rPr>
              <w:t>36</w:t>
            </w:r>
            <w:r>
              <w:rPr>
                <w:noProof/>
                <w:webHidden/>
              </w:rPr>
              <w:fldChar w:fldCharType="end"/>
            </w:r>
          </w:hyperlink>
        </w:p>
        <w:p w14:paraId="3A70C336" w14:textId="1645F25F"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56" w:history="1">
            <w:r w:rsidRPr="00697774">
              <w:rPr>
                <w:rStyle w:val="Hyperlink"/>
                <w:noProof/>
              </w:rPr>
              <w:t>8.1</w:t>
            </w:r>
            <w:r>
              <w:rPr>
                <w:rFonts w:asciiTheme="minorHAnsi" w:eastAsiaTheme="minorEastAsia" w:hAnsiTheme="minorHAnsi" w:cstheme="minorBidi"/>
                <w:noProof/>
                <w:kern w:val="2"/>
                <w:lang w:val="en-US" w:eastAsia="en-US"/>
                <w14:ligatures w14:val="standardContextual"/>
              </w:rPr>
              <w:tab/>
            </w:r>
            <w:r w:rsidRPr="00697774">
              <w:rPr>
                <w:rStyle w:val="Hyperlink"/>
                <w:noProof/>
              </w:rPr>
              <w:t>Overview of Result Metrics</w:t>
            </w:r>
            <w:r>
              <w:rPr>
                <w:noProof/>
                <w:webHidden/>
              </w:rPr>
              <w:tab/>
            </w:r>
            <w:r>
              <w:rPr>
                <w:noProof/>
                <w:webHidden/>
              </w:rPr>
              <w:fldChar w:fldCharType="begin"/>
            </w:r>
            <w:r>
              <w:rPr>
                <w:noProof/>
                <w:webHidden/>
              </w:rPr>
              <w:instrText xml:space="preserve"> PAGEREF _Toc192164956 \h </w:instrText>
            </w:r>
            <w:r>
              <w:rPr>
                <w:noProof/>
                <w:webHidden/>
              </w:rPr>
            </w:r>
            <w:r>
              <w:rPr>
                <w:noProof/>
                <w:webHidden/>
              </w:rPr>
              <w:fldChar w:fldCharType="separate"/>
            </w:r>
            <w:r>
              <w:rPr>
                <w:noProof/>
                <w:webHidden/>
              </w:rPr>
              <w:t>36</w:t>
            </w:r>
            <w:r>
              <w:rPr>
                <w:noProof/>
                <w:webHidden/>
              </w:rPr>
              <w:fldChar w:fldCharType="end"/>
            </w:r>
          </w:hyperlink>
        </w:p>
        <w:p w14:paraId="12FDC743" w14:textId="74368DB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7" w:history="1">
            <w:r w:rsidRPr="00697774">
              <w:rPr>
                <w:rStyle w:val="Hyperlink"/>
                <w:noProof/>
              </w:rPr>
              <w:t>8.1.1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Performance Metrics</w:t>
            </w:r>
            <w:r>
              <w:rPr>
                <w:noProof/>
                <w:webHidden/>
              </w:rPr>
              <w:tab/>
            </w:r>
            <w:r>
              <w:rPr>
                <w:noProof/>
                <w:webHidden/>
              </w:rPr>
              <w:fldChar w:fldCharType="begin"/>
            </w:r>
            <w:r>
              <w:rPr>
                <w:noProof/>
                <w:webHidden/>
              </w:rPr>
              <w:instrText xml:space="preserve"> PAGEREF _Toc192164957 \h </w:instrText>
            </w:r>
            <w:r>
              <w:rPr>
                <w:noProof/>
                <w:webHidden/>
              </w:rPr>
            </w:r>
            <w:r>
              <w:rPr>
                <w:noProof/>
                <w:webHidden/>
              </w:rPr>
              <w:fldChar w:fldCharType="separate"/>
            </w:r>
            <w:r>
              <w:rPr>
                <w:noProof/>
                <w:webHidden/>
              </w:rPr>
              <w:t>38</w:t>
            </w:r>
            <w:r>
              <w:rPr>
                <w:noProof/>
                <w:webHidden/>
              </w:rPr>
              <w:fldChar w:fldCharType="end"/>
            </w:r>
          </w:hyperlink>
        </w:p>
        <w:p w14:paraId="2CD2043F" w14:textId="2970B24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8" w:history="1">
            <w:r w:rsidRPr="00697774">
              <w:rPr>
                <w:rStyle w:val="Hyperlink"/>
                <w:noProof/>
              </w:rPr>
              <w:t>8.1.2</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Trends</w:t>
            </w:r>
            <w:r>
              <w:rPr>
                <w:noProof/>
                <w:webHidden/>
              </w:rPr>
              <w:tab/>
            </w:r>
            <w:r>
              <w:rPr>
                <w:noProof/>
                <w:webHidden/>
              </w:rPr>
              <w:fldChar w:fldCharType="begin"/>
            </w:r>
            <w:r>
              <w:rPr>
                <w:noProof/>
                <w:webHidden/>
              </w:rPr>
              <w:instrText xml:space="preserve"> PAGEREF _Toc192164958 \h </w:instrText>
            </w:r>
            <w:r>
              <w:rPr>
                <w:noProof/>
                <w:webHidden/>
              </w:rPr>
            </w:r>
            <w:r>
              <w:rPr>
                <w:noProof/>
                <w:webHidden/>
              </w:rPr>
              <w:fldChar w:fldCharType="separate"/>
            </w:r>
            <w:r>
              <w:rPr>
                <w:noProof/>
                <w:webHidden/>
              </w:rPr>
              <w:t>38</w:t>
            </w:r>
            <w:r>
              <w:rPr>
                <w:noProof/>
                <w:webHidden/>
              </w:rPr>
              <w:fldChar w:fldCharType="end"/>
            </w:r>
          </w:hyperlink>
        </w:p>
        <w:p w14:paraId="0FF9B37D" w14:textId="50FF542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9" w:history="1">
            <w:r w:rsidRPr="00697774">
              <w:rPr>
                <w:rStyle w:val="Hyperlink"/>
                <w:noProof/>
                <w:lang w:val="en-US" w:eastAsia="en-US"/>
              </w:rPr>
              <w:t>8.1.3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Comparison by Model Type, Ranking Method, and Feature Selection</w:t>
            </w:r>
            <w:r>
              <w:rPr>
                <w:noProof/>
                <w:webHidden/>
              </w:rPr>
              <w:tab/>
            </w:r>
            <w:r>
              <w:rPr>
                <w:noProof/>
                <w:webHidden/>
              </w:rPr>
              <w:fldChar w:fldCharType="begin"/>
            </w:r>
            <w:r>
              <w:rPr>
                <w:noProof/>
                <w:webHidden/>
              </w:rPr>
              <w:instrText xml:space="preserve"> PAGEREF _Toc192164959 \h </w:instrText>
            </w:r>
            <w:r>
              <w:rPr>
                <w:noProof/>
                <w:webHidden/>
              </w:rPr>
            </w:r>
            <w:r>
              <w:rPr>
                <w:noProof/>
                <w:webHidden/>
              </w:rPr>
              <w:fldChar w:fldCharType="separate"/>
            </w:r>
            <w:r>
              <w:rPr>
                <w:noProof/>
                <w:webHidden/>
              </w:rPr>
              <w:t>39</w:t>
            </w:r>
            <w:r>
              <w:rPr>
                <w:noProof/>
                <w:webHidden/>
              </w:rPr>
              <w:fldChar w:fldCharType="end"/>
            </w:r>
          </w:hyperlink>
        </w:p>
        <w:p w14:paraId="79678AA3" w14:textId="582794A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0" w:history="1">
            <w:r w:rsidRPr="00697774">
              <w:rPr>
                <w:rStyle w:val="Hyperlink"/>
                <w:noProof/>
                <w:lang w:eastAsia="en-US"/>
              </w:rPr>
              <w:t>8.2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Ranking Results</w:t>
            </w:r>
            <w:r>
              <w:rPr>
                <w:noProof/>
                <w:webHidden/>
              </w:rPr>
              <w:tab/>
            </w:r>
            <w:r>
              <w:rPr>
                <w:noProof/>
                <w:webHidden/>
              </w:rPr>
              <w:fldChar w:fldCharType="begin"/>
            </w:r>
            <w:r>
              <w:rPr>
                <w:noProof/>
                <w:webHidden/>
              </w:rPr>
              <w:instrText xml:space="preserve"> PAGEREF _Toc192164960 \h </w:instrText>
            </w:r>
            <w:r>
              <w:rPr>
                <w:noProof/>
                <w:webHidden/>
              </w:rPr>
            </w:r>
            <w:r>
              <w:rPr>
                <w:noProof/>
                <w:webHidden/>
              </w:rPr>
              <w:fldChar w:fldCharType="separate"/>
            </w:r>
            <w:r>
              <w:rPr>
                <w:noProof/>
                <w:webHidden/>
              </w:rPr>
              <w:t>40</w:t>
            </w:r>
            <w:r>
              <w:rPr>
                <w:noProof/>
                <w:webHidden/>
              </w:rPr>
              <w:fldChar w:fldCharType="end"/>
            </w:r>
          </w:hyperlink>
        </w:p>
        <w:p w14:paraId="143E9351" w14:textId="56250A8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1" w:history="1">
            <w:r w:rsidRPr="00697774">
              <w:rPr>
                <w:rStyle w:val="Hyperlink"/>
                <w:noProof/>
                <w:lang w:val="en-US" w:eastAsia="en-US"/>
              </w:rPr>
              <w:t>8.2.1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Statistical Properties Ranking Results</w:t>
            </w:r>
            <w:r>
              <w:rPr>
                <w:noProof/>
                <w:webHidden/>
              </w:rPr>
              <w:tab/>
            </w:r>
            <w:r>
              <w:rPr>
                <w:noProof/>
                <w:webHidden/>
              </w:rPr>
              <w:fldChar w:fldCharType="begin"/>
            </w:r>
            <w:r>
              <w:rPr>
                <w:noProof/>
                <w:webHidden/>
              </w:rPr>
              <w:instrText xml:space="preserve"> PAGEREF _Toc192164961 \h </w:instrText>
            </w:r>
            <w:r>
              <w:rPr>
                <w:noProof/>
                <w:webHidden/>
              </w:rPr>
            </w:r>
            <w:r>
              <w:rPr>
                <w:noProof/>
                <w:webHidden/>
              </w:rPr>
              <w:fldChar w:fldCharType="separate"/>
            </w:r>
            <w:r>
              <w:rPr>
                <w:noProof/>
                <w:webHidden/>
              </w:rPr>
              <w:t>40</w:t>
            </w:r>
            <w:r>
              <w:rPr>
                <w:noProof/>
                <w:webHidden/>
              </w:rPr>
              <w:fldChar w:fldCharType="end"/>
            </w:r>
          </w:hyperlink>
        </w:p>
        <w:p w14:paraId="3FA646E5" w14:textId="4BD44C0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2" w:history="1">
            <w:r w:rsidRPr="00697774">
              <w:rPr>
                <w:rStyle w:val="Hyperlink"/>
                <w:noProof/>
                <w:lang w:val="en-US" w:eastAsia="en-US"/>
              </w:rPr>
              <w:t>8.2.2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RandomForest Classifier</w:t>
            </w:r>
            <w:r>
              <w:rPr>
                <w:noProof/>
                <w:webHidden/>
              </w:rPr>
              <w:tab/>
            </w:r>
            <w:r>
              <w:rPr>
                <w:noProof/>
                <w:webHidden/>
              </w:rPr>
              <w:fldChar w:fldCharType="begin"/>
            </w:r>
            <w:r>
              <w:rPr>
                <w:noProof/>
                <w:webHidden/>
              </w:rPr>
              <w:instrText xml:space="preserve"> PAGEREF _Toc192164962 \h </w:instrText>
            </w:r>
            <w:r>
              <w:rPr>
                <w:noProof/>
                <w:webHidden/>
              </w:rPr>
            </w:r>
            <w:r>
              <w:rPr>
                <w:noProof/>
                <w:webHidden/>
              </w:rPr>
              <w:fldChar w:fldCharType="separate"/>
            </w:r>
            <w:r>
              <w:rPr>
                <w:noProof/>
                <w:webHidden/>
              </w:rPr>
              <w:t>42</w:t>
            </w:r>
            <w:r>
              <w:rPr>
                <w:noProof/>
                <w:webHidden/>
              </w:rPr>
              <w:fldChar w:fldCharType="end"/>
            </w:r>
          </w:hyperlink>
        </w:p>
        <w:p w14:paraId="68FA8912" w14:textId="021005F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3" w:history="1">
            <w:r w:rsidRPr="00697774">
              <w:rPr>
                <w:rStyle w:val="Hyperlink"/>
                <w:noProof/>
                <w:lang w:val="en-US" w:eastAsia="en-US"/>
              </w:rPr>
              <w:t>8.2.3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XGBoost Classifier</w:t>
            </w:r>
            <w:r>
              <w:rPr>
                <w:noProof/>
                <w:webHidden/>
              </w:rPr>
              <w:tab/>
            </w:r>
            <w:r>
              <w:rPr>
                <w:noProof/>
                <w:webHidden/>
              </w:rPr>
              <w:fldChar w:fldCharType="begin"/>
            </w:r>
            <w:r>
              <w:rPr>
                <w:noProof/>
                <w:webHidden/>
              </w:rPr>
              <w:instrText xml:space="preserve"> PAGEREF _Toc192164963 \h </w:instrText>
            </w:r>
            <w:r>
              <w:rPr>
                <w:noProof/>
                <w:webHidden/>
              </w:rPr>
            </w:r>
            <w:r>
              <w:rPr>
                <w:noProof/>
                <w:webHidden/>
              </w:rPr>
              <w:fldChar w:fldCharType="separate"/>
            </w:r>
            <w:r>
              <w:rPr>
                <w:noProof/>
                <w:webHidden/>
              </w:rPr>
              <w:t>44</w:t>
            </w:r>
            <w:r>
              <w:rPr>
                <w:noProof/>
                <w:webHidden/>
              </w:rPr>
              <w:fldChar w:fldCharType="end"/>
            </w:r>
          </w:hyperlink>
        </w:p>
        <w:p w14:paraId="6E69551F" w14:textId="5ED59A56"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4" w:history="1">
            <w:r w:rsidRPr="00697774">
              <w:rPr>
                <w:rStyle w:val="Hyperlink"/>
                <w:noProof/>
              </w:rPr>
              <w:t>8.3</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Models</w:t>
            </w:r>
            <w:r>
              <w:rPr>
                <w:noProof/>
                <w:webHidden/>
              </w:rPr>
              <w:tab/>
            </w:r>
            <w:r>
              <w:rPr>
                <w:noProof/>
                <w:webHidden/>
              </w:rPr>
              <w:fldChar w:fldCharType="begin"/>
            </w:r>
            <w:r>
              <w:rPr>
                <w:noProof/>
                <w:webHidden/>
              </w:rPr>
              <w:instrText xml:space="preserve"> PAGEREF _Toc192164964 \h </w:instrText>
            </w:r>
            <w:r>
              <w:rPr>
                <w:noProof/>
                <w:webHidden/>
              </w:rPr>
            </w:r>
            <w:r>
              <w:rPr>
                <w:noProof/>
                <w:webHidden/>
              </w:rPr>
              <w:fldChar w:fldCharType="separate"/>
            </w:r>
            <w:r>
              <w:rPr>
                <w:noProof/>
                <w:webHidden/>
              </w:rPr>
              <w:t>46</w:t>
            </w:r>
            <w:r>
              <w:rPr>
                <w:noProof/>
                <w:webHidden/>
              </w:rPr>
              <w:fldChar w:fldCharType="end"/>
            </w:r>
          </w:hyperlink>
        </w:p>
        <w:p w14:paraId="59F38171" w14:textId="5AFF8E9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5" w:history="1">
            <w:r w:rsidRPr="00697774">
              <w:rPr>
                <w:rStyle w:val="Hyperlink"/>
                <w:noProof/>
                <w:lang w:val="en-US"/>
              </w:rPr>
              <w:t>8.3.1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F1 Scores</w:t>
            </w:r>
            <w:r>
              <w:rPr>
                <w:noProof/>
                <w:webHidden/>
              </w:rPr>
              <w:tab/>
            </w:r>
            <w:r>
              <w:rPr>
                <w:noProof/>
                <w:webHidden/>
              </w:rPr>
              <w:fldChar w:fldCharType="begin"/>
            </w:r>
            <w:r>
              <w:rPr>
                <w:noProof/>
                <w:webHidden/>
              </w:rPr>
              <w:instrText xml:space="preserve"> PAGEREF _Toc192164965 \h </w:instrText>
            </w:r>
            <w:r>
              <w:rPr>
                <w:noProof/>
                <w:webHidden/>
              </w:rPr>
            </w:r>
            <w:r>
              <w:rPr>
                <w:noProof/>
                <w:webHidden/>
              </w:rPr>
              <w:fldChar w:fldCharType="separate"/>
            </w:r>
            <w:r>
              <w:rPr>
                <w:noProof/>
                <w:webHidden/>
              </w:rPr>
              <w:t>46</w:t>
            </w:r>
            <w:r>
              <w:rPr>
                <w:noProof/>
                <w:webHidden/>
              </w:rPr>
              <w:fldChar w:fldCharType="end"/>
            </w:r>
          </w:hyperlink>
        </w:p>
        <w:p w14:paraId="6DB9BD91" w14:textId="5963D3F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6" w:history="1">
            <w:r w:rsidRPr="00697774">
              <w:rPr>
                <w:rStyle w:val="Hyperlink"/>
                <w:noProof/>
                <w:lang w:val="en-US"/>
              </w:rPr>
              <w:t>8.3.2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accuracy</w:t>
            </w:r>
            <w:r>
              <w:rPr>
                <w:noProof/>
                <w:webHidden/>
              </w:rPr>
              <w:tab/>
            </w:r>
            <w:r>
              <w:rPr>
                <w:noProof/>
                <w:webHidden/>
              </w:rPr>
              <w:fldChar w:fldCharType="begin"/>
            </w:r>
            <w:r>
              <w:rPr>
                <w:noProof/>
                <w:webHidden/>
              </w:rPr>
              <w:instrText xml:space="preserve"> PAGEREF _Toc192164966 \h </w:instrText>
            </w:r>
            <w:r>
              <w:rPr>
                <w:noProof/>
                <w:webHidden/>
              </w:rPr>
            </w:r>
            <w:r>
              <w:rPr>
                <w:noProof/>
                <w:webHidden/>
              </w:rPr>
              <w:fldChar w:fldCharType="separate"/>
            </w:r>
            <w:r>
              <w:rPr>
                <w:noProof/>
                <w:webHidden/>
              </w:rPr>
              <w:t>47</w:t>
            </w:r>
            <w:r>
              <w:rPr>
                <w:noProof/>
                <w:webHidden/>
              </w:rPr>
              <w:fldChar w:fldCharType="end"/>
            </w:r>
          </w:hyperlink>
        </w:p>
        <w:p w14:paraId="09AA44A3" w14:textId="5FD5225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7" w:history="1">
            <w:r w:rsidRPr="00697774">
              <w:rPr>
                <w:rStyle w:val="Hyperlink"/>
                <w:noProof/>
              </w:rPr>
              <w:t>8.3.3</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of Models with Limited Features</w:t>
            </w:r>
            <w:r>
              <w:rPr>
                <w:noProof/>
                <w:webHidden/>
              </w:rPr>
              <w:tab/>
            </w:r>
            <w:r>
              <w:rPr>
                <w:noProof/>
                <w:webHidden/>
              </w:rPr>
              <w:fldChar w:fldCharType="begin"/>
            </w:r>
            <w:r>
              <w:rPr>
                <w:noProof/>
                <w:webHidden/>
              </w:rPr>
              <w:instrText xml:space="preserve"> PAGEREF _Toc192164967 \h </w:instrText>
            </w:r>
            <w:r>
              <w:rPr>
                <w:noProof/>
                <w:webHidden/>
              </w:rPr>
            </w:r>
            <w:r>
              <w:rPr>
                <w:noProof/>
                <w:webHidden/>
              </w:rPr>
              <w:fldChar w:fldCharType="separate"/>
            </w:r>
            <w:r>
              <w:rPr>
                <w:noProof/>
                <w:webHidden/>
              </w:rPr>
              <w:t>51</w:t>
            </w:r>
            <w:r>
              <w:rPr>
                <w:noProof/>
                <w:webHidden/>
              </w:rPr>
              <w:fldChar w:fldCharType="end"/>
            </w:r>
          </w:hyperlink>
        </w:p>
        <w:p w14:paraId="6417D67D" w14:textId="0E93F83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8" w:history="1">
            <w:r w:rsidRPr="00697774">
              <w:rPr>
                <w:rStyle w:val="Hyperlink"/>
                <w:noProof/>
                <w:lang w:val="en-US"/>
              </w:rPr>
              <w:t>8.3.4</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Performance on time taken</w:t>
            </w:r>
            <w:r>
              <w:rPr>
                <w:noProof/>
                <w:webHidden/>
              </w:rPr>
              <w:tab/>
            </w:r>
            <w:r>
              <w:rPr>
                <w:noProof/>
                <w:webHidden/>
              </w:rPr>
              <w:fldChar w:fldCharType="begin"/>
            </w:r>
            <w:r>
              <w:rPr>
                <w:noProof/>
                <w:webHidden/>
              </w:rPr>
              <w:instrText xml:space="preserve"> PAGEREF _Toc192164968 \h </w:instrText>
            </w:r>
            <w:r>
              <w:rPr>
                <w:noProof/>
                <w:webHidden/>
              </w:rPr>
            </w:r>
            <w:r>
              <w:rPr>
                <w:noProof/>
                <w:webHidden/>
              </w:rPr>
              <w:fldChar w:fldCharType="separate"/>
            </w:r>
            <w:r>
              <w:rPr>
                <w:noProof/>
                <w:webHidden/>
              </w:rPr>
              <w:t>54</w:t>
            </w:r>
            <w:r>
              <w:rPr>
                <w:noProof/>
                <w:webHidden/>
              </w:rPr>
              <w:fldChar w:fldCharType="end"/>
            </w:r>
          </w:hyperlink>
        </w:p>
        <w:p w14:paraId="018C58DF" w14:textId="6DFA4B1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9" w:history="1">
            <w:r w:rsidRPr="00697774">
              <w:rPr>
                <w:rStyle w:val="Hyperlink"/>
                <w:noProof/>
              </w:rPr>
              <w:t>8.4</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Findings</w:t>
            </w:r>
            <w:r>
              <w:rPr>
                <w:noProof/>
                <w:webHidden/>
              </w:rPr>
              <w:tab/>
            </w:r>
            <w:r>
              <w:rPr>
                <w:noProof/>
                <w:webHidden/>
              </w:rPr>
              <w:fldChar w:fldCharType="begin"/>
            </w:r>
            <w:r>
              <w:rPr>
                <w:noProof/>
                <w:webHidden/>
              </w:rPr>
              <w:instrText xml:space="preserve"> PAGEREF _Toc192164969 \h </w:instrText>
            </w:r>
            <w:r>
              <w:rPr>
                <w:noProof/>
                <w:webHidden/>
              </w:rPr>
            </w:r>
            <w:r>
              <w:rPr>
                <w:noProof/>
                <w:webHidden/>
              </w:rPr>
              <w:fldChar w:fldCharType="separate"/>
            </w:r>
            <w:r>
              <w:rPr>
                <w:noProof/>
                <w:webHidden/>
              </w:rPr>
              <w:t>56</w:t>
            </w:r>
            <w:r>
              <w:rPr>
                <w:noProof/>
                <w:webHidden/>
              </w:rPr>
              <w:fldChar w:fldCharType="end"/>
            </w:r>
          </w:hyperlink>
        </w:p>
        <w:p w14:paraId="003A263A" w14:textId="6569863D"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0" w:history="1">
            <w:r w:rsidRPr="00697774">
              <w:rPr>
                <w:rStyle w:val="Hyperlink"/>
                <w:noProof/>
              </w:rPr>
              <w:t>8.4.1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Observations</w:t>
            </w:r>
            <w:r>
              <w:rPr>
                <w:noProof/>
                <w:webHidden/>
              </w:rPr>
              <w:tab/>
            </w:r>
            <w:r>
              <w:rPr>
                <w:noProof/>
                <w:webHidden/>
              </w:rPr>
              <w:fldChar w:fldCharType="begin"/>
            </w:r>
            <w:r>
              <w:rPr>
                <w:noProof/>
                <w:webHidden/>
              </w:rPr>
              <w:instrText xml:space="preserve"> PAGEREF _Toc192164970 \h </w:instrText>
            </w:r>
            <w:r>
              <w:rPr>
                <w:noProof/>
                <w:webHidden/>
              </w:rPr>
            </w:r>
            <w:r>
              <w:rPr>
                <w:noProof/>
                <w:webHidden/>
              </w:rPr>
              <w:fldChar w:fldCharType="separate"/>
            </w:r>
            <w:r>
              <w:rPr>
                <w:noProof/>
                <w:webHidden/>
              </w:rPr>
              <w:t>58</w:t>
            </w:r>
            <w:r>
              <w:rPr>
                <w:noProof/>
                <w:webHidden/>
              </w:rPr>
              <w:fldChar w:fldCharType="end"/>
            </w:r>
          </w:hyperlink>
        </w:p>
        <w:p w14:paraId="51D92FED" w14:textId="7307CE5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1" w:history="1">
            <w:r w:rsidRPr="00697774">
              <w:rPr>
                <w:rStyle w:val="Hyperlink"/>
                <w:noProof/>
              </w:rPr>
              <w:t>8.4.2</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Configurations</w:t>
            </w:r>
            <w:r>
              <w:rPr>
                <w:noProof/>
                <w:webHidden/>
              </w:rPr>
              <w:tab/>
            </w:r>
            <w:r>
              <w:rPr>
                <w:noProof/>
                <w:webHidden/>
              </w:rPr>
              <w:fldChar w:fldCharType="begin"/>
            </w:r>
            <w:r>
              <w:rPr>
                <w:noProof/>
                <w:webHidden/>
              </w:rPr>
              <w:instrText xml:space="preserve"> PAGEREF _Toc192164971 \h </w:instrText>
            </w:r>
            <w:r>
              <w:rPr>
                <w:noProof/>
                <w:webHidden/>
              </w:rPr>
            </w:r>
            <w:r>
              <w:rPr>
                <w:noProof/>
                <w:webHidden/>
              </w:rPr>
              <w:fldChar w:fldCharType="separate"/>
            </w:r>
            <w:r>
              <w:rPr>
                <w:noProof/>
                <w:webHidden/>
              </w:rPr>
              <w:t>58</w:t>
            </w:r>
            <w:r>
              <w:rPr>
                <w:noProof/>
                <w:webHidden/>
              </w:rPr>
              <w:fldChar w:fldCharType="end"/>
            </w:r>
          </w:hyperlink>
        </w:p>
        <w:p w14:paraId="1410668F" w14:textId="3FBDC779"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2" w:history="1">
            <w:r w:rsidRPr="00697774">
              <w:rPr>
                <w:rStyle w:val="Hyperlink"/>
                <w:noProof/>
              </w:rPr>
              <w:t>9</w:t>
            </w:r>
            <w:r>
              <w:rPr>
                <w:rFonts w:asciiTheme="minorHAnsi" w:eastAsiaTheme="minorEastAsia" w:hAnsiTheme="minorHAnsi" w:cstheme="minorBidi"/>
                <w:noProof/>
                <w:kern w:val="2"/>
                <w:lang w:val="en-US" w:eastAsia="en-US"/>
                <w14:ligatures w14:val="standardContextual"/>
              </w:rPr>
              <w:tab/>
            </w:r>
            <w:r w:rsidRPr="00697774">
              <w:rPr>
                <w:rStyle w:val="Hyperlink"/>
                <w:noProof/>
              </w:rPr>
              <w:t>Conclusion</w:t>
            </w:r>
            <w:r>
              <w:rPr>
                <w:noProof/>
                <w:webHidden/>
              </w:rPr>
              <w:tab/>
            </w:r>
            <w:r>
              <w:rPr>
                <w:noProof/>
                <w:webHidden/>
              </w:rPr>
              <w:fldChar w:fldCharType="begin"/>
            </w:r>
            <w:r>
              <w:rPr>
                <w:noProof/>
                <w:webHidden/>
              </w:rPr>
              <w:instrText xml:space="preserve"> PAGEREF _Toc192164972 \h </w:instrText>
            </w:r>
            <w:r>
              <w:rPr>
                <w:noProof/>
                <w:webHidden/>
              </w:rPr>
            </w:r>
            <w:r>
              <w:rPr>
                <w:noProof/>
                <w:webHidden/>
              </w:rPr>
              <w:fldChar w:fldCharType="separate"/>
            </w:r>
            <w:r>
              <w:rPr>
                <w:noProof/>
                <w:webHidden/>
              </w:rPr>
              <w:t>60</w:t>
            </w:r>
            <w:r>
              <w:rPr>
                <w:noProof/>
                <w:webHidden/>
              </w:rPr>
              <w:fldChar w:fldCharType="end"/>
            </w:r>
          </w:hyperlink>
        </w:p>
        <w:p w14:paraId="543B46A7" w14:textId="69488983"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3" w:history="1">
            <w:r w:rsidRPr="00697774">
              <w:rPr>
                <w:rStyle w:val="Hyperlink"/>
                <w:noProof/>
              </w:rPr>
              <w:t>10</w:t>
            </w:r>
            <w:r>
              <w:rPr>
                <w:rFonts w:asciiTheme="minorHAnsi" w:eastAsiaTheme="minorEastAsia" w:hAnsiTheme="minorHAnsi" w:cstheme="minorBidi"/>
                <w:noProof/>
                <w:kern w:val="2"/>
                <w:lang w:val="en-US" w:eastAsia="en-US"/>
                <w14:ligatures w14:val="standardContextual"/>
              </w:rPr>
              <w:tab/>
            </w:r>
            <w:r w:rsidRPr="00697774">
              <w:rPr>
                <w:rStyle w:val="Hyperlink"/>
                <w:noProof/>
              </w:rPr>
              <w:t>Scope of Future Research</w:t>
            </w:r>
            <w:r w:rsidRPr="00697774">
              <w:rPr>
                <w:rStyle w:val="Hyperlink"/>
                <w:noProof/>
                <w:vertAlign w:val="superscript"/>
              </w:rPr>
              <w:t>e</w:t>
            </w:r>
            <w:r>
              <w:rPr>
                <w:noProof/>
                <w:webHidden/>
              </w:rPr>
              <w:tab/>
            </w:r>
            <w:r>
              <w:rPr>
                <w:noProof/>
                <w:webHidden/>
              </w:rPr>
              <w:fldChar w:fldCharType="begin"/>
            </w:r>
            <w:r>
              <w:rPr>
                <w:noProof/>
                <w:webHidden/>
              </w:rPr>
              <w:instrText xml:space="preserve"> PAGEREF _Toc192164973 \h </w:instrText>
            </w:r>
            <w:r>
              <w:rPr>
                <w:noProof/>
                <w:webHidden/>
              </w:rPr>
            </w:r>
            <w:r>
              <w:rPr>
                <w:noProof/>
                <w:webHidden/>
              </w:rPr>
              <w:fldChar w:fldCharType="separate"/>
            </w:r>
            <w:r>
              <w:rPr>
                <w:noProof/>
                <w:webHidden/>
              </w:rPr>
              <w:t>62</w:t>
            </w:r>
            <w:r>
              <w:rPr>
                <w:noProof/>
                <w:webHidden/>
              </w:rPr>
              <w:fldChar w:fldCharType="end"/>
            </w:r>
          </w:hyperlink>
        </w:p>
        <w:p w14:paraId="0112522F" w14:textId="6E6CF88D"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4" w:history="1">
            <w:r w:rsidRPr="00697774">
              <w:rPr>
                <w:rStyle w:val="Hyperlink"/>
                <w:noProof/>
              </w:rPr>
              <w:t>11</w:t>
            </w:r>
            <w:r>
              <w:rPr>
                <w:rFonts w:asciiTheme="minorHAnsi" w:eastAsiaTheme="minorEastAsia" w:hAnsiTheme="minorHAnsi" w:cstheme="minorBidi"/>
                <w:noProof/>
                <w:kern w:val="2"/>
                <w:lang w:val="en-US" w:eastAsia="en-US"/>
                <w14:ligatures w14:val="standardContextual"/>
              </w:rPr>
              <w:tab/>
            </w:r>
            <w:r w:rsidRPr="00697774">
              <w:rPr>
                <w:rStyle w:val="Hyperlink"/>
                <w:noProof/>
              </w:rPr>
              <w:t>References</w:t>
            </w:r>
            <w:r>
              <w:rPr>
                <w:noProof/>
                <w:webHidden/>
              </w:rPr>
              <w:tab/>
            </w:r>
            <w:r>
              <w:rPr>
                <w:noProof/>
                <w:webHidden/>
              </w:rPr>
              <w:fldChar w:fldCharType="begin"/>
            </w:r>
            <w:r>
              <w:rPr>
                <w:noProof/>
                <w:webHidden/>
              </w:rPr>
              <w:instrText xml:space="preserve"> PAGEREF _Toc192164974 \h </w:instrText>
            </w:r>
            <w:r>
              <w:rPr>
                <w:noProof/>
                <w:webHidden/>
              </w:rPr>
            </w:r>
            <w:r>
              <w:rPr>
                <w:noProof/>
                <w:webHidden/>
              </w:rPr>
              <w:fldChar w:fldCharType="separate"/>
            </w:r>
            <w:r>
              <w:rPr>
                <w:noProof/>
                <w:webHidden/>
              </w:rPr>
              <w:t>62</w:t>
            </w:r>
            <w:r>
              <w:rPr>
                <w:noProof/>
                <w:webHidden/>
              </w:rPr>
              <w:fldChar w:fldCharType="end"/>
            </w:r>
          </w:hyperlink>
        </w:p>
        <w:p w14:paraId="36E77C90" w14:textId="4ED0DBC3" w:rsidR="0050127B" w:rsidRDefault="0050127B">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92164975" w:history="1">
            <w:r w:rsidRPr="00697774">
              <w:rPr>
                <w:rStyle w:val="Hyperlink"/>
                <w:noProof/>
              </w:rPr>
              <w:t>Appendix A: xxx</w:t>
            </w:r>
            <w:r>
              <w:rPr>
                <w:noProof/>
                <w:webHidden/>
              </w:rPr>
              <w:tab/>
            </w:r>
            <w:r>
              <w:rPr>
                <w:noProof/>
                <w:webHidden/>
              </w:rPr>
              <w:fldChar w:fldCharType="begin"/>
            </w:r>
            <w:r>
              <w:rPr>
                <w:noProof/>
                <w:webHidden/>
              </w:rPr>
              <w:instrText xml:space="preserve"> PAGEREF _Toc192164975 \h </w:instrText>
            </w:r>
            <w:r>
              <w:rPr>
                <w:noProof/>
                <w:webHidden/>
              </w:rPr>
            </w:r>
            <w:r>
              <w:rPr>
                <w:noProof/>
                <w:webHidden/>
              </w:rPr>
              <w:fldChar w:fldCharType="separate"/>
            </w:r>
            <w:r>
              <w:rPr>
                <w:noProof/>
                <w:webHidden/>
              </w:rPr>
              <w:t>63</w:t>
            </w:r>
            <w:r>
              <w:rPr>
                <w:noProof/>
                <w:webHidden/>
              </w:rPr>
              <w:fldChar w:fldCharType="end"/>
            </w:r>
          </w:hyperlink>
        </w:p>
        <w:p w14:paraId="5CD994C3" w14:textId="69A26F96" w:rsidR="00254AD7" w:rsidRPr="00254AD7" w:rsidRDefault="00254AD7" w:rsidP="00AF314F">
          <w:r w:rsidRPr="00254AD7">
            <w:rPr>
              <w:b/>
              <w:bCs/>
              <w:noProof/>
            </w:rPr>
            <w:fldChar w:fldCharType="end"/>
          </w:r>
        </w:p>
      </w:sdtContent>
    </w:sdt>
    <w:p w14:paraId="61703F3D" w14:textId="77777777" w:rsidR="001B21CC" w:rsidRDefault="001B21CC" w:rsidP="00AF314F">
      <w:pPr>
        <w:pStyle w:val="Title"/>
        <w:spacing w:line="360" w:lineRule="auto"/>
      </w:pPr>
    </w:p>
    <w:p w14:paraId="187376E1" w14:textId="77777777" w:rsidR="001B21CC" w:rsidRPr="001B21CC" w:rsidRDefault="001B21CC" w:rsidP="00AF314F"/>
    <w:p w14:paraId="5AE145E8" w14:textId="77777777" w:rsidR="001B21CC" w:rsidRPr="001B21CC" w:rsidRDefault="001B21CC" w:rsidP="00AF314F"/>
    <w:p w14:paraId="36E658CA" w14:textId="77777777" w:rsidR="001B21CC" w:rsidRPr="001B21CC" w:rsidRDefault="001B21CC" w:rsidP="00AF314F"/>
    <w:p w14:paraId="3323EC42" w14:textId="77777777" w:rsidR="001B21CC" w:rsidRPr="001B21CC" w:rsidRDefault="001B21CC" w:rsidP="00AF314F"/>
    <w:p w14:paraId="117D2928" w14:textId="77777777" w:rsidR="001B21CC" w:rsidRPr="001B21CC" w:rsidRDefault="001B21CC" w:rsidP="00AF314F"/>
    <w:p w14:paraId="6F4CCABA" w14:textId="77777777" w:rsidR="001B21CC" w:rsidRPr="001B21CC" w:rsidRDefault="001B21CC" w:rsidP="00AF314F"/>
    <w:p w14:paraId="50FDC38B" w14:textId="77777777" w:rsidR="001B21CC" w:rsidRPr="001B21CC" w:rsidRDefault="001B21CC" w:rsidP="00AF314F"/>
    <w:p w14:paraId="640B7E27" w14:textId="77777777" w:rsidR="001B21CC" w:rsidRPr="001B21CC" w:rsidRDefault="001B21CC" w:rsidP="00AF314F"/>
    <w:p w14:paraId="456ED272" w14:textId="77E8E524" w:rsidR="001B21CC" w:rsidRDefault="001B21CC" w:rsidP="00AF314F">
      <w:pPr>
        <w:tabs>
          <w:tab w:val="left" w:pos="1440"/>
        </w:tabs>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tab/>
      </w:r>
    </w:p>
    <w:p w14:paraId="4B8CE98F" w14:textId="77777777" w:rsidR="001B21CC" w:rsidRPr="001B21CC" w:rsidRDefault="001B21CC" w:rsidP="00AF314F"/>
    <w:p w14:paraId="6A353C02" w14:textId="77777777" w:rsidR="001B21CC" w:rsidRDefault="001B21CC" w:rsidP="00AF314F">
      <w:pPr>
        <w:rPr>
          <w:rFonts w:asciiTheme="majorHAnsi" w:eastAsiaTheme="majorEastAsia" w:hAnsiTheme="majorHAnsi" w:cstheme="majorBidi"/>
          <w:color w:val="17365D" w:themeColor="text2" w:themeShade="BF"/>
          <w:spacing w:val="5"/>
          <w:kern w:val="28"/>
          <w:sz w:val="52"/>
          <w:szCs w:val="52"/>
        </w:rPr>
      </w:pPr>
    </w:p>
    <w:p w14:paraId="18F76C32" w14:textId="77777777" w:rsidR="001B21CC" w:rsidRPr="001B21CC" w:rsidRDefault="001B21CC" w:rsidP="00AF314F"/>
    <w:p w14:paraId="584C2ED8" w14:textId="77777777" w:rsidR="001B21CC" w:rsidRDefault="001B21CC" w:rsidP="00AF314F">
      <w:pPr>
        <w:pStyle w:val="Title"/>
        <w:spacing w:line="360" w:lineRule="auto"/>
      </w:pPr>
    </w:p>
    <w:p w14:paraId="55B8F698" w14:textId="174BF6EA" w:rsidR="00EC19DD" w:rsidRPr="00254AD7" w:rsidRDefault="00EC19DD" w:rsidP="00AF314F">
      <w:pPr>
        <w:pStyle w:val="Title"/>
        <w:spacing w:line="360" w:lineRule="auto"/>
        <w:rPr>
          <w:sz w:val="24"/>
        </w:rPr>
      </w:pPr>
      <w:r w:rsidRPr="001B21CC">
        <w:br w:type="page"/>
      </w:r>
      <w:r w:rsidRPr="00254AD7">
        <w:t>List of Figures</w:t>
      </w:r>
    </w:p>
    <w:p w14:paraId="2D5F102A" w14:textId="210D8FF9" w:rsidR="002108FE"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fldChar w:fldCharType="begin"/>
      </w:r>
      <w:r>
        <w:instrText xml:space="preserve"> TOC \h \z \c "Figure" </w:instrText>
      </w:r>
      <w:r>
        <w:fldChar w:fldCharType="separate"/>
      </w:r>
      <w:hyperlink w:anchor="_Toc191292396" w:history="1">
        <w:r w:rsidR="002108FE" w:rsidRPr="00A53B47">
          <w:rPr>
            <w:rStyle w:val="Hyperlink"/>
            <w:noProof/>
          </w:rPr>
          <w:t>Figure 1 Label Distribution in Function Dataset</w:t>
        </w:r>
        <w:r w:rsidR="002108FE">
          <w:rPr>
            <w:noProof/>
            <w:webHidden/>
          </w:rPr>
          <w:tab/>
        </w:r>
        <w:r w:rsidR="002108FE">
          <w:rPr>
            <w:noProof/>
            <w:webHidden/>
          </w:rPr>
          <w:fldChar w:fldCharType="begin"/>
        </w:r>
        <w:r w:rsidR="002108FE">
          <w:rPr>
            <w:noProof/>
            <w:webHidden/>
          </w:rPr>
          <w:instrText xml:space="preserve"> PAGEREF _Toc191292396 \h </w:instrText>
        </w:r>
        <w:r w:rsidR="002108FE">
          <w:rPr>
            <w:noProof/>
            <w:webHidden/>
          </w:rPr>
        </w:r>
        <w:r w:rsidR="002108FE">
          <w:rPr>
            <w:noProof/>
            <w:webHidden/>
          </w:rPr>
          <w:fldChar w:fldCharType="separate"/>
        </w:r>
        <w:r w:rsidR="00CE4959">
          <w:rPr>
            <w:noProof/>
            <w:webHidden/>
          </w:rPr>
          <w:t>19</w:t>
        </w:r>
        <w:r w:rsidR="002108FE">
          <w:rPr>
            <w:noProof/>
            <w:webHidden/>
          </w:rPr>
          <w:fldChar w:fldCharType="end"/>
        </w:r>
      </w:hyperlink>
    </w:p>
    <w:p w14:paraId="32FBF972" w14:textId="1130F30D"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7" w:history="1">
        <w:r w:rsidRPr="00A53B47">
          <w:rPr>
            <w:rStyle w:val="Hyperlink"/>
            <w:noProof/>
          </w:rPr>
          <w:t>Figure 2 Flowchart of methodology</w:t>
        </w:r>
        <w:r>
          <w:rPr>
            <w:noProof/>
            <w:webHidden/>
          </w:rPr>
          <w:tab/>
        </w:r>
        <w:r>
          <w:rPr>
            <w:noProof/>
            <w:webHidden/>
          </w:rPr>
          <w:fldChar w:fldCharType="begin"/>
        </w:r>
        <w:r>
          <w:rPr>
            <w:noProof/>
            <w:webHidden/>
          </w:rPr>
          <w:instrText xml:space="preserve"> PAGEREF _Toc191292397 \h </w:instrText>
        </w:r>
        <w:r>
          <w:rPr>
            <w:noProof/>
            <w:webHidden/>
          </w:rPr>
        </w:r>
        <w:r>
          <w:rPr>
            <w:noProof/>
            <w:webHidden/>
          </w:rPr>
          <w:fldChar w:fldCharType="separate"/>
        </w:r>
        <w:r w:rsidR="00CE4959">
          <w:rPr>
            <w:noProof/>
            <w:webHidden/>
          </w:rPr>
          <w:t>20</w:t>
        </w:r>
        <w:r>
          <w:rPr>
            <w:noProof/>
            <w:webHidden/>
          </w:rPr>
          <w:fldChar w:fldCharType="end"/>
        </w:r>
      </w:hyperlink>
    </w:p>
    <w:p w14:paraId="079D4A42" w14:textId="0AD25B5C"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8" w:history="1">
        <w:r w:rsidRPr="00A53B47">
          <w:rPr>
            <w:rStyle w:val="Hyperlink"/>
            <w:noProof/>
          </w:rPr>
          <w:t>Figure 3 Flowchart of RFE</w:t>
        </w:r>
        <w:r>
          <w:rPr>
            <w:noProof/>
            <w:webHidden/>
          </w:rPr>
          <w:tab/>
        </w:r>
        <w:r>
          <w:rPr>
            <w:noProof/>
            <w:webHidden/>
          </w:rPr>
          <w:fldChar w:fldCharType="begin"/>
        </w:r>
        <w:r>
          <w:rPr>
            <w:noProof/>
            <w:webHidden/>
          </w:rPr>
          <w:instrText xml:space="preserve"> PAGEREF _Toc191292398 \h </w:instrText>
        </w:r>
        <w:r>
          <w:rPr>
            <w:noProof/>
            <w:webHidden/>
          </w:rPr>
        </w:r>
        <w:r>
          <w:rPr>
            <w:noProof/>
            <w:webHidden/>
          </w:rPr>
          <w:fldChar w:fldCharType="separate"/>
        </w:r>
        <w:r w:rsidR="00CE4959">
          <w:rPr>
            <w:noProof/>
            <w:webHidden/>
          </w:rPr>
          <w:t>29</w:t>
        </w:r>
        <w:r>
          <w:rPr>
            <w:noProof/>
            <w:webHidden/>
          </w:rPr>
          <w:fldChar w:fldCharType="end"/>
        </w:r>
      </w:hyperlink>
    </w:p>
    <w:p w14:paraId="38367029" w14:textId="140D428A"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9" w:history="1">
        <w:r w:rsidRPr="00A53B47">
          <w:rPr>
            <w:rStyle w:val="Hyperlink"/>
            <w:noProof/>
          </w:rPr>
          <w:t>Figure 4 Flowchart of model evaluation process</w:t>
        </w:r>
        <w:r>
          <w:rPr>
            <w:noProof/>
            <w:webHidden/>
          </w:rPr>
          <w:tab/>
        </w:r>
        <w:r>
          <w:rPr>
            <w:noProof/>
            <w:webHidden/>
          </w:rPr>
          <w:fldChar w:fldCharType="begin"/>
        </w:r>
        <w:r>
          <w:rPr>
            <w:noProof/>
            <w:webHidden/>
          </w:rPr>
          <w:instrText xml:space="preserve"> PAGEREF _Toc191292399 \h </w:instrText>
        </w:r>
        <w:r>
          <w:rPr>
            <w:noProof/>
            <w:webHidden/>
          </w:rPr>
        </w:r>
        <w:r>
          <w:rPr>
            <w:noProof/>
            <w:webHidden/>
          </w:rPr>
          <w:fldChar w:fldCharType="separate"/>
        </w:r>
        <w:r w:rsidR="00CE4959">
          <w:rPr>
            <w:noProof/>
            <w:webHidden/>
          </w:rPr>
          <w:t>36</w:t>
        </w:r>
        <w:r>
          <w:rPr>
            <w:noProof/>
            <w:webHidden/>
          </w:rPr>
          <w:fldChar w:fldCharType="end"/>
        </w:r>
      </w:hyperlink>
    </w:p>
    <w:p w14:paraId="1B79B8DA" w14:textId="324E7004"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400" w:history="1">
        <w:r w:rsidRPr="00A53B47">
          <w:rPr>
            <w:rStyle w:val="Hyperlink"/>
            <w:noProof/>
          </w:rPr>
          <w:t>Figure 5 Impact of Feature Reduction on Model Performance</w:t>
        </w:r>
        <w:r>
          <w:rPr>
            <w:noProof/>
            <w:webHidden/>
          </w:rPr>
          <w:tab/>
        </w:r>
        <w:r>
          <w:rPr>
            <w:noProof/>
            <w:webHidden/>
          </w:rPr>
          <w:fldChar w:fldCharType="begin"/>
        </w:r>
        <w:r>
          <w:rPr>
            <w:noProof/>
            <w:webHidden/>
          </w:rPr>
          <w:instrText xml:space="preserve"> PAGEREF _Toc191292400 \h </w:instrText>
        </w:r>
        <w:r>
          <w:rPr>
            <w:noProof/>
            <w:webHidden/>
          </w:rPr>
        </w:r>
        <w:r>
          <w:rPr>
            <w:noProof/>
            <w:webHidden/>
          </w:rPr>
          <w:fldChar w:fldCharType="separate"/>
        </w:r>
        <w:r w:rsidR="00CE4959">
          <w:rPr>
            <w:noProof/>
            <w:webHidden/>
          </w:rPr>
          <w:t>37</w:t>
        </w:r>
        <w:r>
          <w:rPr>
            <w:noProof/>
            <w:webHidden/>
          </w:rPr>
          <w:fldChar w:fldCharType="end"/>
        </w:r>
      </w:hyperlink>
    </w:p>
    <w:p w14:paraId="27B54283" w14:textId="63FCE0D1"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401" w:history="1">
        <w:r w:rsidRPr="00A53B47">
          <w:rPr>
            <w:rStyle w:val="Hyperlink"/>
            <w:noProof/>
          </w:rPr>
          <w:t>Figure 6 Content Guidelines</w:t>
        </w:r>
        <w:r>
          <w:rPr>
            <w:noProof/>
            <w:webHidden/>
          </w:rPr>
          <w:tab/>
        </w:r>
        <w:r>
          <w:rPr>
            <w:noProof/>
            <w:webHidden/>
          </w:rPr>
          <w:fldChar w:fldCharType="begin"/>
        </w:r>
        <w:r>
          <w:rPr>
            <w:noProof/>
            <w:webHidden/>
          </w:rPr>
          <w:instrText xml:space="preserve"> PAGEREF _Toc191292401 \h </w:instrText>
        </w:r>
        <w:r>
          <w:rPr>
            <w:noProof/>
            <w:webHidden/>
          </w:rPr>
        </w:r>
        <w:r>
          <w:rPr>
            <w:noProof/>
            <w:webHidden/>
          </w:rPr>
          <w:fldChar w:fldCharType="separate"/>
        </w:r>
        <w:r w:rsidR="00CE4959">
          <w:rPr>
            <w:noProof/>
            <w:webHidden/>
          </w:rPr>
          <w:t>75</w:t>
        </w:r>
        <w:r>
          <w:rPr>
            <w:noProof/>
            <w:webHidden/>
          </w:rPr>
          <w:fldChar w:fldCharType="end"/>
        </w:r>
      </w:hyperlink>
    </w:p>
    <w:p w14:paraId="55B8F69A" w14:textId="6FC561B8" w:rsidR="000F2F99" w:rsidRPr="00254AD7" w:rsidRDefault="006D71C6" w:rsidP="00AF314F">
      <w:r>
        <w:fldChar w:fldCharType="end"/>
      </w:r>
    </w:p>
    <w:p w14:paraId="55B8F69B" w14:textId="56A6F7D5" w:rsidR="000F2F99" w:rsidRPr="00254AD7" w:rsidRDefault="000F2F99" w:rsidP="00AF314F"/>
    <w:p w14:paraId="55B8F69C" w14:textId="77777777" w:rsidR="000F2F99" w:rsidRPr="00254AD7" w:rsidRDefault="000F2F99" w:rsidP="00AF314F">
      <w:pPr>
        <w:pStyle w:val="Title"/>
        <w:spacing w:line="360" w:lineRule="auto"/>
      </w:pPr>
      <w:r w:rsidRPr="00254AD7">
        <w:t>List of Tables</w:t>
      </w:r>
    </w:p>
    <w:p w14:paraId="40BA2918" w14:textId="5D6C59E3" w:rsidR="002108FE"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rPr>
          <w:noProof/>
          <w:lang w:val="en-US"/>
        </w:rPr>
        <w:fldChar w:fldCharType="begin"/>
      </w:r>
      <w:r>
        <w:rPr>
          <w:noProof/>
          <w:lang w:val="en-US"/>
        </w:rPr>
        <w:instrText xml:space="preserve"> TOC \h \z \c "Table" </w:instrText>
      </w:r>
      <w:r>
        <w:rPr>
          <w:noProof/>
          <w:lang w:val="en-US"/>
        </w:rPr>
        <w:fldChar w:fldCharType="separate"/>
      </w:r>
      <w:hyperlink w:anchor="_Toc191292384" w:history="1">
        <w:r w:rsidR="002108FE" w:rsidRPr="00083EA8">
          <w:rPr>
            <w:rStyle w:val="Hyperlink"/>
            <w:noProof/>
          </w:rPr>
          <w:t>Table 1 Description of features from New Gas Pipeline dataset</w:t>
        </w:r>
        <w:r w:rsidR="002108FE">
          <w:rPr>
            <w:noProof/>
            <w:webHidden/>
          </w:rPr>
          <w:tab/>
        </w:r>
        <w:r w:rsidR="002108FE">
          <w:rPr>
            <w:noProof/>
            <w:webHidden/>
          </w:rPr>
          <w:fldChar w:fldCharType="begin"/>
        </w:r>
        <w:r w:rsidR="002108FE">
          <w:rPr>
            <w:noProof/>
            <w:webHidden/>
          </w:rPr>
          <w:instrText xml:space="preserve"> PAGEREF _Toc191292384 \h </w:instrText>
        </w:r>
        <w:r w:rsidR="002108FE">
          <w:rPr>
            <w:noProof/>
            <w:webHidden/>
          </w:rPr>
        </w:r>
        <w:r w:rsidR="002108FE">
          <w:rPr>
            <w:noProof/>
            <w:webHidden/>
          </w:rPr>
          <w:fldChar w:fldCharType="separate"/>
        </w:r>
        <w:r w:rsidR="00CE4959">
          <w:rPr>
            <w:noProof/>
            <w:webHidden/>
          </w:rPr>
          <w:t>15</w:t>
        </w:r>
        <w:r w:rsidR="002108FE">
          <w:rPr>
            <w:noProof/>
            <w:webHidden/>
          </w:rPr>
          <w:fldChar w:fldCharType="end"/>
        </w:r>
      </w:hyperlink>
    </w:p>
    <w:p w14:paraId="40C7535D" w14:textId="330758E6"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85" w:history="1">
        <w:r w:rsidRPr="00083EA8">
          <w:rPr>
            <w:rStyle w:val="Hyperlink"/>
            <w:noProof/>
          </w:rPr>
          <w:t>Table 2 Example Feature Ranking based on metrics from the Function dataset</w:t>
        </w:r>
        <w:r>
          <w:rPr>
            <w:noProof/>
            <w:webHidden/>
          </w:rPr>
          <w:tab/>
        </w:r>
        <w:r>
          <w:rPr>
            <w:noProof/>
            <w:webHidden/>
          </w:rPr>
          <w:fldChar w:fldCharType="begin"/>
        </w:r>
        <w:r>
          <w:rPr>
            <w:noProof/>
            <w:webHidden/>
          </w:rPr>
          <w:instrText xml:space="preserve"> PAGEREF _Toc191292385 \h </w:instrText>
        </w:r>
        <w:r>
          <w:rPr>
            <w:noProof/>
            <w:webHidden/>
          </w:rPr>
        </w:r>
        <w:r>
          <w:rPr>
            <w:noProof/>
            <w:webHidden/>
          </w:rPr>
          <w:fldChar w:fldCharType="separate"/>
        </w:r>
        <w:r w:rsidR="00CE4959">
          <w:rPr>
            <w:noProof/>
            <w:webHidden/>
          </w:rPr>
          <w:t>23</w:t>
        </w:r>
        <w:r>
          <w:rPr>
            <w:noProof/>
            <w:webHidden/>
          </w:rPr>
          <w:fldChar w:fldCharType="end"/>
        </w:r>
      </w:hyperlink>
    </w:p>
    <w:p w14:paraId="39D5E1DD" w14:textId="2636B78E"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86" w:history="1">
        <w:r w:rsidRPr="00083EA8">
          <w:rPr>
            <w:rStyle w:val="Hyperlink"/>
            <w:noProof/>
          </w:rPr>
          <w:t>Table 3 Feature importance ranking using Random Forest.</w:t>
        </w:r>
        <w:r>
          <w:rPr>
            <w:noProof/>
            <w:webHidden/>
          </w:rPr>
          <w:tab/>
        </w:r>
        <w:r>
          <w:rPr>
            <w:noProof/>
            <w:webHidden/>
          </w:rPr>
          <w:fldChar w:fldCharType="begin"/>
        </w:r>
        <w:r>
          <w:rPr>
            <w:noProof/>
            <w:webHidden/>
          </w:rPr>
          <w:instrText xml:space="preserve"> PAGEREF _Toc191292386 \h </w:instrText>
        </w:r>
        <w:r>
          <w:rPr>
            <w:noProof/>
            <w:webHidden/>
          </w:rPr>
        </w:r>
        <w:r>
          <w:rPr>
            <w:noProof/>
            <w:webHidden/>
          </w:rPr>
          <w:fldChar w:fldCharType="separate"/>
        </w:r>
        <w:r w:rsidR="00CE4959">
          <w:rPr>
            <w:noProof/>
            <w:webHidden/>
          </w:rPr>
          <w:t>24</w:t>
        </w:r>
        <w:r>
          <w:rPr>
            <w:noProof/>
            <w:webHidden/>
          </w:rPr>
          <w:fldChar w:fldCharType="end"/>
        </w:r>
      </w:hyperlink>
    </w:p>
    <w:p w14:paraId="5D46B546" w14:textId="7382F569"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87" w:history="1">
        <w:r w:rsidRPr="00083EA8">
          <w:rPr>
            <w:rStyle w:val="Hyperlink"/>
            <w:noProof/>
          </w:rPr>
          <w:t>Table 4 Feature importance ranking using XGBoost.</w:t>
        </w:r>
        <w:r>
          <w:rPr>
            <w:noProof/>
            <w:webHidden/>
          </w:rPr>
          <w:tab/>
        </w:r>
        <w:r>
          <w:rPr>
            <w:noProof/>
            <w:webHidden/>
          </w:rPr>
          <w:fldChar w:fldCharType="begin"/>
        </w:r>
        <w:r>
          <w:rPr>
            <w:noProof/>
            <w:webHidden/>
          </w:rPr>
          <w:instrText xml:space="preserve"> PAGEREF _Toc191292387 \h </w:instrText>
        </w:r>
        <w:r>
          <w:rPr>
            <w:noProof/>
            <w:webHidden/>
          </w:rPr>
        </w:r>
        <w:r>
          <w:rPr>
            <w:noProof/>
            <w:webHidden/>
          </w:rPr>
          <w:fldChar w:fldCharType="separate"/>
        </w:r>
        <w:r w:rsidR="00CE4959">
          <w:rPr>
            <w:noProof/>
            <w:webHidden/>
          </w:rPr>
          <w:t>25</w:t>
        </w:r>
        <w:r>
          <w:rPr>
            <w:noProof/>
            <w:webHidden/>
          </w:rPr>
          <w:fldChar w:fldCharType="end"/>
        </w:r>
      </w:hyperlink>
    </w:p>
    <w:p w14:paraId="7CA51E09" w14:textId="6065BC46"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88" w:history="1">
        <w:r w:rsidRPr="00083EA8">
          <w:rPr>
            <w:rStyle w:val="Hyperlink"/>
            <w:noProof/>
          </w:rPr>
          <w:t>Table 5 Ranking features in function dataset based on statistical properties</w:t>
        </w:r>
        <w:r>
          <w:rPr>
            <w:noProof/>
            <w:webHidden/>
          </w:rPr>
          <w:tab/>
        </w:r>
        <w:r>
          <w:rPr>
            <w:noProof/>
            <w:webHidden/>
          </w:rPr>
          <w:fldChar w:fldCharType="begin"/>
        </w:r>
        <w:r>
          <w:rPr>
            <w:noProof/>
            <w:webHidden/>
          </w:rPr>
          <w:instrText xml:space="preserve"> PAGEREF _Toc191292388 \h </w:instrText>
        </w:r>
        <w:r>
          <w:rPr>
            <w:noProof/>
            <w:webHidden/>
          </w:rPr>
        </w:r>
        <w:r>
          <w:rPr>
            <w:noProof/>
            <w:webHidden/>
          </w:rPr>
          <w:fldChar w:fldCharType="separate"/>
        </w:r>
        <w:r w:rsidR="00CE4959">
          <w:rPr>
            <w:noProof/>
            <w:webHidden/>
          </w:rPr>
          <w:t>40</w:t>
        </w:r>
        <w:r>
          <w:rPr>
            <w:noProof/>
            <w:webHidden/>
          </w:rPr>
          <w:fldChar w:fldCharType="end"/>
        </w:r>
      </w:hyperlink>
    </w:p>
    <w:p w14:paraId="657E36C7" w14:textId="79705381"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89" w:history="1">
        <w:r w:rsidRPr="00083EA8">
          <w:rPr>
            <w:rStyle w:val="Hyperlink"/>
            <w:noProof/>
          </w:rPr>
          <w:t>Table 6 Feature importance rankings for the function dataset using the RandomForest classifier</w:t>
        </w:r>
        <w:r>
          <w:rPr>
            <w:noProof/>
            <w:webHidden/>
          </w:rPr>
          <w:tab/>
        </w:r>
        <w:r>
          <w:rPr>
            <w:noProof/>
            <w:webHidden/>
          </w:rPr>
          <w:fldChar w:fldCharType="begin"/>
        </w:r>
        <w:r>
          <w:rPr>
            <w:noProof/>
            <w:webHidden/>
          </w:rPr>
          <w:instrText xml:space="preserve"> PAGEREF _Toc191292389 \h </w:instrText>
        </w:r>
        <w:r>
          <w:rPr>
            <w:noProof/>
            <w:webHidden/>
          </w:rPr>
        </w:r>
        <w:r>
          <w:rPr>
            <w:noProof/>
            <w:webHidden/>
          </w:rPr>
          <w:fldChar w:fldCharType="separate"/>
        </w:r>
        <w:r w:rsidR="00CE4959">
          <w:rPr>
            <w:noProof/>
            <w:webHidden/>
          </w:rPr>
          <w:t>42</w:t>
        </w:r>
        <w:r>
          <w:rPr>
            <w:noProof/>
            <w:webHidden/>
          </w:rPr>
          <w:fldChar w:fldCharType="end"/>
        </w:r>
      </w:hyperlink>
    </w:p>
    <w:p w14:paraId="360865B5" w14:textId="76462586"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0" w:history="1">
        <w:r w:rsidRPr="00083EA8">
          <w:rPr>
            <w:rStyle w:val="Hyperlink"/>
            <w:noProof/>
          </w:rPr>
          <w:t>Table 7 Feature importance rankings for the function dataset using the XGBoost classifier</w:t>
        </w:r>
        <w:r>
          <w:rPr>
            <w:noProof/>
            <w:webHidden/>
          </w:rPr>
          <w:tab/>
        </w:r>
        <w:r>
          <w:rPr>
            <w:noProof/>
            <w:webHidden/>
          </w:rPr>
          <w:fldChar w:fldCharType="begin"/>
        </w:r>
        <w:r>
          <w:rPr>
            <w:noProof/>
            <w:webHidden/>
          </w:rPr>
          <w:instrText xml:space="preserve"> PAGEREF _Toc191292390 \h </w:instrText>
        </w:r>
        <w:r>
          <w:rPr>
            <w:noProof/>
            <w:webHidden/>
          </w:rPr>
        </w:r>
        <w:r>
          <w:rPr>
            <w:noProof/>
            <w:webHidden/>
          </w:rPr>
          <w:fldChar w:fldCharType="separate"/>
        </w:r>
        <w:r w:rsidR="00CE4959">
          <w:rPr>
            <w:noProof/>
            <w:webHidden/>
          </w:rPr>
          <w:t>44</w:t>
        </w:r>
        <w:r>
          <w:rPr>
            <w:noProof/>
            <w:webHidden/>
          </w:rPr>
          <w:fldChar w:fldCharType="end"/>
        </w:r>
      </w:hyperlink>
    </w:p>
    <w:p w14:paraId="7B329C6E" w14:textId="1DC900B8"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1" w:history="1">
        <w:r w:rsidRPr="00083EA8">
          <w:rPr>
            <w:rStyle w:val="Hyperlink"/>
            <w:noProof/>
          </w:rPr>
          <w:t>Table 8 Top 30 best preforming combinations based on greatest F1 score</w:t>
        </w:r>
        <w:r>
          <w:rPr>
            <w:noProof/>
            <w:webHidden/>
          </w:rPr>
          <w:tab/>
        </w:r>
        <w:r>
          <w:rPr>
            <w:noProof/>
            <w:webHidden/>
          </w:rPr>
          <w:fldChar w:fldCharType="begin"/>
        </w:r>
        <w:r>
          <w:rPr>
            <w:noProof/>
            <w:webHidden/>
          </w:rPr>
          <w:instrText xml:space="preserve"> PAGEREF _Toc191292391 \h </w:instrText>
        </w:r>
        <w:r>
          <w:rPr>
            <w:noProof/>
            <w:webHidden/>
          </w:rPr>
        </w:r>
        <w:r>
          <w:rPr>
            <w:noProof/>
            <w:webHidden/>
          </w:rPr>
          <w:fldChar w:fldCharType="separate"/>
        </w:r>
        <w:r w:rsidR="00CE4959">
          <w:rPr>
            <w:noProof/>
            <w:webHidden/>
          </w:rPr>
          <w:t>46</w:t>
        </w:r>
        <w:r>
          <w:rPr>
            <w:noProof/>
            <w:webHidden/>
          </w:rPr>
          <w:fldChar w:fldCharType="end"/>
        </w:r>
      </w:hyperlink>
    </w:p>
    <w:p w14:paraId="5FA81355" w14:textId="3DF1E6CD"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2" w:history="1">
        <w:r w:rsidRPr="00083EA8">
          <w:rPr>
            <w:rStyle w:val="Hyperlink"/>
            <w:noProof/>
          </w:rPr>
          <w:t>Table 9 Best preforming combinations when reducing the number of features to 10 or less</w:t>
        </w:r>
        <w:r>
          <w:rPr>
            <w:noProof/>
            <w:webHidden/>
          </w:rPr>
          <w:tab/>
        </w:r>
        <w:r>
          <w:rPr>
            <w:noProof/>
            <w:webHidden/>
          </w:rPr>
          <w:fldChar w:fldCharType="begin"/>
        </w:r>
        <w:r>
          <w:rPr>
            <w:noProof/>
            <w:webHidden/>
          </w:rPr>
          <w:instrText xml:space="preserve"> PAGEREF _Toc191292392 \h </w:instrText>
        </w:r>
        <w:r>
          <w:rPr>
            <w:noProof/>
            <w:webHidden/>
          </w:rPr>
        </w:r>
        <w:r>
          <w:rPr>
            <w:noProof/>
            <w:webHidden/>
          </w:rPr>
          <w:fldChar w:fldCharType="separate"/>
        </w:r>
        <w:r w:rsidR="00CE4959">
          <w:rPr>
            <w:noProof/>
            <w:webHidden/>
          </w:rPr>
          <w:t>49</w:t>
        </w:r>
        <w:r>
          <w:rPr>
            <w:noProof/>
            <w:webHidden/>
          </w:rPr>
          <w:fldChar w:fldCharType="end"/>
        </w:r>
      </w:hyperlink>
    </w:p>
    <w:p w14:paraId="4DFA88F5" w14:textId="4679A18B"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3" w:history="1">
        <w:r w:rsidRPr="00083EA8">
          <w:rPr>
            <w:rStyle w:val="Hyperlink"/>
            <w:noProof/>
          </w:rPr>
          <w:t>Table 10 XGBoost best performance when less than 10 features are selected</w:t>
        </w:r>
        <w:r>
          <w:rPr>
            <w:noProof/>
            <w:webHidden/>
          </w:rPr>
          <w:tab/>
        </w:r>
        <w:r>
          <w:rPr>
            <w:noProof/>
            <w:webHidden/>
          </w:rPr>
          <w:fldChar w:fldCharType="begin"/>
        </w:r>
        <w:r>
          <w:rPr>
            <w:noProof/>
            <w:webHidden/>
          </w:rPr>
          <w:instrText xml:space="preserve"> PAGEREF _Toc191292393 \h </w:instrText>
        </w:r>
        <w:r>
          <w:rPr>
            <w:noProof/>
            <w:webHidden/>
          </w:rPr>
        </w:r>
        <w:r>
          <w:rPr>
            <w:noProof/>
            <w:webHidden/>
          </w:rPr>
          <w:fldChar w:fldCharType="separate"/>
        </w:r>
        <w:r w:rsidR="00CE4959">
          <w:rPr>
            <w:noProof/>
            <w:webHidden/>
          </w:rPr>
          <w:t>51</w:t>
        </w:r>
        <w:r>
          <w:rPr>
            <w:noProof/>
            <w:webHidden/>
          </w:rPr>
          <w:fldChar w:fldCharType="end"/>
        </w:r>
      </w:hyperlink>
    </w:p>
    <w:p w14:paraId="1F64FA1E" w14:textId="36B451D9"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4" w:history="1">
        <w:r w:rsidRPr="00083EA8">
          <w:rPr>
            <w:rStyle w:val="Hyperlink"/>
            <w:noProof/>
          </w:rPr>
          <w:t>Table 11 Graph showing all combinations best F1-Score</w:t>
        </w:r>
        <w:r>
          <w:rPr>
            <w:noProof/>
            <w:webHidden/>
          </w:rPr>
          <w:tab/>
        </w:r>
        <w:r>
          <w:rPr>
            <w:noProof/>
            <w:webHidden/>
          </w:rPr>
          <w:fldChar w:fldCharType="begin"/>
        </w:r>
        <w:r>
          <w:rPr>
            <w:noProof/>
            <w:webHidden/>
          </w:rPr>
          <w:instrText xml:space="preserve"> PAGEREF _Toc191292394 \h </w:instrText>
        </w:r>
        <w:r>
          <w:rPr>
            <w:noProof/>
            <w:webHidden/>
          </w:rPr>
        </w:r>
        <w:r>
          <w:rPr>
            <w:noProof/>
            <w:webHidden/>
          </w:rPr>
          <w:fldChar w:fldCharType="separate"/>
        </w:r>
        <w:r w:rsidR="00CE4959">
          <w:rPr>
            <w:noProof/>
            <w:webHidden/>
          </w:rPr>
          <w:t>56</w:t>
        </w:r>
        <w:r>
          <w:rPr>
            <w:noProof/>
            <w:webHidden/>
          </w:rPr>
          <w:fldChar w:fldCharType="end"/>
        </w:r>
      </w:hyperlink>
    </w:p>
    <w:p w14:paraId="7FDC25F0" w14:textId="34C34786"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5" w:history="1">
        <w:r w:rsidRPr="00083EA8">
          <w:rPr>
            <w:rStyle w:val="Hyperlink"/>
            <w:noProof/>
          </w:rPr>
          <w:t>Table 12: Formatting Guideline</w:t>
        </w:r>
        <w:r>
          <w:rPr>
            <w:noProof/>
            <w:webHidden/>
          </w:rPr>
          <w:tab/>
        </w:r>
        <w:r>
          <w:rPr>
            <w:noProof/>
            <w:webHidden/>
          </w:rPr>
          <w:fldChar w:fldCharType="begin"/>
        </w:r>
        <w:r>
          <w:rPr>
            <w:noProof/>
            <w:webHidden/>
          </w:rPr>
          <w:instrText xml:space="preserve"> PAGEREF _Toc191292395 \h </w:instrText>
        </w:r>
        <w:r>
          <w:rPr>
            <w:noProof/>
            <w:webHidden/>
          </w:rPr>
        </w:r>
        <w:r>
          <w:rPr>
            <w:noProof/>
            <w:webHidden/>
          </w:rPr>
          <w:fldChar w:fldCharType="separate"/>
        </w:r>
        <w:r w:rsidR="00CE4959">
          <w:rPr>
            <w:noProof/>
            <w:webHidden/>
          </w:rPr>
          <w:t>74</w:t>
        </w:r>
        <w:r>
          <w:rPr>
            <w:noProof/>
            <w:webHidden/>
          </w:rPr>
          <w:fldChar w:fldCharType="end"/>
        </w:r>
      </w:hyperlink>
    </w:p>
    <w:p w14:paraId="55B8F69D" w14:textId="3BA86E9C" w:rsidR="000F2F99" w:rsidRPr="00254AD7" w:rsidRDefault="006D71C6" w:rsidP="00AF314F">
      <w:pPr>
        <w:sectPr w:rsidR="000F2F99" w:rsidRPr="00254AD7" w:rsidSect="00A07F02">
          <w:headerReference w:type="default" r:id="rId15"/>
          <w:footerReference w:type="default" r:id="rId16"/>
          <w:pgSz w:w="12240" w:h="15840"/>
          <w:pgMar w:top="1440" w:right="1440" w:bottom="1440" w:left="1440" w:header="576" w:footer="576" w:gutter="0"/>
          <w:pgNumType w:fmt="lowerRoman"/>
          <w:cols w:space="720"/>
          <w:docGrid w:linePitch="360"/>
        </w:sectPr>
      </w:pPr>
      <w:r>
        <w:rPr>
          <w:noProof/>
          <w:lang w:val="en-US"/>
        </w:rPr>
        <w:fldChar w:fldCharType="end"/>
      </w:r>
    </w:p>
    <w:p w14:paraId="202083F9" w14:textId="5A245236" w:rsidR="00EB28C1" w:rsidRDefault="00EB28C1" w:rsidP="00AF314F">
      <w:pPr>
        <w:pStyle w:val="Heading1"/>
        <w:spacing w:line="360" w:lineRule="auto"/>
        <w:rPr>
          <w:lang w:val="en-US" w:eastAsia="en-US"/>
        </w:rPr>
      </w:pPr>
      <w:bookmarkStart w:id="0" w:name="_Toc192164927"/>
      <w:r>
        <w:rPr>
          <w:lang w:val="en-US" w:eastAsia="en-US"/>
        </w:rPr>
        <w:t>Introduction</w:t>
      </w:r>
      <w:bookmarkEnd w:id="0"/>
    </w:p>
    <w:p w14:paraId="5FE4D4D9" w14:textId="27310F31" w:rsidR="000C7C52" w:rsidRPr="00B53C09" w:rsidRDefault="000C7C52" w:rsidP="00AF314F">
      <w:pPr>
        <w:textAlignment w:val="baseline"/>
        <w:rPr>
          <w:lang w:val="en-US" w:eastAsia="en-US"/>
        </w:rPr>
      </w:pPr>
      <w:r w:rsidRPr="00B53C09">
        <w:rPr>
          <w:lang w:val="en-US" w:eastAsia="en-US"/>
        </w:rPr>
        <w:t>Supervisory Control and Data Acquisition (SCADA) systems are integral to the operation of critical infrastructure, including utilities like water, electricity, gas, and transportation systems. These systems provide real-time monitoring and control of industrial processes, ensuring efficient and safe operations. SCADA systems gather data from sensors and devices in the field, process this data, and present it to human operators in a comprehensible format, enabling them to make informed decisions and respond swiftly to any issues. </w:t>
      </w:r>
    </w:p>
    <w:p w14:paraId="68C66092" w14:textId="77777777" w:rsidR="000C7C52" w:rsidRPr="00B53C09" w:rsidRDefault="000C7C52" w:rsidP="00AF314F">
      <w:pPr>
        <w:textAlignment w:val="baseline"/>
        <w:rPr>
          <w:lang w:val="en-US" w:eastAsia="en-US"/>
        </w:rPr>
      </w:pPr>
      <w:r w:rsidRPr="00B53C09">
        <w:rPr>
          <w:lang w:val="en-US" w:eastAsia="en-US"/>
        </w:rPr>
        <w:t> </w:t>
      </w:r>
    </w:p>
    <w:p w14:paraId="1D73B5C8" w14:textId="77777777" w:rsidR="000C7C52" w:rsidRPr="00B53C09" w:rsidRDefault="000C7C52" w:rsidP="00AF314F">
      <w:pPr>
        <w:textAlignment w:val="baseline"/>
        <w:rPr>
          <w:lang w:val="en-US" w:eastAsia="en-US"/>
        </w:rPr>
      </w:pPr>
      <w:r w:rsidRPr="00B53C09">
        <w:rPr>
          <w:lang w:val="en-US" w:eastAsia="en-US"/>
        </w:rPr>
        <w:t>SCADA systems play a crucial role in maintaining the stability and reliability of critical infrastructure. For instance, in the energy sector, SCADA systems help manage the distribution of electricity by monitoring the grid's performance and detecting faults before they escalate into major outages. In the water supply industry, SCADA ensures the quality and availability of water by controlling pumps, valves, and chemical treatment processes. The transportation sector relies on SCADA for the smooth operation of traffic lights, railway signals, and other essential systems. </w:t>
      </w:r>
    </w:p>
    <w:p w14:paraId="7B116CFB" w14:textId="77777777" w:rsidR="000C7C52" w:rsidRPr="00B53C09" w:rsidRDefault="000C7C52" w:rsidP="00AF314F">
      <w:pPr>
        <w:textAlignment w:val="baseline"/>
        <w:rPr>
          <w:lang w:val="en-US" w:eastAsia="en-US"/>
        </w:rPr>
      </w:pPr>
      <w:r w:rsidRPr="00B53C09">
        <w:rPr>
          <w:lang w:val="en-US" w:eastAsia="en-US"/>
        </w:rPr>
        <w:t> </w:t>
      </w:r>
    </w:p>
    <w:p w14:paraId="668EC348" w14:textId="77777777" w:rsidR="000C7C52" w:rsidRPr="00B53C09" w:rsidRDefault="000C7C52" w:rsidP="00AF314F">
      <w:pPr>
        <w:textAlignment w:val="baseline"/>
        <w:rPr>
          <w:lang w:val="en-US" w:eastAsia="en-US"/>
        </w:rPr>
      </w:pPr>
      <w:r w:rsidRPr="00B53C09">
        <w:rPr>
          <w:lang w:val="en-US" w:eastAsia="en-US"/>
        </w:rPr>
        <w:t>Given the vital functions that SCADA systems perform, any disruption can have significant repercussions. Ensuring the security and integrity of SCADA systems is paramount to safeguarding the continuous and reliable operation of critical infrastructure. </w:t>
      </w:r>
    </w:p>
    <w:p w14:paraId="0DE682CB" w14:textId="77777777" w:rsidR="000C7C52" w:rsidRPr="00B53C09" w:rsidRDefault="000C7C52" w:rsidP="00AF314F">
      <w:pPr>
        <w:textAlignment w:val="baseline"/>
        <w:rPr>
          <w:lang w:val="en-US" w:eastAsia="en-US"/>
        </w:rPr>
      </w:pPr>
      <w:r w:rsidRPr="00B53C09">
        <w:rPr>
          <w:lang w:val="en-US" w:eastAsia="en-US"/>
        </w:rPr>
        <w:t> </w:t>
      </w:r>
    </w:p>
    <w:p w14:paraId="5F344CDB" w14:textId="77777777" w:rsidR="000C7C52" w:rsidRPr="00B53C09" w:rsidRDefault="000C7C52" w:rsidP="00AF314F">
      <w:pPr>
        <w:textAlignment w:val="baseline"/>
        <w:rPr>
          <w:lang w:val="en-US" w:eastAsia="en-US"/>
        </w:rPr>
      </w:pPr>
      <w:r w:rsidRPr="00B53C09">
        <w:rPr>
          <w:lang w:val="en-US" w:eastAsia="en-US"/>
        </w:rPr>
        <w:t>Vulnerabilities of SCADA Systems </w:t>
      </w:r>
    </w:p>
    <w:p w14:paraId="747566B7" w14:textId="77777777" w:rsidR="000C7C52" w:rsidRPr="00B53C09" w:rsidRDefault="000C7C52" w:rsidP="00AF314F">
      <w:pPr>
        <w:textAlignment w:val="baseline"/>
        <w:rPr>
          <w:lang w:val="en-US" w:eastAsia="en-US"/>
        </w:rPr>
      </w:pPr>
      <w:r w:rsidRPr="00B53C09">
        <w:rPr>
          <w:lang w:val="en-US" w:eastAsia="en-US"/>
        </w:rPr>
        <w:t>Despite their importance, SCADA systems are inherently vulnerable to cyber threats [1]-[11]. Originally designed for isolated and controlled environments, many SCADA systems were not built with robust security features to counter modern cyber threats. The increasing interconnectivity and integration of SCADA with corporate IT networks and the internet have exposed these systems to a broader range of attack vectors. </w:t>
      </w:r>
    </w:p>
    <w:p w14:paraId="56F26FAB" w14:textId="77777777" w:rsidR="000C7C52" w:rsidRPr="00B53C09" w:rsidRDefault="000C7C52" w:rsidP="00AF314F">
      <w:pPr>
        <w:textAlignment w:val="baseline"/>
        <w:rPr>
          <w:lang w:val="en-US" w:eastAsia="en-US"/>
        </w:rPr>
      </w:pPr>
      <w:r w:rsidRPr="00B53C09">
        <w:rPr>
          <w:lang w:val="en-US" w:eastAsia="en-US"/>
        </w:rPr>
        <w:t> </w:t>
      </w:r>
    </w:p>
    <w:p w14:paraId="2DB2D042" w14:textId="77777777" w:rsidR="000C7C52" w:rsidRPr="00B53C09" w:rsidRDefault="000C7C52" w:rsidP="00AF314F">
      <w:pPr>
        <w:textAlignment w:val="baseline"/>
        <w:rPr>
          <w:lang w:val="en-US" w:eastAsia="en-US"/>
        </w:rPr>
      </w:pPr>
      <w:r w:rsidRPr="00B53C09">
        <w:rPr>
          <w:lang w:val="en-US" w:eastAsia="en-US"/>
        </w:rPr>
        <w:t>One notable example of a SCADA-related cyber incident is the attack on the Colonial Pipeline in May 2021 [6]. The ransomware attack forced the pipeline operator to shut down its operations, leading to significant fuel supply disruptions across the southeastern United States. This incident highlighted the susceptibility of SCADA systems to cyberattacks and the potential for such breaches to cause widespread economic and social disruption. </w:t>
      </w:r>
    </w:p>
    <w:p w14:paraId="3FEC4559" w14:textId="77777777" w:rsidR="000C7C52" w:rsidRPr="00B53C09" w:rsidRDefault="000C7C52" w:rsidP="00AF314F">
      <w:pPr>
        <w:textAlignment w:val="baseline"/>
        <w:rPr>
          <w:lang w:val="en-US" w:eastAsia="en-US"/>
        </w:rPr>
      </w:pPr>
      <w:r w:rsidRPr="00B53C09">
        <w:rPr>
          <w:lang w:val="en-US" w:eastAsia="en-US"/>
        </w:rPr>
        <w:t> </w:t>
      </w:r>
    </w:p>
    <w:p w14:paraId="662D4B36" w14:textId="77777777" w:rsidR="000C7C52" w:rsidRPr="00B53C09" w:rsidRDefault="000C7C52" w:rsidP="00AF314F">
      <w:pPr>
        <w:textAlignment w:val="baseline"/>
        <w:rPr>
          <w:lang w:val="en-US" w:eastAsia="en-US"/>
        </w:rPr>
      </w:pPr>
      <w:r w:rsidRPr="00B53C09">
        <w:rPr>
          <w:lang w:val="en-US" w:eastAsia="en-US"/>
        </w:rPr>
        <w:t>Other examples of SCADA system breaches include the 2015 cyberattack on Ukraine's power grid [7,8], which resulted in widespread power outages, and the 2010 Stuxnet worm, which targeted Iran's nuclear facilities. These incidents underscore the critical need for enhanced security measures to protect SCADA systems from malicious actors. </w:t>
      </w:r>
    </w:p>
    <w:p w14:paraId="72AB3553" w14:textId="77777777" w:rsidR="000C7C52" w:rsidRPr="00B53C09" w:rsidRDefault="000C7C52" w:rsidP="00AF314F">
      <w:pPr>
        <w:textAlignment w:val="baseline"/>
        <w:rPr>
          <w:lang w:val="en-US" w:eastAsia="en-US"/>
        </w:rPr>
      </w:pPr>
      <w:r w:rsidRPr="00B53C09">
        <w:rPr>
          <w:lang w:val="en-US" w:eastAsia="en-US"/>
        </w:rPr>
        <w:t> </w:t>
      </w:r>
    </w:p>
    <w:p w14:paraId="2D29A1C5" w14:textId="77777777" w:rsidR="000C7C52" w:rsidRPr="00B53C09" w:rsidRDefault="000C7C52" w:rsidP="00AF314F">
      <w:pPr>
        <w:textAlignment w:val="baseline"/>
        <w:rPr>
          <w:lang w:val="en-US" w:eastAsia="en-US"/>
        </w:rPr>
      </w:pPr>
      <w:r w:rsidRPr="00B53C09">
        <w:rPr>
          <w:lang w:val="en-US" w:eastAsia="en-US"/>
        </w:rPr>
        <w:t>Machine Learning and Deep Learning for Anomaly and Attack Detection </w:t>
      </w:r>
    </w:p>
    <w:p w14:paraId="312FDCB5" w14:textId="77777777" w:rsidR="000C7C52" w:rsidRPr="00B53C09" w:rsidRDefault="000C7C52" w:rsidP="00AF314F">
      <w:pPr>
        <w:textAlignment w:val="baseline"/>
        <w:rPr>
          <w:lang w:val="en-US" w:eastAsia="en-US"/>
        </w:rPr>
      </w:pPr>
      <w:r w:rsidRPr="00B53C09">
        <w:rPr>
          <w:lang w:val="en-US" w:eastAsia="en-US"/>
        </w:rPr>
        <w:t>The increasing complexity and frequency of cyber threats necessitate advanced solutions for detecting and mitigating attacks on SCADA systems. Machine learning (ML) and deep learning (DL) offer promising approaches to enhance the security of these systems by identifying anomalies and potential attacks in real-time [12-17]. </w:t>
      </w:r>
    </w:p>
    <w:p w14:paraId="1432D2F0" w14:textId="77777777" w:rsidR="000C7C52" w:rsidRPr="00B53C09" w:rsidRDefault="000C7C52" w:rsidP="00AF314F">
      <w:pPr>
        <w:textAlignment w:val="baseline"/>
        <w:rPr>
          <w:lang w:val="en-US" w:eastAsia="en-US"/>
        </w:rPr>
      </w:pPr>
      <w:r w:rsidRPr="00B53C09">
        <w:rPr>
          <w:lang w:val="en-US" w:eastAsia="en-US"/>
        </w:rPr>
        <w:t> </w:t>
      </w:r>
    </w:p>
    <w:p w14:paraId="7CD30A17" w14:textId="77777777" w:rsidR="000C7C52" w:rsidRPr="00B53C09" w:rsidRDefault="000C7C52" w:rsidP="00AF314F">
      <w:pPr>
        <w:textAlignment w:val="baseline"/>
        <w:rPr>
          <w:lang w:val="en-US" w:eastAsia="en-US"/>
        </w:rPr>
      </w:pPr>
      <w:r w:rsidRPr="00B53C09">
        <w:rPr>
          <w:lang w:val="en-US" w:eastAsia="en-US"/>
        </w:rPr>
        <w:t>Machine learning algorithms can analyze vast amounts of data generated by SCADA systems to establish baseline behaviors and detect deviations that may indicate cyber threats. These algorithms can be trained to recognize patterns associated with normal operations and flag any unusual activities for further investigation. For example, ML-based systems can detect abnormal network traffic patterns, unauthorized access attempts, or unexpected changes in system configurations. </w:t>
      </w:r>
    </w:p>
    <w:p w14:paraId="47370A71" w14:textId="77777777" w:rsidR="000C7C52" w:rsidRPr="00B53C09" w:rsidRDefault="000C7C52" w:rsidP="00AF314F">
      <w:pPr>
        <w:textAlignment w:val="baseline"/>
        <w:rPr>
          <w:lang w:val="en-US" w:eastAsia="en-US"/>
        </w:rPr>
      </w:pPr>
      <w:r w:rsidRPr="00B53C09">
        <w:rPr>
          <w:lang w:val="en-US" w:eastAsia="en-US"/>
        </w:rPr>
        <w:t> </w:t>
      </w:r>
    </w:p>
    <w:p w14:paraId="25987515" w14:textId="77777777" w:rsidR="000C7C52" w:rsidRPr="00B53C09" w:rsidRDefault="000C7C52" w:rsidP="00AF314F">
      <w:pPr>
        <w:textAlignment w:val="baseline"/>
        <w:rPr>
          <w:lang w:val="en-US" w:eastAsia="en-US"/>
        </w:rPr>
      </w:pPr>
      <w:r w:rsidRPr="00B53C09">
        <w:rPr>
          <w:lang w:val="en-US" w:eastAsia="en-US"/>
        </w:rPr>
        <w:t>Deep learning, a subset of machine learning, leverages artificial neural networks to model complex relationships in data. Deep learning techniques can improve the accuracy and speed of anomaly detection by processing high-dimensional data and identifying subtle indicators of attacks that traditional methods might overlook. Convolutional Neural Networks (CNNs) and Recurrent Neural Networks (RNNs) are particularly effective in analyzing time-series data from SCADA systems, enabling the detection of sophisticated and stealthy attacks. </w:t>
      </w:r>
    </w:p>
    <w:p w14:paraId="64D06CE9" w14:textId="77777777" w:rsidR="000C7C52" w:rsidRPr="00B53C09" w:rsidRDefault="000C7C52" w:rsidP="00AF314F">
      <w:pPr>
        <w:textAlignment w:val="baseline"/>
        <w:rPr>
          <w:lang w:val="en-US" w:eastAsia="en-US"/>
        </w:rPr>
      </w:pPr>
      <w:r w:rsidRPr="00B53C09">
        <w:rPr>
          <w:lang w:val="en-US" w:eastAsia="en-US"/>
        </w:rPr>
        <w:t> </w:t>
      </w:r>
    </w:p>
    <w:p w14:paraId="2AEF0F05" w14:textId="77777777" w:rsidR="000C7C52" w:rsidRPr="00B53C09" w:rsidRDefault="000C7C52" w:rsidP="00AF314F">
      <w:pPr>
        <w:textAlignment w:val="baseline"/>
        <w:rPr>
          <w:lang w:val="en-US" w:eastAsia="en-US"/>
        </w:rPr>
      </w:pPr>
      <w:r w:rsidRPr="00B53C09">
        <w:rPr>
          <w:lang w:val="en-US" w:eastAsia="en-US"/>
        </w:rPr>
        <w:t>By integrating ML and DL-based anomaly detection systems, SCADA operators can achieve more robust and proactive security postures. These technologies can provide continuous monitoring, real-time alerts, and automated responses to potential threats, thereby reducing the risk of successful cyberattacks and minimizing their impact on critical infrastructure. </w:t>
      </w:r>
    </w:p>
    <w:p w14:paraId="30200DA1"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58B7B905" w14:textId="77777777" w:rsidR="000C7C52" w:rsidRPr="000C7C52" w:rsidRDefault="000C7C52" w:rsidP="00AF314F">
      <w:pPr>
        <w:pStyle w:val="Heading1"/>
        <w:spacing w:line="360" w:lineRule="auto"/>
        <w:rPr>
          <w:lang w:val="en-US" w:eastAsia="en-US"/>
        </w:rPr>
      </w:pPr>
      <w:bookmarkStart w:id="1" w:name="_Toc192164928"/>
      <w:r w:rsidRPr="000C7C52">
        <w:rPr>
          <w:lang w:eastAsia="en-US"/>
        </w:rPr>
        <w:t>Research Objectives</w:t>
      </w:r>
      <w:bookmarkEnd w:id="1"/>
      <w:r w:rsidRPr="000C7C52">
        <w:rPr>
          <w:lang w:val="en-US" w:eastAsia="en-US"/>
        </w:rPr>
        <w:t> </w:t>
      </w:r>
    </w:p>
    <w:p w14:paraId="1B41E55C" w14:textId="308E40B5" w:rsidR="000C7C52" w:rsidRPr="00B53C09" w:rsidRDefault="524D1CB7" w:rsidP="524D1CB7">
      <w:pPr>
        <w:textAlignment w:val="baseline"/>
        <w:rPr>
          <w:sz w:val="18"/>
          <w:szCs w:val="18"/>
          <w:lang w:eastAsia="en-US"/>
        </w:rPr>
      </w:pPr>
      <w:r w:rsidRPr="524D1CB7">
        <w:rPr>
          <w:lang w:eastAsia="en-US"/>
        </w:rPr>
        <w:t>The main objective of this research study is to investigate different machine learning classification techniques, data normalization, automated feature selection, and data balancing techniques to explore and achieve robust Machine Learning based models for Intrusion Detection System (IDS) of gas pipeline SCADA system.  </w:t>
      </w:r>
    </w:p>
    <w:p w14:paraId="4A08CD84" w14:textId="25E9B517" w:rsidR="000C7C52" w:rsidRPr="00B53C09" w:rsidRDefault="524D1CB7" w:rsidP="524D1CB7">
      <w:pPr>
        <w:textAlignment w:val="baseline"/>
        <w:rPr>
          <w:sz w:val="18"/>
          <w:szCs w:val="18"/>
          <w:lang w:eastAsia="en-US"/>
        </w:rPr>
      </w:pPr>
      <w:r w:rsidRPr="524D1CB7">
        <w:rPr>
          <w:lang w:eastAsia="en-US"/>
        </w:rPr>
        <w:t>In this work, we focus on understanding the data and their processing techniques before modeling through various experiments. This allowed us to select appropriate data processing and feature selection methodologies as well as enable us to develop a new and efficient systematic strategy for obtaining high-performance M/DL model. We proposed in this work a Robust Strategy for Best Machine Learning Model Selection (RS-BMLMS) and validated it on Gas Pipeline dataset as provided by Mississippi State University and Oak-Ridge National Laboratory for industrial control system security research [17]. In this work, we focus on detecting two specific attacks namely Naïve Malicious Response Injection (NMRI) and Complex Malicious Response Injection (CMRI) that are related to response messages/data.  </w:t>
      </w:r>
    </w:p>
    <w:p w14:paraId="4EC12BA7"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eastAsia="en-US"/>
        </w:rPr>
        <w:t> </w:t>
      </w:r>
      <w:r w:rsidRPr="000C7C52">
        <w:rPr>
          <w:rFonts w:ascii="Century Schoolbook" w:hAnsi="Century Schoolbook" w:cs="Segoe UI"/>
          <w:lang w:val="en-US" w:eastAsia="en-US"/>
        </w:rPr>
        <w:t> </w:t>
      </w:r>
    </w:p>
    <w:p w14:paraId="63B47251" w14:textId="77777777" w:rsidR="000C7C52" w:rsidRPr="000C7C52" w:rsidRDefault="000C7C52" w:rsidP="00AF314F">
      <w:pPr>
        <w:pStyle w:val="Heading1"/>
        <w:spacing w:line="360" w:lineRule="auto"/>
        <w:rPr>
          <w:lang w:val="en-US" w:eastAsia="en-US"/>
        </w:rPr>
      </w:pPr>
      <w:bookmarkStart w:id="2" w:name="_Toc192164929"/>
      <w:r w:rsidRPr="000C7C52">
        <w:rPr>
          <w:lang w:eastAsia="en-US"/>
        </w:rPr>
        <w:t>Uncertainties and Research Challenges</w:t>
      </w:r>
      <w:bookmarkEnd w:id="2"/>
      <w:r w:rsidRPr="000C7C52">
        <w:rPr>
          <w:lang w:val="en-US" w:eastAsia="en-US"/>
        </w:rPr>
        <w:t> </w:t>
      </w:r>
    </w:p>
    <w:p w14:paraId="1C9286AA" w14:textId="52B4FCB6" w:rsidR="000C7C52" w:rsidRPr="00B53C09" w:rsidRDefault="524D1CB7" w:rsidP="524D1CB7">
      <w:pPr>
        <w:textAlignment w:val="baseline"/>
        <w:rPr>
          <w:sz w:val="18"/>
          <w:szCs w:val="18"/>
          <w:lang w:eastAsia="en-US"/>
        </w:rPr>
      </w:pPr>
      <w:r w:rsidRPr="524D1CB7">
        <w:rPr>
          <w:lang w:eastAsia="en-US"/>
        </w:rPr>
        <w:t>The major research challenge of this work is to design and develop robust machine learning based anomaly detection and intrusion detection models that can be used for intrusion detection in gas pipeline SCADA system.  The developed models will optimize the trade-off between multiple objectives such as reduce the training time, generalize the model to detect new attacks, improve the model accuracy, and minimize the false alarms. At present most of the intrusion detection systems used in practice are signature-based. A signature-based intrusion detection system detects attacks by looking for specific patterns, such as byte sequences in SCADA application, or known malicious instruction sequences used by malware. However, it is difficult to detect new attacks, for which no pattern is available. Machine learning-based anomaly detection can be used for SCADA systems, and it is expected that it will work better than signature-based algorithms for zero-day (new) attacks.  However, the high false alarm rate often limits practitioners to use machine learning based system for intrusion detection. Also, detecting new attack requires the model to be generalized which in turn requires the model to be trained with huge volume of data. Although these models often show excellent performance on the data population they are trained with, these models may not work well with new data.  </w:t>
      </w:r>
    </w:p>
    <w:p w14:paraId="3C44D730" w14:textId="77777777" w:rsidR="000C7C52" w:rsidRPr="00B53C09" w:rsidRDefault="524D1CB7" w:rsidP="524D1CB7">
      <w:pPr>
        <w:textAlignment w:val="baseline"/>
        <w:rPr>
          <w:sz w:val="18"/>
          <w:szCs w:val="18"/>
          <w:lang w:eastAsia="en-US"/>
        </w:rPr>
      </w:pPr>
      <w:r w:rsidRPr="524D1CB7">
        <w:rPr>
          <w:lang w:eastAsia="en-US"/>
        </w:rPr>
        <w:t>The uncertainty remains whether the model training can be done efficiently, and model can be generalized to work on new data with high accuracy and low false alarm rate. </w:t>
      </w:r>
    </w:p>
    <w:p w14:paraId="38002574" w14:textId="77777777" w:rsidR="000C7C52" w:rsidRPr="00B53C09" w:rsidRDefault="000C7C52" w:rsidP="00AF314F">
      <w:pPr>
        <w:textAlignment w:val="baseline"/>
        <w:rPr>
          <w:sz w:val="18"/>
          <w:szCs w:val="18"/>
          <w:lang w:val="en-US" w:eastAsia="en-US"/>
        </w:rPr>
      </w:pPr>
      <w:r w:rsidRPr="00B53C09">
        <w:rPr>
          <w:lang w:val="en-US" w:eastAsia="en-US"/>
        </w:rPr>
        <w:t> </w:t>
      </w:r>
    </w:p>
    <w:p w14:paraId="78A9A4E2" w14:textId="491435FB" w:rsidR="000C7C52" w:rsidRPr="00B53C09" w:rsidRDefault="000C7C52" w:rsidP="00AF314F">
      <w:pPr>
        <w:textAlignment w:val="baseline"/>
        <w:rPr>
          <w:sz w:val="18"/>
          <w:szCs w:val="18"/>
          <w:lang w:val="en-US" w:eastAsia="en-US"/>
        </w:rPr>
      </w:pPr>
      <w:r w:rsidRPr="00B53C09">
        <w:rPr>
          <w:lang w:eastAsia="en-US"/>
        </w:rPr>
        <w:t xml:space="preserve">Towards overcoming the above uncertainties and challenges, different approaches can be taken such as using ensemble models, automated feature selection techniques </w:t>
      </w:r>
      <w:r w:rsidR="00620D54" w:rsidRPr="00B53C09">
        <w:rPr>
          <w:lang w:eastAsia="en-US"/>
        </w:rPr>
        <w:t>and optimizing</w:t>
      </w:r>
      <w:r w:rsidRPr="00B53C09">
        <w:rPr>
          <w:lang w:eastAsia="en-US"/>
        </w:rPr>
        <w:t xml:space="preserve"> hyper-parameters. It is expected that these models will be suitable for off-line periodic training and on-line intrusion detection in gas pipeline SCADA system.</w:t>
      </w:r>
      <w:r w:rsidRPr="00B53C09">
        <w:rPr>
          <w:lang w:val="en-US" w:eastAsia="en-US"/>
        </w:rPr>
        <w:t> </w:t>
      </w:r>
    </w:p>
    <w:p w14:paraId="1F2778D3" w14:textId="77777777" w:rsidR="000C7C52" w:rsidRPr="00B53C09" w:rsidRDefault="000C7C52" w:rsidP="00AF314F">
      <w:pPr>
        <w:textAlignment w:val="baseline"/>
        <w:rPr>
          <w:sz w:val="18"/>
          <w:szCs w:val="18"/>
          <w:lang w:val="en-US" w:eastAsia="en-US"/>
        </w:rPr>
      </w:pPr>
      <w:r w:rsidRPr="00B53C09">
        <w:rPr>
          <w:lang w:eastAsia="en-US"/>
        </w:rPr>
        <w:t> </w:t>
      </w:r>
      <w:r w:rsidRPr="00B53C09">
        <w:rPr>
          <w:lang w:val="en-US" w:eastAsia="en-US"/>
        </w:rPr>
        <w:t> </w:t>
      </w:r>
    </w:p>
    <w:p w14:paraId="485300E8" w14:textId="6FC87834" w:rsidR="000C7C52" w:rsidRPr="00B53C09" w:rsidRDefault="524D1CB7" w:rsidP="524D1CB7">
      <w:pPr>
        <w:textAlignment w:val="baseline"/>
        <w:rPr>
          <w:sz w:val="18"/>
          <w:szCs w:val="18"/>
          <w:lang w:eastAsia="en-US"/>
        </w:rPr>
      </w:pPr>
      <w:r w:rsidRPr="524D1CB7">
        <w:rPr>
          <w:lang w:eastAsia="en-US"/>
        </w:rPr>
        <w:t xml:space="preserve">The data preprocessing and feature selection impact the model performance significantly. Therefore, in this study we focus on good model development and best model selection strategies by performing a series of experiments as will be discussed in </w:t>
      </w:r>
      <w:proofErr w:type="gramStart"/>
      <w:r w:rsidRPr="524D1CB7">
        <w:rPr>
          <w:lang w:eastAsia="en-US"/>
        </w:rPr>
        <w:t>details</w:t>
      </w:r>
      <w:proofErr w:type="gramEnd"/>
      <w:r w:rsidRPr="524D1CB7">
        <w:rPr>
          <w:lang w:eastAsia="en-US"/>
        </w:rPr>
        <w:t xml:space="preserve"> in subsequent sections. </w:t>
      </w:r>
    </w:p>
    <w:p w14:paraId="33569E59"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1D057C8C" w14:textId="77777777" w:rsidR="000C7C52" w:rsidRPr="00B53C09" w:rsidRDefault="000C7C52" w:rsidP="00AF314F">
      <w:pPr>
        <w:pStyle w:val="Heading1"/>
        <w:spacing w:line="360" w:lineRule="auto"/>
      </w:pPr>
      <w:bookmarkStart w:id="3" w:name="_Toc192164930"/>
      <w:r w:rsidRPr="00B53C09">
        <w:t>SCADA Architecture</w:t>
      </w:r>
      <w:bookmarkEnd w:id="3"/>
      <w:r w:rsidRPr="00B53C09">
        <w:t> </w:t>
      </w:r>
    </w:p>
    <w:p w14:paraId="7687D3E2" w14:textId="77777777" w:rsidR="000C7C52" w:rsidRPr="00B53C09" w:rsidRDefault="000C7C52" w:rsidP="00AF314F">
      <w:pPr>
        <w:textAlignment w:val="baseline"/>
        <w:rPr>
          <w:sz w:val="18"/>
          <w:szCs w:val="18"/>
          <w:lang w:val="en-US" w:eastAsia="en-US"/>
        </w:rPr>
      </w:pPr>
      <w:r w:rsidRPr="00B53C09">
        <w:rPr>
          <w:lang w:eastAsia="en-US"/>
        </w:rPr>
        <w:t xml:space="preserve">A typical SCADA system consists of SCADA Master Terminal Unit (MTU) that is connected to either a remote location unit or connected locally to a local location unit that contains controllers, remote terminal units (RTU) or Programmable Logic Controllers (PLC) at one end and other end is connected to the control system consist of Human Machine Interface (HMI), data historian &amp; workstation. </w:t>
      </w:r>
      <w:r w:rsidRPr="00B53C09">
        <w:rPr>
          <w:color w:val="000000"/>
          <w:sz w:val="22"/>
          <w:szCs w:val="22"/>
          <w:shd w:val="clear" w:color="auto" w:fill="E1E3E6"/>
          <w:lang w:eastAsia="en-US"/>
        </w:rPr>
        <w:t>Figure 1</w:t>
      </w:r>
      <w:r w:rsidRPr="00B53C09">
        <w:rPr>
          <w:lang w:eastAsia="en-US"/>
        </w:rPr>
        <w:t xml:space="preserve"> below shows a simple SCADA system architecture [9]. In the following we briefly describe the main components of the SCADA system.</w:t>
      </w:r>
      <w:r w:rsidRPr="00B53C09">
        <w:rPr>
          <w:lang w:val="en-US" w:eastAsia="en-US"/>
        </w:rPr>
        <w:t> </w:t>
      </w:r>
    </w:p>
    <w:p w14:paraId="53D87AD0" w14:textId="77777777" w:rsidR="000C7C52" w:rsidRPr="00B53C09" w:rsidRDefault="000C7C52" w:rsidP="00AF314F">
      <w:pPr>
        <w:textAlignment w:val="baseline"/>
        <w:rPr>
          <w:sz w:val="18"/>
          <w:szCs w:val="18"/>
          <w:lang w:val="en-US" w:eastAsia="en-US"/>
        </w:rPr>
      </w:pPr>
      <w:r w:rsidRPr="00B53C09">
        <w:rPr>
          <w:lang w:val="en-US" w:eastAsia="en-US"/>
        </w:rPr>
        <w:t> </w:t>
      </w:r>
    </w:p>
    <w:p w14:paraId="1450CB4F" w14:textId="77777777" w:rsidR="003C44D5" w:rsidRDefault="000C7C52" w:rsidP="003C44D5">
      <w:pPr>
        <w:keepNext/>
        <w:textAlignment w:val="baseline"/>
      </w:pPr>
      <w:r w:rsidRPr="00B53C09">
        <w:rPr>
          <w:noProof/>
          <w:sz w:val="18"/>
          <w:szCs w:val="18"/>
          <w:lang w:val="en-US" w:eastAsia="en-US"/>
        </w:rPr>
        <w:drawing>
          <wp:inline distT="0" distB="0" distL="0" distR="0" wp14:anchorId="67CFD185" wp14:editId="2AA5D2C1">
            <wp:extent cx="5676265" cy="2950845"/>
            <wp:effectExtent l="0" t="0" r="635" b="1905"/>
            <wp:docPr id="1464426787"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950845"/>
                    </a:xfrm>
                    <a:prstGeom prst="rect">
                      <a:avLst/>
                    </a:prstGeom>
                    <a:noFill/>
                    <a:ln>
                      <a:noFill/>
                    </a:ln>
                  </pic:spPr>
                </pic:pic>
              </a:graphicData>
            </a:graphic>
          </wp:inline>
        </w:drawing>
      </w:r>
    </w:p>
    <w:p w14:paraId="7A9462F2" w14:textId="7AF93C01" w:rsidR="003C44D5" w:rsidRDefault="003C44D5" w:rsidP="003C44D5">
      <w:pPr>
        <w:pStyle w:val="Caption"/>
      </w:pPr>
      <w:r>
        <w:t xml:space="preserve">Figure </w:t>
      </w:r>
      <w:r>
        <w:fldChar w:fldCharType="begin"/>
      </w:r>
      <w:r>
        <w:instrText>SEQ Figure \* ARABIC</w:instrText>
      </w:r>
      <w:r>
        <w:fldChar w:fldCharType="separate"/>
      </w:r>
      <w:r w:rsidR="001E7629">
        <w:rPr>
          <w:noProof/>
        </w:rPr>
        <w:t>1</w:t>
      </w:r>
      <w:r>
        <w:fldChar w:fldCharType="end"/>
      </w:r>
      <w:r>
        <w:t xml:space="preserve"> </w:t>
      </w:r>
      <w:r w:rsidRPr="00EC1646">
        <w:t>SCADA System Architecture [13]</w:t>
      </w:r>
    </w:p>
    <w:p w14:paraId="32EC6530" w14:textId="76F446E6" w:rsidR="000C7C52" w:rsidRPr="00B53C09" w:rsidRDefault="000C7C52" w:rsidP="00AF314F">
      <w:pPr>
        <w:textAlignment w:val="baseline"/>
        <w:rPr>
          <w:sz w:val="18"/>
          <w:szCs w:val="18"/>
          <w:lang w:val="en-US" w:eastAsia="en-US"/>
        </w:rPr>
      </w:pPr>
      <w:r w:rsidRPr="00B53C09">
        <w:rPr>
          <w:lang w:val="en-US" w:eastAsia="en-US"/>
        </w:rPr>
        <w:t> </w:t>
      </w:r>
    </w:p>
    <w:p w14:paraId="31F2C44C" w14:textId="23766ECF" w:rsidR="000C7C52" w:rsidRPr="00B53C09" w:rsidRDefault="000C7C52" w:rsidP="00AF314F">
      <w:pPr>
        <w:textAlignment w:val="baseline"/>
        <w:rPr>
          <w:i/>
          <w:iCs/>
          <w:sz w:val="18"/>
          <w:szCs w:val="18"/>
          <w:lang w:val="en-US" w:eastAsia="en-US"/>
        </w:rPr>
      </w:pPr>
    </w:p>
    <w:p w14:paraId="496153A0" w14:textId="77777777" w:rsidR="000C7C52" w:rsidRPr="00B53C09" w:rsidRDefault="000C7C52" w:rsidP="00AF314F">
      <w:pPr>
        <w:textAlignment w:val="baseline"/>
        <w:rPr>
          <w:sz w:val="18"/>
          <w:szCs w:val="18"/>
          <w:lang w:val="en-US" w:eastAsia="en-US"/>
        </w:rPr>
      </w:pPr>
      <w:r w:rsidRPr="00B53C09">
        <w:rPr>
          <w:lang w:val="en-US" w:eastAsia="en-US"/>
        </w:rPr>
        <w:t> </w:t>
      </w:r>
    </w:p>
    <w:p w14:paraId="35D20DEC" w14:textId="77777777" w:rsidR="000C7C52" w:rsidRPr="00B53C09" w:rsidRDefault="000C7C52" w:rsidP="00AF314F">
      <w:pPr>
        <w:pStyle w:val="Heading2"/>
        <w:spacing w:line="360" w:lineRule="auto"/>
      </w:pPr>
      <w:bookmarkStart w:id="4" w:name="_Toc192164931"/>
      <w:r w:rsidRPr="00B53C09">
        <w:t>Sensor/Actuator:</w:t>
      </w:r>
      <w:bookmarkEnd w:id="4"/>
      <w:r w:rsidRPr="00B53C09">
        <w:t> </w:t>
      </w:r>
    </w:p>
    <w:p w14:paraId="566CE6AF" w14:textId="77777777" w:rsidR="000C7C52" w:rsidRPr="00B53C09" w:rsidRDefault="524D1CB7" w:rsidP="524D1CB7">
      <w:pPr>
        <w:textAlignment w:val="baseline"/>
        <w:rPr>
          <w:sz w:val="18"/>
          <w:szCs w:val="18"/>
          <w:lang w:eastAsia="en-US"/>
        </w:rPr>
      </w:pPr>
      <w:r w:rsidRPr="524D1CB7">
        <w:rPr>
          <w:lang w:eastAsia="en-US"/>
        </w:rPr>
        <w:t>Sensors within industrial field level check whether parts are present, size of the part, color of the part, and whether the product is full or empty, good or bad. Sensors are also used to ensure safety of the equipment, product and operators. A common classification of sensors is contact and non-contact. Another way to classify sensors is by analog and digital. </w:t>
      </w:r>
    </w:p>
    <w:p w14:paraId="2ADA9A26" w14:textId="77777777" w:rsidR="000C7C52" w:rsidRPr="00B53C09" w:rsidRDefault="000C7C52" w:rsidP="00AF314F">
      <w:pPr>
        <w:textAlignment w:val="baseline"/>
        <w:rPr>
          <w:sz w:val="18"/>
          <w:szCs w:val="18"/>
          <w:lang w:val="en-US" w:eastAsia="en-US"/>
        </w:rPr>
      </w:pPr>
      <w:r w:rsidRPr="00B53C09">
        <w:rPr>
          <w:lang w:val="en-US" w:eastAsia="en-US"/>
        </w:rPr>
        <w:t> </w:t>
      </w:r>
    </w:p>
    <w:p w14:paraId="1F585DBA" w14:textId="77777777" w:rsidR="000C7C52" w:rsidRPr="00B53C09" w:rsidRDefault="000C7C52" w:rsidP="00AF314F">
      <w:pPr>
        <w:pStyle w:val="Heading2"/>
        <w:spacing w:line="360" w:lineRule="auto"/>
      </w:pPr>
      <w:bookmarkStart w:id="5" w:name="_Toc192164932"/>
      <w:r w:rsidRPr="00B53C09">
        <w:t>PLC/RTU/IED:</w:t>
      </w:r>
      <w:bookmarkEnd w:id="5"/>
      <w:r w:rsidRPr="00B53C09">
        <w:t> </w:t>
      </w:r>
    </w:p>
    <w:p w14:paraId="1C106BB5" w14:textId="775D00CB" w:rsidR="000C7C52" w:rsidRPr="00B53C09" w:rsidRDefault="524D1CB7" w:rsidP="524D1CB7">
      <w:pPr>
        <w:textAlignment w:val="baseline"/>
        <w:rPr>
          <w:sz w:val="18"/>
          <w:szCs w:val="18"/>
          <w:lang w:eastAsia="en-US"/>
        </w:rPr>
      </w:pPr>
      <w:r w:rsidRPr="524D1CB7">
        <w:rPr>
          <w:lang w:eastAsia="en-US"/>
        </w:rPr>
        <w:t>SCADA system RTUs are microprocessor-based devices designed to monitor and collect data as well as perform some control functions. These functions depend upon the requirements of the specific industry and the technology used by the RTU manufacturer. The industry has developed smart RTUs with the capability to execute logic and PID closed loop control. The SCADA market has moved away from the traditional proprietary RTUs and toward multi-purpose devices, such as programmable logic controllers (PLCs) and intelligent electronic device (IEDs). However, traditional, purpose-built RTUs are still likely to be used in environmentally challenging applications, such as where extremes of moisture, temperature, or humidity are present, or low power consumption is required [14]. </w:t>
      </w:r>
    </w:p>
    <w:p w14:paraId="3D00CF01" w14:textId="77777777" w:rsidR="000C7C52" w:rsidRPr="00B53C09" w:rsidRDefault="000C7C52" w:rsidP="00AF314F">
      <w:pPr>
        <w:textAlignment w:val="baseline"/>
        <w:rPr>
          <w:sz w:val="18"/>
          <w:szCs w:val="18"/>
          <w:lang w:val="en-US" w:eastAsia="en-US"/>
        </w:rPr>
      </w:pPr>
      <w:r w:rsidRPr="00B53C09">
        <w:rPr>
          <w:lang w:val="en-US" w:eastAsia="en-US"/>
        </w:rPr>
        <w:t> </w:t>
      </w:r>
    </w:p>
    <w:p w14:paraId="63122171" w14:textId="77777777" w:rsidR="000C7C52" w:rsidRPr="00B53C09" w:rsidRDefault="524D1CB7" w:rsidP="524D1CB7">
      <w:pPr>
        <w:textAlignment w:val="baseline"/>
        <w:rPr>
          <w:sz w:val="18"/>
          <w:szCs w:val="18"/>
          <w:lang w:eastAsia="en-US"/>
        </w:rPr>
      </w:pPr>
      <w:r w:rsidRPr="524D1CB7">
        <w:rPr>
          <w:lang w:eastAsia="en-US"/>
        </w:rPr>
        <w:t>IEC 61131-3, international standard is used to define PLC/RTU programming languages and concepts. Programming languages are divided into two main sections to represent the five main programming languages. Generally, ladder logic and block diagram are the two common methods for the PLC programming. </w:t>
      </w:r>
    </w:p>
    <w:p w14:paraId="4999E236" w14:textId="77777777" w:rsidR="000C7C52" w:rsidRPr="00B53C09" w:rsidRDefault="000C7C52" w:rsidP="00AF314F">
      <w:pPr>
        <w:textAlignment w:val="baseline"/>
        <w:rPr>
          <w:sz w:val="18"/>
          <w:szCs w:val="18"/>
          <w:lang w:val="en-US" w:eastAsia="en-US"/>
        </w:rPr>
      </w:pPr>
      <w:r w:rsidRPr="00B53C09">
        <w:rPr>
          <w:lang w:val="en-US" w:eastAsia="en-US"/>
        </w:rPr>
        <w:t> </w:t>
      </w:r>
    </w:p>
    <w:p w14:paraId="2F881C9E" w14:textId="77777777" w:rsidR="000C7C52" w:rsidRPr="00B53C09" w:rsidRDefault="000C7C52" w:rsidP="00AF314F">
      <w:pPr>
        <w:pStyle w:val="Heading2"/>
        <w:spacing w:line="360" w:lineRule="auto"/>
      </w:pPr>
      <w:bookmarkStart w:id="6" w:name="_Toc192164933"/>
      <w:r w:rsidRPr="00B53C09">
        <w:t>SCADA Gateways:</w:t>
      </w:r>
      <w:bookmarkEnd w:id="6"/>
      <w:r w:rsidRPr="00B53C09">
        <w:t>  </w:t>
      </w:r>
    </w:p>
    <w:p w14:paraId="13BE9B90" w14:textId="7802084D" w:rsidR="000C7C52" w:rsidRPr="00B53C09" w:rsidRDefault="524D1CB7" w:rsidP="524D1CB7">
      <w:pPr>
        <w:textAlignment w:val="baseline"/>
        <w:rPr>
          <w:sz w:val="18"/>
          <w:szCs w:val="18"/>
          <w:lang w:eastAsia="en-US"/>
        </w:rPr>
      </w:pPr>
      <w:r w:rsidRPr="524D1CB7">
        <w:rPr>
          <w:lang w:eastAsia="en-US"/>
        </w:rPr>
        <w:t>Different devices at field site, uses different types of protocols (e.g. Modbus, serial, fieldbus, dnp3 etc.) to communicate amongst each-other. SCADA gateways are used to connect different protocols to an IP network via ethernet, GSM, Wi-Fi, Zigbee, LoRa, GPRS etc. These devices might not be air-gapped, as they are having antennas, and they are interconnected by different wireless protocols [10]. Generally, these devices are soft target devices to intercept and get into the network by firmware analysis and reverse engineering methodology.  </w:t>
      </w:r>
    </w:p>
    <w:p w14:paraId="1262A5B4" w14:textId="77777777" w:rsidR="000C7C52" w:rsidRPr="00B53C09" w:rsidRDefault="000C7C52" w:rsidP="00AF314F">
      <w:pPr>
        <w:textAlignment w:val="baseline"/>
        <w:rPr>
          <w:sz w:val="18"/>
          <w:szCs w:val="18"/>
          <w:lang w:val="en-US" w:eastAsia="en-US"/>
        </w:rPr>
      </w:pPr>
      <w:r w:rsidRPr="00B53C09">
        <w:rPr>
          <w:lang w:val="en-US" w:eastAsia="en-US"/>
        </w:rPr>
        <w:t> </w:t>
      </w:r>
    </w:p>
    <w:p w14:paraId="6D7B9B51" w14:textId="77777777" w:rsidR="000C7C52" w:rsidRPr="00B53C09" w:rsidRDefault="000C7C52" w:rsidP="00AF314F">
      <w:pPr>
        <w:pStyle w:val="Heading2"/>
        <w:spacing w:line="360" w:lineRule="auto"/>
      </w:pPr>
      <w:bookmarkStart w:id="7" w:name="_Toc192164934"/>
      <w:r w:rsidRPr="00B53C09">
        <w:t>SCADA Server - MTU</w:t>
      </w:r>
      <w:bookmarkEnd w:id="7"/>
      <w:r w:rsidRPr="00B53C09">
        <w:t> </w:t>
      </w:r>
    </w:p>
    <w:p w14:paraId="3A0263B8" w14:textId="77777777" w:rsidR="000C7C52" w:rsidRPr="00B53C09" w:rsidRDefault="524D1CB7" w:rsidP="524D1CB7">
      <w:pPr>
        <w:textAlignment w:val="baseline"/>
        <w:rPr>
          <w:sz w:val="18"/>
          <w:szCs w:val="18"/>
          <w:lang w:eastAsia="en-US"/>
        </w:rPr>
      </w:pPr>
      <w:r w:rsidRPr="524D1CB7">
        <w:rPr>
          <w:lang w:eastAsia="en-US"/>
        </w:rPr>
        <w:t>Master Terminal Unit (MTU) is located at the control center. MTU acts as heart of the SCADA system. It issues the commands to the field devices like PLCs/RTUs which are located at remote places from the control center to gather the required data from the plant floor. Furthermore, it processes the information, stores the important status information at data historian and display the information in the form of graphs, curves and tables on HMI to help in taking control decisions. Moreover, the communication between MTU and field control devices are only initiated by the program resides in the MTU. Hence, MTU act as a Master and RTU is the slave, however the level of communication is considered as peer-to-peer communication. </w:t>
      </w:r>
    </w:p>
    <w:p w14:paraId="08B855E6" w14:textId="77777777" w:rsidR="000C7C52" w:rsidRPr="00B53C09" w:rsidRDefault="000C7C52" w:rsidP="00AF314F">
      <w:pPr>
        <w:textAlignment w:val="baseline"/>
        <w:rPr>
          <w:sz w:val="18"/>
          <w:szCs w:val="18"/>
          <w:lang w:val="en-US" w:eastAsia="en-US"/>
        </w:rPr>
      </w:pPr>
      <w:r w:rsidRPr="00B53C09">
        <w:rPr>
          <w:lang w:val="en-US" w:eastAsia="en-US"/>
        </w:rPr>
        <w:t> </w:t>
      </w:r>
    </w:p>
    <w:p w14:paraId="22C41A0B" w14:textId="77777777" w:rsidR="000C7C52" w:rsidRPr="00B53C09" w:rsidRDefault="000C7C52" w:rsidP="00AF314F">
      <w:pPr>
        <w:pStyle w:val="Heading2"/>
        <w:spacing w:line="360" w:lineRule="auto"/>
      </w:pPr>
      <w:bookmarkStart w:id="8" w:name="_Toc192164935"/>
      <w:r w:rsidRPr="00B53C09">
        <w:t>Data Historian:</w:t>
      </w:r>
      <w:bookmarkEnd w:id="8"/>
      <w:r w:rsidRPr="00B53C09">
        <w:t> </w:t>
      </w:r>
    </w:p>
    <w:p w14:paraId="5827E865" w14:textId="77777777" w:rsidR="000C7C52" w:rsidRPr="00B53C09" w:rsidRDefault="000C7C52" w:rsidP="00AF314F">
      <w:pPr>
        <w:textAlignment w:val="baseline"/>
        <w:rPr>
          <w:sz w:val="18"/>
          <w:szCs w:val="18"/>
          <w:lang w:val="en-US" w:eastAsia="en-US"/>
        </w:rPr>
      </w:pPr>
      <w:r w:rsidRPr="00B53C09">
        <w:rPr>
          <w:lang w:eastAsia="en-US"/>
        </w:rPr>
        <w:t>A Data Historian (also known as a Process Historian or Operational Historian) is a software program that records and retrieves production and process data by time; it stores the information in a time series database that can efficiently store data with minimal disk space and fast retrieval [16]. Time series information is often displayed in a trend or as tabular data over a time range (ex. the last day, last 8 hours, last year).</w:t>
      </w:r>
      <w:r w:rsidRPr="00B53C09">
        <w:rPr>
          <w:lang w:val="en-US" w:eastAsia="en-US"/>
        </w:rPr>
        <w:t> </w:t>
      </w:r>
    </w:p>
    <w:p w14:paraId="0E0B40B6" w14:textId="77777777" w:rsidR="000C7C52" w:rsidRPr="00B53C09" w:rsidRDefault="000C7C52" w:rsidP="00AF314F">
      <w:pPr>
        <w:textAlignment w:val="baseline"/>
        <w:rPr>
          <w:sz w:val="18"/>
          <w:szCs w:val="18"/>
          <w:lang w:val="en-US" w:eastAsia="en-US"/>
        </w:rPr>
      </w:pPr>
      <w:r w:rsidRPr="00B53C09">
        <w:rPr>
          <w:lang w:val="en-US" w:eastAsia="en-US"/>
        </w:rPr>
        <w:t> </w:t>
      </w:r>
    </w:p>
    <w:p w14:paraId="60BE4DAC" w14:textId="77777777" w:rsidR="000C7C52" w:rsidRPr="00B53C09" w:rsidRDefault="000C7C52" w:rsidP="00AF314F">
      <w:pPr>
        <w:pStyle w:val="Heading2"/>
        <w:spacing w:line="360" w:lineRule="auto"/>
      </w:pPr>
      <w:bookmarkStart w:id="9" w:name="_Toc192164936"/>
      <w:r w:rsidRPr="00B53C09">
        <w:t>HMI:</w:t>
      </w:r>
      <w:bookmarkEnd w:id="9"/>
      <w:r w:rsidRPr="00B53C09">
        <w:t> </w:t>
      </w:r>
    </w:p>
    <w:p w14:paraId="7FB6AB3A" w14:textId="77777777" w:rsidR="000C7C52" w:rsidRPr="00B53C09" w:rsidRDefault="524D1CB7" w:rsidP="524D1CB7">
      <w:pPr>
        <w:textAlignment w:val="baseline"/>
        <w:rPr>
          <w:sz w:val="18"/>
          <w:szCs w:val="18"/>
          <w:lang w:eastAsia="en-US"/>
        </w:rPr>
      </w:pPr>
      <w:r w:rsidRPr="524D1CB7">
        <w:rPr>
          <w:lang w:eastAsia="en-US"/>
        </w:rPr>
        <w:t>An HMI is a software application that presents information to the users about the state of the process and to accept the user and control instructions. HMI provides a graphical representation of the control system process and provides real time data acquisition. It monitors data and makes it available to users, as well as provides an interface for inputs from the users. One of the advantages that HMI provides is that they provide an interface between the user and the machine within the factory floor, a centralized control unit and a local interface of the process for quick monitoring and adjusting. </w:t>
      </w:r>
    </w:p>
    <w:p w14:paraId="1DD3D7EB" w14:textId="77777777" w:rsidR="000C7C52" w:rsidRPr="00B53C09" w:rsidRDefault="000C7C52" w:rsidP="00AF314F">
      <w:pPr>
        <w:textAlignment w:val="baseline"/>
        <w:rPr>
          <w:sz w:val="18"/>
          <w:szCs w:val="18"/>
          <w:lang w:val="en-US" w:eastAsia="en-US"/>
        </w:rPr>
      </w:pPr>
      <w:r w:rsidRPr="00B53C09">
        <w:rPr>
          <w:lang w:val="en-US" w:eastAsia="en-US"/>
        </w:rPr>
        <w:t> </w:t>
      </w:r>
    </w:p>
    <w:p w14:paraId="630F11FC" w14:textId="77777777" w:rsidR="000C7C52" w:rsidRPr="00B53C09" w:rsidRDefault="000C7C52" w:rsidP="00AF314F">
      <w:pPr>
        <w:pStyle w:val="Heading1"/>
        <w:spacing w:line="360" w:lineRule="auto"/>
      </w:pPr>
      <w:bookmarkStart w:id="10" w:name="_Toc192164937"/>
      <w:r w:rsidRPr="00B53C09">
        <w:t>Gas Pipeline SCADA Testbed and Dataset</w:t>
      </w:r>
      <w:bookmarkEnd w:id="10"/>
      <w:r w:rsidRPr="00B53C09">
        <w:t> </w:t>
      </w:r>
    </w:p>
    <w:p w14:paraId="5431D28D" w14:textId="77777777" w:rsidR="000C7C52" w:rsidRPr="00B53C09" w:rsidRDefault="000C7C52" w:rsidP="524D1CB7">
      <w:pPr>
        <w:textAlignment w:val="baseline"/>
        <w:rPr>
          <w:sz w:val="18"/>
          <w:szCs w:val="18"/>
          <w:lang w:eastAsia="en-US"/>
        </w:rPr>
      </w:pPr>
      <w:r w:rsidRPr="524D1CB7">
        <w:rPr>
          <w:lang w:eastAsia="en-US"/>
        </w:rPr>
        <w:t xml:space="preserve">Mississippi State University’s in-house SCADA lab has a gas pipeline system to collect data for cyber attack research as shown in </w:t>
      </w:r>
      <w:r w:rsidRPr="524D1CB7">
        <w:rPr>
          <w:color w:val="000000"/>
          <w:sz w:val="22"/>
          <w:szCs w:val="22"/>
          <w:shd w:val="clear" w:color="auto" w:fill="E1E3E6"/>
          <w:lang w:eastAsia="en-US"/>
        </w:rPr>
        <w:t>Figure 2</w:t>
      </w:r>
      <w:r w:rsidRPr="524D1CB7">
        <w:rPr>
          <w:lang w:eastAsia="en-US"/>
        </w:rPr>
        <w:t>. The system consists of three major components: sensors and actuators, a communication network, and supervisory control as shown in the picture below [17].   This section summarizes the testbed components and the methods by which the dataset was collected using this testbed.  Detailed information can be found in [17]. </w:t>
      </w:r>
    </w:p>
    <w:p w14:paraId="16675B8B" w14:textId="77777777" w:rsidR="000C7C52" w:rsidRPr="00B53C09" w:rsidRDefault="000C7C52" w:rsidP="00AF314F">
      <w:pPr>
        <w:textAlignment w:val="baseline"/>
        <w:rPr>
          <w:sz w:val="18"/>
          <w:szCs w:val="18"/>
          <w:lang w:val="en-US" w:eastAsia="en-US"/>
        </w:rPr>
      </w:pPr>
      <w:r w:rsidRPr="00B53C09">
        <w:rPr>
          <w:lang w:val="en-US" w:eastAsia="en-US"/>
        </w:rPr>
        <w:t> </w:t>
      </w:r>
    </w:p>
    <w:p w14:paraId="162FA1B1" w14:textId="488CBF02" w:rsidR="000C7C52" w:rsidRPr="00B53C09" w:rsidRDefault="524D1CB7" w:rsidP="524D1CB7">
      <w:pPr>
        <w:textAlignment w:val="baseline"/>
        <w:rPr>
          <w:sz w:val="18"/>
          <w:szCs w:val="18"/>
          <w:lang w:eastAsia="en-US"/>
        </w:rPr>
      </w:pPr>
      <w:r w:rsidRPr="524D1CB7">
        <w:rPr>
          <w:lang w:eastAsia="en-US"/>
        </w:rPr>
        <w:t>The gas pipeline has two actuators namely a pump and a solenoid as well as a pressure sensor. The actuators are used to maintain the pressure. The pressure is set by the supervisory control system. The gas pipeline has three main system modes: automatic, manual, off. In automated mode, there are two schemes – the pump mode, which turns the pump on and off to keep the pressure in the pipe at the set point and the solenoid mode, in which a relief valve controlled by a solenoid is opened and closed to regulate pressure. Both the pump and solenoid modes used a Proportional-Integral-Derivative (PID) control scheme. In manual mode, the operator must manually control the pump and solenoid.  </w:t>
      </w:r>
    </w:p>
    <w:p w14:paraId="3C5AADA3" w14:textId="77777777" w:rsidR="000C7C52" w:rsidRPr="00B53C09" w:rsidRDefault="000C7C52" w:rsidP="00AF314F">
      <w:pPr>
        <w:textAlignment w:val="baseline"/>
        <w:rPr>
          <w:sz w:val="18"/>
          <w:szCs w:val="18"/>
          <w:lang w:val="en-US" w:eastAsia="en-US"/>
        </w:rPr>
      </w:pPr>
      <w:r w:rsidRPr="00B53C09">
        <w:rPr>
          <w:lang w:val="en-US" w:eastAsia="en-US"/>
        </w:rPr>
        <w:t> </w:t>
      </w:r>
    </w:p>
    <w:p w14:paraId="7DC411BD" w14:textId="77777777" w:rsidR="000C7C52" w:rsidRPr="00B53C09" w:rsidRDefault="524D1CB7" w:rsidP="524D1CB7">
      <w:pPr>
        <w:textAlignment w:val="baseline"/>
        <w:rPr>
          <w:sz w:val="18"/>
          <w:szCs w:val="18"/>
          <w:lang w:eastAsia="en-US"/>
        </w:rPr>
      </w:pPr>
      <w:r w:rsidRPr="524D1CB7">
        <w:rPr>
          <w:lang w:eastAsia="en-US"/>
        </w:rPr>
        <w:t>The next component is the communication network in which the protocol used is serial Modbus RTU. Modbus packets include a header and a payload. For Modbus over a Serial Line, a packet includes a device address, function code, payload, and a cyclic 21 redundancy code (CRC) or linear redundancy code (LRC).  </w:t>
      </w:r>
    </w:p>
    <w:p w14:paraId="65E98375" w14:textId="77777777" w:rsidR="000C7C52" w:rsidRPr="00B53C09" w:rsidRDefault="000C7C52" w:rsidP="00AF314F">
      <w:pPr>
        <w:textAlignment w:val="baseline"/>
        <w:rPr>
          <w:sz w:val="18"/>
          <w:szCs w:val="18"/>
          <w:lang w:val="en-US" w:eastAsia="en-US"/>
        </w:rPr>
      </w:pPr>
      <w:r w:rsidRPr="00B53C09">
        <w:rPr>
          <w:lang w:val="en-US" w:eastAsia="en-US"/>
        </w:rPr>
        <w:t> </w:t>
      </w:r>
    </w:p>
    <w:p w14:paraId="550C7A6A" w14:textId="77777777" w:rsidR="003C44D5" w:rsidRDefault="000C7C52" w:rsidP="003C44D5">
      <w:pPr>
        <w:keepNext/>
        <w:textAlignment w:val="baseline"/>
      </w:pPr>
      <w:r w:rsidRPr="00B53C09">
        <w:rPr>
          <w:noProof/>
          <w:sz w:val="18"/>
          <w:szCs w:val="18"/>
          <w:lang w:val="en-US" w:eastAsia="en-US"/>
        </w:rPr>
        <w:drawing>
          <wp:inline distT="0" distB="0" distL="0" distR="0" wp14:anchorId="3692FE1F" wp14:editId="6040CC4B">
            <wp:extent cx="5943600" cy="2422525"/>
            <wp:effectExtent l="0" t="0" r="0" b="0"/>
            <wp:docPr id="12" name="Picture 3" descr="A collage of pipes and a pressur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A collage of pipes and a pressure gau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22525"/>
                    </a:xfrm>
                    <a:prstGeom prst="rect">
                      <a:avLst/>
                    </a:prstGeom>
                    <a:noFill/>
                    <a:ln>
                      <a:noFill/>
                    </a:ln>
                  </pic:spPr>
                </pic:pic>
              </a:graphicData>
            </a:graphic>
          </wp:inline>
        </w:drawing>
      </w:r>
    </w:p>
    <w:p w14:paraId="3FAC8091" w14:textId="6901FB5A" w:rsidR="003C44D5" w:rsidRDefault="003C44D5" w:rsidP="003C44D5">
      <w:pPr>
        <w:pStyle w:val="Caption"/>
      </w:pPr>
      <w:r>
        <w:t xml:space="preserve">Figure </w:t>
      </w:r>
      <w:r>
        <w:fldChar w:fldCharType="begin"/>
      </w:r>
      <w:r>
        <w:instrText>SEQ Figure \* ARABIC</w:instrText>
      </w:r>
      <w:r>
        <w:fldChar w:fldCharType="separate"/>
      </w:r>
      <w:r w:rsidR="001E7629">
        <w:rPr>
          <w:noProof/>
        </w:rPr>
        <w:t>2</w:t>
      </w:r>
      <w:r>
        <w:fldChar w:fldCharType="end"/>
      </w:r>
      <w:r>
        <w:t xml:space="preserve"> </w:t>
      </w:r>
      <w:r w:rsidRPr="00E57128">
        <w:t>Gas pipeline SCADA testbed [17]</w:t>
      </w:r>
    </w:p>
    <w:p w14:paraId="0B5DD68B" w14:textId="3DFA200E" w:rsidR="000C7C52" w:rsidRPr="003C44D5" w:rsidRDefault="000C7C52" w:rsidP="003C44D5">
      <w:pPr>
        <w:pStyle w:val="Caption"/>
      </w:pPr>
      <w:r w:rsidRPr="00B53C09">
        <w:rPr>
          <w:lang w:val="en-US" w:eastAsia="en-US"/>
        </w:rPr>
        <w:t> </w:t>
      </w:r>
    </w:p>
    <w:p w14:paraId="29FC4F0A" w14:textId="77777777" w:rsidR="000C7C52" w:rsidRPr="00B53C09" w:rsidRDefault="524D1CB7" w:rsidP="524D1CB7">
      <w:pPr>
        <w:textAlignment w:val="baseline"/>
        <w:rPr>
          <w:sz w:val="18"/>
          <w:szCs w:val="18"/>
          <w:lang w:eastAsia="en-US"/>
        </w:rPr>
      </w:pPr>
      <w:r w:rsidRPr="524D1CB7">
        <w:rPr>
          <w:lang w:eastAsia="en-US"/>
        </w:rPr>
        <w:t>The gas pipeline database of cyber attacks was originally created by Tommy Morris and Wei Gao in 2012 [18].  However, study on the original dataset shows some major flaws in the dataset and it was declared unsuitable for machine learning research [17]. Later Ian Turnipseed of Mississippi State University collected more realistic cyber attack gas pipeline dataset known as “new gas pipeline dataset” and made it publicly available for research community.  In our study the new gas pipeline dataset is used. </w:t>
      </w:r>
    </w:p>
    <w:p w14:paraId="4F71037B" w14:textId="77777777" w:rsidR="000C7C52" w:rsidRPr="00B53C09" w:rsidRDefault="000C7C52" w:rsidP="00AF314F">
      <w:pPr>
        <w:textAlignment w:val="baseline"/>
        <w:rPr>
          <w:sz w:val="18"/>
          <w:szCs w:val="18"/>
          <w:lang w:val="en-US" w:eastAsia="en-US"/>
        </w:rPr>
      </w:pPr>
      <w:r w:rsidRPr="00B53C09">
        <w:rPr>
          <w:lang w:val="en-US" w:eastAsia="en-US"/>
        </w:rPr>
        <w:t> </w:t>
      </w:r>
    </w:p>
    <w:p w14:paraId="3D9F5F26" w14:textId="43FAC4D5" w:rsidR="000C7C52" w:rsidRPr="00B53C09" w:rsidRDefault="524D1CB7" w:rsidP="524D1CB7">
      <w:pPr>
        <w:textAlignment w:val="baseline"/>
        <w:rPr>
          <w:lang w:eastAsia="en-US"/>
        </w:rPr>
      </w:pPr>
      <w:r w:rsidRPr="524D1CB7">
        <w:rPr>
          <w:lang w:eastAsia="en-US"/>
        </w:rPr>
        <w:t>The “new gas pipeline” dataset is available in two formats. The first form is a comma separated value (CSV) text file, and the second form is an Attribute Relationship File Format (ARFF). The ARFF dataset was created to make it compatible with Waikato Environment for Knowledge Analysis (WEKA), a tool that has a comprehensive list of machine learning algorithms and has been used by many researchers world-wide for testing the performance of specific machine learning algorithms [14]. Although we are not using WEKA, we preprocessed the ARFF dataset to make it ready for training different classification models.  Each record or instance in the dataset represents one packet being delivered to either the MTU or to the RTU. Each instance in the dataset contains SCADA application information along with payload information.   SCADA systems have fixed network topologies and the transactions between the components are repetitive and regular as opposed to IT network whereas the SCADA application data is very dynamic and irregular in nature. The second category of features is the payload information. The payload information provides information about the gas pipeline’s state, settings, and parameters. These values are critical to detect if any anomaly is found in the system which could be due to malfunction of the system or malicious activities by the cyber attackers. There are total of 274,628 instances or rows in the dataset and each row contains twenty columns. The columns are commonly referred to as features. These features are summarized with a brief description in Table 1. </w:t>
      </w:r>
    </w:p>
    <w:p w14:paraId="23D9231D" w14:textId="77777777" w:rsidR="000C7C52" w:rsidRPr="00B53C09" w:rsidRDefault="000C7C52" w:rsidP="00AF314F">
      <w:pPr>
        <w:textAlignment w:val="baseline"/>
        <w:rPr>
          <w:sz w:val="20"/>
          <w:szCs w:val="20"/>
          <w:lang w:val="en-US" w:eastAsia="en-US"/>
        </w:rPr>
      </w:pPr>
    </w:p>
    <w:p w14:paraId="11B48791" w14:textId="5D98AA96" w:rsidR="0053082B" w:rsidRPr="00B53C09" w:rsidRDefault="0053082B" w:rsidP="00AF314F">
      <w:pPr>
        <w:pStyle w:val="Caption"/>
        <w:keepNext/>
        <w:rPr>
          <w:sz w:val="22"/>
          <w:szCs w:val="22"/>
        </w:rPr>
      </w:pPr>
      <w:bookmarkStart w:id="11" w:name="_Toc191292384"/>
      <w:r w:rsidRPr="00B53C09">
        <w:rPr>
          <w:sz w:val="22"/>
          <w:szCs w:val="22"/>
        </w:rPr>
        <w:t xml:space="preserve">Table </w:t>
      </w:r>
      <w:r w:rsidRPr="00B53C09">
        <w:rPr>
          <w:sz w:val="22"/>
          <w:szCs w:val="22"/>
        </w:rPr>
        <w:fldChar w:fldCharType="begin"/>
      </w:r>
      <w:r w:rsidRPr="00B53C09">
        <w:rPr>
          <w:sz w:val="22"/>
          <w:szCs w:val="22"/>
        </w:rPr>
        <w:instrText xml:space="preserve"> SEQ Table \* ARABIC </w:instrText>
      </w:r>
      <w:r w:rsidRPr="00B53C09">
        <w:rPr>
          <w:sz w:val="22"/>
          <w:szCs w:val="22"/>
        </w:rPr>
        <w:fldChar w:fldCharType="separate"/>
      </w:r>
      <w:r w:rsidR="00B0672D">
        <w:rPr>
          <w:noProof/>
          <w:sz w:val="22"/>
          <w:szCs w:val="22"/>
        </w:rPr>
        <w:t>1</w:t>
      </w:r>
      <w:r w:rsidRPr="00B53C09">
        <w:rPr>
          <w:sz w:val="22"/>
          <w:szCs w:val="22"/>
        </w:rPr>
        <w:fldChar w:fldCharType="end"/>
      </w:r>
      <w:r w:rsidRPr="00B53C09">
        <w:rPr>
          <w:sz w:val="22"/>
          <w:szCs w:val="22"/>
        </w:rPr>
        <w:t xml:space="preserve"> Description of features from New Gas Pipeline dataset</w:t>
      </w:r>
      <w:bookmarkEnd w:id="11"/>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8"/>
        <w:gridCol w:w="1638"/>
        <w:gridCol w:w="1541"/>
        <w:gridCol w:w="5077"/>
      </w:tblGrid>
      <w:tr w:rsidR="000C7C52" w:rsidRPr="00B53C09" w14:paraId="2F3C3B4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D9D9D9"/>
            <w:hideMark/>
          </w:tcPr>
          <w:p w14:paraId="1D1669A2" w14:textId="77777777" w:rsidR="000C7C52" w:rsidRPr="00B53C09" w:rsidRDefault="000C7C52" w:rsidP="00AF314F">
            <w:pPr>
              <w:textAlignment w:val="baseline"/>
              <w:rPr>
                <w:lang w:val="en-US" w:eastAsia="en-US"/>
              </w:rPr>
            </w:pPr>
            <w:r w:rsidRPr="00B53C09">
              <w:rPr>
                <w:lang w:val="en-US" w:eastAsia="en-US"/>
              </w:rPr>
              <w:t>Feature Id </w:t>
            </w:r>
          </w:p>
        </w:tc>
        <w:tc>
          <w:tcPr>
            <w:tcW w:w="1638" w:type="dxa"/>
            <w:tcBorders>
              <w:top w:val="single" w:sz="6" w:space="0" w:color="auto"/>
              <w:left w:val="single" w:sz="6" w:space="0" w:color="auto"/>
              <w:bottom w:val="single" w:sz="6" w:space="0" w:color="auto"/>
              <w:right w:val="single" w:sz="6" w:space="0" w:color="auto"/>
            </w:tcBorders>
            <w:shd w:val="clear" w:color="auto" w:fill="D9D9D9"/>
            <w:hideMark/>
          </w:tcPr>
          <w:p w14:paraId="7FDF3833" w14:textId="77777777" w:rsidR="000C7C52" w:rsidRPr="00B53C09" w:rsidRDefault="000C7C52" w:rsidP="00AF314F">
            <w:pPr>
              <w:textAlignment w:val="baseline"/>
              <w:rPr>
                <w:lang w:val="en-US" w:eastAsia="en-US"/>
              </w:rPr>
            </w:pPr>
            <w:r w:rsidRPr="00B53C09">
              <w:rPr>
                <w:lang w:val="en-US" w:eastAsia="en-US"/>
              </w:rPr>
              <w:t>Feature Symbol </w:t>
            </w:r>
          </w:p>
        </w:tc>
        <w:tc>
          <w:tcPr>
            <w:tcW w:w="1541" w:type="dxa"/>
            <w:tcBorders>
              <w:top w:val="single" w:sz="6" w:space="0" w:color="auto"/>
              <w:left w:val="single" w:sz="6" w:space="0" w:color="auto"/>
              <w:bottom w:val="single" w:sz="6" w:space="0" w:color="auto"/>
              <w:right w:val="single" w:sz="6" w:space="0" w:color="auto"/>
            </w:tcBorders>
            <w:shd w:val="clear" w:color="auto" w:fill="D9D9D9"/>
            <w:hideMark/>
          </w:tcPr>
          <w:p w14:paraId="317C0041" w14:textId="77777777" w:rsidR="000C7C52" w:rsidRPr="00B53C09" w:rsidRDefault="000C7C52" w:rsidP="00AF314F">
            <w:pPr>
              <w:textAlignment w:val="baseline"/>
              <w:rPr>
                <w:lang w:val="en-US" w:eastAsia="en-US"/>
              </w:rPr>
            </w:pPr>
            <w:r w:rsidRPr="00B53C09">
              <w:rPr>
                <w:lang w:val="en-US" w:eastAsia="en-US"/>
              </w:rPr>
              <w:t>Type </w:t>
            </w:r>
          </w:p>
        </w:tc>
        <w:tc>
          <w:tcPr>
            <w:tcW w:w="5077" w:type="dxa"/>
            <w:tcBorders>
              <w:top w:val="single" w:sz="6" w:space="0" w:color="auto"/>
              <w:left w:val="single" w:sz="6" w:space="0" w:color="auto"/>
              <w:bottom w:val="single" w:sz="6" w:space="0" w:color="auto"/>
              <w:right w:val="single" w:sz="6" w:space="0" w:color="auto"/>
            </w:tcBorders>
            <w:shd w:val="clear" w:color="auto" w:fill="D9D9D9"/>
            <w:hideMark/>
          </w:tcPr>
          <w:p w14:paraId="7D227DAC" w14:textId="77777777" w:rsidR="000C7C52" w:rsidRPr="00B53C09" w:rsidRDefault="000C7C52" w:rsidP="00AF314F">
            <w:pPr>
              <w:textAlignment w:val="baseline"/>
              <w:rPr>
                <w:lang w:val="en-US" w:eastAsia="en-US"/>
              </w:rPr>
            </w:pPr>
            <w:r w:rsidRPr="00B53C09">
              <w:rPr>
                <w:lang w:val="en-US" w:eastAsia="en-US"/>
              </w:rPr>
              <w:t>Description </w:t>
            </w:r>
          </w:p>
        </w:tc>
      </w:tr>
      <w:tr w:rsidR="000C7C52" w:rsidRPr="00B53C09" w14:paraId="47E58C2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4BBD0B7" w14:textId="77777777" w:rsidR="000C7C52" w:rsidRPr="00B53C09" w:rsidRDefault="000C7C52" w:rsidP="00AF314F">
            <w:pPr>
              <w:textAlignment w:val="baseline"/>
              <w:rPr>
                <w:lang w:val="en-US" w:eastAsia="en-US"/>
              </w:rPr>
            </w:pPr>
            <w:r w:rsidRPr="00B53C09">
              <w:rPr>
                <w:lang w:val="en-US" w:eastAsia="en-US"/>
              </w:rPr>
              <w:t>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442CADC" w14:textId="77777777" w:rsidR="000C7C52" w:rsidRPr="00B53C09" w:rsidRDefault="000C7C52" w:rsidP="00AF314F">
            <w:pPr>
              <w:textAlignment w:val="baseline"/>
              <w:rPr>
                <w:lang w:val="en-US" w:eastAsia="en-US"/>
              </w:rPr>
            </w:pPr>
            <w:r w:rsidRPr="00B53C09">
              <w:rPr>
                <w:lang w:val="en-US" w:eastAsia="en-US"/>
              </w:rPr>
              <w:t>address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16D0D4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FA213FC" w14:textId="77777777" w:rsidR="000C7C52" w:rsidRPr="00B53C09" w:rsidRDefault="000C7C52" w:rsidP="00AF314F">
            <w:pPr>
              <w:textAlignment w:val="baseline"/>
              <w:rPr>
                <w:lang w:val="en-US" w:eastAsia="en-US"/>
              </w:rPr>
            </w:pPr>
            <w:r w:rsidRPr="00B53C09">
              <w:rPr>
                <w:lang w:val="en-US" w:eastAsia="en-US"/>
              </w:rPr>
              <w:t xml:space="preserve">The address of the slave device. Each slave device in the Modbus is assigned </w:t>
            </w:r>
            <w:proofErr w:type="gramStart"/>
            <w:r w:rsidRPr="00B53C09">
              <w:rPr>
                <w:lang w:val="en-US" w:eastAsia="en-US"/>
              </w:rPr>
              <w:t>a</w:t>
            </w:r>
            <w:proofErr w:type="gramEnd"/>
            <w:r w:rsidRPr="00B53C09">
              <w:rPr>
                <w:lang w:val="en-US" w:eastAsia="en-US"/>
              </w:rPr>
              <w:t xml:space="preserve"> 8-bit address to identify the slave device the master is communicating to and from </w:t>
            </w:r>
          </w:p>
        </w:tc>
      </w:tr>
      <w:tr w:rsidR="000C7C52" w:rsidRPr="00B53C09" w14:paraId="01E566E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C3F8E30" w14:textId="77777777" w:rsidR="000C7C52" w:rsidRPr="00B53C09" w:rsidRDefault="000C7C52" w:rsidP="00AF314F">
            <w:pPr>
              <w:textAlignment w:val="baseline"/>
              <w:rPr>
                <w:lang w:val="en-US" w:eastAsia="en-US"/>
              </w:rPr>
            </w:pPr>
            <w:r w:rsidRPr="00B53C09">
              <w:rPr>
                <w:lang w:val="en-US" w:eastAsia="en-US"/>
              </w:rPr>
              <w:t>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D3E9A3C" w14:textId="77777777" w:rsidR="000C7C52" w:rsidRPr="00B53C09" w:rsidRDefault="000C7C52" w:rsidP="00AF314F">
            <w:pPr>
              <w:textAlignment w:val="baseline"/>
              <w:rPr>
                <w:lang w:val="en-US" w:eastAsia="en-US"/>
              </w:rPr>
            </w:pPr>
            <w:r w:rsidRPr="00B53C09">
              <w:rPr>
                <w:lang w:val="en-US" w:eastAsia="en-US"/>
              </w:rPr>
              <w:t>function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5AFBEA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230B6E5" w14:textId="77777777" w:rsidR="000C7C52" w:rsidRPr="00B53C09" w:rsidRDefault="000C7C52" w:rsidP="00AF314F">
            <w:pPr>
              <w:textAlignment w:val="baseline"/>
              <w:rPr>
                <w:lang w:val="en-US" w:eastAsia="en-US"/>
              </w:rPr>
            </w:pPr>
            <w:r w:rsidRPr="00B53C09">
              <w:rPr>
                <w:lang w:val="en-US" w:eastAsia="en-US"/>
              </w:rPr>
              <w:t xml:space="preserve">The function codes are primarily used in the gas pipeline to indicate a read (0x03) and write commands (0x16). But there are possibilities of </w:t>
            </w:r>
            <w:proofErr w:type="gramStart"/>
            <w:r w:rsidRPr="00B53C09">
              <w:rPr>
                <w:lang w:val="en-US" w:eastAsia="en-US"/>
              </w:rPr>
              <w:t>total</w:t>
            </w:r>
            <w:proofErr w:type="gramEnd"/>
            <w:r w:rsidRPr="00B53C09">
              <w:rPr>
                <w:lang w:val="en-US" w:eastAsia="en-US"/>
              </w:rPr>
              <w:t xml:space="preserve"> 256 such commands. A </w:t>
            </w:r>
            <w:proofErr w:type="gramStart"/>
            <w:r w:rsidRPr="00B53C09">
              <w:rPr>
                <w:lang w:val="en-US" w:eastAsia="en-US"/>
              </w:rPr>
              <w:t>denial of service</w:t>
            </w:r>
            <w:proofErr w:type="gramEnd"/>
            <w:r w:rsidRPr="00B53C09">
              <w:rPr>
                <w:lang w:val="en-US" w:eastAsia="en-US"/>
              </w:rPr>
              <w:t xml:space="preserve"> attack can be launched by setting a function code of 0x08 which corresponds to diagnostic mode where the device would be always in listening mode. </w:t>
            </w:r>
          </w:p>
        </w:tc>
      </w:tr>
      <w:tr w:rsidR="000C7C52" w:rsidRPr="00B53C09" w14:paraId="4185B58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8AA75FA" w14:textId="77777777" w:rsidR="000C7C52" w:rsidRPr="00B53C09" w:rsidRDefault="000C7C52" w:rsidP="00AF314F">
            <w:pPr>
              <w:textAlignment w:val="baseline"/>
              <w:rPr>
                <w:lang w:val="en-US" w:eastAsia="en-US"/>
              </w:rPr>
            </w:pPr>
            <w:r w:rsidRPr="00B53C09">
              <w:rPr>
                <w:lang w:val="en-US" w:eastAsia="en-US"/>
              </w:rPr>
              <w:t>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E7CD689" w14:textId="77777777" w:rsidR="000C7C52" w:rsidRPr="00B53C09" w:rsidRDefault="000C7C52" w:rsidP="00AF314F">
            <w:pPr>
              <w:textAlignment w:val="baseline"/>
              <w:rPr>
                <w:lang w:val="en-US" w:eastAsia="en-US"/>
              </w:rPr>
            </w:pPr>
            <w:r w:rsidRPr="00B53C09">
              <w:rPr>
                <w:lang w:val="en-US" w:eastAsia="en-US"/>
              </w:rPr>
              <w:t>length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63F00A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A094AC2" w14:textId="77777777" w:rsidR="000C7C52" w:rsidRPr="00B53C09" w:rsidRDefault="000C7C52" w:rsidP="00AF314F">
            <w:pPr>
              <w:textAlignment w:val="baseline"/>
              <w:rPr>
                <w:lang w:val="en-US" w:eastAsia="en-US"/>
              </w:rPr>
            </w:pPr>
            <w:r w:rsidRPr="00B53C09">
              <w:rPr>
                <w:lang w:val="en-US" w:eastAsia="en-US"/>
              </w:rPr>
              <w:t>Length of the Modbus frame. This is fixed for each command and response frame. Frames that are not of specific length can be easily detected as attack </w:t>
            </w:r>
          </w:p>
        </w:tc>
      </w:tr>
      <w:tr w:rsidR="000C7C52" w:rsidRPr="00B53C09" w14:paraId="7997CFD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19155E8" w14:textId="77777777" w:rsidR="000C7C52" w:rsidRPr="00B53C09" w:rsidRDefault="000C7C52" w:rsidP="00AF314F">
            <w:pPr>
              <w:textAlignment w:val="baseline"/>
              <w:rPr>
                <w:lang w:val="en-US" w:eastAsia="en-US"/>
              </w:rPr>
            </w:pPr>
            <w:r w:rsidRPr="00B53C09">
              <w:rPr>
                <w:lang w:val="en-US" w:eastAsia="en-US"/>
              </w:rPr>
              <w:t>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F996DA9" w14:textId="77777777" w:rsidR="000C7C52" w:rsidRPr="00B53C09" w:rsidRDefault="000C7C52" w:rsidP="00AF314F">
            <w:pPr>
              <w:textAlignment w:val="baseline"/>
              <w:rPr>
                <w:lang w:val="en-US" w:eastAsia="en-US"/>
              </w:rPr>
            </w:pPr>
            <w:r w:rsidRPr="00B53C09">
              <w:rPr>
                <w:lang w:val="en-US" w:eastAsia="en-US"/>
              </w:rPr>
              <w:t>setpoint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C10D811"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D3DDEC3" w14:textId="77777777" w:rsidR="000C7C52" w:rsidRPr="00B53C09" w:rsidRDefault="000C7C52" w:rsidP="00AF314F">
            <w:pPr>
              <w:textAlignment w:val="baseline"/>
              <w:rPr>
                <w:lang w:val="en-US" w:eastAsia="en-US"/>
              </w:rPr>
            </w:pPr>
            <w:r w:rsidRPr="00B53C09">
              <w:rPr>
                <w:lang w:val="en-US" w:eastAsia="en-US"/>
              </w:rPr>
              <w:t>This value controls the pressure in the gas pipeline </w:t>
            </w:r>
          </w:p>
        </w:tc>
      </w:tr>
      <w:tr w:rsidR="000C7C52" w:rsidRPr="00B53C09" w14:paraId="7570C86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0CF4EC" w14:textId="77777777" w:rsidR="000C7C52" w:rsidRPr="00B53C09" w:rsidRDefault="000C7C52" w:rsidP="00AF314F">
            <w:pPr>
              <w:textAlignment w:val="baseline"/>
              <w:rPr>
                <w:lang w:val="en-US" w:eastAsia="en-US"/>
              </w:rPr>
            </w:pPr>
            <w:r w:rsidRPr="00B53C09">
              <w:rPr>
                <w:lang w:val="en-US" w:eastAsia="en-US"/>
              </w:rPr>
              <w:t>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C1CD3C9" w14:textId="77777777" w:rsidR="000C7C52" w:rsidRPr="00B53C09" w:rsidRDefault="000C7C52" w:rsidP="00AF314F">
            <w:pPr>
              <w:textAlignment w:val="baseline"/>
              <w:rPr>
                <w:lang w:val="en-US" w:eastAsia="en-US"/>
              </w:rPr>
            </w:pPr>
            <w:r w:rsidRPr="00B53C09">
              <w:rPr>
                <w:lang w:val="en-US" w:eastAsia="en-US"/>
              </w:rPr>
              <w:t>gain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8F57587"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BAA75AA" w14:textId="77777777" w:rsidR="000C7C52" w:rsidRPr="00B53C09" w:rsidRDefault="000C7C52" w:rsidP="00AF314F">
            <w:pPr>
              <w:textAlignment w:val="baseline"/>
              <w:rPr>
                <w:lang w:val="en-US" w:eastAsia="en-US"/>
              </w:rPr>
            </w:pPr>
            <w:r w:rsidRPr="00B53C09">
              <w:rPr>
                <w:lang w:val="en-US" w:eastAsia="en-US"/>
              </w:rPr>
              <w:t>Gain parameter of the PID controller </w:t>
            </w:r>
          </w:p>
        </w:tc>
      </w:tr>
      <w:tr w:rsidR="000C7C52" w:rsidRPr="00B53C09" w14:paraId="3991516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C43857" w14:textId="77777777" w:rsidR="000C7C52" w:rsidRPr="00B53C09" w:rsidRDefault="000C7C52" w:rsidP="00AF314F">
            <w:pPr>
              <w:textAlignment w:val="baseline"/>
              <w:rPr>
                <w:lang w:val="en-US" w:eastAsia="en-US"/>
              </w:rPr>
            </w:pPr>
            <w:r w:rsidRPr="00B53C09">
              <w:rPr>
                <w:lang w:val="en-US" w:eastAsia="en-US"/>
              </w:rPr>
              <w:t>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CB201E6" w14:textId="77777777" w:rsidR="000C7C52" w:rsidRPr="00B53C09" w:rsidRDefault="000C7C52" w:rsidP="00AF314F">
            <w:pPr>
              <w:textAlignment w:val="baseline"/>
              <w:rPr>
                <w:lang w:val="en-US" w:eastAsia="en-US"/>
              </w:rPr>
            </w:pPr>
            <w:r w:rsidRPr="00B53C09">
              <w:rPr>
                <w:lang w:val="en-US" w:eastAsia="en-US"/>
              </w:rPr>
              <w:t>reset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3FFB96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478CE5B" w14:textId="77777777" w:rsidR="000C7C52" w:rsidRPr="00B53C09" w:rsidRDefault="000C7C52" w:rsidP="00AF314F">
            <w:pPr>
              <w:textAlignment w:val="baseline"/>
              <w:rPr>
                <w:lang w:val="en-US" w:eastAsia="en-US"/>
              </w:rPr>
            </w:pPr>
            <w:r w:rsidRPr="00B53C09">
              <w:rPr>
                <w:lang w:val="en-US" w:eastAsia="en-US"/>
              </w:rPr>
              <w:t>Reset rate parameter of PID controller </w:t>
            </w:r>
          </w:p>
        </w:tc>
      </w:tr>
      <w:tr w:rsidR="000C7C52" w:rsidRPr="00B53C09" w14:paraId="781D61C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6EC95D1" w14:textId="77777777" w:rsidR="000C7C52" w:rsidRPr="00B53C09" w:rsidRDefault="000C7C52" w:rsidP="00AF314F">
            <w:pPr>
              <w:textAlignment w:val="baseline"/>
              <w:rPr>
                <w:lang w:val="en-US" w:eastAsia="en-US"/>
              </w:rPr>
            </w:pPr>
            <w:r w:rsidRPr="00B53C09">
              <w:rPr>
                <w:lang w:val="en-US" w:eastAsia="en-US"/>
              </w:rPr>
              <w:t>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D3C2BA6" w14:textId="77777777" w:rsidR="000C7C52" w:rsidRPr="00B53C09" w:rsidRDefault="000C7C52" w:rsidP="00AF314F">
            <w:pPr>
              <w:textAlignment w:val="baseline"/>
              <w:rPr>
                <w:lang w:val="en-US" w:eastAsia="en-US"/>
              </w:rPr>
            </w:pPr>
            <w:r w:rsidRPr="00B53C09">
              <w:rPr>
                <w:lang w:val="en-US" w:eastAsia="en-US"/>
              </w:rPr>
              <w:t>deadband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8634609"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382B317" w14:textId="77777777" w:rsidR="000C7C52" w:rsidRPr="00B53C09" w:rsidRDefault="000C7C52" w:rsidP="00AF314F">
            <w:pPr>
              <w:textAlignment w:val="baseline"/>
              <w:rPr>
                <w:lang w:val="en-US" w:eastAsia="en-US"/>
              </w:rPr>
            </w:pPr>
            <w:r w:rsidRPr="00B53C09">
              <w:rPr>
                <w:lang w:val="en-US" w:eastAsia="en-US"/>
              </w:rPr>
              <w:t>Deadband parameter of PID controller </w:t>
            </w:r>
          </w:p>
        </w:tc>
      </w:tr>
      <w:tr w:rsidR="000C7C52" w:rsidRPr="00B53C09" w14:paraId="0E09A7F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A3DFDC5" w14:textId="77777777" w:rsidR="000C7C52" w:rsidRPr="00B53C09" w:rsidRDefault="000C7C52" w:rsidP="00AF314F">
            <w:pPr>
              <w:textAlignment w:val="baseline"/>
              <w:rPr>
                <w:lang w:val="en-US" w:eastAsia="en-US"/>
              </w:rPr>
            </w:pPr>
            <w:r w:rsidRPr="00B53C09">
              <w:rPr>
                <w:lang w:val="en-US" w:eastAsia="en-US"/>
              </w:rPr>
              <w:t>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73D31A0" w14:textId="77777777" w:rsidR="000C7C52" w:rsidRPr="00B53C09" w:rsidRDefault="000C7C52" w:rsidP="00AF314F">
            <w:pPr>
              <w:textAlignment w:val="baseline"/>
              <w:rPr>
                <w:lang w:val="en-US" w:eastAsia="en-US"/>
              </w:rPr>
            </w:pPr>
            <w:r w:rsidRPr="00B53C09">
              <w:rPr>
                <w:lang w:val="en-US" w:eastAsia="en-US"/>
              </w:rPr>
              <w:t>cycle 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1A5B6C4"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D616FC5" w14:textId="77777777" w:rsidR="000C7C52" w:rsidRPr="00B53C09" w:rsidRDefault="000C7C52" w:rsidP="00AF314F">
            <w:pPr>
              <w:textAlignment w:val="baseline"/>
              <w:rPr>
                <w:lang w:val="en-US" w:eastAsia="en-US"/>
              </w:rPr>
            </w:pPr>
            <w:r w:rsidRPr="00B53C09">
              <w:rPr>
                <w:lang w:val="en-US" w:eastAsia="en-US"/>
              </w:rPr>
              <w:t>Cycle time parameter of PID controller </w:t>
            </w:r>
          </w:p>
        </w:tc>
      </w:tr>
      <w:tr w:rsidR="000C7C52" w:rsidRPr="00B53C09" w14:paraId="56842B4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37E836E" w14:textId="77777777" w:rsidR="000C7C52" w:rsidRPr="00B53C09" w:rsidRDefault="000C7C52" w:rsidP="00AF314F">
            <w:pPr>
              <w:textAlignment w:val="baseline"/>
              <w:rPr>
                <w:lang w:val="en-US" w:eastAsia="en-US"/>
              </w:rPr>
            </w:pPr>
            <w:r w:rsidRPr="00B53C09">
              <w:rPr>
                <w:lang w:val="en-US" w:eastAsia="en-US"/>
              </w:rPr>
              <w:t>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4784E9BA" w14:textId="77777777" w:rsidR="000C7C52" w:rsidRPr="00B53C09" w:rsidRDefault="000C7C52" w:rsidP="00AF314F">
            <w:pPr>
              <w:textAlignment w:val="baseline"/>
              <w:rPr>
                <w:lang w:val="en-US" w:eastAsia="en-US"/>
              </w:rPr>
            </w:pPr>
            <w:r w:rsidRPr="00B53C09">
              <w:rPr>
                <w:lang w:val="en-US" w:eastAsia="en-US"/>
              </w:rPr>
              <w:t>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1076B72"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4B1DD51" w14:textId="77777777" w:rsidR="000C7C52" w:rsidRPr="00B53C09" w:rsidRDefault="000C7C52" w:rsidP="00AF314F">
            <w:pPr>
              <w:textAlignment w:val="baseline"/>
              <w:rPr>
                <w:lang w:val="en-US" w:eastAsia="en-US"/>
              </w:rPr>
            </w:pPr>
            <w:r w:rsidRPr="00B53C09">
              <w:rPr>
                <w:lang w:val="en-US" w:eastAsia="en-US"/>
              </w:rPr>
              <w:t>Rate parameter of PID controller </w:t>
            </w:r>
          </w:p>
        </w:tc>
      </w:tr>
      <w:tr w:rsidR="000C7C52" w:rsidRPr="00B53C09" w14:paraId="361201C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77D9EEF" w14:textId="77777777" w:rsidR="000C7C52" w:rsidRPr="00B53C09" w:rsidRDefault="000C7C52" w:rsidP="00AF314F">
            <w:pPr>
              <w:textAlignment w:val="baseline"/>
              <w:rPr>
                <w:lang w:val="en-US" w:eastAsia="en-US"/>
              </w:rPr>
            </w:pPr>
            <w:r w:rsidRPr="00B53C09">
              <w:rPr>
                <w:lang w:val="en-US" w:eastAsia="en-US"/>
              </w:rPr>
              <w:t>10 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94703A1" w14:textId="77777777" w:rsidR="000C7C52" w:rsidRPr="00B53C09" w:rsidRDefault="000C7C52" w:rsidP="00AF314F">
            <w:pPr>
              <w:textAlignment w:val="baseline"/>
              <w:rPr>
                <w:lang w:val="en-US" w:eastAsia="en-US"/>
              </w:rPr>
            </w:pPr>
            <w:r w:rsidRPr="00B53C09">
              <w:rPr>
                <w:lang w:val="en-US" w:eastAsia="en-US"/>
              </w:rPr>
              <w:t>system mode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462F1EE" w14:textId="77777777" w:rsidR="000C7C52" w:rsidRPr="00B53C09" w:rsidRDefault="000C7C52" w:rsidP="00AF314F">
            <w:pPr>
              <w:textAlignment w:val="baseline"/>
              <w:rPr>
                <w:lang w:val="en-US" w:eastAsia="en-US"/>
              </w:rPr>
            </w:pPr>
            <w:r w:rsidRPr="00B53C09">
              <w:rPr>
                <w:lang w:val="en-US" w:eastAsia="en-US"/>
              </w:rPr>
              <w:t>{0,1,2}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2E82B5F" w14:textId="77777777" w:rsidR="000C7C52" w:rsidRPr="00B53C09" w:rsidRDefault="000C7C52" w:rsidP="00AF314F">
            <w:pPr>
              <w:textAlignment w:val="baseline"/>
              <w:rPr>
                <w:lang w:val="en-US" w:eastAsia="en-US"/>
              </w:rPr>
            </w:pPr>
            <w:r w:rsidRPr="00B53C09">
              <w:rPr>
                <w:lang w:val="en-US" w:eastAsia="en-US"/>
              </w:rPr>
              <w:t>Controls the duty cycle of the system. The following modes are valid </w:t>
            </w:r>
          </w:p>
          <w:p w14:paraId="4FD4DBA3" w14:textId="77777777" w:rsidR="000C7C52" w:rsidRPr="00B53C09" w:rsidRDefault="000C7C52" w:rsidP="00AF314F">
            <w:pPr>
              <w:textAlignment w:val="baseline"/>
              <w:rPr>
                <w:lang w:val="en-US" w:eastAsia="en-US"/>
              </w:rPr>
            </w:pPr>
            <w:r w:rsidRPr="00B53C09">
              <w:rPr>
                <w:lang w:val="en-US" w:eastAsia="en-US"/>
              </w:rPr>
              <w:t>0 – Off </w:t>
            </w:r>
          </w:p>
          <w:p w14:paraId="33FAED6F" w14:textId="77777777" w:rsidR="000C7C52" w:rsidRPr="00B53C09" w:rsidRDefault="000C7C52" w:rsidP="00AF314F">
            <w:pPr>
              <w:textAlignment w:val="baseline"/>
              <w:rPr>
                <w:lang w:val="en-US" w:eastAsia="en-US"/>
              </w:rPr>
            </w:pPr>
            <w:r w:rsidRPr="00B53C09">
              <w:rPr>
                <w:lang w:val="en-US" w:eastAsia="en-US"/>
              </w:rPr>
              <w:t>1 – Manual </w:t>
            </w:r>
          </w:p>
          <w:p w14:paraId="3C738069" w14:textId="77777777" w:rsidR="000C7C52" w:rsidRPr="00B53C09" w:rsidRDefault="000C7C52" w:rsidP="00AF314F">
            <w:pPr>
              <w:textAlignment w:val="baseline"/>
              <w:rPr>
                <w:lang w:val="en-US" w:eastAsia="en-US"/>
              </w:rPr>
            </w:pPr>
            <w:r w:rsidRPr="00B53C09">
              <w:rPr>
                <w:lang w:val="en-US" w:eastAsia="en-US"/>
              </w:rPr>
              <w:t>2 - Automatic </w:t>
            </w:r>
          </w:p>
        </w:tc>
      </w:tr>
      <w:tr w:rsidR="000C7C52" w:rsidRPr="00B53C09" w14:paraId="70DCE8DC"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BDA1922" w14:textId="77777777" w:rsidR="000C7C52" w:rsidRPr="00B53C09" w:rsidRDefault="000C7C52" w:rsidP="00AF314F">
            <w:pPr>
              <w:textAlignment w:val="baseline"/>
              <w:rPr>
                <w:lang w:val="en-US" w:eastAsia="en-US"/>
              </w:rPr>
            </w:pPr>
            <w:r w:rsidRPr="00B53C09">
              <w:rPr>
                <w:lang w:val="en-US" w:eastAsia="en-US"/>
              </w:rPr>
              <w:t>11 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9032D42" w14:textId="77777777" w:rsidR="000C7C52" w:rsidRPr="00B53C09" w:rsidRDefault="000C7C52" w:rsidP="00AF314F">
            <w:pPr>
              <w:textAlignment w:val="baseline"/>
              <w:rPr>
                <w:lang w:val="en-US" w:eastAsia="en-US"/>
              </w:rPr>
            </w:pPr>
            <w:r w:rsidRPr="00B53C09">
              <w:rPr>
                <w:lang w:val="en-US" w:eastAsia="en-US"/>
              </w:rPr>
              <w:t>control scheme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9EBF2D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BD05FAC" w14:textId="77777777" w:rsidR="000C7C52" w:rsidRPr="00B53C09" w:rsidRDefault="000C7C52" w:rsidP="00AF314F">
            <w:pPr>
              <w:textAlignment w:val="baseline"/>
              <w:rPr>
                <w:lang w:val="en-US" w:eastAsia="en-US"/>
              </w:rPr>
            </w:pPr>
            <w:r w:rsidRPr="00B53C09">
              <w:rPr>
                <w:lang w:val="en-US" w:eastAsia="en-US"/>
              </w:rPr>
              <w:t>The control scheme in the gas pipeline determines whether the system will be controlled by the pump or by the solenoid. There are two schemes: </w:t>
            </w:r>
          </w:p>
          <w:p w14:paraId="33F3389B" w14:textId="77777777" w:rsidR="000C7C52" w:rsidRPr="00B53C09" w:rsidRDefault="000C7C52" w:rsidP="00AF314F">
            <w:pPr>
              <w:textAlignment w:val="baseline"/>
              <w:rPr>
                <w:lang w:val="en-US" w:eastAsia="en-US"/>
              </w:rPr>
            </w:pPr>
            <w:r w:rsidRPr="00B53C09">
              <w:rPr>
                <w:lang w:val="en-US" w:eastAsia="en-US"/>
              </w:rPr>
              <w:t>0 – Pump </w:t>
            </w:r>
          </w:p>
          <w:p w14:paraId="14CF542C" w14:textId="77777777" w:rsidR="000C7C52" w:rsidRPr="00B53C09" w:rsidRDefault="000C7C52" w:rsidP="00AF314F">
            <w:pPr>
              <w:textAlignment w:val="baseline"/>
              <w:rPr>
                <w:lang w:val="en-US" w:eastAsia="en-US"/>
              </w:rPr>
            </w:pPr>
            <w:r w:rsidRPr="00B53C09">
              <w:rPr>
                <w:lang w:val="en-US" w:eastAsia="en-US"/>
              </w:rPr>
              <w:t>1 - Solenoid </w:t>
            </w:r>
          </w:p>
        </w:tc>
      </w:tr>
      <w:tr w:rsidR="000C7C52" w:rsidRPr="00B53C09" w14:paraId="7D8145D0"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5DE27B2" w14:textId="77777777" w:rsidR="000C7C52" w:rsidRPr="00B53C09" w:rsidRDefault="000C7C52" w:rsidP="00AF314F">
            <w:pPr>
              <w:textAlignment w:val="baseline"/>
              <w:rPr>
                <w:lang w:val="en-US" w:eastAsia="en-US"/>
              </w:rPr>
            </w:pPr>
            <w:r w:rsidRPr="00B53C09">
              <w:rPr>
                <w:lang w:val="en-US" w:eastAsia="en-US"/>
              </w:rPr>
              <w:t>12 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6A5C789" w14:textId="77777777" w:rsidR="000C7C52" w:rsidRPr="00B53C09" w:rsidRDefault="000C7C52" w:rsidP="00AF314F">
            <w:pPr>
              <w:textAlignment w:val="baseline"/>
              <w:rPr>
                <w:lang w:val="en-US" w:eastAsia="en-US"/>
              </w:rPr>
            </w:pPr>
            <w:r w:rsidRPr="00B53C09">
              <w:rPr>
                <w:lang w:val="en-US" w:eastAsia="en-US"/>
              </w:rPr>
              <w:t>pump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0E48D83"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0B15C404" w14:textId="77777777" w:rsidR="000C7C52" w:rsidRPr="00B53C09" w:rsidRDefault="000C7C52" w:rsidP="00AF314F">
            <w:pPr>
              <w:textAlignment w:val="baseline"/>
              <w:rPr>
                <w:lang w:val="en-US" w:eastAsia="en-US"/>
              </w:rPr>
            </w:pPr>
            <w:r w:rsidRPr="00B53C09">
              <w:rPr>
                <w:lang w:val="en-US" w:eastAsia="en-US"/>
              </w:rPr>
              <w:t>This is the state of the pump when system mode is set to manual. There are two possible values: </w:t>
            </w:r>
          </w:p>
          <w:p w14:paraId="5D0D96CE" w14:textId="77777777" w:rsidR="000C7C52" w:rsidRPr="00B53C09" w:rsidRDefault="000C7C52" w:rsidP="00AF314F">
            <w:pPr>
              <w:textAlignment w:val="baseline"/>
              <w:rPr>
                <w:lang w:val="en-US" w:eastAsia="en-US"/>
              </w:rPr>
            </w:pPr>
            <w:r w:rsidRPr="00B53C09">
              <w:rPr>
                <w:lang w:val="en-US" w:eastAsia="en-US"/>
              </w:rPr>
              <w:t>0 – Off </w:t>
            </w:r>
          </w:p>
          <w:p w14:paraId="6D5F565E" w14:textId="77777777" w:rsidR="000C7C52" w:rsidRPr="00B53C09" w:rsidRDefault="000C7C52" w:rsidP="00AF314F">
            <w:pPr>
              <w:textAlignment w:val="baseline"/>
              <w:rPr>
                <w:lang w:val="en-US" w:eastAsia="en-US"/>
              </w:rPr>
            </w:pPr>
            <w:r w:rsidRPr="00B53C09">
              <w:rPr>
                <w:lang w:val="en-US" w:eastAsia="en-US"/>
              </w:rPr>
              <w:t>1 - On </w:t>
            </w:r>
          </w:p>
        </w:tc>
      </w:tr>
      <w:tr w:rsidR="000C7C52" w:rsidRPr="00B53C09" w14:paraId="0955BDF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3602B88" w14:textId="77777777" w:rsidR="000C7C52" w:rsidRPr="00B53C09" w:rsidRDefault="000C7C52" w:rsidP="00AF314F">
            <w:pPr>
              <w:textAlignment w:val="baseline"/>
              <w:rPr>
                <w:lang w:val="en-US" w:eastAsia="en-US"/>
              </w:rPr>
            </w:pPr>
            <w:r w:rsidRPr="00B53C09">
              <w:rPr>
                <w:lang w:val="en-US" w:eastAsia="en-US"/>
              </w:rPr>
              <w:t>13 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B72DAB1" w14:textId="77777777" w:rsidR="000C7C52" w:rsidRPr="00B53C09" w:rsidRDefault="000C7C52" w:rsidP="00AF314F">
            <w:pPr>
              <w:textAlignment w:val="baseline"/>
              <w:rPr>
                <w:lang w:val="en-US" w:eastAsia="en-US"/>
              </w:rPr>
            </w:pPr>
            <w:r w:rsidRPr="00B53C09">
              <w:rPr>
                <w:lang w:val="en-US" w:eastAsia="en-US"/>
              </w:rPr>
              <w:t>solenoid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03CB3C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3C9E6AF" w14:textId="77777777" w:rsidR="000C7C52" w:rsidRPr="00B53C09" w:rsidRDefault="000C7C52" w:rsidP="00AF314F">
            <w:pPr>
              <w:textAlignment w:val="baseline"/>
              <w:rPr>
                <w:lang w:val="en-US" w:eastAsia="en-US"/>
              </w:rPr>
            </w:pPr>
            <w:r w:rsidRPr="00B53C09">
              <w:rPr>
                <w:lang w:val="en-US" w:eastAsia="en-US"/>
              </w:rPr>
              <w:t>This represents the state of the solenoid valve. There are two possible values: </w:t>
            </w:r>
          </w:p>
          <w:p w14:paraId="63A3980C" w14:textId="77777777" w:rsidR="000C7C52" w:rsidRPr="00B53C09" w:rsidRDefault="000C7C52" w:rsidP="00AF314F">
            <w:pPr>
              <w:textAlignment w:val="baseline"/>
              <w:rPr>
                <w:lang w:val="en-US" w:eastAsia="en-US"/>
              </w:rPr>
            </w:pPr>
            <w:r w:rsidRPr="00B53C09">
              <w:rPr>
                <w:lang w:val="en-US" w:eastAsia="en-US"/>
              </w:rPr>
              <w:t>0 – Closed </w:t>
            </w:r>
          </w:p>
          <w:p w14:paraId="160CEFBC" w14:textId="77777777" w:rsidR="000C7C52" w:rsidRPr="00B53C09" w:rsidRDefault="000C7C52" w:rsidP="00AF314F">
            <w:pPr>
              <w:textAlignment w:val="baseline"/>
              <w:rPr>
                <w:lang w:val="en-US" w:eastAsia="en-US"/>
              </w:rPr>
            </w:pPr>
            <w:r w:rsidRPr="00B53C09">
              <w:rPr>
                <w:lang w:val="en-US" w:eastAsia="en-US"/>
              </w:rPr>
              <w:t>1 – Open </w:t>
            </w:r>
          </w:p>
        </w:tc>
      </w:tr>
      <w:tr w:rsidR="000C7C52" w:rsidRPr="00B53C09" w14:paraId="5D14CF5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9647455" w14:textId="77777777" w:rsidR="000C7C52" w:rsidRPr="00B53C09" w:rsidRDefault="000C7C52" w:rsidP="00AF314F">
            <w:pPr>
              <w:textAlignment w:val="baseline"/>
              <w:rPr>
                <w:lang w:val="en-US" w:eastAsia="en-US"/>
              </w:rPr>
            </w:pPr>
            <w:r w:rsidRPr="00B53C09">
              <w:rPr>
                <w:lang w:val="en-US" w:eastAsia="en-US"/>
              </w:rPr>
              <w:t>14 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DCFBA0B" w14:textId="77777777" w:rsidR="000C7C52" w:rsidRPr="00B53C09" w:rsidRDefault="000C7C52" w:rsidP="00AF314F">
            <w:pPr>
              <w:textAlignment w:val="baseline"/>
              <w:rPr>
                <w:lang w:val="en-US" w:eastAsia="en-US"/>
              </w:rPr>
            </w:pPr>
            <w:r w:rsidRPr="00B53C09">
              <w:rPr>
                <w:lang w:val="en-US" w:eastAsia="en-US"/>
              </w:rPr>
              <w:t>pressure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52117AF"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1964653" w14:textId="77777777" w:rsidR="000C7C52" w:rsidRPr="00B53C09" w:rsidRDefault="000C7C52" w:rsidP="00AF314F">
            <w:pPr>
              <w:textAlignment w:val="baseline"/>
              <w:rPr>
                <w:lang w:val="en-US" w:eastAsia="en-US"/>
              </w:rPr>
            </w:pPr>
            <w:r w:rsidRPr="00B53C09">
              <w:rPr>
                <w:lang w:val="en-US" w:eastAsia="en-US"/>
              </w:rPr>
              <w:t>The current pressure measurement from the gas pipeline </w:t>
            </w:r>
          </w:p>
        </w:tc>
      </w:tr>
      <w:tr w:rsidR="000C7C52" w:rsidRPr="00B53C09" w14:paraId="0D60D643"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64349A" w14:textId="77777777" w:rsidR="000C7C52" w:rsidRPr="00B53C09" w:rsidRDefault="000C7C52" w:rsidP="00AF314F">
            <w:pPr>
              <w:textAlignment w:val="baseline"/>
              <w:rPr>
                <w:lang w:val="en-US" w:eastAsia="en-US"/>
              </w:rPr>
            </w:pPr>
            <w:r w:rsidRPr="00B53C09">
              <w:rPr>
                <w:lang w:val="en-US" w:eastAsia="en-US"/>
              </w:rPr>
              <w:t>15 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9429730" w14:textId="77777777" w:rsidR="000C7C52" w:rsidRPr="00B53C09" w:rsidRDefault="000C7C52" w:rsidP="00AF314F">
            <w:pPr>
              <w:textAlignment w:val="baseline"/>
              <w:rPr>
                <w:lang w:val="en-US" w:eastAsia="en-US"/>
              </w:rPr>
            </w:pPr>
            <w:proofErr w:type="spellStart"/>
            <w:r w:rsidRPr="00B53C09">
              <w:rPr>
                <w:lang w:val="en-US" w:eastAsia="en-US"/>
              </w:rPr>
              <w:t>crc</w:t>
            </w:r>
            <w:proofErr w:type="spellEnd"/>
            <w:r w:rsidRPr="00B53C09">
              <w:rPr>
                <w:lang w:val="en-US" w:eastAsia="en-US"/>
              </w:rPr>
              <w:t xml:space="preserve">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AAF02D3"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70C4932" w14:textId="77777777" w:rsidR="000C7C52" w:rsidRPr="00B53C09" w:rsidRDefault="000C7C52" w:rsidP="00AF314F">
            <w:pPr>
              <w:textAlignment w:val="baseline"/>
              <w:rPr>
                <w:lang w:val="en-US" w:eastAsia="en-US"/>
              </w:rPr>
            </w:pPr>
            <w:r w:rsidRPr="00B53C09">
              <w:rPr>
                <w:lang w:val="en-US" w:eastAsia="en-US"/>
              </w:rPr>
              <w:t>The Cyclic Redundancy Check (CRC) allows system to check error within a Modbus frame </w:t>
            </w:r>
          </w:p>
        </w:tc>
      </w:tr>
      <w:tr w:rsidR="000C7C52" w:rsidRPr="00B53C09" w14:paraId="23AB72D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7088CAC" w14:textId="77777777" w:rsidR="000C7C52" w:rsidRPr="00B53C09" w:rsidRDefault="000C7C52" w:rsidP="00AF314F">
            <w:pPr>
              <w:textAlignment w:val="baseline"/>
              <w:rPr>
                <w:lang w:val="en-US" w:eastAsia="en-US"/>
              </w:rPr>
            </w:pPr>
            <w:r w:rsidRPr="00B53C09">
              <w:rPr>
                <w:lang w:val="en-US" w:eastAsia="en-US"/>
              </w:rPr>
              <w:t>16 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E09957F" w14:textId="77777777" w:rsidR="000C7C52" w:rsidRPr="00B53C09" w:rsidRDefault="000C7C52" w:rsidP="00AF314F">
            <w:pPr>
              <w:textAlignment w:val="baseline"/>
              <w:rPr>
                <w:lang w:val="en-US" w:eastAsia="en-US"/>
              </w:rPr>
            </w:pPr>
            <w:r w:rsidRPr="00B53C09">
              <w:rPr>
                <w:lang w:val="en-US" w:eastAsia="en-US"/>
              </w:rPr>
              <w:t>command response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0B9225F"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9686C74" w14:textId="77777777" w:rsidR="000C7C52" w:rsidRPr="00B53C09" w:rsidRDefault="000C7C52" w:rsidP="00AF314F">
            <w:pPr>
              <w:textAlignment w:val="baseline"/>
              <w:rPr>
                <w:lang w:val="en-US" w:eastAsia="en-US"/>
              </w:rPr>
            </w:pPr>
            <w:r w:rsidRPr="00B53C09">
              <w:rPr>
                <w:lang w:val="en-US" w:eastAsia="en-US"/>
              </w:rPr>
              <w:t>This value allows the IDS to learn about command and response frame. Two possible values: </w:t>
            </w:r>
          </w:p>
          <w:p w14:paraId="66158517" w14:textId="77777777" w:rsidR="000C7C52" w:rsidRPr="00B53C09" w:rsidRDefault="000C7C52" w:rsidP="00AF314F">
            <w:pPr>
              <w:textAlignment w:val="baseline"/>
              <w:rPr>
                <w:lang w:val="en-US" w:eastAsia="en-US"/>
              </w:rPr>
            </w:pPr>
            <w:r w:rsidRPr="00B53C09">
              <w:rPr>
                <w:lang w:val="en-US" w:eastAsia="en-US"/>
              </w:rPr>
              <w:t>0 – Response </w:t>
            </w:r>
          </w:p>
          <w:p w14:paraId="629FB339" w14:textId="77777777" w:rsidR="000C7C52" w:rsidRPr="00B53C09" w:rsidRDefault="000C7C52" w:rsidP="00AF314F">
            <w:pPr>
              <w:textAlignment w:val="baseline"/>
              <w:rPr>
                <w:lang w:val="en-US" w:eastAsia="en-US"/>
              </w:rPr>
            </w:pPr>
            <w:r w:rsidRPr="00B53C09">
              <w:rPr>
                <w:lang w:val="en-US" w:eastAsia="en-US"/>
              </w:rPr>
              <w:t>1 – Command </w:t>
            </w:r>
          </w:p>
        </w:tc>
      </w:tr>
      <w:tr w:rsidR="000C7C52" w:rsidRPr="00B53C09" w14:paraId="59F0AF8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3607EFE" w14:textId="77777777" w:rsidR="000C7C52" w:rsidRPr="00B53C09" w:rsidRDefault="000C7C52" w:rsidP="00AF314F">
            <w:pPr>
              <w:textAlignment w:val="baseline"/>
              <w:rPr>
                <w:lang w:val="en-US" w:eastAsia="en-US"/>
              </w:rPr>
            </w:pPr>
            <w:r w:rsidRPr="00B53C09">
              <w:rPr>
                <w:lang w:val="en-US" w:eastAsia="en-US"/>
              </w:rPr>
              <w:t>17 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7F47931" w14:textId="77777777" w:rsidR="000C7C52" w:rsidRPr="00B53C09" w:rsidRDefault="000C7C52" w:rsidP="00AF314F">
            <w:pPr>
              <w:textAlignment w:val="baseline"/>
              <w:rPr>
                <w:lang w:val="en-US" w:eastAsia="en-US"/>
              </w:rPr>
            </w:pPr>
            <w:r w:rsidRPr="00B53C09">
              <w:rPr>
                <w:lang w:val="en-US" w:eastAsia="en-US"/>
              </w:rPr>
              <w:t>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8DA190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1FE0ACA" w14:textId="77777777" w:rsidR="000C7C52" w:rsidRPr="00B53C09" w:rsidRDefault="000C7C52" w:rsidP="00AF314F">
            <w:pPr>
              <w:textAlignment w:val="baseline"/>
              <w:rPr>
                <w:lang w:val="en-US" w:eastAsia="en-US"/>
              </w:rPr>
            </w:pPr>
            <w:r w:rsidRPr="00B53C09">
              <w:rPr>
                <w:lang w:val="en-US" w:eastAsia="en-US"/>
              </w:rPr>
              <w:t>Timestamp of the instance </w:t>
            </w:r>
          </w:p>
        </w:tc>
      </w:tr>
      <w:tr w:rsidR="000C7C52" w:rsidRPr="00B53C09" w14:paraId="0054D112"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18B17E7" w14:textId="77777777" w:rsidR="000C7C52" w:rsidRPr="00B53C09" w:rsidRDefault="000C7C52" w:rsidP="00AF314F">
            <w:pPr>
              <w:textAlignment w:val="baseline"/>
              <w:rPr>
                <w:lang w:val="en-US" w:eastAsia="en-US"/>
              </w:rPr>
            </w:pPr>
            <w:r w:rsidRPr="00B53C09">
              <w:rPr>
                <w:lang w:val="en-US" w:eastAsia="en-US"/>
              </w:rPr>
              <w:t>18 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020B96E" w14:textId="77777777" w:rsidR="000C7C52" w:rsidRPr="00B53C09" w:rsidRDefault="000C7C52" w:rsidP="00AF314F">
            <w:pPr>
              <w:textAlignment w:val="baseline"/>
              <w:rPr>
                <w:lang w:val="en-US" w:eastAsia="en-US"/>
              </w:rPr>
            </w:pPr>
            <w:r w:rsidRPr="00B53C09">
              <w:rPr>
                <w:lang w:val="en-US" w:eastAsia="en-US"/>
              </w:rPr>
              <w:t>binary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27699DD"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AF97D9D" w14:textId="77777777" w:rsidR="000C7C52" w:rsidRPr="00B53C09" w:rsidRDefault="000C7C52" w:rsidP="00AF314F">
            <w:pPr>
              <w:textAlignment w:val="baseline"/>
              <w:rPr>
                <w:lang w:val="en-US" w:eastAsia="en-US"/>
              </w:rPr>
            </w:pPr>
            <w:r w:rsidRPr="00B53C09">
              <w:rPr>
                <w:lang w:val="en-US" w:eastAsia="en-US"/>
              </w:rPr>
              <w:t>Labels to indicate either attack (1) or normal (0) instance </w:t>
            </w:r>
          </w:p>
        </w:tc>
      </w:tr>
      <w:tr w:rsidR="000C7C52" w:rsidRPr="00B53C09" w14:paraId="6824B2C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E55BB5" w14:textId="77777777" w:rsidR="000C7C52" w:rsidRPr="00B53C09" w:rsidRDefault="000C7C52" w:rsidP="00AF314F">
            <w:pPr>
              <w:textAlignment w:val="baseline"/>
              <w:rPr>
                <w:lang w:val="en-US" w:eastAsia="en-US"/>
              </w:rPr>
            </w:pPr>
            <w:r w:rsidRPr="00B53C09">
              <w:rPr>
                <w:lang w:val="en-US" w:eastAsia="en-US"/>
              </w:rPr>
              <w:t>19 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9FC0321" w14:textId="77777777" w:rsidR="000C7C52" w:rsidRPr="00B53C09" w:rsidRDefault="000C7C52" w:rsidP="00AF314F">
            <w:pPr>
              <w:textAlignment w:val="baseline"/>
              <w:rPr>
                <w:lang w:val="en-US" w:eastAsia="en-US"/>
              </w:rPr>
            </w:pPr>
            <w:r w:rsidRPr="00B53C09">
              <w:rPr>
                <w:lang w:val="en-US" w:eastAsia="en-US"/>
              </w:rPr>
              <w:t>categorized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410B8B8" w14:textId="77777777" w:rsidR="000C7C52" w:rsidRPr="00B53C09" w:rsidRDefault="000C7C52" w:rsidP="00AF314F">
            <w:pPr>
              <w:textAlignment w:val="baseline"/>
              <w:rPr>
                <w:lang w:val="en-US" w:eastAsia="en-US"/>
              </w:rPr>
            </w:pPr>
            <w:proofErr w:type="gramStart"/>
            <w:r w:rsidRPr="00B53C09">
              <w:rPr>
                <w:lang w:val="en-US" w:eastAsia="en-US"/>
              </w:rPr>
              <w:t>Range(</w:t>
            </w:r>
            <w:proofErr w:type="gramEnd"/>
            <w:r w:rsidRPr="00B53C09">
              <w:rPr>
                <w:lang w:val="en-US" w:eastAsia="en-US"/>
              </w:rPr>
              <w:t>0:7)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08B395F" w14:textId="77777777" w:rsidR="000C7C52" w:rsidRPr="00B53C09" w:rsidRDefault="000C7C52" w:rsidP="00AF314F">
            <w:pPr>
              <w:textAlignment w:val="baseline"/>
              <w:rPr>
                <w:lang w:val="en-US" w:eastAsia="en-US"/>
              </w:rPr>
            </w:pPr>
            <w:r w:rsidRPr="00B53C09">
              <w:rPr>
                <w:lang w:val="en-US" w:eastAsia="en-US"/>
              </w:rPr>
              <w:t>Labels to indicate the category of attack </w:t>
            </w:r>
          </w:p>
        </w:tc>
      </w:tr>
      <w:tr w:rsidR="000C7C52" w:rsidRPr="00B53C09" w14:paraId="1AE8960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2EB37C9" w14:textId="77777777" w:rsidR="000C7C52" w:rsidRPr="00B53C09" w:rsidRDefault="000C7C52" w:rsidP="00AF314F">
            <w:pPr>
              <w:textAlignment w:val="baseline"/>
              <w:rPr>
                <w:lang w:val="en-US" w:eastAsia="en-US"/>
              </w:rPr>
            </w:pPr>
            <w:r w:rsidRPr="00B53C09">
              <w:rPr>
                <w:lang w:val="en-US" w:eastAsia="en-US"/>
              </w:rPr>
              <w:t>20 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4C7FC66" w14:textId="77777777" w:rsidR="000C7C52" w:rsidRPr="00B53C09" w:rsidRDefault="000C7C52" w:rsidP="00AF314F">
            <w:pPr>
              <w:textAlignment w:val="baseline"/>
              <w:rPr>
                <w:lang w:val="en-US" w:eastAsia="en-US"/>
              </w:rPr>
            </w:pPr>
            <w:r w:rsidRPr="00B53C09">
              <w:rPr>
                <w:lang w:val="en-US" w:eastAsia="en-US"/>
              </w:rPr>
              <w:t>specific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72AC1DA" w14:textId="77777777" w:rsidR="000C7C52" w:rsidRPr="00B53C09" w:rsidRDefault="000C7C52" w:rsidP="00AF314F">
            <w:pPr>
              <w:textAlignment w:val="baseline"/>
              <w:rPr>
                <w:lang w:val="en-US" w:eastAsia="en-US"/>
              </w:rPr>
            </w:pPr>
            <w:proofErr w:type="gramStart"/>
            <w:r w:rsidRPr="00B53C09">
              <w:rPr>
                <w:lang w:val="en-US" w:eastAsia="en-US"/>
              </w:rPr>
              <w:t>Range(</w:t>
            </w:r>
            <w:proofErr w:type="gramEnd"/>
            <w:r w:rsidRPr="00B53C09">
              <w:rPr>
                <w:lang w:val="en-US" w:eastAsia="en-US"/>
              </w:rPr>
              <w:t>0:35)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E5B9824" w14:textId="77777777" w:rsidR="000C7C52" w:rsidRPr="00B53C09" w:rsidRDefault="000C7C52" w:rsidP="00AF314F">
            <w:pPr>
              <w:textAlignment w:val="baseline"/>
              <w:rPr>
                <w:lang w:val="en-US" w:eastAsia="en-US"/>
              </w:rPr>
            </w:pPr>
            <w:r w:rsidRPr="00B53C09">
              <w:rPr>
                <w:lang w:val="en-US" w:eastAsia="en-US"/>
              </w:rPr>
              <w:t>Labels to indicate the specific type of attack </w:t>
            </w:r>
          </w:p>
        </w:tc>
      </w:tr>
    </w:tbl>
    <w:p w14:paraId="4EBA3230" w14:textId="77777777" w:rsidR="009205D2" w:rsidRPr="00B53C09" w:rsidRDefault="009205D2" w:rsidP="00AF314F"/>
    <w:p w14:paraId="39251CBB" w14:textId="77777777" w:rsidR="004B177D" w:rsidRPr="00B53C09" w:rsidRDefault="004B177D" w:rsidP="00AF314F"/>
    <w:p w14:paraId="45AEF913" w14:textId="77777777" w:rsidR="00B53C09" w:rsidRPr="00B53C09" w:rsidRDefault="00B53C09" w:rsidP="00AF314F">
      <w:pPr>
        <w:pStyle w:val="Heading3"/>
        <w:spacing w:line="360" w:lineRule="auto"/>
      </w:pPr>
      <w:bookmarkStart w:id="12" w:name="_Toc192164938"/>
      <w:r w:rsidRPr="00B53C09">
        <w:rPr>
          <w:rStyle w:val="Strong"/>
          <w:b/>
          <w:bCs/>
        </w:rPr>
        <w:t>Data Preprocessing and Exploratory Data Analysis (EDA) on Gas Pipeline SCADA System Dataset</w:t>
      </w:r>
      <w:bookmarkEnd w:id="12"/>
    </w:p>
    <w:p w14:paraId="64961D79" w14:textId="77777777" w:rsidR="00B53C09" w:rsidRPr="00B53C09" w:rsidRDefault="00B53C09" w:rsidP="00AF314F">
      <w:pPr>
        <w:pStyle w:val="NormalWeb"/>
        <w:spacing w:line="360" w:lineRule="auto"/>
        <w:rPr>
          <w:rFonts w:ascii="Arial" w:hAnsi="Arial"/>
        </w:rPr>
      </w:pPr>
      <w:r w:rsidRPr="00B53C09">
        <w:rPr>
          <w:rFonts w:ascii="Arial" w:hAnsi="Arial"/>
        </w:rPr>
        <w:t>In this subsection, we discuss the preprocessing and feature extraction steps applied to the gas pipeline dataset, as introduced in Section 5. For the simulation study reported in this section, the original gas pipeline dataset was preprocessed with necessary feature extraction into the following categories:</w:t>
      </w:r>
    </w:p>
    <w:p w14:paraId="6DF5A769" w14:textId="77777777" w:rsidR="00B53C09" w:rsidRPr="00B53C09" w:rsidRDefault="524D1CB7" w:rsidP="524D1CB7">
      <w:pPr>
        <w:numPr>
          <w:ilvl w:val="0"/>
          <w:numId w:val="14"/>
        </w:numPr>
        <w:spacing w:before="100" w:beforeAutospacing="1" w:after="100" w:afterAutospacing="1"/>
      </w:pPr>
      <w:r w:rsidRPr="524D1CB7">
        <w:rPr>
          <w:rStyle w:val="Strong"/>
          <w:b w:val="0"/>
          <w:bCs w:val="0"/>
        </w:rPr>
        <w:t>Dataset 1:</w:t>
      </w:r>
      <w:r w:rsidRPr="524D1CB7">
        <w:t xml:space="preserve"> The entire gas pipeline dataset was preprocessed to remove data instances with </w:t>
      </w:r>
      <w:proofErr w:type="gramStart"/>
      <w:r w:rsidRPr="524D1CB7">
        <w:t>a majority of</w:t>
      </w:r>
      <w:proofErr w:type="gramEnd"/>
      <w:r w:rsidRPr="524D1CB7">
        <w:t xml:space="preserve"> missing feature values, along with features that are not relevant to this study. This resulted in a reduced dataset containing </w:t>
      </w:r>
      <w:r w:rsidRPr="524D1CB7">
        <w:rPr>
          <w:rStyle w:val="Strong"/>
          <w:b w:val="0"/>
          <w:bCs w:val="0"/>
        </w:rPr>
        <w:t>64,100 rows (data instances) and 12 columns (11 features plus output).</w:t>
      </w:r>
    </w:p>
    <w:p w14:paraId="04245C0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2:</w:t>
      </w:r>
      <w:r w:rsidRPr="00B53C09">
        <w:t xml:space="preserve"> The full dataset was further divided into three subsets based on dataset types: </w:t>
      </w:r>
      <w:r w:rsidRPr="00B53C09">
        <w:rPr>
          <w:rStyle w:val="Strong"/>
          <w:b w:val="0"/>
          <w:bCs w:val="0"/>
        </w:rPr>
        <w:t>Command (C), Function (F), and Response (R).</w:t>
      </w:r>
      <w:r w:rsidRPr="00B53C09">
        <w:t xml:space="preserve"> After removing instances with missing features, the resulting subsets had sizes of </w:t>
      </w:r>
      <w:r w:rsidRPr="00B53C09">
        <w:rPr>
          <w:rStyle w:val="Strong"/>
          <w:b w:val="0"/>
          <w:bCs w:val="0"/>
        </w:rPr>
        <w:t>64,100 × 13 (Command), 68,848 × 4 (Function), and 141,680 × 7 (Response),</w:t>
      </w:r>
      <w:r w:rsidRPr="00B53C09">
        <w:t xml:space="preserve"> respectively.</w:t>
      </w:r>
    </w:p>
    <w:p w14:paraId="01EB868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3:</w:t>
      </w:r>
      <w:r w:rsidRPr="00B53C09">
        <w:t xml:space="preserve"> Inspired by the approach described in [18,19], new features were introduced in the </w:t>
      </w:r>
      <w:r w:rsidRPr="00B53C09">
        <w:rPr>
          <w:rStyle w:val="Strong"/>
          <w:b w:val="0"/>
          <w:bCs w:val="0"/>
        </w:rPr>
        <w:t>Command and Response subsets</w:t>
      </w:r>
      <w:r w:rsidRPr="00B53C09">
        <w:t xml:space="preserve"> of Dataset 2 by computing delta values of the original feature values and centroids of </w:t>
      </w:r>
      <w:r w:rsidRPr="00B53C09">
        <w:rPr>
          <w:rStyle w:val="Strong"/>
          <w:b w:val="0"/>
          <w:bCs w:val="0"/>
        </w:rPr>
        <w:t>N past delta values (user-defined).</w:t>
      </w:r>
    </w:p>
    <w:p w14:paraId="4394F143"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4:</w:t>
      </w:r>
      <w:r w:rsidRPr="00B53C09">
        <w:t xml:space="preserve"> Inspired by the method described in [20], </w:t>
      </w:r>
      <w:r w:rsidRPr="00B53C09">
        <w:rPr>
          <w:rStyle w:val="Strong"/>
          <w:b w:val="0"/>
          <w:bCs w:val="0"/>
        </w:rPr>
        <w:t>special imputation techniques</w:t>
      </w:r>
      <w:r w:rsidRPr="00B53C09">
        <w:t xml:space="preserve"> and </w:t>
      </w:r>
      <w:r w:rsidRPr="00B53C09">
        <w:rPr>
          <w:rStyle w:val="Strong"/>
          <w:b w:val="0"/>
          <w:bCs w:val="0"/>
        </w:rPr>
        <w:t>one-hot encoding</w:t>
      </w:r>
      <w:r w:rsidRPr="00B53C09">
        <w:t xml:space="preserve"> were used to preprocess the dataset into three subsets based on dataset types: </w:t>
      </w:r>
      <w:r w:rsidRPr="00B53C09">
        <w:rPr>
          <w:rStyle w:val="Strong"/>
          <w:b w:val="0"/>
          <w:bCs w:val="0"/>
        </w:rPr>
        <w:t>Command (C), Function (F), and Response (R).</w:t>
      </w:r>
    </w:p>
    <w:p w14:paraId="43F879B9" w14:textId="63BA7152" w:rsidR="00B53C09" w:rsidRDefault="00B53C09" w:rsidP="00AF314F">
      <w:pPr>
        <w:pStyle w:val="NormalWeb"/>
        <w:spacing w:line="360" w:lineRule="auto"/>
        <w:rPr>
          <w:rFonts w:ascii="Arial" w:hAnsi="Arial"/>
        </w:rPr>
      </w:pPr>
      <w:r w:rsidRPr="00B53C09">
        <w:rPr>
          <w:rFonts w:ascii="Arial" w:hAnsi="Arial"/>
        </w:rPr>
        <w:t xml:space="preserve">For this study, we specifically focus on the </w:t>
      </w:r>
      <w:r w:rsidRPr="00B53C09">
        <w:rPr>
          <w:rStyle w:val="Strong"/>
          <w:rFonts w:ascii="Arial" w:hAnsi="Arial"/>
          <w:b w:val="0"/>
          <w:bCs w:val="0"/>
        </w:rPr>
        <w:t>Function</w:t>
      </w:r>
      <w:r w:rsidR="00AC2C33">
        <w:rPr>
          <w:rStyle w:val="Strong"/>
          <w:rFonts w:ascii="Arial" w:hAnsi="Arial"/>
          <w:b w:val="0"/>
          <w:bCs w:val="0"/>
        </w:rPr>
        <w:t xml:space="preserve"> </w:t>
      </w:r>
      <w:proofErr w:type="spellStart"/>
      <w:r w:rsidR="00AC2C33">
        <w:rPr>
          <w:rStyle w:val="Strong"/>
          <w:rFonts w:ascii="Arial" w:hAnsi="Arial"/>
          <w:b w:val="0"/>
          <w:bCs w:val="0"/>
        </w:rPr>
        <w:t>MinMax</w:t>
      </w:r>
      <w:proofErr w:type="spellEnd"/>
      <w:r w:rsidRPr="00B53C09">
        <w:rPr>
          <w:rStyle w:val="Strong"/>
          <w:rFonts w:ascii="Arial" w:hAnsi="Arial"/>
          <w:b w:val="0"/>
          <w:bCs w:val="0"/>
        </w:rPr>
        <w:t xml:space="preserve"> dataset (Dataset 2 - Function Subset),</w:t>
      </w:r>
      <w:r w:rsidRPr="00B53C09">
        <w:rPr>
          <w:rFonts w:ascii="Arial" w:hAnsi="Arial"/>
        </w:rPr>
        <w:t xml:space="preserve"> which contains </w:t>
      </w:r>
      <w:r w:rsidRPr="00B53C09">
        <w:rPr>
          <w:rStyle w:val="Strong"/>
          <w:rFonts w:ascii="Arial" w:hAnsi="Arial"/>
          <w:b w:val="0"/>
          <w:bCs w:val="0"/>
        </w:rPr>
        <w:t>68,848 rows and 4 features.</w:t>
      </w:r>
      <w:r w:rsidRPr="00B53C09">
        <w:rPr>
          <w:rFonts w:ascii="Arial" w:hAnsi="Arial"/>
        </w:rPr>
        <w:t xml:space="preserve"> </w:t>
      </w:r>
      <w:r w:rsidR="00E32491" w:rsidRPr="00E32491">
        <w:rPr>
          <w:rFonts w:ascii="Arial" w:hAnsi="Arial"/>
          <w:lang w:val="en-CA"/>
        </w:rPr>
        <w:t>The Function Dataset was derived by excluding data where the function code equals 16 and length equals 90, and where the function code equals 3 and length equals 46 (i.e. excluding the command and response data). Initially, this dataset contained 141,680 rows and 20 columns. After further processing, the dataset size remained 141,680 rows but reduced to 1</w:t>
      </w:r>
      <w:r w:rsidR="00B414EB">
        <w:rPr>
          <w:rFonts w:ascii="Arial" w:hAnsi="Arial"/>
          <w:lang w:val="en-CA"/>
        </w:rPr>
        <w:t>6</w:t>
      </w:r>
      <w:r w:rsidR="00E32491" w:rsidRPr="00E32491">
        <w:rPr>
          <w:rFonts w:ascii="Arial" w:hAnsi="Arial"/>
          <w:lang w:val="en-CA"/>
        </w:rPr>
        <w:t xml:space="preserve"> columns. The input features for this dataset included address, function, length, setpoint, gain, </w:t>
      </w:r>
      <w:proofErr w:type="spellStart"/>
      <w:r w:rsidR="00E32491" w:rsidRPr="00E32491">
        <w:rPr>
          <w:rFonts w:ascii="Arial" w:hAnsi="Arial"/>
          <w:lang w:val="en-CA"/>
        </w:rPr>
        <w:t>reset_rate</w:t>
      </w:r>
      <w:proofErr w:type="spellEnd"/>
      <w:r w:rsidR="00E32491" w:rsidRPr="00E32491">
        <w:rPr>
          <w:rFonts w:ascii="Arial" w:hAnsi="Arial"/>
          <w:lang w:val="en-CA"/>
        </w:rPr>
        <w:t xml:space="preserve">, deadband, </w:t>
      </w:r>
      <w:proofErr w:type="spellStart"/>
      <w:r w:rsidR="00E32491" w:rsidRPr="00E32491">
        <w:rPr>
          <w:rFonts w:ascii="Arial" w:hAnsi="Arial"/>
          <w:lang w:val="en-CA"/>
        </w:rPr>
        <w:t>cycle_time</w:t>
      </w:r>
      <w:proofErr w:type="spellEnd"/>
      <w:r w:rsidR="00E32491" w:rsidRPr="00E32491">
        <w:rPr>
          <w:rFonts w:ascii="Arial" w:hAnsi="Arial"/>
          <w:lang w:val="en-CA"/>
        </w:rPr>
        <w:t xml:space="preserve">, rate, </w:t>
      </w:r>
      <w:proofErr w:type="spellStart"/>
      <w:r w:rsidR="00E32491" w:rsidRPr="00E32491">
        <w:rPr>
          <w:rFonts w:ascii="Arial" w:hAnsi="Arial"/>
          <w:lang w:val="en-CA"/>
        </w:rPr>
        <w:t>system_mode</w:t>
      </w:r>
      <w:proofErr w:type="spellEnd"/>
      <w:r w:rsidR="00E32491" w:rsidRPr="00E32491">
        <w:rPr>
          <w:rFonts w:ascii="Arial" w:hAnsi="Arial"/>
          <w:lang w:val="en-CA"/>
        </w:rPr>
        <w:t xml:space="preserve">, control_scheme, pump, solenoid, </w:t>
      </w:r>
      <w:proofErr w:type="spellStart"/>
      <w:r w:rsidR="00E32491" w:rsidRPr="00E32491">
        <w:rPr>
          <w:rFonts w:ascii="Arial" w:hAnsi="Arial"/>
          <w:lang w:val="en-CA"/>
        </w:rPr>
        <w:t>pressure_measurement</w:t>
      </w:r>
      <w:proofErr w:type="spellEnd"/>
      <w:r w:rsidR="00E32491" w:rsidRPr="00E32491">
        <w:rPr>
          <w:rFonts w:ascii="Arial" w:hAnsi="Arial"/>
          <w:lang w:val="en-CA"/>
        </w:rPr>
        <w:t xml:space="preserve">, </w:t>
      </w:r>
      <w:proofErr w:type="spellStart"/>
      <w:r w:rsidR="00E32491" w:rsidRPr="00E32491">
        <w:rPr>
          <w:rFonts w:ascii="Arial" w:hAnsi="Arial"/>
          <w:lang w:val="en-CA"/>
        </w:rPr>
        <w:t>crc_rate</w:t>
      </w:r>
      <w:proofErr w:type="spellEnd"/>
      <w:r w:rsidR="00E32491" w:rsidRPr="00E32491">
        <w:rPr>
          <w:rFonts w:ascii="Arial" w:hAnsi="Arial"/>
          <w:lang w:val="en-CA"/>
        </w:rPr>
        <w:t xml:space="preserve">. The output label for the dataset is </w:t>
      </w:r>
      <w:proofErr w:type="spellStart"/>
      <w:r w:rsidR="00E32491" w:rsidRPr="00E32491">
        <w:rPr>
          <w:rFonts w:ascii="Arial" w:hAnsi="Arial"/>
          <w:lang w:val="en-CA"/>
        </w:rPr>
        <w:t>binary_result</w:t>
      </w:r>
      <w:proofErr w:type="spellEnd"/>
      <w:r w:rsidR="00E32491" w:rsidRPr="00E32491">
        <w:rPr>
          <w:rFonts w:ascii="Arial" w:hAnsi="Arial"/>
          <w:lang w:val="en-CA"/>
        </w:rPr>
        <w:t>, and the cleaned data was saved as NewGasFilteredFunction.csv. </w:t>
      </w:r>
      <w:r w:rsidR="00855EA7">
        <w:rPr>
          <w:rFonts w:ascii="Arial" w:hAnsi="Arial"/>
        </w:rPr>
        <w:t>The</w:t>
      </w:r>
      <w:r w:rsidR="00C008B4">
        <w:rPr>
          <w:rFonts w:ascii="Arial" w:hAnsi="Arial"/>
        </w:rPr>
        <w:t xml:space="preserve"> distribution of </w:t>
      </w:r>
      <w:r w:rsidR="00820FC4">
        <w:rPr>
          <w:rFonts w:ascii="Arial" w:hAnsi="Arial"/>
        </w:rPr>
        <w:t>Attack</w:t>
      </w:r>
      <w:r w:rsidR="006A3D3F">
        <w:rPr>
          <w:rFonts w:ascii="Arial" w:hAnsi="Arial"/>
        </w:rPr>
        <w:t xml:space="preserve"> categories for</w:t>
      </w:r>
      <w:r w:rsidR="00B5716A">
        <w:rPr>
          <w:rFonts w:ascii="Arial" w:hAnsi="Arial"/>
        </w:rPr>
        <w:t xml:space="preserve"> the Function dataset</w:t>
      </w:r>
      <w:r w:rsidR="006A3D3F">
        <w:rPr>
          <w:rFonts w:ascii="Arial" w:hAnsi="Arial"/>
        </w:rPr>
        <w:t xml:space="preserve"> is shown</w:t>
      </w:r>
      <w:r w:rsidR="00B5716A">
        <w:rPr>
          <w:rFonts w:ascii="Arial" w:hAnsi="Arial"/>
        </w:rPr>
        <w:t xml:space="preserve"> below</w:t>
      </w:r>
      <w:r w:rsidR="006A3D3F">
        <w:rPr>
          <w:rFonts w:ascii="Arial" w:hAnsi="Arial"/>
        </w:rPr>
        <w:t xml:space="preserve"> in figure 1:</w:t>
      </w:r>
    </w:p>
    <w:p w14:paraId="4A9A4489" w14:textId="44A29925" w:rsidR="00B11222" w:rsidRDefault="00B11222" w:rsidP="00AF314F">
      <w:pPr>
        <w:pStyle w:val="NormalWeb"/>
        <w:keepNext/>
        <w:spacing w:line="360" w:lineRule="auto"/>
      </w:pPr>
      <w:r>
        <w:rPr>
          <w:noProof/>
        </w:rPr>
        <w:drawing>
          <wp:inline distT="0" distB="0" distL="0" distR="0" wp14:anchorId="3B29C510" wp14:editId="222A0BE5">
            <wp:extent cx="5950211" cy="3572566"/>
            <wp:effectExtent l="0" t="0" r="0" b="0"/>
            <wp:docPr id="1361673770" name="Picture 1361673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50211" cy="3572566"/>
                    </a:xfrm>
                    <a:prstGeom prst="rect">
                      <a:avLst/>
                    </a:prstGeom>
                  </pic:spPr>
                </pic:pic>
              </a:graphicData>
            </a:graphic>
          </wp:inline>
        </w:drawing>
      </w:r>
    </w:p>
    <w:p w14:paraId="587B9BEF" w14:textId="3C034FFF" w:rsidR="006A3D3F" w:rsidRPr="006A3D3F" w:rsidRDefault="3C35CFFD" w:rsidP="3C35CFFD">
      <w:pPr>
        <w:pStyle w:val="Caption"/>
      </w:pPr>
      <w:bookmarkStart w:id="13" w:name="_Toc191292396"/>
      <w:r>
        <w:t xml:space="preserve">Figure </w:t>
      </w:r>
      <w:r w:rsidR="006A3D3F">
        <w:fldChar w:fldCharType="begin"/>
      </w:r>
      <w:r w:rsidR="006A3D3F">
        <w:instrText>SEQ Figure \* ARABIC</w:instrText>
      </w:r>
      <w:r w:rsidR="006A3D3F">
        <w:fldChar w:fldCharType="separate"/>
      </w:r>
      <w:r w:rsidR="001E7629">
        <w:rPr>
          <w:noProof/>
        </w:rPr>
        <w:t>3</w:t>
      </w:r>
      <w:r w:rsidR="006A3D3F">
        <w:fldChar w:fldCharType="end"/>
      </w:r>
      <w:r>
        <w:t xml:space="preserve"> </w:t>
      </w:r>
      <w:commentRangeStart w:id="14"/>
      <w:r>
        <w:t>Label Distribution in Function Dataset</w:t>
      </w:r>
      <w:bookmarkEnd w:id="13"/>
      <w:commentRangeEnd w:id="14"/>
      <w:r w:rsidR="006A3D3F">
        <w:rPr>
          <w:rStyle w:val="CommentReference"/>
        </w:rPr>
        <w:commentReference w:id="14"/>
      </w:r>
    </w:p>
    <w:p w14:paraId="69611CE5" w14:textId="6B5B00E9" w:rsidR="3C35CFFD" w:rsidRDefault="3C35CFFD" w:rsidP="3C35CFFD">
      <w:pPr>
        <w:rPr>
          <w:rFonts w:eastAsia="Arial"/>
        </w:rPr>
      </w:pPr>
      <w:r w:rsidRPr="3C35CFFD">
        <w:rPr>
          <w:rFonts w:eastAsia="Arial"/>
        </w:rPr>
        <w:t xml:space="preserve">The bar chart in Figure </w:t>
      </w:r>
      <w:r w:rsidR="003C44D5">
        <w:rPr>
          <w:rFonts w:eastAsia="Arial"/>
        </w:rPr>
        <w:t>3</w:t>
      </w:r>
      <w:r w:rsidRPr="3C35CFFD">
        <w:rPr>
          <w:rFonts w:eastAsia="Arial"/>
        </w:rPr>
        <w:t xml:space="preserve"> illustrates the distribution of different </w:t>
      </w:r>
      <w:r w:rsidR="00820FC4">
        <w:rPr>
          <w:rFonts w:eastAsia="Arial"/>
        </w:rPr>
        <w:t>Attack</w:t>
      </w:r>
      <w:r w:rsidRPr="3C35CFFD">
        <w:rPr>
          <w:rFonts w:eastAsia="Arial"/>
        </w:rPr>
        <w:t xml:space="preserve"> categories within the function dataset after preprocessing. As shown, the dataset is highly imbalanced, with a significantly larger number of normal instances compared to the various attack categories.</w:t>
      </w:r>
    </w:p>
    <w:p w14:paraId="3E9FB073" w14:textId="7E879111" w:rsidR="3C35CFFD" w:rsidRDefault="3C35CFFD">
      <w:pPr>
        <w:rPr>
          <w:rFonts w:eastAsia="Arial"/>
        </w:rPr>
      </w:pPr>
      <w:r w:rsidRPr="3C35CFFD">
        <w:rPr>
          <w:rFonts w:eastAsia="Arial"/>
        </w:rPr>
        <w:t>To provide a clearer understanding of the attack categories represented in the dataset, Table 2 below outlines the corresponding label numbers assigned to each cyberattack type.</w:t>
      </w:r>
    </w:p>
    <w:p w14:paraId="6A324B73" w14:textId="77777777" w:rsidR="003C44D5" w:rsidRDefault="003C44D5">
      <w:pPr>
        <w:rPr>
          <w:rFonts w:eastAsia="Arial"/>
        </w:rPr>
      </w:pPr>
    </w:p>
    <w:p w14:paraId="69E59FB0" w14:textId="77777777" w:rsidR="003C44D5" w:rsidRDefault="003C44D5">
      <w:pPr>
        <w:rPr>
          <w:rFonts w:eastAsia="Arial"/>
        </w:rPr>
      </w:pPr>
    </w:p>
    <w:p w14:paraId="1D6C8C54" w14:textId="77777777" w:rsidR="003C44D5" w:rsidRDefault="003C44D5">
      <w:pPr>
        <w:rPr>
          <w:rFonts w:eastAsia="Arial"/>
        </w:rPr>
      </w:pPr>
    </w:p>
    <w:p w14:paraId="5354D634" w14:textId="103823B5" w:rsidR="3C35CFFD" w:rsidRDefault="3C35CFFD">
      <w:pPr>
        <w:rPr>
          <w:rFonts w:eastAsia="Arial"/>
          <w:i/>
          <w:iCs/>
          <w:sz w:val="20"/>
          <w:szCs w:val="20"/>
        </w:rPr>
      </w:pPr>
      <w:r w:rsidRPr="3C35CFFD">
        <w:rPr>
          <w:rFonts w:eastAsia="Arial"/>
          <w:i/>
          <w:iCs/>
          <w:sz w:val="20"/>
          <w:szCs w:val="20"/>
        </w:rPr>
        <w:t>Table 2 Specific categories of cyber attacks in a SCADA system</w:t>
      </w:r>
    </w:p>
    <w:tbl>
      <w:tblPr>
        <w:tblStyle w:val="TableGrid"/>
        <w:tblW w:w="0" w:type="auto"/>
        <w:tblLayout w:type="fixed"/>
        <w:tblLook w:val="04A0" w:firstRow="1" w:lastRow="0" w:firstColumn="1" w:lastColumn="0" w:noHBand="0" w:noVBand="1"/>
      </w:tblPr>
      <w:tblGrid>
        <w:gridCol w:w="1698"/>
        <w:gridCol w:w="682"/>
        <w:gridCol w:w="901"/>
        <w:gridCol w:w="5250"/>
      </w:tblGrid>
      <w:tr w:rsidR="3C35CFFD" w14:paraId="208F4556" w14:textId="77777777" w:rsidTr="3C35CFFD">
        <w:trPr>
          <w:trHeight w:val="300"/>
        </w:trPr>
        <w:tc>
          <w:tcPr>
            <w:tcW w:w="8531"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F69DCCB" w14:textId="1F8B2B2D" w:rsidR="3C35CFFD" w:rsidRDefault="3C35CFFD" w:rsidP="3C35CFFD">
            <w:pPr>
              <w:rPr>
                <w:rFonts w:eastAsia="Arial"/>
              </w:rPr>
            </w:pPr>
            <w:r w:rsidRPr="3C35CFFD">
              <w:rPr>
                <w:rFonts w:eastAsia="Arial"/>
              </w:rPr>
              <w:t>Attack Number Category Description</w:t>
            </w:r>
          </w:p>
          <w:p w14:paraId="327531EA" w14:textId="2AD6E6B6" w:rsidR="3C35CFFD" w:rsidRDefault="3C35CFFD" w:rsidP="3C35CFFD">
            <w:pPr>
              <w:rPr>
                <w:rFonts w:eastAsia="Arial"/>
              </w:rPr>
            </w:pPr>
            <w:r w:rsidRPr="3C35CFFD">
              <w:rPr>
                <w:rFonts w:eastAsia="Arial"/>
              </w:rPr>
              <w:t xml:space="preserve"> </w:t>
            </w:r>
          </w:p>
        </w:tc>
      </w:tr>
      <w:tr w:rsidR="3C35CFFD" w14:paraId="02D5EF65"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199B03C4" w14:textId="2FE2738E" w:rsidR="3C35CFFD" w:rsidRDefault="3C35CFFD">
            <w:pPr>
              <w:rPr>
                <w:rFonts w:eastAsia="Arial"/>
              </w:rPr>
            </w:pPr>
            <w:r w:rsidRPr="3C35CFFD">
              <w:rPr>
                <w:rFonts w:eastAsia="Arial"/>
              </w:rPr>
              <w:t xml:space="preserve">Setpoint </w:t>
            </w:r>
          </w:p>
        </w:tc>
        <w:tc>
          <w:tcPr>
            <w:tcW w:w="682" w:type="dxa"/>
            <w:tcBorders>
              <w:top w:val="nil"/>
              <w:left w:val="single" w:sz="8" w:space="0" w:color="auto"/>
              <w:bottom w:val="single" w:sz="8" w:space="0" w:color="auto"/>
              <w:right w:val="single" w:sz="8" w:space="0" w:color="auto"/>
            </w:tcBorders>
            <w:tcMar>
              <w:left w:w="108" w:type="dxa"/>
              <w:right w:w="108" w:type="dxa"/>
            </w:tcMar>
          </w:tcPr>
          <w:p w14:paraId="35A680CB" w14:textId="5F553CDF" w:rsidR="3C35CFFD" w:rsidRDefault="3C35CFFD">
            <w:pPr>
              <w:rPr>
                <w:rFonts w:eastAsia="Arial"/>
              </w:rPr>
            </w:pPr>
            <w:r w:rsidRPr="3C35CFFD">
              <w:rPr>
                <w:rFonts w:eastAsia="Arial"/>
              </w:rPr>
              <w:t xml:space="preserve">1–2 </w:t>
            </w:r>
          </w:p>
        </w:tc>
        <w:tc>
          <w:tcPr>
            <w:tcW w:w="901" w:type="dxa"/>
            <w:tcBorders>
              <w:top w:val="nil"/>
              <w:left w:val="single" w:sz="8" w:space="0" w:color="auto"/>
              <w:bottom w:val="single" w:sz="8" w:space="0" w:color="auto"/>
              <w:right w:val="single" w:sz="8" w:space="0" w:color="auto"/>
            </w:tcBorders>
            <w:tcMar>
              <w:left w:w="108" w:type="dxa"/>
              <w:right w:w="108" w:type="dxa"/>
            </w:tcMar>
          </w:tcPr>
          <w:p w14:paraId="37BC4E0E" w14:textId="1105AD53" w:rsidR="3C35CFFD" w:rsidRDefault="3C35CFFD">
            <w:pPr>
              <w:rPr>
                <w:rFonts w:eastAsia="Arial"/>
              </w:rPr>
            </w:pPr>
            <w:r w:rsidRPr="3C35CFFD">
              <w:rPr>
                <w:rFonts w:eastAsia="Arial"/>
              </w:rPr>
              <w:t xml:space="preserve">MPCI </w:t>
            </w:r>
          </w:p>
        </w:tc>
        <w:tc>
          <w:tcPr>
            <w:tcW w:w="5250" w:type="dxa"/>
            <w:tcBorders>
              <w:top w:val="nil"/>
              <w:left w:val="single" w:sz="8" w:space="0" w:color="auto"/>
              <w:bottom w:val="single" w:sz="8" w:space="0" w:color="auto"/>
              <w:right w:val="single" w:sz="8" w:space="0" w:color="auto"/>
            </w:tcBorders>
            <w:tcMar>
              <w:left w:w="108" w:type="dxa"/>
              <w:right w:w="108" w:type="dxa"/>
            </w:tcMar>
          </w:tcPr>
          <w:p w14:paraId="0789F84A" w14:textId="4023F81C" w:rsidR="3C35CFFD" w:rsidRDefault="3C35CFFD">
            <w:pPr>
              <w:rPr>
                <w:rFonts w:eastAsia="Arial"/>
              </w:rPr>
            </w:pPr>
            <w:r w:rsidRPr="3C35CFFD">
              <w:rPr>
                <w:rFonts w:eastAsia="Arial"/>
              </w:rPr>
              <w:t>Changes the pressure set point outside and inside of the range of normal operation</w:t>
            </w:r>
          </w:p>
        </w:tc>
      </w:tr>
      <w:tr w:rsidR="3C35CFFD" w14:paraId="0C4E4A5D"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0C34C44A" w14:textId="4D9002E2" w:rsidR="3C35CFFD" w:rsidRDefault="3C35CFFD">
            <w:pPr>
              <w:rPr>
                <w:rFonts w:eastAsia="Arial"/>
              </w:rPr>
            </w:pPr>
            <w:r w:rsidRPr="3C35CFFD">
              <w:rPr>
                <w:rFonts w:eastAsia="Arial"/>
              </w:rPr>
              <w:t>PID gain</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23A905E2" w14:textId="63BB2C97" w:rsidR="3C35CFFD" w:rsidRDefault="3C35CFFD">
            <w:pPr>
              <w:rPr>
                <w:rFonts w:eastAsia="Arial"/>
              </w:rPr>
            </w:pPr>
            <w:r w:rsidRPr="3C35CFFD">
              <w:rPr>
                <w:rFonts w:eastAsia="Arial"/>
              </w:rPr>
              <w:t xml:space="preserve">3–4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0A856A" w14:textId="40260E92"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22934433" w14:textId="5FEDE800" w:rsidR="3C35CFFD" w:rsidRDefault="3C35CFFD">
            <w:pPr>
              <w:rPr>
                <w:rFonts w:eastAsia="Arial"/>
              </w:rPr>
            </w:pPr>
            <w:r w:rsidRPr="3C35CFFD">
              <w:rPr>
                <w:rFonts w:eastAsia="Arial"/>
              </w:rPr>
              <w:t>Changes the gain outside and inside of the range of normal operation</w:t>
            </w:r>
          </w:p>
          <w:p w14:paraId="44C50EA4" w14:textId="79B00EEC" w:rsidR="3C35CFFD" w:rsidRDefault="3C35CFFD">
            <w:pPr>
              <w:rPr>
                <w:rFonts w:eastAsia="Arial"/>
              </w:rPr>
            </w:pPr>
            <w:r w:rsidRPr="3C35CFFD">
              <w:rPr>
                <w:rFonts w:eastAsia="Arial"/>
              </w:rPr>
              <w:t xml:space="preserve"> </w:t>
            </w:r>
          </w:p>
        </w:tc>
      </w:tr>
      <w:tr w:rsidR="3C35CFFD" w14:paraId="1EFEF621"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561F730E" w14:textId="5C824747" w:rsidR="3C35CFFD" w:rsidRDefault="3C35CFFD">
            <w:pPr>
              <w:rPr>
                <w:rFonts w:eastAsia="Arial"/>
              </w:rPr>
            </w:pPr>
            <w:r w:rsidRPr="3C35CFFD">
              <w:rPr>
                <w:rFonts w:eastAsia="Arial"/>
              </w:rPr>
              <w:t>PID reset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6D7FDBBA" w14:textId="42144F8A" w:rsidR="3C35CFFD" w:rsidRDefault="3C35CFFD">
            <w:pPr>
              <w:rPr>
                <w:rFonts w:eastAsia="Arial"/>
              </w:rPr>
            </w:pPr>
            <w:r w:rsidRPr="3C35CFFD">
              <w:rPr>
                <w:rFonts w:eastAsia="Arial"/>
              </w:rPr>
              <w:t>5–6</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7B919626" w14:textId="19CA47F6" w:rsidR="3C35CFFD" w:rsidRDefault="3C35CFFD">
            <w:pPr>
              <w:rPr>
                <w:rFonts w:eastAsia="Arial"/>
              </w:rPr>
            </w:pPr>
            <w:r w:rsidRPr="3C35CFFD">
              <w:rPr>
                <w:rFonts w:eastAsia="Arial"/>
              </w:rPr>
              <w:t>MPCI</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0D73898" w14:textId="5B0C807D" w:rsidR="3C35CFFD" w:rsidRDefault="3C35CFFD">
            <w:pPr>
              <w:rPr>
                <w:rFonts w:eastAsia="Arial"/>
              </w:rPr>
            </w:pPr>
            <w:r w:rsidRPr="3C35CFFD">
              <w:rPr>
                <w:rFonts w:eastAsia="Arial"/>
              </w:rPr>
              <w:t>Changes the reset rate outside and inside of the range of normal operation</w:t>
            </w:r>
          </w:p>
        </w:tc>
      </w:tr>
      <w:tr w:rsidR="3C35CFFD" w14:paraId="0B1D6634"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25846042" w14:textId="4DB25D85" w:rsidR="3C35CFFD" w:rsidRDefault="3C35CFFD">
            <w:pPr>
              <w:rPr>
                <w:rFonts w:eastAsia="Arial"/>
              </w:rPr>
            </w:pPr>
            <w:r w:rsidRPr="3C35CFFD">
              <w:rPr>
                <w:rFonts w:eastAsia="Arial"/>
              </w:rPr>
              <w:t>PID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71782881" w14:textId="7F84857F" w:rsidR="3C35CFFD" w:rsidRDefault="3C35CFFD">
            <w:pPr>
              <w:rPr>
                <w:rFonts w:eastAsia="Arial"/>
              </w:rPr>
            </w:pPr>
            <w:r w:rsidRPr="3C35CFFD">
              <w:rPr>
                <w:rFonts w:eastAsia="Arial"/>
              </w:rPr>
              <w:t xml:space="preserve">7–8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444A62" w14:textId="13293A9B"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D1E1E5C" w14:textId="3F31E7CD" w:rsidR="3C35CFFD" w:rsidRDefault="3C35CFFD">
            <w:pPr>
              <w:rPr>
                <w:rFonts w:eastAsia="Arial"/>
              </w:rPr>
            </w:pPr>
            <w:r w:rsidRPr="3C35CFFD">
              <w:rPr>
                <w:rFonts w:eastAsia="Arial"/>
              </w:rPr>
              <w:t>Changes the rate outside and inside of the range of normal operation</w:t>
            </w:r>
          </w:p>
        </w:tc>
      </w:tr>
    </w:tbl>
    <w:p w14:paraId="057D9485" w14:textId="1922EC2A" w:rsidR="3C35CFFD" w:rsidRDefault="3C35CFFD">
      <w:pPr>
        <w:rPr>
          <w:rFonts w:eastAsia="Arial"/>
        </w:rPr>
      </w:pPr>
      <w:r w:rsidRPr="3C35CFFD">
        <w:rPr>
          <w:rFonts w:eastAsia="Arial"/>
        </w:rPr>
        <w:t xml:space="preserve"> </w:t>
      </w:r>
    </w:p>
    <w:p w14:paraId="07242454" w14:textId="57045992" w:rsidR="3C35CFFD" w:rsidRDefault="3C35CFFD">
      <w:pPr>
        <w:rPr>
          <w:rFonts w:eastAsia="Arial"/>
        </w:rPr>
      </w:pPr>
      <w:r w:rsidRPr="3C35CFFD">
        <w:rPr>
          <w:rFonts w:eastAsia="Arial"/>
        </w:rPr>
        <w:t>The dataset's severe class imbalance must be considered when training and evaluating machine learning models. The high prevalence of normal instances compared to attack categories could impact predictive performance, necessitating strategies such as weighted loss functions or data resampling techniques to improve detection capabilities.</w:t>
      </w:r>
    </w:p>
    <w:p w14:paraId="35985A42" w14:textId="0FE89731" w:rsidR="3C35CFFD" w:rsidRDefault="3C35CFFD"/>
    <w:p w14:paraId="1512551C" w14:textId="398BF4B7" w:rsidR="002E7FB1" w:rsidRPr="00B53C09" w:rsidRDefault="3C35CFFD" w:rsidP="00AF314F">
      <w:pPr>
        <w:pStyle w:val="Heading1"/>
        <w:spacing w:line="360" w:lineRule="auto"/>
      </w:pPr>
      <w:bookmarkStart w:id="15" w:name="_Toc192164939"/>
      <w:r>
        <w:t>Methodology/Approach</w:t>
      </w:r>
      <w:bookmarkEnd w:id="15"/>
    </w:p>
    <w:p w14:paraId="52631F55" w14:textId="0BF346B6" w:rsidR="0088599B" w:rsidRPr="00B53C09" w:rsidRDefault="76E125E8" w:rsidP="524D1CB7">
      <w:r>
        <w:rPr>
          <w:noProof/>
        </w:rPr>
        <w:drawing>
          <wp:inline distT="0" distB="0" distL="0" distR="0" wp14:anchorId="633996F9" wp14:editId="593D51D1">
            <wp:extent cx="6101810" cy="2161200"/>
            <wp:effectExtent l="0" t="0" r="0" b="0"/>
            <wp:docPr id="121340815" name="Picture 12134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01810" cy="2161200"/>
                    </a:xfrm>
                    <a:prstGeom prst="rect">
                      <a:avLst/>
                    </a:prstGeom>
                  </pic:spPr>
                </pic:pic>
              </a:graphicData>
            </a:graphic>
          </wp:inline>
        </w:drawing>
      </w:r>
    </w:p>
    <w:p w14:paraId="1ABEBF5C" w14:textId="3E899CF7" w:rsidR="0088599B" w:rsidRPr="00B53C09" w:rsidRDefault="3C35CFFD" w:rsidP="00B010FB">
      <w:r>
        <w:t xml:space="preserve">Figure </w:t>
      </w:r>
      <w:r>
        <w:fldChar w:fldCharType="begin"/>
      </w:r>
      <w:r>
        <w:instrText>SEQ Figure \* ARABIC</w:instrText>
      </w:r>
      <w:r>
        <w:fldChar w:fldCharType="separate"/>
      </w:r>
      <w:r w:rsidR="001E7629">
        <w:rPr>
          <w:noProof/>
        </w:rPr>
        <w:t>4</w:t>
      </w:r>
      <w:r>
        <w:fldChar w:fldCharType="end"/>
      </w:r>
      <w:r>
        <w:t xml:space="preserve"> Flowchart of methodology</w:t>
      </w:r>
    </w:p>
    <w:p w14:paraId="5982BE01" w14:textId="6566EF81" w:rsidR="0088599B" w:rsidRPr="00B53C09" w:rsidRDefault="0088599B" w:rsidP="3C35CFFD"/>
    <w:p w14:paraId="660EF600" w14:textId="741C7FA3" w:rsidR="0088599B" w:rsidRPr="00B53C09" w:rsidRDefault="3C35CFFD" w:rsidP="524D1CB7">
      <w:pPr>
        <w:rPr>
          <w:noProof/>
        </w:rPr>
      </w:pPr>
      <w:r>
        <w:t>The methodology begins with data ingestion and preprocessing, where the script reads a CSV file containing gas pipeline data (e.g., commands, responses, and functions), initializes paths for storing results, metrics, and models, and optionally normalizes (e.g., Min–Max scaling) and labels datasets if needed. Feature ranking is performed using statistical measures such as standard deviation, absolute difference (mean vs. median), skewness, and kurtosis to assign importance scores to features, with an overall rank determined by aggregating these metrics. Feature selection is conducted using methods like Recursive Feature Elimination (RFE), which iteratively removes less important features, or Sequential Progressive Feature Selection (SPFS), which incrementally builds a feature set by retaining only features that improve model performance. Models, such as Random Forest or XGBoost, are trained during this process, with performance evaluated using metrics like accuracy, precision, recall, F1 score, false positive rate (FPR), and false negative rate (FNR), while training time is also recorded for comparison. Although the current code does not explicitly include cross-validation or prediction, k-fold cross-validation can be applied after feature selection to validate model performance, and the final trained model is saved as a serialized file (e.g.</w:t>
      </w:r>
      <w:proofErr w:type="gramStart"/>
      <w:r>
        <w:t>, .</w:t>
      </w:r>
      <w:proofErr w:type="spellStart"/>
      <w:r>
        <w:t>pkl</w:t>
      </w:r>
      <w:proofErr w:type="spellEnd"/>
      <w:proofErr w:type="gramEnd"/>
      <w:r>
        <w:t xml:space="preserve">) for future prediction tasks. Figure </w:t>
      </w:r>
      <w:r>
        <w:fldChar w:fldCharType="begin"/>
      </w:r>
      <w:r>
        <w:instrText>SEQ Figure \* ARABIC</w:instrText>
      </w:r>
      <w:r>
        <w:fldChar w:fldCharType="separate"/>
      </w:r>
      <w:r w:rsidR="001E7629">
        <w:rPr>
          <w:noProof/>
        </w:rPr>
        <w:t>5</w:t>
      </w:r>
      <w:r>
        <w:fldChar w:fldCharType="end"/>
      </w:r>
      <w:r>
        <w:t xml:space="preserve">  illustrate proposed methodology to classify the </w:t>
      </w:r>
      <w:proofErr w:type="spellStart"/>
      <w:r>
        <w:t>multple</w:t>
      </w:r>
      <w:proofErr w:type="spellEnd"/>
      <w:r>
        <w:t xml:space="preserve"> attack scenario and normal events using gas pipeline dataset.</w:t>
      </w:r>
      <w:r w:rsidR="0088599B">
        <w:tab/>
      </w:r>
      <w:r w:rsidR="0088599B">
        <w:tab/>
      </w:r>
      <w:r w:rsidRPr="3C35CFFD">
        <w:rPr>
          <w:noProof/>
        </w:rPr>
        <w:t xml:space="preserve"> </w:t>
      </w:r>
    </w:p>
    <w:p w14:paraId="6B6F3499" w14:textId="3BF04944" w:rsidR="007A1B85" w:rsidRPr="00B53C09" w:rsidRDefault="007A1B85" w:rsidP="3C35CFFD">
      <w:pPr>
        <w:ind w:firstLine="576"/>
      </w:pPr>
    </w:p>
    <w:p w14:paraId="44E1AE8A" w14:textId="0D27F3DC" w:rsidR="00DA5A63" w:rsidRPr="00B53C09" w:rsidRDefault="00DA5A63" w:rsidP="00AF314F">
      <w:pPr>
        <w:pStyle w:val="Heading2"/>
        <w:spacing w:line="360" w:lineRule="auto"/>
      </w:pPr>
      <w:bookmarkStart w:id="16" w:name="_Toc192164940"/>
      <w:r w:rsidRPr="00B53C09">
        <w:t>Feature Ranking</w:t>
      </w:r>
      <w:bookmarkEnd w:id="16"/>
    </w:p>
    <w:p w14:paraId="60D676AF" w14:textId="506B48CC" w:rsidR="00A4198C" w:rsidRPr="00B53C09" w:rsidRDefault="00A4198C" w:rsidP="00AF314F">
      <w:pPr>
        <w:spacing w:before="100" w:beforeAutospacing="1" w:after="100" w:afterAutospacing="1"/>
        <w:rPr>
          <w:lang w:val="en-US" w:eastAsia="en-US"/>
        </w:rPr>
      </w:pPr>
      <w:r w:rsidRPr="00B53C09">
        <w:rPr>
          <w:lang w:val="en-US" w:eastAsia="en-US"/>
        </w:rPr>
        <w:t xml:space="preserve">To preprocess the dataset and identify the most significant features, we applied multiple feature ranking techniques. These methods </w:t>
      </w:r>
      <w:r w:rsidR="00EA11B6" w:rsidRPr="00B53C09">
        <w:rPr>
          <w:lang w:val="en-US" w:eastAsia="en-US"/>
        </w:rPr>
        <w:t>aim</w:t>
      </w:r>
      <w:r w:rsidRPr="00B53C09">
        <w:rPr>
          <w:lang w:val="en-US" w:eastAsia="en-US"/>
        </w:rPr>
        <w:t xml:space="preserve"> to quantify each feature’s importance in relation to the target variable, ensuring a refined dataset for improved model performance.</w:t>
      </w:r>
    </w:p>
    <w:p w14:paraId="1E93F22A" w14:textId="7BC3E861" w:rsidR="00A4198C" w:rsidRPr="00B53C09" w:rsidRDefault="00A4198C" w:rsidP="00AF314F">
      <w:pPr>
        <w:spacing w:before="100" w:beforeAutospacing="1" w:after="100" w:afterAutospacing="1"/>
        <w:rPr>
          <w:lang w:val="en-US" w:eastAsia="en-US"/>
        </w:rPr>
      </w:pPr>
      <w:r w:rsidRPr="00B53C09">
        <w:rPr>
          <w:lang w:val="en-US" w:eastAsia="en-US"/>
        </w:rPr>
        <w:t xml:space="preserve">Our approach </w:t>
      </w:r>
      <w:r w:rsidR="00EA11B6" w:rsidRPr="00B53C09">
        <w:rPr>
          <w:lang w:val="en-US" w:eastAsia="en-US"/>
        </w:rPr>
        <w:t>combining</w:t>
      </w:r>
      <w:r w:rsidRPr="00B53C09">
        <w:rPr>
          <w:lang w:val="en-US" w:eastAsia="en-US"/>
        </w:rPr>
        <w:t xml:space="preserve"> statistical analysis and machine learning-</w:t>
      </w:r>
      <w:r w:rsidR="00EA11B6" w:rsidRPr="00B53C09">
        <w:rPr>
          <w:lang w:val="en-US" w:eastAsia="en-US"/>
        </w:rPr>
        <w:t>based</w:t>
      </w:r>
      <w:r w:rsidRPr="00B53C09">
        <w:rPr>
          <w:lang w:val="en-US" w:eastAsia="en-US"/>
        </w:rPr>
        <w:t xml:space="preserve"> importance to achieve a comprehensive ranking. First, we analyzed the dataset’s statistical properties (SP), evaluating metrics such as standard deviation, skewness, and kurtosis to identify key patterns and variations.</w:t>
      </w:r>
    </w:p>
    <w:p w14:paraId="20F1C458" w14:textId="543F5DF7" w:rsidR="00DA5A63" w:rsidRPr="00B53C09" w:rsidRDefault="00A4198C" w:rsidP="00AF314F">
      <w:pPr>
        <w:spacing w:before="100" w:beforeAutospacing="1" w:after="100" w:afterAutospacing="1"/>
        <w:rPr>
          <w:lang w:val="en-US" w:eastAsia="en-US"/>
        </w:rPr>
      </w:pPr>
      <w:r w:rsidRPr="00B53C09">
        <w:rPr>
          <w:lang w:val="en-US" w:eastAsia="en-US"/>
        </w:rPr>
        <w:t>To further refine feature ranking, we employed Weighted Feature Importance (WFI) using two machine learning models: Random Forest and XGBoost. These models assessed feature significance based on their contribution to predictive accuracy, providing a more data-driven selection process. The integration of statistical and model-based ranking ensured that only the most relevant features were retained for subsequent analysis.</w:t>
      </w:r>
    </w:p>
    <w:p w14:paraId="76062022" w14:textId="59FDEA36" w:rsidR="00DA5A63" w:rsidRPr="00B53C09" w:rsidRDefault="00DA5A63" w:rsidP="00AF314F">
      <w:pPr>
        <w:pStyle w:val="Heading3"/>
        <w:spacing w:line="360" w:lineRule="auto"/>
      </w:pPr>
      <w:bookmarkStart w:id="17" w:name="_Toc192164941"/>
      <w:r w:rsidRPr="00B53C09">
        <w:t>Statistical Properties of Dataset (SP)</w:t>
      </w:r>
      <w:bookmarkEnd w:id="17"/>
    </w:p>
    <w:p w14:paraId="1299CDD1" w14:textId="77777777" w:rsidR="00657272" w:rsidRPr="00657272" w:rsidRDefault="00657272" w:rsidP="00AF314F">
      <w:pPr>
        <w:spacing w:before="100" w:beforeAutospacing="1" w:after="100" w:afterAutospacing="1"/>
        <w:rPr>
          <w:lang w:val="en-US" w:eastAsia="en-US"/>
        </w:rPr>
      </w:pPr>
      <w:r w:rsidRPr="00657272">
        <w:rPr>
          <w:lang w:val="en-US" w:eastAsia="en-US"/>
        </w:rPr>
        <w:t>Before applying advanced feature selection methods, we first analyzed the statistical properties of the dataset to identify features with high variability, skewed distributions, or extreme outliers that could influence model performance. Understanding these statistical properties allowed us to make informed decisions on which features to prioritize or remove before proceeding with more sophisticated ranking techniques.</w:t>
      </w:r>
    </w:p>
    <w:p w14:paraId="3179922F" w14:textId="77777777" w:rsidR="00657272" w:rsidRPr="00657272" w:rsidRDefault="00657272" w:rsidP="00AF314F">
      <w:pPr>
        <w:spacing w:before="100" w:beforeAutospacing="1" w:after="100" w:afterAutospacing="1"/>
        <w:rPr>
          <w:lang w:val="en-US" w:eastAsia="en-US"/>
        </w:rPr>
      </w:pPr>
      <w:r w:rsidRPr="00657272">
        <w:rPr>
          <w:lang w:val="en-US" w:eastAsia="en-US"/>
        </w:rPr>
        <w:t xml:space="preserve">To assess the characteristics of each feature, we computed several key statistical metrics. Standard deviation was used to measure variability, as features with higher variance are typically more informative for classification. The absolute difference between the mean and </w:t>
      </w:r>
      <w:proofErr w:type="gramStart"/>
      <w:r w:rsidRPr="00657272">
        <w:rPr>
          <w:lang w:val="en-US" w:eastAsia="en-US"/>
        </w:rPr>
        <w:t>median</w:t>
      </w:r>
      <w:proofErr w:type="gramEnd"/>
      <w:r w:rsidRPr="00657272">
        <w:rPr>
          <w:lang w:val="en-US" w:eastAsia="en-US"/>
        </w:rPr>
        <w:t xml:space="preserve"> helped highlight skewed distributions, which often indicate the presence of outliers or unique patterns in the data. Skewness was calculated to quantify data asymmetry, as highly skewed features may introduce biases into the model. Finally, kurtosis was measured to assess the "</w:t>
      </w:r>
      <w:proofErr w:type="spellStart"/>
      <w:r w:rsidRPr="00657272">
        <w:rPr>
          <w:lang w:val="en-US" w:eastAsia="en-US"/>
        </w:rPr>
        <w:t>tailedness</w:t>
      </w:r>
      <w:proofErr w:type="spellEnd"/>
      <w:r w:rsidRPr="00657272">
        <w:rPr>
          <w:lang w:val="en-US" w:eastAsia="en-US"/>
        </w:rPr>
        <w:t>" of a distribution, as extreme values could indicate whether a feature had heavy-tailed or light-tailed characteristics, potentially affecting predictive power.</w:t>
      </w:r>
    </w:p>
    <w:p w14:paraId="1FE9E4F3" w14:textId="77777777" w:rsidR="00657272" w:rsidRPr="00657272" w:rsidRDefault="00657272" w:rsidP="00AF314F">
      <w:pPr>
        <w:spacing w:before="100" w:beforeAutospacing="1" w:after="100" w:afterAutospacing="1"/>
        <w:rPr>
          <w:lang w:val="en-US" w:eastAsia="en-US"/>
        </w:rPr>
      </w:pPr>
      <w:r w:rsidRPr="00657272">
        <w:rPr>
          <w:lang w:val="en-US" w:eastAsia="en-US"/>
        </w:rPr>
        <w:t>The ranking process was implemented using Python, where each statistical metric was computed for all features. Features were then ranked individually based on their values for each metric. To create a comprehensive ranking system, a total rank was assigned to each feature by summing its rankings across all four metrics, with lower total ranks indicating higher feature importance. This ranking provided a structured approach to selecting the most relevant features for subsequent modeling steps.</w:t>
      </w:r>
    </w:p>
    <w:p w14:paraId="57E56F34" w14:textId="58F5EBE2" w:rsidR="00657272" w:rsidRDefault="00657272" w:rsidP="00AF314F">
      <w:pPr>
        <w:spacing w:before="100" w:beforeAutospacing="1" w:after="100" w:afterAutospacing="1"/>
        <w:rPr>
          <w:lang w:val="en-US" w:eastAsia="en-US"/>
        </w:rPr>
      </w:pPr>
      <w:r w:rsidRPr="00657272">
        <w:rPr>
          <w:lang w:val="en-US" w:eastAsia="en-US"/>
        </w:rPr>
        <w:t>The final output of this process was a detailed ranking table containing individual metric values, rankings for each metric, and a consolidated total rank. This table served as a foundation for further feature selection methods, ensuring that the most statistically significant features were retained for model training and evaluation.</w:t>
      </w:r>
    </w:p>
    <w:p w14:paraId="66C1F90B" w14:textId="2EE5B035" w:rsidR="3C35CFFD" w:rsidRDefault="3C35CFFD" w:rsidP="3C35CFFD">
      <w:pPr>
        <w:rPr>
          <w:lang w:val="en-US"/>
        </w:rPr>
      </w:pPr>
      <w:r w:rsidRPr="3C35CFFD">
        <w:rPr>
          <w:lang w:val="en-US"/>
        </w:rPr>
        <w:t>One of the outputs from the statistical properties ranking method is shown in Table 2:</w:t>
      </w:r>
    </w:p>
    <w:p w14:paraId="7EAD49D2" w14:textId="539B8726" w:rsidR="00510D6C" w:rsidRPr="00B010FB" w:rsidRDefault="00B010FB" w:rsidP="00B010FB">
      <w:pPr>
        <w:pStyle w:val="Caption"/>
        <w:keepNext/>
        <w:rPr>
          <w:sz w:val="22"/>
          <w:szCs w:val="22"/>
        </w:rPr>
      </w:pPr>
      <w:bookmarkStart w:id="18" w:name="_Toc191292385"/>
      <w:commentRangeStart w:id="19"/>
      <w:r w:rsidRPr="220D1829">
        <w:rPr>
          <w:sz w:val="22"/>
          <w:szCs w:val="22"/>
        </w:rPr>
        <w:t xml:space="preserve">Table </w:t>
      </w:r>
      <w:r w:rsidRPr="220D1829">
        <w:rPr>
          <w:sz w:val="22"/>
          <w:szCs w:val="22"/>
        </w:rPr>
        <w:fldChar w:fldCharType="begin"/>
      </w:r>
      <w:r w:rsidRPr="220D1829">
        <w:rPr>
          <w:sz w:val="22"/>
          <w:szCs w:val="22"/>
        </w:rPr>
        <w:instrText xml:space="preserve"> SEQ Table \* ARABIC </w:instrText>
      </w:r>
      <w:r w:rsidRPr="220D1829">
        <w:rPr>
          <w:sz w:val="22"/>
          <w:szCs w:val="22"/>
        </w:rPr>
        <w:fldChar w:fldCharType="separate"/>
      </w:r>
      <w:r w:rsidR="00B0672D">
        <w:rPr>
          <w:noProof/>
          <w:sz w:val="22"/>
          <w:szCs w:val="22"/>
        </w:rPr>
        <w:t>2</w:t>
      </w:r>
      <w:r w:rsidRPr="220D1829">
        <w:rPr>
          <w:sz w:val="22"/>
          <w:szCs w:val="22"/>
        </w:rPr>
        <w:fldChar w:fldCharType="end"/>
      </w:r>
      <w:r w:rsidRPr="220D1829">
        <w:rPr>
          <w:sz w:val="22"/>
          <w:szCs w:val="22"/>
        </w:rPr>
        <w:t xml:space="preserve"> Example Feature Ranking based on metrics from the Function dataset</w:t>
      </w:r>
      <w:bookmarkEnd w:id="18"/>
      <w:commentRangeEnd w:id="19"/>
      <w:r>
        <w:rPr>
          <w:rStyle w:val="CommentReference"/>
        </w:rPr>
        <w:commentReference w:id="19"/>
      </w:r>
    </w:p>
    <w:tbl>
      <w:tblPr>
        <w:tblW w:w="10657" w:type="dxa"/>
        <w:tblInd w:w="-10" w:type="dxa"/>
        <w:tblLayout w:type="fixed"/>
        <w:tblLook w:val="04A0" w:firstRow="1" w:lastRow="0" w:firstColumn="1" w:lastColumn="0" w:noHBand="0" w:noVBand="1"/>
      </w:tblPr>
      <w:tblGrid>
        <w:gridCol w:w="1905"/>
        <w:gridCol w:w="825"/>
        <w:gridCol w:w="720"/>
        <w:gridCol w:w="866"/>
        <w:gridCol w:w="1134"/>
        <w:gridCol w:w="1065"/>
        <w:gridCol w:w="1020"/>
        <w:gridCol w:w="1008"/>
        <w:gridCol w:w="1070"/>
        <w:gridCol w:w="1044"/>
      </w:tblGrid>
      <w:tr w:rsidR="3C35CFFD" w14:paraId="5D5D6AD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2B0E4F6" w14:textId="5E66DDED" w:rsidR="3C35CFFD" w:rsidRDefault="3C35CFFD">
            <w:pPr>
              <w:rPr>
                <w:rFonts w:eastAsia="Arial"/>
                <w:color w:val="000000" w:themeColor="text1"/>
                <w:sz w:val="22"/>
                <w:szCs w:val="22"/>
              </w:rPr>
            </w:pPr>
            <w:r w:rsidRPr="3C35CFFD">
              <w:rPr>
                <w:rFonts w:eastAsia="Arial"/>
                <w:color w:val="000000" w:themeColor="text1"/>
                <w:sz w:val="22"/>
                <w:szCs w:val="22"/>
              </w:rPr>
              <w:t>Name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46EAE36" w14:textId="03BC123B" w:rsidR="3C35CFFD" w:rsidRDefault="3C35CFFD">
            <w:pPr>
              <w:rPr>
                <w:rFonts w:eastAsia="Arial"/>
                <w:color w:val="000000" w:themeColor="text1"/>
                <w:sz w:val="22"/>
                <w:szCs w:val="22"/>
              </w:rPr>
            </w:pPr>
            <w:r w:rsidRPr="3C35CFFD">
              <w:rPr>
                <w:rFonts w:eastAsia="Arial"/>
                <w:color w:val="000000" w:themeColor="text1"/>
                <w:sz w:val="22"/>
                <w:szCs w:val="22"/>
              </w:rPr>
              <w:t>Std Dev</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9C1909" w14:textId="229D4AFF" w:rsidR="3C35CFFD" w:rsidRDefault="3C35CFFD">
            <w:pPr>
              <w:rPr>
                <w:rFonts w:eastAsia="Arial"/>
                <w:color w:val="000000" w:themeColor="text1"/>
                <w:sz w:val="22"/>
                <w:szCs w:val="22"/>
              </w:rPr>
            </w:pPr>
            <w:r w:rsidRPr="3C35CFFD">
              <w:rPr>
                <w:rFonts w:eastAsia="Arial"/>
                <w:color w:val="000000" w:themeColor="text1"/>
                <w:sz w:val="22"/>
                <w:szCs w:val="22"/>
              </w:rPr>
              <w:t>Abs Diff</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2972C5" w14:textId="01FA002B" w:rsidR="3C35CFFD" w:rsidRDefault="3C35CFFD">
            <w:pPr>
              <w:rPr>
                <w:rFonts w:eastAsia="Arial"/>
                <w:color w:val="000000" w:themeColor="text1"/>
                <w:sz w:val="22"/>
                <w:szCs w:val="22"/>
              </w:rPr>
            </w:pPr>
            <w:r w:rsidRPr="3C35CFFD">
              <w:rPr>
                <w:rFonts w:eastAsia="Arial"/>
                <w:color w:val="000000" w:themeColor="text1"/>
                <w:sz w:val="22"/>
                <w:szCs w:val="22"/>
              </w:rPr>
              <w:t>Skew</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6CEA07A" w14:textId="607E81AF" w:rsidR="3C35CFFD" w:rsidRDefault="3C35CFFD">
            <w:pPr>
              <w:rPr>
                <w:rFonts w:eastAsia="Arial"/>
                <w:color w:val="000000" w:themeColor="text1"/>
                <w:sz w:val="22"/>
                <w:szCs w:val="22"/>
              </w:rPr>
            </w:pPr>
            <w:r w:rsidRPr="3C35CFFD">
              <w:rPr>
                <w:rFonts w:eastAsia="Arial"/>
                <w:color w:val="000000" w:themeColor="text1"/>
                <w:sz w:val="22"/>
                <w:szCs w:val="22"/>
              </w:rPr>
              <w:t>Kurtosis</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DB6673" w14:textId="5E445D2F" w:rsidR="3C35CFFD" w:rsidRDefault="3C35CFFD">
            <w:pPr>
              <w:rPr>
                <w:rFonts w:eastAsia="Arial"/>
                <w:color w:val="000000" w:themeColor="text1"/>
                <w:sz w:val="22"/>
                <w:szCs w:val="22"/>
              </w:rPr>
            </w:pPr>
            <w:r w:rsidRPr="3C35CFFD">
              <w:rPr>
                <w:rFonts w:eastAsia="Arial"/>
                <w:color w:val="000000" w:themeColor="text1"/>
                <w:sz w:val="22"/>
                <w:szCs w:val="22"/>
              </w:rPr>
              <w:t>Std Dev Rank</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BF362E0" w14:textId="76C8CA30" w:rsidR="3C35CFFD" w:rsidRDefault="3C35CFFD">
            <w:pPr>
              <w:rPr>
                <w:rFonts w:eastAsia="Arial"/>
                <w:color w:val="000000" w:themeColor="text1"/>
                <w:sz w:val="22"/>
                <w:szCs w:val="22"/>
              </w:rPr>
            </w:pPr>
            <w:r w:rsidRPr="3C35CFFD">
              <w:rPr>
                <w:rFonts w:eastAsia="Arial"/>
                <w:color w:val="000000" w:themeColor="text1"/>
                <w:sz w:val="22"/>
                <w:szCs w:val="22"/>
              </w:rPr>
              <w:t>Abs Diff Rank</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1635B4" w14:textId="080A7A8F" w:rsidR="3C35CFFD" w:rsidRDefault="3C35CFFD">
            <w:pPr>
              <w:rPr>
                <w:rFonts w:eastAsia="Arial"/>
                <w:color w:val="000000" w:themeColor="text1"/>
                <w:sz w:val="22"/>
                <w:szCs w:val="22"/>
              </w:rPr>
            </w:pPr>
            <w:r w:rsidRPr="3C35CFFD">
              <w:rPr>
                <w:rFonts w:eastAsia="Arial"/>
                <w:color w:val="000000" w:themeColor="text1"/>
                <w:sz w:val="22"/>
                <w:szCs w:val="22"/>
              </w:rPr>
              <w:t>Skew Rank</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1FFF4B5" w14:textId="1092103E" w:rsidR="3C35CFFD" w:rsidRDefault="3C35CFFD">
            <w:pPr>
              <w:rPr>
                <w:rFonts w:eastAsia="Arial"/>
                <w:color w:val="000000" w:themeColor="text1"/>
                <w:sz w:val="22"/>
                <w:szCs w:val="22"/>
              </w:rPr>
            </w:pPr>
            <w:r w:rsidRPr="3C35CFFD">
              <w:rPr>
                <w:rFonts w:eastAsia="Arial"/>
                <w:color w:val="000000" w:themeColor="text1"/>
                <w:sz w:val="22"/>
                <w:szCs w:val="22"/>
              </w:rPr>
              <w:t>Kurtosis Rank</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35C0D7" w14:textId="3DABA957" w:rsidR="3C35CFFD" w:rsidRDefault="3C35CFFD">
            <w:pPr>
              <w:rPr>
                <w:rFonts w:eastAsia="Arial"/>
                <w:color w:val="000000" w:themeColor="text1"/>
                <w:sz w:val="22"/>
                <w:szCs w:val="22"/>
              </w:rPr>
            </w:pPr>
            <w:r w:rsidRPr="3C35CFFD">
              <w:rPr>
                <w:rFonts w:eastAsia="Arial"/>
                <w:color w:val="000000" w:themeColor="text1"/>
                <w:sz w:val="22"/>
                <w:szCs w:val="22"/>
              </w:rPr>
              <w:t>Total Rank</w:t>
            </w:r>
          </w:p>
        </w:tc>
      </w:tr>
      <w:tr w:rsidR="3C35CFFD" w14:paraId="3D5433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6446398" w14:textId="62DA76FA" w:rsidR="3C35CFFD" w:rsidRDefault="3C35CFFD">
            <w:pPr>
              <w:rPr>
                <w:rFonts w:eastAsia="Arial"/>
                <w:color w:val="000000" w:themeColor="text1"/>
                <w:sz w:val="22"/>
                <w:szCs w:val="22"/>
              </w:rPr>
            </w:pPr>
            <w:r w:rsidRPr="3C35CFFD">
              <w:rPr>
                <w:rFonts w:eastAsia="Arial"/>
                <w:color w:val="000000" w:themeColor="text1"/>
                <w:sz w:val="22"/>
                <w:szCs w:val="22"/>
              </w:rPr>
              <w:t>address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B16E2F" w14:textId="61989FF7"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58AA06D" w14:textId="10D97EA8"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248479" w14:textId="77A0B214" w:rsidR="3C35CFFD" w:rsidRDefault="3C35CFFD">
            <w:pPr>
              <w:rPr>
                <w:rFonts w:eastAsia="Arial"/>
                <w:color w:val="000000" w:themeColor="text1"/>
                <w:sz w:val="22"/>
                <w:szCs w:val="22"/>
              </w:rPr>
            </w:pPr>
            <w:r w:rsidRPr="3C35CFFD">
              <w:rPr>
                <w:rFonts w:eastAsia="Arial"/>
                <w:color w:val="000000" w:themeColor="text1"/>
                <w:sz w:val="22"/>
                <w:szCs w:val="22"/>
              </w:rPr>
              <w:t>21.10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D48E1C" w14:textId="28D20DCB" w:rsidR="3C35CFFD" w:rsidRDefault="3C35CFFD">
            <w:pPr>
              <w:rPr>
                <w:rFonts w:eastAsia="Arial"/>
                <w:color w:val="000000" w:themeColor="text1"/>
                <w:sz w:val="22"/>
                <w:szCs w:val="22"/>
              </w:rPr>
            </w:pPr>
            <w:r w:rsidRPr="3C35CFFD">
              <w:rPr>
                <w:rFonts w:eastAsia="Arial"/>
                <w:color w:val="000000" w:themeColor="text1"/>
                <w:sz w:val="22"/>
                <w:szCs w:val="22"/>
              </w:rPr>
              <w:t>695.97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75C4DD" w14:textId="2449382B"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310E31" w14:textId="65A72EA7"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DA557E0" w14:textId="6CAC79C1"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8481E3" w14:textId="758FB7F5"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76A8BF" w14:textId="7092264E" w:rsidR="3C35CFFD" w:rsidRDefault="3C35CFFD">
            <w:pPr>
              <w:rPr>
                <w:rFonts w:eastAsia="Arial"/>
                <w:color w:val="000000" w:themeColor="text1"/>
                <w:sz w:val="22"/>
                <w:szCs w:val="22"/>
              </w:rPr>
            </w:pPr>
            <w:r w:rsidRPr="3C35CFFD">
              <w:rPr>
                <w:rFonts w:eastAsia="Arial"/>
                <w:color w:val="000000" w:themeColor="text1"/>
                <w:sz w:val="22"/>
                <w:szCs w:val="22"/>
              </w:rPr>
              <w:t>19</w:t>
            </w:r>
          </w:p>
        </w:tc>
      </w:tr>
      <w:tr w:rsidR="3C35CFFD" w14:paraId="69FB2A1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2F19B0" w14:textId="5E0E01F4" w:rsidR="3C35CFFD" w:rsidRDefault="3C35CFFD">
            <w:pPr>
              <w:rPr>
                <w:rFonts w:eastAsia="Arial"/>
                <w:color w:val="000000" w:themeColor="text1"/>
                <w:sz w:val="22"/>
                <w:szCs w:val="22"/>
              </w:rPr>
            </w:pPr>
            <w:r w:rsidRPr="3C35CFFD">
              <w:rPr>
                <w:rFonts w:eastAsia="Arial"/>
                <w:color w:val="000000" w:themeColor="text1"/>
                <w:sz w:val="22"/>
                <w:szCs w:val="22"/>
              </w:rPr>
              <w:t>pressure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A6FA3BB" w14:textId="4D8D4294"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2A120A" w14:textId="7D66FA71"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E0D7DAC" w14:textId="7A1BC642" w:rsidR="3C35CFFD" w:rsidRDefault="3C35CFFD">
            <w:pPr>
              <w:rPr>
                <w:rFonts w:eastAsia="Arial"/>
                <w:color w:val="000000" w:themeColor="text1"/>
                <w:sz w:val="22"/>
                <w:szCs w:val="22"/>
              </w:rPr>
            </w:pPr>
            <w:r w:rsidRPr="3C35CFFD">
              <w:rPr>
                <w:rFonts w:eastAsia="Arial"/>
                <w:color w:val="000000" w:themeColor="text1"/>
                <w:sz w:val="22"/>
                <w:szCs w:val="22"/>
              </w:rPr>
              <w:t>20.20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A83E27" w14:textId="78B060E4" w:rsidR="3C35CFFD" w:rsidRDefault="3C35CFFD">
            <w:pPr>
              <w:rPr>
                <w:rFonts w:eastAsia="Arial"/>
                <w:color w:val="000000" w:themeColor="text1"/>
                <w:sz w:val="22"/>
                <w:szCs w:val="22"/>
              </w:rPr>
            </w:pPr>
            <w:r w:rsidRPr="3C35CFFD">
              <w:rPr>
                <w:rFonts w:eastAsia="Arial"/>
                <w:color w:val="000000" w:themeColor="text1"/>
                <w:sz w:val="22"/>
                <w:szCs w:val="22"/>
              </w:rPr>
              <w:t>419.63</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1E92D7" w14:textId="25AF693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B5E280" w14:textId="5A4122EC"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82F88D" w14:textId="7408231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860C83" w14:textId="58B6F653"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37A83EB" w14:textId="533E82C6" w:rsidR="3C35CFFD" w:rsidRDefault="3C35CFFD">
            <w:pPr>
              <w:rPr>
                <w:rFonts w:eastAsia="Arial"/>
                <w:color w:val="000000" w:themeColor="text1"/>
                <w:sz w:val="22"/>
                <w:szCs w:val="22"/>
              </w:rPr>
            </w:pPr>
            <w:r w:rsidRPr="3C35CFFD">
              <w:rPr>
                <w:rFonts w:eastAsia="Arial"/>
                <w:color w:val="000000" w:themeColor="text1"/>
                <w:sz w:val="22"/>
                <w:szCs w:val="22"/>
              </w:rPr>
              <w:t>21</w:t>
            </w:r>
          </w:p>
        </w:tc>
      </w:tr>
      <w:tr w:rsidR="3C35CFFD" w14:paraId="0AB9BAB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4760DE" w14:textId="7B7CEF13"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reset_rate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14DF528" w14:textId="21E62A98"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59192D7" w14:textId="2119A64B"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C1DE0BF" w14:textId="37EE7E52" w:rsidR="3C35CFFD" w:rsidRDefault="3C35CFFD">
            <w:pPr>
              <w:rPr>
                <w:rFonts w:eastAsia="Arial"/>
                <w:color w:val="000000" w:themeColor="text1"/>
                <w:sz w:val="22"/>
                <w:szCs w:val="22"/>
              </w:rPr>
            </w:pPr>
            <w:r w:rsidRPr="3C35CFFD">
              <w:rPr>
                <w:rFonts w:eastAsia="Arial"/>
                <w:color w:val="000000" w:themeColor="text1"/>
                <w:sz w:val="22"/>
                <w:szCs w:val="22"/>
              </w:rPr>
              <w:t>3.01</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1D5422" w14:textId="4ED61534" w:rsidR="3C35CFFD" w:rsidRDefault="3C35CFFD">
            <w:pPr>
              <w:rPr>
                <w:rFonts w:eastAsia="Arial"/>
                <w:color w:val="000000" w:themeColor="text1"/>
                <w:sz w:val="22"/>
                <w:szCs w:val="22"/>
              </w:rPr>
            </w:pPr>
            <w:r w:rsidRPr="3C35CFFD">
              <w:rPr>
                <w:rFonts w:eastAsia="Arial"/>
                <w:color w:val="000000" w:themeColor="text1"/>
                <w:sz w:val="22"/>
                <w:szCs w:val="22"/>
              </w:rPr>
              <w:t>20.31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8D756B" w14:textId="2BA5CBB0"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15FF38" w14:textId="523DBEA7"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933F0" w14:textId="4A0E91C3"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94203" w14:textId="2057C46E"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81BF1BA" w14:textId="4FB45298" w:rsidR="3C35CFFD" w:rsidRDefault="3C35CFFD">
            <w:pPr>
              <w:rPr>
                <w:rFonts w:eastAsia="Arial"/>
                <w:color w:val="000000" w:themeColor="text1"/>
                <w:sz w:val="22"/>
                <w:szCs w:val="22"/>
              </w:rPr>
            </w:pPr>
            <w:r w:rsidRPr="3C35CFFD">
              <w:rPr>
                <w:rFonts w:eastAsia="Arial"/>
                <w:color w:val="000000" w:themeColor="text1"/>
                <w:sz w:val="22"/>
                <w:szCs w:val="22"/>
              </w:rPr>
              <w:t>23</w:t>
            </w:r>
          </w:p>
        </w:tc>
      </w:tr>
      <w:tr w:rsidR="3C35CFFD" w14:paraId="5BFB9F71"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81740C4" w14:textId="4D5A1CEE" w:rsidR="3C35CFFD" w:rsidRDefault="3C35CFFD">
            <w:pPr>
              <w:rPr>
                <w:rFonts w:eastAsia="Arial"/>
                <w:color w:val="000000" w:themeColor="text1"/>
                <w:sz w:val="22"/>
                <w:szCs w:val="22"/>
              </w:rPr>
            </w:pPr>
            <w:r w:rsidRPr="3C35CFFD">
              <w:rPr>
                <w:rFonts w:eastAsia="Arial"/>
                <w:color w:val="000000" w:themeColor="text1"/>
                <w:sz w:val="22"/>
                <w:szCs w:val="22"/>
              </w:rPr>
              <w:t>setpoint</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C6D351F" w14:textId="00B3E558"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D56829" w14:textId="60265946"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B39282" w14:textId="5640361E" w:rsidR="3C35CFFD" w:rsidRDefault="3C35CFFD">
            <w:pPr>
              <w:rPr>
                <w:rFonts w:eastAsia="Arial"/>
                <w:color w:val="000000" w:themeColor="text1"/>
                <w:sz w:val="22"/>
                <w:szCs w:val="22"/>
              </w:rPr>
            </w:pPr>
            <w:r w:rsidRPr="3C35CFFD">
              <w:rPr>
                <w:rFonts w:eastAsia="Arial"/>
                <w:color w:val="000000" w:themeColor="text1"/>
                <w:sz w:val="22"/>
                <w:szCs w:val="22"/>
              </w:rPr>
              <w:t>0.96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705D28" w14:textId="5C002712" w:rsidR="3C35CFFD" w:rsidRDefault="3C35CFFD">
            <w:pPr>
              <w:rPr>
                <w:rFonts w:eastAsia="Arial"/>
                <w:color w:val="000000" w:themeColor="text1"/>
                <w:sz w:val="22"/>
                <w:szCs w:val="22"/>
              </w:rPr>
            </w:pPr>
            <w:r w:rsidRPr="3C35CFFD">
              <w:rPr>
                <w:rFonts w:eastAsia="Arial"/>
                <w:color w:val="000000" w:themeColor="text1"/>
                <w:sz w:val="22"/>
                <w:szCs w:val="22"/>
              </w:rPr>
              <w:t>2.90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14BAE6" w14:textId="6343489C"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7CE306E" w14:textId="28EA1739"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EC3933" w14:textId="31F02C9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BD488A8" w14:textId="2F74C29E"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B0AA91" w14:textId="4A46F0AD" w:rsidR="3C35CFFD" w:rsidRDefault="3C35CFFD">
            <w:pPr>
              <w:rPr>
                <w:rFonts w:eastAsia="Arial"/>
                <w:color w:val="000000" w:themeColor="text1"/>
                <w:sz w:val="22"/>
                <w:szCs w:val="22"/>
              </w:rPr>
            </w:pPr>
            <w:r w:rsidRPr="3C35CFFD">
              <w:rPr>
                <w:rFonts w:eastAsia="Arial"/>
                <w:color w:val="000000" w:themeColor="text1"/>
                <w:sz w:val="22"/>
                <w:szCs w:val="22"/>
              </w:rPr>
              <w:t>28</w:t>
            </w:r>
          </w:p>
        </w:tc>
      </w:tr>
      <w:tr w:rsidR="3C35CFFD" w14:paraId="18A9D79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4DEF4D" w14:textId="5BB4C51F" w:rsidR="3C35CFFD" w:rsidRDefault="3C35CFFD">
            <w:pPr>
              <w:rPr>
                <w:rFonts w:eastAsia="Arial"/>
                <w:color w:val="000000" w:themeColor="text1"/>
                <w:sz w:val="22"/>
                <w:szCs w:val="22"/>
              </w:rPr>
            </w:pPr>
            <w:r w:rsidRPr="3C35CFFD">
              <w:rPr>
                <w:rFonts w:eastAsia="Arial"/>
                <w:color w:val="000000" w:themeColor="text1"/>
                <w:sz w:val="22"/>
                <w:szCs w:val="22"/>
              </w:rPr>
              <w:t>rate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14B8FA" w14:textId="5F538487"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77A645" w14:textId="65291DE0"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F619C1" w14:textId="0E2BF277" w:rsidR="3C35CFFD" w:rsidRDefault="3C35CFFD">
            <w:pPr>
              <w:rPr>
                <w:rFonts w:eastAsia="Arial"/>
                <w:color w:val="000000" w:themeColor="text1"/>
                <w:sz w:val="22"/>
                <w:szCs w:val="22"/>
              </w:rPr>
            </w:pPr>
            <w:r w:rsidRPr="3C35CFFD">
              <w:rPr>
                <w:rFonts w:eastAsia="Arial"/>
                <w:color w:val="000000" w:themeColor="text1"/>
                <w:sz w:val="22"/>
                <w:szCs w:val="22"/>
              </w:rPr>
              <w:t>8.09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D1F045C" w14:textId="521AB01D" w:rsidR="3C35CFFD" w:rsidRDefault="3C35CFFD">
            <w:pPr>
              <w:rPr>
                <w:rFonts w:eastAsia="Arial"/>
                <w:color w:val="000000" w:themeColor="text1"/>
                <w:sz w:val="22"/>
                <w:szCs w:val="22"/>
              </w:rPr>
            </w:pPr>
            <w:r w:rsidRPr="3C35CFFD">
              <w:rPr>
                <w:rFonts w:eastAsia="Arial"/>
                <w:color w:val="000000" w:themeColor="text1"/>
                <w:sz w:val="22"/>
                <w:szCs w:val="22"/>
              </w:rPr>
              <w:t>69.06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DBF371" w14:textId="431A7BC1"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F85313" w14:textId="5C8F7899"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18A575" w14:textId="10065492"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C77E1DA" w14:textId="7A91F8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D334AC5" w14:textId="211CB48C"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61CB0445"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36B36C4" w14:textId="03BB520C"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cycle_time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59D74E" w14:textId="135FC5C0"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E47AB0" w14:textId="7652DF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7E3D5A" w14:textId="2CE7F478" w:rsidR="3C35CFFD" w:rsidRDefault="3C35CFFD">
            <w:pPr>
              <w:rPr>
                <w:rFonts w:eastAsia="Arial"/>
                <w:color w:val="000000" w:themeColor="text1"/>
                <w:sz w:val="22"/>
                <w:szCs w:val="22"/>
              </w:rPr>
            </w:pPr>
            <w:r w:rsidRPr="3C35CFFD">
              <w:rPr>
                <w:rFonts w:eastAsia="Arial"/>
                <w:color w:val="000000" w:themeColor="text1"/>
                <w:sz w:val="22"/>
                <w:szCs w:val="22"/>
              </w:rPr>
              <w:t>2.49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285E5BB" w14:textId="049B6680" w:rsidR="3C35CFFD" w:rsidRDefault="3C35CFFD">
            <w:pPr>
              <w:rPr>
                <w:rFonts w:eastAsia="Arial"/>
                <w:color w:val="000000" w:themeColor="text1"/>
                <w:sz w:val="22"/>
                <w:szCs w:val="22"/>
              </w:rPr>
            </w:pPr>
            <w:r w:rsidRPr="3C35CFFD">
              <w:rPr>
                <w:rFonts w:eastAsia="Arial"/>
                <w:color w:val="000000" w:themeColor="text1"/>
                <w:sz w:val="22"/>
                <w:szCs w:val="22"/>
              </w:rPr>
              <w:t>21.71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A1F4F4" w14:textId="327C73C4"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4EDB9F" w14:textId="75ACD7BD"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02F26A8" w14:textId="2979AD82"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93B0E13" w14:textId="71B9633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CAAF05" w14:textId="6FCF6672"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0E3F47E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C1A2368" w14:textId="2B98732B" w:rsidR="3C35CFFD" w:rsidRDefault="3C35CFFD">
            <w:pPr>
              <w:rPr>
                <w:rFonts w:eastAsia="Arial"/>
                <w:color w:val="000000" w:themeColor="text1"/>
                <w:sz w:val="22"/>
                <w:szCs w:val="22"/>
              </w:rPr>
            </w:pPr>
            <w:r w:rsidRPr="3C35CFFD">
              <w:rPr>
                <w:rFonts w:eastAsia="Arial"/>
                <w:color w:val="000000" w:themeColor="text1"/>
                <w:sz w:val="22"/>
                <w:szCs w:val="22"/>
              </w:rPr>
              <w:t>deadband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8F17B38" w14:textId="55F53737"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F57484A" w14:textId="7CB293B8"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F2891" w14:textId="135CF1D5"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AB374D" w14:textId="555A14D6" w:rsidR="3C35CFFD" w:rsidRDefault="3C35CFFD">
            <w:pPr>
              <w:rPr>
                <w:rFonts w:eastAsia="Arial"/>
                <w:color w:val="000000" w:themeColor="text1"/>
                <w:sz w:val="22"/>
                <w:szCs w:val="22"/>
              </w:rPr>
            </w:pPr>
            <w:r w:rsidRPr="3C35CFFD">
              <w:rPr>
                <w:rFonts w:eastAsia="Arial"/>
                <w:color w:val="000000" w:themeColor="text1"/>
                <w:sz w:val="22"/>
                <w:szCs w:val="22"/>
              </w:rPr>
              <w:t>-0.97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4A3443" w14:textId="579F7523"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8C6BE8" w14:textId="04A8C6E0"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ECAF97" w14:textId="0D6C3DCD"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4DA675" w14:textId="749B9EAE"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5D0258" w14:textId="300F0FE3"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3366CDB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9C156E" w14:textId="68127DB2" w:rsidR="3C35CFFD" w:rsidRDefault="3C35CFFD">
            <w:pPr>
              <w:rPr>
                <w:rFonts w:eastAsia="Arial"/>
                <w:color w:val="000000" w:themeColor="text1"/>
                <w:sz w:val="22"/>
                <w:szCs w:val="22"/>
              </w:rPr>
            </w:pPr>
            <w:r w:rsidRPr="3C35CFFD">
              <w:rPr>
                <w:rFonts w:eastAsia="Arial"/>
                <w:color w:val="000000" w:themeColor="text1"/>
                <w:sz w:val="22"/>
                <w:szCs w:val="22"/>
              </w:rPr>
              <w:t>function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C7D197" w14:textId="4953A9D2"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9CBC65" w14:textId="7BE5BC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F8365B9" w14:textId="1AA35880" w:rsidR="3C35CFFD" w:rsidRDefault="3C35CFFD">
            <w:pPr>
              <w:rPr>
                <w:rFonts w:eastAsia="Arial"/>
                <w:color w:val="000000" w:themeColor="text1"/>
                <w:sz w:val="22"/>
                <w:szCs w:val="22"/>
              </w:rPr>
            </w:pPr>
            <w:r w:rsidRPr="3C35CFFD">
              <w:rPr>
                <w:rFonts w:eastAsia="Arial"/>
                <w:color w:val="000000" w:themeColor="text1"/>
                <w:sz w:val="22"/>
                <w:szCs w:val="22"/>
              </w:rPr>
              <w:t>5.12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889EC1" w14:textId="01BC895D" w:rsidR="3C35CFFD" w:rsidRDefault="3C35CFFD">
            <w:pPr>
              <w:rPr>
                <w:rFonts w:eastAsia="Arial"/>
                <w:color w:val="000000" w:themeColor="text1"/>
                <w:sz w:val="22"/>
                <w:szCs w:val="22"/>
              </w:rPr>
            </w:pPr>
            <w:r w:rsidRPr="3C35CFFD">
              <w:rPr>
                <w:rFonts w:eastAsia="Arial"/>
                <w:color w:val="000000" w:themeColor="text1"/>
                <w:sz w:val="22"/>
                <w:szCs w:val="22"/>
              </w:rPr>
              <w:t>27.34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DA8614" w14:textId="0CE9D1D2"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F66443C" w14:textId="47E0EB0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9A10E0" w14:textId="20967EFC"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4881C8" w14:textId="4A9BA2B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51A1DC" w14:textId="500D8011"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519141D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C63B00" w14:textId="7CDB108F"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system_mode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2ACE300" w14:textId="0611D484" w:rsidR="3C35CFFD" w:rsidRDefault="3C35CFFD">
            <w:pPr>
              <w:rPr>
                <w:rFonts w:eastAsia="Arial"/>
                <w:color w:val="000000" w:themeColor="text1"/>
                <w:sz w:val="22"/>
                <w:szCs w:val="22"/>
              </w:rPr>
            </w:pPr>
            <w:r w:rsidRPr="3C35CFFD">
              <w:rPr>
                <w:rFonts w:eastAsia="Arial"/>
                <w:color w:val="000000" w:themeColor="text1"/>
                <w:sz w:val="22"/>
                <w:szCs w:val="22"/>
              </w:rPr>
              <w:t>0.40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DE0C9" w14:textId="7F3F2695" w:rsidR="3C35CFFD" w:rsidRDefault="3C35CFFD">
            <w:pPr>
              <w:rPr>
                <w:rFonts w:eastAsia="Arial"/>
                <w:color w:val="000000" w:themeColor="text1"/>
                <w:sz w:val="22"/>
                <w:szCs w:val="22"/>
              </w:rPr>
            </w:pPr>
            <w:r w:rsidRPr="3C35CFFD">
              <w:rPr>
                <w:rFonts w:eastAsia="Arial"/>
                <w:color w:val="000000" w:themeColor="text1"/>
                <w:sz w:val="22"/>
                <w:szCs w:val="22"/>
              </w:rPr>
              <w:t>0.25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53264" w14:textId="43209209" w:rsidR="3C35CFFD" w:rsidRDefault="3C35CFFD">
            <w:pPr>
              <w:rPr>
                <w:rFonts w:eastAsia="Arial"/>
                <w:color w:val="000000" w:themeColor="text1"/>
                <w:sz w:val="22"/>
                <w:szCs w:val="22"/>
              </w:rPr>
            </w:pPr>
            <w:r w:rsidRPr="3C35CFFD">
              <w:rPr>
                <w:rFonts w:eastAsia="Arial"/>
                <w:color w:val="000000" w:themeColor="text1"/>
                <w:sz w:val="22"/>
                <w:szCs w:val="22"/>
              </w:rPr>
              <w:t>1.16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09BBCB" w14:textId="452DB7F6"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1D93B7" w14:textId="045AE5DE"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9072D9" w14:textId="3E6A363A"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000EE60" w14:textId="74AF5B36"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F99CBF" w14:textId="31C65E54"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9F891A" w14:textId="19EAC887"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BAADA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5D586F" w14:textId="2CAE5EC5" w:rsidR="3C35CFFD" w:rsidRDefault="3C35CFFD">
            <w:pPr>
              <w:rPr>
                <w:rFonts w:eastAsia="Arial"/>
                <w:color w:val="000000" w:themeColor="text1"/>
                <w:sz w:val="22"/>
                <w:szCs w:val="22"/>
              </w:rPr>
            </w:pPr>
            <w:r w:rsidRPr="3C35CFFD">
              <w:rPr>
                <w:rFonts w:eastAsia="Arial"/>
                <w:color w:val="000000" w:themeColor="text1"/>
                <w:sz w:val="22"/>
                <w:szCs w:val="22"/>
              </w:rPr>
              <w:t>gain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9DC07C" w14:textId="24A35390" w:rsidR="3C35CFFD" w:rsidRDefault="3C35CFFD">
            <w:pPr>
              <w:rPr>
                <w:rFonts w:eastAsia="Arial"/>
                <w:color w:val="000000" w:themeColor="text1"/>
                <w:sz w:val="22"/>
                <w:szCs w:val="22"/>
              </w:rPr>
            </w:pPr>
            <w:r w:rsidRPr="3C35CFFD">
              <w:rPr>
                <w:rFonts w:eastAsia="Arial"/>
                <w:color w:val="000000" w:themeColor="text1"/>
                <w:sz w:val="22"/>
                <w:szCs w:val="22"/>
              </w:rPr>
              <w:t>0.07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E55FF0F" w14:textId="1255CCCE"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0B7E8D2" w14:textId="1528EBC2" w:rsidR="3C35CFFD" w:rsidRDefault="3C35CFFD">
            <w:pPr>
              <w:rPr>
                <w:rFonts w:eastAsia="Arial"/>
                <w:color w:val="000000" w:themeColor="text1"/>
                <w:sz w:val="22"/>
                <w:szCs w:val="22"/>
              </w:rPr>
            </w:pPr>
            <w:r w:rsidRPr="3C35CFFD">
              <w:rPr>
                <w:rFonts w:eastAsia="Arial"/>
                <w:color w:val="000000" w:themeColor="text1"/>
                <w:sz w:val="22"/>
                <w:szCs w:val="22"/>
              </w:rPr>
              <w:t>-4.83</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BD1BD18" w14:textId="60A5806C" w:rsidR="3C35CFFD" w:rsidRDefault="3C35CFFD">
            <w:pPr>
              <w:rPr>
                <w:rFonts w:eastAsia="Arial"/>
                <w:color w:val="000000" w:themeColor="text1"/>
                <w:sz w:val="22"/>
                <w:szCs w:val="22"/>
              </w:rPr>
            </w:pPr>
            <w:r w:rsidRPr="3C35CFFD">
              <w:rPr>
                <w:rFonts w:eastAsia="Arial"/>
                <w:color w:val="000000" w:themeColor="text1"/>
                <w:sz w:val="22"/>
                <w:szCs w:val="22"/>
              </w:rPr>
              <w:t>26.24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677E79" w14:textId="35FAB846"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C73359" w14:textId="41500DD2"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0A8207" w14:textId="7B27694D"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86CE65" w14:textId="00B88CC8"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2ACEC" w14:textId="238E3B7F"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413FDB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E26B2E" w14:textId="22B95F48"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crc_rate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9E6AA2" w14:textId="4C36E7D1"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AAFD4D" w14:textId="13A28730" w:rsidR="3C35CFFD" w:rsidRDefault="3C35CFFD">
            <w:pPr>
              <w:rPr>
                <w:rFonts w:eastAsia="Arial"/>
                <w:color w:val="000000" w:themeColor="text1"/>
                <w:sz w:val="22"/>
                <w:szCs w:val="22"/>
              </w:rPr>
            </w:pPr>
            <w:r w:rsidRPr="3C35CFFD">
              <w:rPr>
                <w:rFonts w:eastAsia="Arial"/>
                <w:color w:val="000000" w:themeColor="text1"/>
                <w:sz w:val="22"/>
                <w:szCs w:val="22"/>
              </w:rPr>
              <w:t>0.28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12C204" w14:textId="38553055"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591B65E" w14:textId="6AF5BF44" w:rsidR="3C35CFFD" w:rsidRDefault="3C35CFFD">
            <w:pPr>
              <w:rPr>
                <w:rFonts w:eastAsia="Arial"/>
                <w:color w:val="000000" w:themeColor="text1"/>
                <w:sz w:val="22"/>
                <w:szCs w:val="22"/>
              </w:rPr>
            </w:pPr>
            <w:r w:rsidRPr="3C35CFFD">
              <w:rPr>
                <w:rFonts w:eastAsia="Arial"/>
                <w:color w:val="000000" w:themeColor="text1"/>
                <w:sz w:val="22"/>
                <w:szCs w:val="22"/>
              </w:rPr>
              <w:t>-1.97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DA6F09" w14:textId="2D4E11A4"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C7E2A8" w14:textId="42E93273"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B50FAB" w14:textId="4CC18B7C"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EF591A" w14:textId="550DAB1E"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1AD963" w14:textId="0D8F9EB3" w:rsidR="3C35CFFD" w:rsidRDefault="3C35CFFD">
            <w:pPr>
              <w:rPr>
                <w:rFonts w:eastAsia="Arial"/>
                <w:color w:val="000000" w:themeColor="text1"/>
                <w:sz w:val="22"/>
                <w:szCs w:val="22"/>
              </w:rPr>
            </w:pPr>
            <w:r w:rsidRPr="3C35CFFD">
              <w:rPr>
                <w:rFonts w:eastAsia="Arial"/>
                <w:color w:val="000000" w:themeColor="text1"/>
                <w:sz w:val="22"/>
                <w:szCs w:val="22"/>
              </w:rPr>
              <w:t>38</w:t>
            </w:r>
          </w:p>
        </w:tc>
      </w:tr>
      <w:tr w:rsidR="3C35CFFD" w14:paraId="28EC184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0D1447" w14:textId="4E6CC230" w:rsidR="3C35CFFD" w:rsidRDefault="3C35CFFD">
            <w:pPr>
              <w:rPr>
                <w:rFonts w:eastAsia="Arial"/>
                <w:color w:val="000000" w:themeColor="text1"/>
                <w:sz w:val="22"/>
                <w:szCs w:val="22"/>
              </w:rPr>
            </w:pPr>
            <w:r w:rsidRPr="3C35CFFD">
              <w:rPr>
                <w:rFonts w:eastAsia="Arial"/>
                <w:color w:val="000000" w:themeColor="text1"/>
                <w:sz w:val="22"/>
                <w:szCs w:val="22"/>
              </w:rPr>
              <w:t>pump</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5242E5" w14:textId="5CE8BC49"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C21280" w14:textId="37C70B46" w:rsidR="3C35CFFD" w:rsidRDefault="3C35CFFD">
            <w:pPr>
              <w:rPr>
                <w:rFonts w:eastAsia="Arial"/>
                <w:color w:val="000000" w:themeColor="text1"/>
                <w:sz w:val="22"/>
                <w:szCs w:val="22"/>
              </w:rPr>
            </w:pPr>
            <w:r w:rsidRPr="3C35CFFD">
              <w:rPr>
                <w:rFonts w:eastAsia="Arial"/>
                <w:color w:val="000000" w:themeColor="text1"/>
                <w:sz w:val="22"/>
                <w:szCs w:val="22"/>
              </w:rPr>
              <w:t>0.32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69D2F7" w14:textId="6C3BCF5E" w:rsidR="3C35CFFD" w:rsidRDefault="3C35CFFD">
            <w:pPr>
              <w:rPr>
                <w:rFonts w:eastAsia="Arial"/>
                <w:color w:val="000000" w:themeColor="text1"/>
                <w:sz w:val="22"/>
                <w:szCs w:val="22"/>
              </w:rPr>
            </w:pPr>
            <w:r w:rsidRPr="3C35CFFD">
              <w:rPr>
                <w:rFonts w:eastAsia="Arial"/>
                <w:color w:val="000000" w:themeColor="text1"/>
                <w:sz w:val="22"/>
                <w:szCs w:val="22"/>
              </w:rPr>
              <w:t>0.77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B9D039" w14:textId="6C4D8F55" w:rsidR="3C35CFFD" w:rsidRDefault="3C35CFFD">
            <w:pPr>
              <w:rPr>
                <w:rFonts w:eastAsia="Arial"/>
                <w:color w:val="000000" w:themeColor="text1"/>
                <w:sz w:val="22"/>
                <w:szCs w:val="22"/>
              </w:rPr>
            </w:pPr>
            <w:r w:rsidRPr="3C35CFFD">
              <w:rPr>
                <w:rFonts w:eastAsia="Arial"/>
                <w:color w:val="000000" w:themeColor="text1"/>
                <w:sz w:val="22"/>
                <w:szCs w:val="22"/>
              </w:rPr>
              <w:t>-1.41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1736F6" w14:textId="253BE611"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ABBC7C" w14:textId="4232C99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384ABA" w14:textId="04F2A900"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8BCA100" w14:textId="42961CEA"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F86D64" w14:textId="06E91245" w:rsidR="3C35CFFD" w:rsidRDefault="3C35CFFD">
            <w:pPr>
              <w:rPr>
                <w:rFonts w:eastAsia="Arial"/>
                <w:color w:val="000000" w:themeColor="text1"/>
                <w:sz w:val="22"/>
                <w:szCs w:val="22"/>
              </w:rPr>
            </w:pPr>
            <w:r w:rsidRPr="3C35CFFD">
              <w:rPr>
                <w:rFonts w:eastAsia="Arial"/>
                <w:color w:val="000000" w:themeColor="text1"/>
                <w:sz w:val="22"/>
                <w:szCs w:val="22"/>
              </w:rPr>
              <w:t>40</w:t>
            </w:r>
          </w:p>
        </w:tc>
      </w:tr>
      <w:tr w:rsidR="3C35CFFD" w14:paraId="55CC421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0EE701" w14:textId="06414E0F" w:rsidR="3C35CFFD" w:rsidRDefault="3C35CFFD">
            <w:pPr>
              <w:rPr>
                <w:rFonts w:eastAsia="Arial"/>
                <w:color w:val="000000" w:themeColor="text1"/>
                <w:sz w:val="22"/>
                <w:szCs w:val="22"/>
              </w:rPr>
            </w:pPr>
            <w:r w:rsidRPr="3C35CFFD">
              <w:rPr>
                <w:rFonts w:eastAsia="Arial"/>
                <w:color w:val="000000" w:themeColor="text1"/>
                <w:sz w:val="22"/>
                <w:szCs w:val="22"/>
              </w:rPr>
              <w:t>solenoid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F440163" w14:textId="77742108" w:rsidR="3C35CFFD" w:rsidRDefault="3C35CFFD">
            <w:pPr>
              <w:rPr>
                <w:rFonts w:eastAsia="Arial"/>
                <w:color w:val="000000" w:themeColor="text1"/>
                <w:sz w:val="22"/>
                <w:szCs w:val="22"/>
              </w:rPr>
            </w:pPr>
            <w:r w:rsidRPr="3C35CFFD">
              <w:rPr>
                <w:rFonts w:eastAsia="Arial"/>
                <w:color w:val="000000" w:themeColor="text1"/>
                <w:sz w:val="22"/>
                <w:szCs w:val="22"/>
              </w:rPr>
              <w:t>0.50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1ECB8D" w14:textId="54F4A698" w:rsidR="3C35CFFD" w:rsidRDefault="3C35CFFD">
            <w:pPr>
              <w:rPr>
                <w:rFonts w:eastAsia="Arial"/>
                <w:color w:val="000000" w:themeColor="text1"/>
                <w:sz w:val="22"/>
                <w:szCs w:val="22"/>
              </w:rPr>
            </w:pPr>
            <w:r w:rsidRPr="3C35CFFD">
              <w:rPr>
                <w:rFonts w:eastAsia="Arial"/>
                <w:color w:val="000000" w:themeColor="text1"/>
                <w:sz w:val="22"/>
                <w:szCs w:val="22"/>
              </w:rPr>
              <w:t>0.45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87CE73" w14:textId="63ACC59F"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9EEB62A" w14:textId="07517DDF" w:rsidR="3C35CFFD" w:rsidRDefault="3C35CFFD">
            <w:pPr>
              <w:rPr>
                <w:rFonts w:eastAsia="Arial"/>
                <w:color w:val="000000" w:themeColor="text1"/>
                <w:sz w:val="22"/>
                <w:szCs w:val="22"/>
              </w:rPr>
            </w:pPr>
            <w:r w:rsidRPr="3C35CFFD">
              <w:rPr>
                <w:rFonts w:eastAsia="Arial"/>
                <w:color w:val="000000" w:themeColor="text1"/>
                <w:sz w:val="22"/>
                <w:szCs w:val="22"/>
              </w:rPr>
              <w:t>-1.96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D91F57" w14:textId="2539E5BD"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2BC29B" w14:textId="55A1917F"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AECED6" w14:textId="181FF37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62BE12" w14:textId="72965B14"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127417" w14:textId="13D81BBD" w:rsidR="3C35CFFD" w:rsidRDefault="3C35CFFD">
            <w:pPr>
              <w:rPr>
                <w:rFonts w:eastAsia="Arial"/>
                <w:color w:val="000000" w:themeColor="text1"/>
                <w:sz w:val="22"/>
                <w:szCs w:val="22"/>
              </w:rPr>
            </w:pPr>
            <w:r w:rsidRPr="3C35CFFD">
              <w:rPr>
                <w:rFonts w:eastAsia="Arial"/>
                <w:color w:val="000000" w:themeColor="text1"/>
                <w:sz w:val="22"/>
                <w:szCs w:val="22"/>
              </w:rPr>
              <w:t>43</w:t>
            </w:r>
          </w:p>
        </w:tc>
      </w:tr>
      <w:tr w:rsidR="3C35CFFD" w14:paraId="4B080B6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3AA945" w14:textId="51065253" w:rsidR="3C35CFFD" w:rsidRDefault="3C35CFFD">
            <w:pPr>
              <w:rPr>
                <w:rFonts w:eastAsia="Arial"/>
                <w:color w:val="000000" w:themeColor="text1"/>
                <w:sz w:val="22"/>
                <w:szCs w:val="22"/>
              </w:rPr>
            </w:pPr>
            <w:r w:rsidRPr="3C35CFFD">
              <w:rPr>
                <w:rFonts w:eastAsia="Arial"/>
                <w:color w:val="000000" w:themeColor="text1"/>
                <w:sz w:val="22"/>
                <w:szCs w:val="22"/>
              </w:rPr>
              <w:t>length</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4A23137" w14:textId="2FFE881A"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67A399" w14:textId="0D9E2902"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A4137AC" w14:textId="592C13C6" w:rsidR="3C35CFFD" w:rsidRDefault="3C35CFFD">
            <w:pPr>
              <w:rPr>
                <w:rFonts w:eastAsia="Arial"/>
                <w:color w:val="000000" w:themeColor="text1"/>
                <w:sz w:val="22"/>
                <w:szCs w:val="22"/>
              </w:rPr>
            </w:pPr>
            <w:r w:rsidRPr="3C35CFFD">
              <w:rPr>
                <w:rFonts w:eastAsia="Arial"/>
                <w:color w:val="000000" w:themeColor="text1"/>
                <w:sz w:val="22"/>
                <w:szCs w:val="22"/>
              </w:rPr>
              <w:t>-4.47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24EA31" w14:textId="67B70E3B" w:rsidR="3C35CFFD" w:rsidRDefault="3C35CFFD">
            <w:pPr>
              <w:rPr>
                <w:rFonts w:eastAsia="Arial"/>
                <w:color w:val="000000" w:themeColor="text1"/>
                <w:sz w:val="22"/>
                <w:szCs w:val="22"/>
              </w:rPr>
            </w:pPr>
            <w:r w:rsidRPr="3C35CFFD">
              <w:rPr>
                <w:rFonts w:eastAsia="Arial"/>
                <w:color w:val="000000" w:themeColor="text1"/>
                <w:sz w:val="22"/>
                <w:szCs w:val="22"/>
              </w:rPr>
              <w:t>18.80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B28437" w14:textId="0E600FF2"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CEBDB6" w14:textId="0C6E555C"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304EDC9" w14:textId="2A2C4AB8"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356B91" w14:textId="4E54DCE6"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0F561E" w14:textId="437FDB82" w:rsidR="3C35CFFD" w:rsidRDefault="3C35CFFD">
            <w:pPr>
              <w:rPr>
                <w:rFonts w:eastAsia="Arial"/>
                <w:color w:val="000000" w:themeColor="text1"/>
                <w:sz w:val="22"/>
                <w:szCs w:val="22"/>
              </w:rPr>
            </w:pPr>
            <w:r w:rsidRPr="3C35CFFD">
              <w:rPr>
                <w:rFonts w:eastAsia="Arial"/>
                <w:color w:val="000000" w:themeColor="text1"/>
                <w:sz w:val="22"/>
                <w:szCs w:val="22"/>
              </w:rPr>
              <w:t>44</w:t>
            </w:r>
          </w:p>
        </w:tc>
      </w:tr>
      <w:tr w:rsidR="3C35CFFD" w14:paraId="65FCC2F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E57FF2" w14:textId="5BF88B08" w:rsidR="3C35CFFD" w:rsidRDefault="3C35CFFD">
            <w:pPr>
              <w:rPr>
                <w:rFonts w:eastAsia="Arial"/>
                <w:color w:val="000000" w:themeColor="text1"/>
                <w:sz w:val="22"/>
                <w:szCs w:val="22"/>
              </w:rPr>
            </w:pPr>
            <w:r w:rsidRPr="3C35CFFD">
              <w:rPr>
                <w:rFonts w:eastAsia="Arial"/>
                <w:color w:val="000000" w:themeColor="text1"/>
                <w:sz w:val="22"/>
                <w:szCs w:val="22"/>
              </w:rPr>
              <w:t>control_scheme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112876" w14:textId="73E5E20B"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040A1CD" w14:textId="2A307EB3" w:rsidR="3C35CFFD" w:rsidRDefault="3C35CFFD">
            <w:pPr>
              <w:rPr>
                <w:rFonts w:eastAsia="Arial"/>
                <w:color w:val="000000" w:themeColor="text1"/>
                <w:sz w:val="22"/>
                <w:szCs w:val="22"/>
              </w:rPr>
            </w:pPr>
            <w:r w:rsidRPr="3C35CFFD">
              <w:rPr>
                <w:rFonts w:eastAsia="Arial"/>
                <w:color w:val="000000" w:themeColor="text1"/>
                <w:sz w:val="22"/>
                <w:szCs w:val="22"/>
              </w:rPr>
              <w:t>0.34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DCCD29" w14:textId="187CBB1C" w:rsidR="3C35CFFD" w:rsidRDefault="3C35CFFD">
            <w:pPr>
              <w:rPr>
                <w:rFonts w:eastAsia="Arial"/>
                <w:color w:val="000000" w:themeColor="text1"/>
                <w:sz w:val="22"/>
                <w:szCs w:val="22"/>
              </w:rPr>
            </w:pPr>
            <w:r w:rsidRPr="3C35CFFD">
              <w:rPr>
                <w:rFonts w:eastAsia="Arial"/>
                <w:color w:val="000000" w:themeColor="text1"/>
                <w:sz w:val="22"/>
                <w:szCs w:val="22"/>
              </w:rPr>
              <w:t>-0.67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165DB9" w14:textId="0A4E5C31" w:rsidR="3C35CFFD" w:rsidRDefault="3C35CFFD">
            <w:pPr>
              <w:rPr>
                <w:rFonts w:eastAsia="Arial"/>
                <w:color w:val="000000" w:themeColor="text1"/>
                <w:sz w:val="22"/>
                <w:szCs w:val="22"/>
              </w:rPr>
            </w:pPr>
            <w:r w:rsidRPr="3C35CFFD">
              <w:rPr>
                <w:rFonts w:eastAsia="Arial"/>
                <w:color w:val="000000" w:themeColor="text1"/>
                <w:sz w:val="22"/>
                <w:szCs w:val="22"/>
              </w:rPr>
              <w:t>-1.54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8E88E9" w14:textId="0FCF8864"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E802640" w14:textId="101EC9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3D850C" w14:textId="4A1216ED"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AF6459" w14:textId="53CB8FA5"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E7E021D" w14:textId="42A31B9D" w:rsidR="3C35CFFD" w:rsidRDefault="3C35CFFD">
            <w:pPr>
              <w:rPr>
                <w:rFonts w:eastAsia="Arial"/>
                <w:color w:val="000000" w:themeColor="text1"/>
                <w:sz w:val="22"/>
                <w:szCs w:val="22"/>
              </w:rPr>
            </w:pPr>
            <w:r w:rsidRPr="3C35CFFD">
              <w:rPr>
                <w:rFonts w:eastAsia="Arial"/>
                <w:color w:val="000000" w:themeColor="text1"/>
                <w:sz w:val="22"/>
                <w:szCs w:val="22"/>
              </w:rPr>
              <w:t>45</w:t>
            </w:r>
          </w:p>
        </w:tc>
      </w:tr>
      <w:tr w:rsidR="3C35CFFD" w14:paraId="7D85D3A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C886E0" w14:textId="5B720BAC" w:rsidR="3C35CFFD" w:rsidRDefault="3C35CFFD">
            <w:pPr>
              <w:rPr>
                <w:rFonts w:eastAsia="Arial"/>
                <w:color w:val="000000" w:themeColor="text1"/>
                <w:sz w:val="22"/>
                <w:szCs w:val="22"/>
              </w:rPr>
            </w:pPr>
            <w:r w:rsidRPr="3C35CFFD">
              <w:rPr>
                <w:rFonts w:eastAsia="Arial"/>
                <w:color w:val="000000" w:themeColor="text1"/>
                <w:sz w:val="22"/>
                <w:szCs w:val="22"/>
              </w:rPr>
              <w:t>Label</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1E8A35" w14:textId="43F6B9D4" w:rsidR="3C35CFFD" w:rsidRDefault="3C35CFFD">
            <w:pPr>
              <w:rPr>
                <w:rFonts w:eastAsia="Arial"/>
                <w:color w:val="000000" w:themeColor="text1"/>
                <w:sz w:val="22"/>
                <w:szCs w:val="22"/>
              </w:rPr>
            </w:pPr>
            <w:r w:rsidRPr="3C35CFFD">
              <w:rPr>
                <w:rFonts w:eastAsia="Arial"/>
                <w:color w:val="000000" w:themeColor="text1"/>
                <w:sz w:val="22"/>
                <w:szCs w:val="22"/>
              </w:rPr>
              <w:t>1.81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245A07" w14:textId="2510B52D" w:rsidR="3C35CFFD" w:rsidRDefault="3C35CFFD">
            <w:pPr>
              <w:rPr>
                <w:rFonts w:eastAsia="Arial"/>
                <w:color w:val="000000" w:themeColor="text1"/>
                <w:sz w:val="22"/>
                <w:szCs w:val="22"/>
              </w:rPr>
            </w:pPr>
            <w:r w:rsidRPr="3C35CFFD">
              <w:rPr>
                <w:rFonts w:eastAsia="Arial"/>
                <w:color w:val="000000" w:themeColor="text1"/>
                <w:sz w:val="22"/>
                <w:szCs w:val="22"/>
              </w:rPr>
              <w:t>0.78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65040E" w14:textId="11FA2D07" w:rsidR="3C35CFFD" w:rsidRDefault="3C35CFFD">
            <w:pPr>
              <w:rPr>
                <w:rFonts w:eastAsia="Arial"/>
                <w:color w:val="000000" w:themeColor="text1"/>
                <w:sz w:val="22"/>
                <w:szCs w:val="22"/>
              </w:rPr>
            </w:pPr>
            <w:r w:rsidRPr="3C35CFFD">
              <w:rPr>
                <w:rFonts w:eastAsia="Arial"/>
                <w:color w:val="000000" w:themeColor="text1"/>
                <w:sz w:val="22"/>
                <w:szCs w:val="22"/>
              </w:rPr>
              <w:t>2.12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1544FB" w14:textId="1A4C2232" w:rsidR="3C35CFFD" w:rsidRDefault="3C35CFFD">
            <w:pPr>
              <w:rPr>
                <w:rFonts w:eastAsia="Arial"/>
                <w:color w:val="000000" w:themeColor="text1"/>
                <w:sz w:val="22"/>
                <w:szCs w:val="22"/>
              </w:rPr>
            </w:pPr>
            <w:r w:rsidRPr="3C35CFFD">
              <w:rPr>
                <w:rFonts w:eastAsia="Arial"/>
                <w:color w:val="000000" w:themeColor="text1"/>
                <w:sz w:val="22"/>
                <w:szCs w:val="22"/>
              </w:rPr>
              <w:t>3.18</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C9C590B" w14:textId="2F6FB899"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031682" w14:textId="7BB0FED2"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C6B135" w14:textId="17ABB8CF"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0DCC71" w14:textId="558ADF59"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ACD486" w14:textId="51783116" w:rsidR="3C35CFFD" w:rsidRDefault="3C35CFFD">
            <w:pPr>
              <w:rPr>
                <w:rFonts w:eastAsia="Arial"/>
                <w:color w:val="000000" w:themeColor="text1"/>
                <w:sz w:val="22"/>
                <w:szCs w:val="22"/>
              </w:rPr>
            </w:pPr>
            <w:r w:rsidRPr="3C35CFFD">
              <w:rPr>
                <w:rFonts w:eastAsia="Arial"/>
                <w:color w:val="000000" w:themeColor="text1"/>
                <w:sz w:val="22"/>
                <w:szCs w:val="22"/>
              </w:rPr>
              <w:t>47</w:t>
            </w:r>
          </w:p>
        </w:tc>
      </w:tr>
    </w:tbl>
    <w:p w14:paraId="237094AC" w14:textId="77777777" w:rsidR="00FC3F02" w:rsidRPr="00B53C09" w:rsidRDefault="00FC3F02" w:rsidP="00AF314F">
      <w:pPr>
        <w:rPr>
          <w:lang w:val="en-US"/>
        </w:rPr>
      </w:pPr>
    </w:p>
    <w:p w14:paraId="15BA2DC6" w14:textId="77777777" w:rsidR="00363060" w:rsidRPr="00B53C09" w:rsidRDefault="00363060" w:rsidP="00AF314F">
      <w:pPr>
        <w:rPr>
          <w:lang w:val="en-US"/>
        </w:rPr>
      </w:pPr>
    </w:p>
    <w:p w14:paraId="43F01D3F" w14:textId="7B511D5A" w:rsidR="00FC3F02" w:rsidRPr="00B53C09" w:rsidRDefault="00FC3F02" w:rsidP="00AF314F">
      <w:pPr>
        <w:pStyle w:val="Heading3"/>
        <w:spacing w:line="360" w:lineRule="auto"/>
      </w:pPr>
      <w:bookmarkStart w:id="20" w:name="_Toc192164942"/>
      <w:r w:rsidRPr="00B53C09">
        <w:t>WFI Using Random Forest</w:t>
      </w:r>
      <w:bookmarkEnd w:id="20"/>
    </w:p>
    <w:p w14:paraId="6D9ED06D" w14:textId="77777777" w:rsidR="00FC3F02" w:rsidRPr="00B53C09" w:rsidRDefault="00FC3F02" w:rsidP="00AF314F">
      <w:pPr>
        <w:rPr>
          <w:lang w:val="en-US"/>
        </w:rPr>
      </w:pPr>
      <w:r w:rsidRPr="00B53C09">
        <w:rPr>
          <w:lang w:val="en-US"/>
        </w:rPr>
        <w:t xml:space="preserve">Random Forest assigns </w:t>
      </w:r>
      <w:proofErr w:type="gramStart"/>
      <w:r w:rsidRPr="00B53C09">
        <w:rPr>
          <w:lang w:val="en-US"/>
        </w:rPr>
        <w:t>importance</w:t>
      </w:r>
      <w:proofErr w:type="gramEnd"/>
      <w:r w:rsidRPr="00B53C09">
        <w:rPr>
          <w:lang w:val="en-US"/>
        </w:rPr>
        <w:t xml:space="preserve"> scores using the Gini impurity criterion, which measures the reduction in node impurity caused by each feature.</w:t>
      </w:r>
    </w:p>
    <w:p w14:paraId="00AEDDF0" w14:textId="3DD47A35" w:rsidR="00FC3F02" w:rsidRPr="00B53C09" w:rsidRDefault="00FC3F02" w:rsidP="00AF314F">
      <w:pPr>
        <w:rPr>
          <w:b/>
          <w:bCs/>
          <w:lang w:val="en-US"/>
        </w:rPr>
      </w:pPr>
      <w:r w:rsidRPr="00B53C09">
        <w:rPr>
          <w:b/>
          <w:bCs/>
          <w:lang w:val="en-US"/>
        </w:rPr>
        <w:t>Implementation</w:t>
      </w:r>
      <w:r w:rsidR="00363060" w:rsidRPr="00B53C09">
        <w:rPr>
          <w:b/>
          <w:bCs/>
          <w:lang w:val="en-US"/>
        </w:rPr>
        <w:t>:</w:t>
      </w:r>
    </w:p>
    <w:p w14:paraId="4F84E8DF" w14:textId="77777777" w:rsidR="00FC3F02" w:rsidRPr="00B53C09" w:rsidRDefault="00FC3F02" w:rsidP="00AF314F">
      <w:pPr>
        <w:numPr>
          <w:ilvl w:val="0"/>
          <w:numId w:val="8"/>
        </w:numPr>
        <w:rPr>
          <w:lang w:val="en-US"/>
        </w:rPr>
      </w:pPr>
      <w:r w:rsidRPr="00B53C09">
        <w:rPr>
          <w:lang w:val="en-US"/>
        </w:rPr>
        <w:t>The dataset was split into features (X) and the target variable (y).</w:t>
      </w:r>
    </w:p>
    <w:p w14:paraId="38E6A50E" w14:textId="77777777" w:rsidR="00FC3F02" w:rsidRPr="00B53C09" w:rsidRDefault="00FC3F02" w:rsidP="00AF314F">
      <w:pPr>
        <w:numPr>
          <w:ilvl w:val="0"/>
          <w:numId w:val="8"/>
        </w:numPr>
        <w:rPr>
          <w:lang w:val="en-US"/>
        </w:rPr>
      </w:pPr>
      <w:r w:rsidRPr="00B53C09">
        <w:rPr>
          <w:lang w:val="en-US"/>
        </w:rPr>
        <w:t xml:space="preserve">A </w:t>
      </w:r>
      <w:proofErr w:type="spellStart"/>
      <w:r w:rsidRPr="00B53C09">
        <w:rPr>
          <w:lang w:val="en-US"/>
        </w:rPr>
        <w:t>RandomForestClassifier</w:t>
      </w:r>
      <w:proofErr w:type="spellEnd"/>
      <w:r w:rsidRPr="00B53C09">
        <w:rPr>
          <w:lang w:val="en-US"/>
        </w:rPr>
        <w:t xml:space="preserve"> was trained on the full dataset.</w:t>
      </w:r>
    </w:p>
    <w:p w14:paraId="0356DA90" w14:textId="77777777" w:rsidR="00FC3F02" w:rsidRPr="00B53C09" w:rsidRDefault="00FC3F02" w:rsidP="00AF314F">
      <w:pPr>
        <w:numPr>
          <w:ilvl w:val="0"/>
          <w:numId w:val="8"/>
        </w:numPr>
        <w:rPr>
          <w:lang w:val="en-US"/>
        </w:rPr>
      </w:pPr>
      <w:r w:rsidRPr="00B53C09">
        <w:rPr>
          <w:lang w:val="en-US"/>
        </w:rPr>
        <w:t xml:space="preserve">Feature importance scores were extracted from the model’s </w:t>
      </w:r>
      <w:proofErr w:type="spellStart"/>
      <w:r w:rsidRPr="00B53C09">
        <w:rPr>
          <w:lang w:val="en-US"/>
        </w:rPr>
        <w:t>feature_importances</w:t>
      </w:r>
      <w:proofErr w:type="spellEnd"/>
      <w:r w:rsidRPr="00B53C09">
        <w:rPr>
          <w:lang w:val="en-US"/>
        </w:rPr>
        <w:t>_ attribute.</w:t>
      </w:r>
    </w:p>
    <w:p w14:paraId="360B7CF0" w14:textId="77777777" w:rsidR="00FC3F02" w:rsidRPr="00B53C09" w:rsidRDefault="00FC3F02" w:rsidP="00AF314F">
      <w:pPr>
        <w:numPr>
          <w:ilvl w:val="0"/>
          <w:numId w:val="8"/>
        </w:numPr>
        <w:rPr>
          <w:lang w:val="en-US"/>
        </w:rPr>
      </w:pPr>
      <w:r w:rsidRPr="00B53C09">
        <w:rPr>
          <w:lang w:val="en-US"/>
        </w:rPr>
        <w:t>Features were ranked based on their importance, with higher values indicating greater predictive power.</w:t>
      </w:r>
    </w:p>
    <w:p w14:paraId="71C4C69F" w14:textId="5425810C" w:rsidR="00FC3F02" w:rsidRPr="00B53C09" w:rsidRDefault="00FC3F02" w:rsidP="00AF314F">
      <w:pPr>
        <w:rPr>
          <w:b/>
          <w:bCs/>
          <w:lang w:val="en-US"/>
        </w:rPr>
      </w:pPr>
      <w:r w:rsidRPr="00B53C09">
        <w:rPr>
          <w:b/>
          <w:bCs/>
          <w:lang w:val="en-US"/>
        </w:rPr>
        <w:t>Outputs</w:t>
      </w:r>
      <w:r w:rsidR="00363060" w:rsidRPr="00B53C09">
        <w:rPr>
          <w:b/>
          <w:bCs/>
          <w:lang w:val="en-US"/>
        </w:rPr>
        <w:t>:</w:t>
      </w:r>
    </w:p>
    <w:p w14:paraId="2504ADE3" w14:textId="0CC0D5F7" w:rsidR="00FC3F02" w:rsidRPr="00B53C09" w:rsidRDefault="00A97688" w:rsidP="00AF314F">
      <w:pPr>
        <w:rPr>
          <w:lang w:val="en-US"/>
        </w:rPr>
      </w:pPr>
      <w:r>
        <w:rPr>
          <w:lang w:val="en-US"/>
        </w:rPr>
        <w:t xml:space="preserve">Tabel 3 </w:t>
      </w:r>
      <w:r w:rsidR="00FC3F02" w:rsidRPr="00B53C09">
        <w:rPr>
          <w:lang w:val="en-US"/>
        </w:rPr>
        <w:t>shows an example of feature ranking based on Random Forest WFI.</w:t>
      </w:r>
    </w:p>
    <w:p w14:paraId="11D5960F" w14:textId="6EA5CCC4" w:rsidR="00DE1B85" w:rsidRPr="00B53C09" w:rsidRDefault="00DE1B85" w:rsidP="00AF314F">
      <w:pPr>
        <w:pStyle w:val="Caption"/>
        <w:keepNext/>
      </w:pPr>
      <w:bookmarkStart w:id="21" w:name="_Toc191292386"/>
      <w:r w:rsidRPr="00B53C09">
        <w:rPr>
          <w:bCs w:val="0"/>
        </w:rPr>
        <w:t xml:space="preserve">Table </w:t>
      </w:r>
      <w:r w:rsidRPr="00B53C09">
        <w:rPr>
          <w:bCs w:val="0"/>
        </w:rPr>
        <w:fldChar w:fldCharType="begin"/>
      </w:r>
      <w:r w:rsidRPr="00B53C09">
        <w:rPr>
          <w:bCs w:val="0"/>
        </w:rPr>
        <w:instrText xml:space="preserve"> SEQ Table \* ARABIC </w:instrText>
      </w:r>
      <w:r w:rsidRPr="00B53C09">
        <w:rPr>
          <w:bCs w:val="0"/>
        </w:rPr>
        <w:fldChar w:fldCharType="separate"/>
      </w:r>
      <w:r w:rsidR="00B0672D">
        <w:rPr>
          <w:bCs w:val="0"/>
          <w:noProof/>
        </w:rPr>
        <w:t>3</w:t>
      </w:r>
      <w:r w:rsidRPr="00B53C09">
        <w:rPr>
          <w:bCs w:val="0"/>
        </w:rPr>
        <w:fldChar w:fldCharType="end"/>
      </w:r>
      <w:r w:rsidRPr="00B53C09">
        <w:rPr>
          <w:bCs w:val="0"/>
        </w:rPr>
        <w:t xml:space="preserve"> Feature importance ranking using Random Forest</w:t>
      </w:r>
      <w:r w:rsidRPr="00B53C09">
        <w:t>.</w:t>
      </w:r>
      <w:bookmarkEnd w:id="21"/>
    </w:p>
    <w:tbl>
      <w:tblPr>
        <w:tblW w:w="9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6"/>
        <w:gridCol w:w="4493"/>
      </w:tblGrid>
      <w:tr w:rsidR="00FE713A" w:rsidRPr="00B53C09" w14:paraId="733CAD42" w14:textId="77777777" w:rsidTr="00B010FB">
        <w:trPr>
          <w:trHeight w:val="300"/>
        </w:trPr>
        <w:tc>
          <w:tcPr>
            <w:tcW w:w="4526" w:type="dxa"/>
            <w:shd w:val="clear" w:color="auto" w:fill="auto"/>
            <w:noWrap/>
            <w:vAlign w:val="bottom"/>
            <w:hideMark/>
          </w:tcPr>
          <w:p w14:paraId="6267046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4493" w:type="dxa"/>
            <w:shd w:val="clear" w:color="auto" w:fill="auto"/>
            <w:noWrap/>
            <w:vAlign w:val="bottom"/>
            <w:hideMark/>
          </w:tcPr>
          <w:p w14:paraId="50F572A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Random Forest Feature Importance</w:t>
            </w:r>
          </w:p>
        </w:tc>
      </w:tr>
      <w:tr w:rsidR="00FE713A" w:rsidRPr="00B53C09" w14:paraId="57DF2109" w14:textId="77777777" w:rsidTr="00B010FB">
        <w:trPr>
          <w:trHeight w:val="300"/>
        </w:trPr>
        <w:tc>
          <w:tcPr>
            <w:tcW w:w="4526" w:type="dxa"/>
            <w:shd w:val="clear" w:color="auto" w:fill="auto"/>
            <w:noWrap/>
            <w:vAlign w:val="bottom"/>
            <w:hideMark/>
          </w:tcPr>
          <w:p w14:paraId="79CFC47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4493" w:type="dxa"/>
            <w:shd w:val="clear" w:color="auto" w:fill="auto"/>
            <w:noWrap/>
            <w:vAlign w:val="bottom"/>
            <w:hideMark/>
          </w:tcPr>
          <w:p w14:paraId="2C9B2B7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0.170343</w:t>
            </w:r>
          </w:p>
        </w:tc>
      </w:tr>
      <w:tr w:rsidR="00FE713A" w:rsidRPr="00B53C09" w14:paraId="21B2ACA1" w14:textId="77777777" w:rsidTr="00B010FB">
        <w:trPr>
          <w:trHeight w:val="300"/>
        </w:trPr>
        <w:tc>
          <w:tcPr>
            <w:tcW w:w="4526" w:type="dxa"/>
            <w:shd w:val="clear" w:color="auto" w:fill="auto"/>
            <w:noWrap/>
            <w:vAlign w:val="bottom"/>
            <w:hideMark/>
          </w:tcPr>
          <w:p w14:paraId="260347F0"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crc_rate</w:t>
            </w:r>
            <w:proofErr w:type="spellEnd"/>
          </w:p>
        </w:tc>
        <w:tc>
          <w:tcPr>
            <w:tcW w:w="4493" w:type="dxa"/>
            <w:shd w:val="clear" w:color="auto" w:fill="auto"/>
            <w:noWrap/>
            <w:vAlign w:val="bottom"/>
            <w:hideMark/>
          </w:tcPr>
          <w:p w14:paraId="7535881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0.14766</w:t>
            </w:r>
          </w:p>
        </w:tc>
      </w:tr>
      <w:tr w:rsidR="00FE713A" w:rsidRPr="00B53C09" w14:paraId="421D31A8" w14:textId="77777777" w:rsidTr="00B010FB">
        <w:trPr>
          <w:trHeight w:val="300"/>
        </w:trPr>
        <w:tc>
          <w:tcPr>
            <w:tcW w:w="4526" w:type="dxa"/>
            <w:shd w:val="clear" w:color="auto" w:fill="auto"/>
            <w:noWrap/>
            <w:vAlign w:val="bottom"/>
            <w:hideMark/>
          </w:tcPr>
          <w:p w14:paraId="5E95610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4493" w:type="dxa"/>
            <w:shd w:val="clear" w:color="auto" w:fill="auto"/>
            <w:noWrap/>
            <w:vAlign w:val="bottom"/>
            <w:hideMark/>
          </w:tcPr>
          <w:p w14:paraId="0818FFE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0.135827</w:t>
            </w:r>
          </w:p>
        </w:tc>
      </w:tr>
      <w:tr w:rsidR="00FE713A" w:rsidRPr="00B53C09" w14:paraId="1458B7E1" w14:textId="77777777" w:rsidTr="00B010FB">
        <w:trPr>
          <w:trHeight w:val="300"/>
        </w:trPr>
        <w:tc>
          <w:tcPr>
            <w:tcW w:w="4526" w:type="dxa"/>
            <w:shd w:val="clear" w:color="auto" w:fill="auto"/>
            <w:noWrap/>
            <w:vAlign w:val="bottom"/>
            <w:hideMark/>
          </w:tcPr>
          <w:p w14:paraId="7506C87A"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cycle_time</w:t>
            </w:r>
            <w:proofErr w:type="spellEnd"/>
          </w:p>
        </w:tc>
        <w:tc>
          <w:tcPr>
            <w:tcW w:w="4493" w:type="dxa"/>
            <w:shd w:val="clear" w:color="auto" w:fill="auto"/>
            <w:noWrap/>
            <w:vAlign w:val="bottom"/>
            <w:hideMark/>
          </w:tcPr>
          <w:p w14:paraId="372EAA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0.094819</w:t>
            </w:r>
          </w:p>
        </w:tc>
      </w:tr>
      <w:tr w:rsidR="00FE713A" w:rsidRPr="00B53C09" w14:paraId="34DF3933" w14:textId="77777777" w:rsidTr="00B010FB">
        <w:trPr>
          <w:trHeight w:val="300"/>
        </w:trPr>
        <w:tc>
          <w:tcPr>
            <w:tcW w:w="4526" w:type="dxa"/>
            <w:shd w:val="clear" w:color="auto" w:fill="auto"/>
            <w:noWrap/>
            <w:vAlign w:val="bottom"/>
            <w:hideMark/>
          </w:tcPr>
          <w:p w14:paraId="2A92F474"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reset_rate</w:t>
            </w:r>
            <w:proofErr w:type="spellEnd"/>
          </w:p>
        </w:tc>
        <w:tc>
          <w:tcPr>
            <w:tcW w:w="4493" w:type="dxa"/>
            <w:shd w:val="clear" w:color="auto" w:fill="auto"/>
            <w:noWrap/>
            <w:vAlign w:val="bottom"/>
            <w:hideMark/>
          </w:tcPr>
          <w:p w14:paraId="656D804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0.093911</w:t>
            </w:r>
          </w:p>
        </w:tc>
      </w:tr>
      <w:tr w:rsidR="00FE713A" w:rsidRPr="00B53C09" w14:paraId="4D2A604F" w14:textId="77777777" w:rsidTr="00B010FB">
        <w:trPr>
          <w:trHeight w:val="300"/>
        </w:trPr>
        <w:tc>
          <w:tcPr>
            <w:tcW w:w="4526" w:type="dxa"/>
            <w:shd w:val="clear" w:color="auto" w:fill="auto"/>
            <w:noWrap/>
            <w:vAlign w:val="bottom"/>
            <w:hideMark/>
          </w:tcPr>
          <w:p w14:paraId="72A23AB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4493" w:type="dxa"/>
            <w:shd w:val="clear" w:color="auto" w:fill="auto"/>
            <w:noWrap/>
            <w:vAlign w:val="bottom"/>
            <w:hideMark/>
          </w:tcPr>
          <w:p w14:paraId="7731D0F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0.088682</w:t>
            </w:r>
          </w:p>
        </w:tc>
      </w:tr>
      <w:tr w:rsidR="00FE713A" w:rsidRPr="00B53C09" w14:paraId="4EB6F8BA" w14:textId="77777777" w:rsidTr="00B010FB">
        <w:trPr>
          <w:trHeight w:val="300"/>
        </w:trPr>
        <w:tc>
          <w:tcPr>
            <w:tcW w:w="4526" w:type="dxa"/>
            <w:shd w:val="clear" w:color="auto" w:fill="auto"/>
            <w:noWrap/>
            <w:vAlign w:val="bottom"/>
            <w:hideMark/>
          </w:tcPr>
          <w:p w14:paraId="6DBD82C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4493" w:type="dxa"/>
            <w:shd w:val="clear" w:color="auto" w:fill="auto"/>
            <w:noWrap/>
            <w:vAlign w:val="bottom"/>
            <w:hideMark/>
          </w:tcPr>
          <w:p w14:paraId="39BACF7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0.074429</w:t>
            </w:r>
          </w:p>
        </w:tc>
      </w:tr>
      <w:tr w:rsidR="00FE713A" w:rsidRPr="00B53C09" w14:paraId="569FDAC3" w14:textId="77777777" w:rsidTr="00B010FB">
        <w:trPr>
          <w:trHeight w:val="300"/>
        </w:trPr>
        <w:tc>
          <w:tcPr>
            <w:tcW w:w="4526" w:type="dxa"/>
            <w:shd w:val="clear" w:color="auto" w:fill="auto"/>
            <w:noWrap/>
            <w:vAlign w:val="bottom"/>
            <w:hideMark/>
          </w:tcPr>
          <w:p w14:paraId="5C70DD3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4493" w:type="dxa"/>
            <w:shd w:val="clear" w:color="auto" w:fill="auto"/>
            <w:noWrap/>
            <w:vAlign w:val="bottom"/>
            <w:hideMark/>
          </w:tcPr>
          <w:p w14:paraId="0ECFD80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0.071171</w:t>
            </w:r>
          </w:p>
        </w:tc>
      </w:tr>
      <w:tr w:rsidR="00FE713A" w:rsidRPr="00B53C09" w14:paraId="1F9E533E" w14:textId="77777777" w:rsidTr="00B010FB">
        <w:trPr>
          <w:trHeight w:val="300"/>
        </w:trPr>
        <w:tc>
          <w:tcPr>
            <w:tcW w:w="4526" w:type="dxa"/>
            <w:shd w:val="clear" w:color="auto" w:fill="auto"/>
            <w:noWrap/>
            <w:vAlign w:val="bottom"/>
            <w:hideMark/>
          </w:tcPr>
          <w:p w14:paraId="4D98509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4493" w:type="dxa"/>
            <w:shd w:val="clear" w:color="auto" w:fill="auto"/>
            <w:noWrap/>
            <w:vAlign w:val="bottom"/>
            <w:hideMark/>
          </w:tcPr>
          <w:p w14:paraId="4EA4B41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0.047493</w:t>
            </w:r>
          </w:p>
        </w:tc>
      </w:tr>
      <w:tr w:rsidR="00FE713A" w:rsidRPr="00B53C09" w14:paraId="085BE875" w14:textId="77777777" w:rsidTr="00B010FB">
        <w:trPr>
          <w:trHeight w:val="300"/>
        </w:trPr>
        <w:tc>
          <w:tcPr>
            <w:tcW w:w="4526" w:type="dxa"/>
            <w:shd w:val="clear" w:color="auto" w:fill="auto"/>
            <w:noWrap/>
            <w:vAlign w:val="bottom"/>
            <w:hideMark/>
          </w:tcPr>
          <w:p w14:paraId="17EC266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4493" w:type="dxa"/>
            <w:shd w:val="clear" w:color="auto" w:fill="auto"/>
            <w:noWrap/>
            <w:vAlign w:val="bottom"/>
            <w:hideMark/>
          </w:tcPr>
          <w:p w14:paraId="3FC875C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0.027476</w:t>
            </w:r>
          </w:p>
        </w:tc>
      </w:tr>
      <w:tr w:rsidR="00FE713A" w:rsidRPr="00B53C09" w14:paraId="41E40BF2" w14:textId="77777777" w:rsidTr="00B010FB">
        <w:trPr>
          <w:trHeight w:val="300"/>
        </w:trPr>
        <w:tc>
          <w:tcPr>
            <w:tcW w:w="4526" w:type="dxa"/>
            <w:shd w:val="clear" w:color="auto" w:fill="auto"/>
            <w:noWrap/>
            <w:vAlign w:val="bottom"/>
            <w:hideMark/>
          </w:tcPr>
          <w:p w14:paraId="48F17FB5"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system_mode</w:t>
            </w:r>
            <w:proofErr w:type="spellEnd"/>
          </w:p>
        </w:tc>
        <w:tc>
          <w:tcPr>
            <w:tcW w:w="4493" w:type="dxa"/>
            <w:shd w:val="clear" w:color="auto" w:fill="auto"/>
            <w:noWrap/>
            <w:vAlign w:val="bottom"/>
            <w:hideMark/>
          </w:tcPr>
          <w:p w14:paraId="3B7CE82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0.025344</w:t>
            </w:r>
          </w:p>
        </w:tc>
      </w:tr>
      <w:tr w:rsidR="00FE713A" w:rsidRPr="00B53C09" w14:paraId="577CF561" w14:textId="77777777" w:rsidTr="00B010FB">
        <w:trPr>
          <w:trHeight w:val="300"/>
        </w:trPr>
        <w:tc>
          <w:tcPr>
            <w:tcW w:w="4526" w:type="dxa"/>
            <w:shd w:val="clear" w:color="auto" w:fill="auto"/>
            <w:noWrap/>
            <w:vAlign w:val="bottom"/>
            <w:hideMark/>
          </w:tcPr>
          <w:p w14:paraId="64AB179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control_scheme</w:t>
            </w:r>
          </w:p>
        </w:tc>
        <w:tc>
          <w:tcPr>
            <w:tcW w:w="4493" w:type="dxa"/>
            <w:shd w:val="clear" w:color="auto" w:fill="auto"/>
            <w:noWrap/>
            <w:vAlign w:val="bottom"/>
            <w:hideMark/>
          </w:tcPr>
          <w:p w14:paraId="346D12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0.008638</w:t>
            </w:r>
          </w:p>
        </w:tc>
      </w:tr>
      <w:tr w:rsidR="00FE713A" w:rsidRPr="00B53C09" w14:paraId="78225C69" w14:textId="77777777" w:rsidTr="00B010FB">
        <w:trPr>
          <w:trHeight w:val="300"/>
        </w:trPr>
        <w:tc>
          <w:tcPr>
            <w:tcW w:w="4526" w:type="dxa"/>
            <w:shd w:val="clear" w:color="auto" w:fill="auto"/>
            <w:noWrap/>
            <w:vAlign w:val="bottom"/>
            <w:hideMark/>
          </w:tcPr>
          <w:p w14:paraId="6FDE62C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4493" w:type="dxa"/>
            <w:shd w:val="clear" w:color="auto" w:fill="auto"/>
            <w:noWrap/>
            <w:vAlign w:val="bottom"/>
            <w:hideMark/>
          </w:tcPr>
          <w:p w14:paraId="1792DC8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0.006637</w:t>
            </w:r>
          </w:p>
        </w:tc>
      </w:tr>
      <w:tr w:rsidR="00FE713A" w:rsidRPr="00B53C09" w14:paraId="20B2C027" w14:textId="77777777" w:rsidTr="00B010FB">
        <w:trPr>
          <w:trHeight w:val="300"/>
        </w:trPr>
        <w:tc>
          <w:tcPr>
            <w:tcW w:w="4526" w:type="dxa"/>
            <w:shd w:val="clear" w:color="auto" w:fill="auto"/>
            <w:noWrap/>
            <w:vAlign w:val="bottom"/>
            <w:hideMark/>
          </w:tcPr>
          <w:p w14:paraId="59402B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4493" w:type="dxa"/>
            <w:shd w:val="clear" w:color="auto" w:fill="auto"/>
            <w:noWrap/>
            <w:vAlign w:val="bottom"/>
            <w:hideMark/>
          </w:tcPr>
          <w:p w14:paraId="128202D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0.006363</w:t>
            </w:r>
          </w:p>
        </w:tc>
      </w:tr>
      <w:tr w:rsidR="00FE713A" w:rsidRPr="00B53C09" w14:paraId="47ED6C7A" w14:textId="77777777" w:rsidTr="00B010FB">
        <w:trPr>
          <w:trHeight w:val="300"/>
        </w:trPr>
        <w:tc>
          <w:tcPr>
            <w:tcW w:w="4526" w:type="dxa"/>
            <w:shd w:val="clear" w:color="auto" w:fill="auto"/>
            <w:noWrap/>
            <w:vAlign w:val="bottom"/>
            <w:hideMark/>
          </w:tcPr>
          <w:p w14:paraId="048262CD"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pressure_measurement</w:t>
            </w:r>
            <w:proofErr w:type="spellEnd"/>
          </w:p>
        </w:tc>
        <w:tc>
          <w:tcPr>
            <w:tcW w:w="4493" w:type="dxa"/>
            <w:shd w:val="clear" w:color="auto" w:fill="auto"/>
            <w:noWrap/>
            <w:vAlign w:val="bottom"/>
            <w:hideMark/>
          </w:tcPr>
          <w:p w14:paraId="561392A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0.001208</w:t>
            </w:r>
          </w:p>
        </w:tc>
      </w:tr>
    </w:tbl>
    <w:p w14:paraId="665C5149" w14:textId="77777777" w:rsidR="00851039" w:rsidRPr="00B53C09" w:rsidRDefault="00851039" w:rsidP="00AF314F">
      <w:pPr>
        <w:rPr>
          <w:lang w:val="en-US"/>
        </w:rPr>
      </w:pPr>
    </w:p>
    <w:p w14:paraId="19206C9D" w14:textId="77777777" w:rsidR="00EB325F" w:rsidRPr="00B53C09" w:rsidRDefault="00EB325F" w:rsidP="00AF314F">
      <w:pPr>
        <w:rPr>
          <w:lang w:val="en-US"/>
        </w:rPr>
      </w:pPr>
    </w:p>
    <w:p w14:paraId="773A7F6D" w14:textId="24E9CC7E" w:rsidR="000A7BAC" w:rsidRPr="00B53C09" w:rsidRDefault="524D1CB7" w:rsidP="524D1CB7">
      <w:pPr>
        <w:pStyle w:val="Heading3"/>
        <w:spacing w:line="360" w:lineRule="auto"/>
      </w:pPr>
      <w:bookmarkStart w:id="22" w:name="_Toc192164943"/>
      <w:r w:rsidRPr="524D1CB7">
        <w:t xml:space="preserve">WFI Using </w:t>
      </w:r>
      <w:proofErr w:type="spellStart"/>
      <w:r w:rsidRPr="524D1CB7">
        <w:t>XGboost</w:t>
      </w:r>
      <w:bookmarkEnd w:id="22"/>
      <w:proofErr w:type="spellEnd"/>
    </w:p>
    <w:p w14:paraId="027C4A5F" w14:textId="77777777" w:rsidR="009F64AE" w:rsidRPr="00B53C09" w:rsidRDefault="009F64AE" w:rsidP="00AF314F">
      <w:pPr>
        <w:rPr>
          <w:lang w:val="en-US"/>
        </w:rPr>
      </w:pPr>
      <w:r w:rsidRPr="00B53C09">
        <w:rPr>
          <w:lang w:val="en-US"/>
        </w:rPr>
        <w:t>We also applied Weighted Feature Importance (WFI) using XGBoost, a gradient boosting method known for its robustness in feature selection. Unlike Random Forest, XGBoost provides gain-based importance scores, which indicate how much each feature contributes to reducing the model's overall loss function.</w:t>
      </w:r>
    </w:p>
    <w:p w14:paraId="753DC21A" w14:textId="1B611CB9" w:rsidR="009F64AE" w:rsidRPr="00B53C09" w:rsidRDefault="009F64AE" w:rsidP="00AF314F">
      <w:pPr>
        <w:rPr>
          <w:b/>
          <w:bCs/>
          <w:lang w:val="en-US"/>
        </w:rPr>
      </w:pPr>
      <w:r w:rsidRPr="00B53C09">
        <w:rPr>
          <w:b/>
          <w:bCs/>
          <w:lang w:val="en-US"/>
        </w:rPr>
        <w:t>Implementation</w:t>
      </w:r>
      <w:r w:rsidR="00363060" w:rsidRPr="00B53C09">
        <w:rPr>
          <w:b/>
          <w:bCs/>
          <w:lang w:val="en-US"/>
        </w:rPr>
        <w:t>:</w:t>
      </w:r>
    </w:p>
    <w:p w14:paraId="5D4C4400" w14:textId="77777777" w:rsidR="009F64AE" w:rsidRPr="00B53C09" w:rsidRDefault="009F64AE" w:rsidP="00AF314F">
      <w:pPr>
        <w:numPr>
          <w:ilvl w:val="0"/>
          <w:numId w:val="7"/>
        </w:numPr>
        <w:rPr>
          <w:lang w:val="en-US"/>
        </w:rPr>
      </w:pPr>
      <w:r w:rsidRPr="00B53C09">
        <w:rPr>
          <w:lang w:val="en-US"/>
        </w:rPr>
        <w:t>The dataset was split into input features (X) and target variable (y).</w:t>
      </w:r>
    </w:p>
    <w:p w14:paraId="51D99BC6" w14:textId="77777777" w:rsidR="009F64AE" w:rsidRPr="00B53C09" w:rsidRDefault="009F64AE" w:rsidP="00AF314F">
      <w:pPr>
        <w:numPr>
          <w:ilvl w:val="0"/>
          <w:numId w:val="7"/>
        </w:numPr>
        <w:rPr>
          <w:lang w:val="en-US"/>
        </w:rPr>
      </w:pPr>
      <w:r w:rsidRPr="00B53C09">
        <w:rPr>
          <w:lang w:val="en-US"/>
        </w:rPr>
        <w:t xml:space="preserve">The class labels were encoded using </w:t>
      </w:r>
      <w:proofErr w:type="spellStart"/>
      <w:r w:rsidRPr="00B53C09">
        <w:rPr>
          <w:lang w:val="en-US"/>
        </w:rPr>
        <w:t>LabelEncoder</w:t>
      </w:r>
      <w:proofErr w:type="spellEnd"/>
      <w:r w:rsidRPr="00B53C09">
        <w:rPr>
          <w:lang w:val="en-US"/>
        </w:rPr>
        <w:t xml:space="preserve"> to ensure sequential class representation.</w:t>
      </w:r>
    </w:p>
    <w:p w14:paraId="2439EABA" w14:textId="77777777" w:rsidR="009F64AE" w:rsidRPr="00B53C09" w:rsidRDefault="009F64AE" w:rsidP="00AF314F">
      <w:pPr>
        <w:numPr>
          <w:ilvl w:val="0"/>
          <w:numId w:val="7"/>
        </w:numPr>
        <w:rPr>
          <w:lang w:val="en-US"/>
        </w:rPr>
      </w:pPr>
      <w:r w:rsidRPr="00B53C09">
        <w:rPr>
          <w:lang w:val="en-US"/>
        </w:rPr>
        <w:t>An XGBoost classifier was trained using the encoded labels.</w:t>
      </w:r>
    </w:p>
    <w:p w14:paraId="5CEE9558" w14:textId="77777777" w:rsidR="009F64AE" w:rsidRPr="00B53C09" w:rsidRDefault="009F64AE" w:rsidP="00AF314F">
      <w:pPr>
        <w:numPr>
          <w:ilvl w:val="0"/>
          <w:numId w:val="7"/>
        </w:numPr>
        <w:rPr>
          <w:lang w:val="en-US"/>
        </w:rPr>
      </w:pPr>
      <w:r w:rsidRPr="00B53C09">
        <w:rPr>
          <w:lang w:val="en-US"/>
        </w:rPr>
        <w:t xml:space="preserve">The </w:t>
      </w:r>
      <w:proofErr w:type="spellStart"/>
      <w:r w:rsidRPr="00B53C09">
        <w:rPr>
          <w:lang w:val="en-US"/>
        </w:rPr>
        <w:t>feature_importances</w:t>
      </w:r>
      <w:proofErr w:type="spellEnd"/>
      <w:r w:rsidRPr="00B53C09">
        <w:rPr>
          <w:lang w:val="en-US"/>
        </w:rPr>
        <w:t>_ attribute of the trained model was used to compute importance scores.</w:t>
      </w:r>
    </w:p>
    <w:p w14:paraId="47E43E84" w14:textId="77777777" w:rsidR="009F64AE" w:rsidRPr="00B53C09" w:rsidRDefault="009F64AE" w:rsidP="00AF314F">
      <w:pPr>
        <w:numPr>
          <w:ilvl w:val="0"/>
          <w:numId w:val="7"/>
        </w:numPr>
        <w:rPr>
          <w:lang w:val="en-US"/>
        </w:rPr>
      </w:pPr>
      <w:r w:rsidRPr="00B53C09">
        <w:rPr>
          <w:lang w:val="en-US"/>
        </w:rPr>
        <w:t>The features were ranked based on their importance, with higher values indicating greater influence on predictions.</w:t>
      </w:r>
    </w:p>
    <w:p w14:paraId="1A3F16DC" w14:textId="77979409" w:rsidR="009F64AE" w:rsidRPr="00B53C09" w:rsidRDefault="009F64AE" w:rsidP="00AF314F">
      <w:pPr>
        <w:rPr>
          <w:b/>
          <w:bCs/>
          <w:lang w:val="en-US"/>
        </w:rPr>
      </w:pPr>
      <w:r w:rsidRPr="00B53C09">
        <w:rPr>
          <w:b/>
          <w:bCs/>
          <w:lang w:val="en-US"/>
        </w:rPr>
        <w:t>Outputs</w:t>
      </w:r>
      <w:r w:rsidR="00363060" w:rsidRPr="00B53C09">
        <w:rPr>
          <w:b/>
          <w:bCs/>
          <w:lang w:val="en-US"/>
        </w:rPr>
        <w:t>:</w:t>
      </w:r>
    </w:p>
    <w:p w14:paraId="015CC5A6" w14:textId="77777777" w:rsidR="009F64AE" w:rsidRPr="00B53C09" w:rsidRDefault="009F64AE" w:rsidP="00AF314F">
      <w:pPr>
        <w:rPr>
          <w:ins w:id="23" w:author="Author"/>
          <w:lang w:val="en-US"/>
        </w:rPr>
      </w:pPr>
      <w:r w:rsidRPr="220D1829">
        <w:rPr>
          <w:lang w:val="en-US"/>
        </w:rPr>
        <w:t>The WFI process produced a ranked list of features based on their importance in the XGBoost model. The results were stored in a table, as shown in Table 4:</w:t>
      </w:r>
    </w:p>
    <w:p w14:paraId="41B481FA" w14:textId="21BBE0B3" w:rsidR="220D1829" w:rsidRDefault="220D1829" w:rsidP="220D1829">
      <w:pPr>
        <w:rPr>
          <w:lang w:val="en-US"/>
        </w:rPr>
      </w:pPr>
    </w:p>
    <w:p w14:paraId="310CB0DB" w14:textId="7D683FE2" w:rsidR="00DE1B85" w:rsidRPr="00B53C09" w:rsidRDefault="524D1CB7" w:rsidP="00AF314F">
      <w:pPr>
        <w:pStyle w:val="Caption"/>
        <w:keepNext/>
      </w:pPr>
      <w:bookmarkStart w:id="24" w:name="_Toc191292387"/>
      <w:r w:rsidRPr="524D1CB7">
        <w:t xml:space="preserve">Table </w:t>
      </w:r>
      <w:r>
        <w:fldChar w:fldCharType="begin"/>
      </w:r>
      <w:r>
        <w:instrText>SEQ Table \* ARABIC</w:instrText>
      </w:r>
      <w:r>
        <w:fldChar w:fldCharType="separate"/>
      </w:r>
      <w:r w:rsidR="00B0672D">
        <w:rPr>
          <w:noProof/>
        </w:rPr>
        <w:t>4</w:t>
      </w:r>
      <w:r>
        <w:fldChar w:fldCharType="end"/>
      </w:r>
      <w:r w:rsidRPr="524D1CB7">
        <w:t xml:space="preserve"> Feature importance ranking using XGBoost.</w:t>
      </w:r>
      <w:bookmarkEnd w:id="24"/>
    </w:p>
    <w:tbl>
      <w:tblPr>
        <w:tblW w:w="7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8"/>
        <w:gridCol w:w="3404"/>
      </w:tblGrid>
      <w:tr w:rsidR="00FE713A" w:rsidRPr="00B53C09" w14:paraId="5F5D988E" w14:textId="77777777" w:rsidTr="00B010FB">
        <w:trPr>
          <w:trHeight w:val="300"/>
        </w:trPr>
        <w:tc>
          <w:tcPr>
            <w:tcW w:w="4008" w:type="dxa"/>
            <w:shd w:val="clear" w:color="auto" w:fill="auto"/>
            <w:noWrap/>
            <w:vAlign w:val="bottom"/>
            <w:hideMark/>
          </w:tcPr>
          <w:p w14:paraId="4D14BDD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3404" w:type="dxa"/>
            <w:shd w:val="clear" w:color="auto" w:fill="auto"/>
            <w:noWrap/>
            <w:vAlign w:val="bottom"/>
            <w:hideMark/>
          </w:tcPr>
          <w:p w14:paraId="7F724F6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XGBoost Feature Importance</w:t>
            </w:r>
          </w:p>
        </w:tc>
      </w:tr>
      <w:tr w:rsidR="00FE713A" w:rsidRPr="00B53C09" w14:paraId="43E40A95" w14:textId="77777777" w:rsidTr="00B010FB">
        <w:trPr>
          <w:trHeight w:val="300"/>
        </w:trPr>
        <w:tc>
          <w:tcPr>
            <w:tcW w:w="4008" w:type="dxa"/>
            <w:shd w:val="clear" w:color="auto" w:fill="auto"/>
            <w:noWrap/>
            <w:vAlign w:val="bottom"/>
            <w:hideMark/>
          </w:tcPr>
          <w:p w14:paraId="24B273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3404" w:type="dxa"/>
            <w:shd w:val="clear" w:color="auto" w:fill="auto"/>
            <w:noWrap/>
            <w:vAlign w:val="bottom"/>
            <w:hideMark/>
          </w:tcPr>
          <w:p w14:paraId="2893A9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0.349779</w:t>
            </w:r>
          </w:p>
        </w:tc>
      </w:tr>
      <w:tr w:rsidR="00FE713A" w:rsidRPr="00B53C09" w14:paraId="63F81C7E" w14:textId="77777777" w:rsidTr="00B010FB">
        <w:trPr>
          <w:trHeight w:val="300"/>
        </w:trPr>
        <w:tc>
          <w:tcPr>
            <w:tcW w:w="4008" w:type="dxa"/>
            <w:shd w:val="clear" w:color="auto" w:fill="auto"/>
            <w:noWrap/>
            <w:vAlign w:val="bottom"/>
            <w:hideMark/>
          </w:tcPr>
          <w:p w14:paraId="1E76DC2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3404" w:type="dxa"/>
            <w:shd w:val="clear" w:color="auto" w:fill="auto"/>
            <w:noWrap/>
            <w:vAlign w:val="bottom"/>
            <w:hideMark/>
          </w:tcPr>
          <w:p w14:paraId="31855AC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0.183473</w:t>
            </w:r>
          </w:p>
        </w:tc>
      </w:tr>
      <w:tr w:rsidR="00FE713A" w:rsidRPr="00B53C09" w14:paraId="02D7DF38" w14:textId="77777777" w:rsidTr="00B010FB">
        <w:trPr>
          <w:trHeight w:val="300"/>
        </w:trPr>
        <w:tc>
          <w:tcPr>
            <w:tcW w:w="4008" w:type="dxa"/>
            <w:shd w:val="clear" w:color="auto" w:fill="auto"/>
            <w:noWrap/>
            <w:vAlign w:val="bottom"/>
            <w:hideMark/>
          </w:tcPr>
          <w:p w14:paraId="406A0150"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crc_rate</w:t>
            </w:r>
            <w:proofErr w:type="spellEnd"/>
          </w:p>
        </w:tc>
        <w:tc>
          <w:tcPr>
            <w:tcW w:w="3404" w:type="dxa"/>
            <w:shd w:val="clear" w:color="auto" w:fill="auto"/>
            <w:noWrap/>
            <w:vAlign w:val="bottom"/>
            <w:hideMark/>
          </w:tcPr>
          <w:p w14:paraId="387530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0.175295</w:t>
            </w:r>
          </w:p>
        </w:tc>
      </w:tr>
      <w:tr w:rsidR="00FE713A" w:rsidRPr="00B53C09" w14:paraId="5A0CC934" w14:textId="77777777" w:rsidTr="00B010FB">
        <w:trPr>
          <w:trHeight w:val="300"/>
        </w:trPr>
        <w:tc>
          <w:tcPr>
            <w:tcW w:w="4008" w:type="dxa"/>
            <w:shd w:val="clear" w:color="auto" w:fill="auto"/>
            <w:noWrap/>
            <w:vAlign w:val="bottom"/>
            <w:hideMark/>
          </w:tcPr>
          <w:p w14:paraId="2E9B207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3404" w:type="dxa"/>
            <w:shd w:val="clear" w:color="auto" w:fill="auto"/>
            <w:noWrap/>
            <w:vAlign w:val="bottom"/>
            <w:hideMark/>
          </w:tcPr>
          <w:p w14:paraId="5BB8C28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0.154045</w:t>
            </w:r>
          </w:p>
        </w:tc>
      </w:tr>
      <w:tr w:rsidR="00FE713A" w:rsidRPr="00B53C09" w14:paraId="652A1424" w14:textId="77777777" w:rsidTr="00B010FB">
        <w:trPr>
          <w:trHeight w:val="300"/>
        </w:trPr>
        <w:tc>
          <w:tcPr>
            <w:tcW w:w="4008" w:type="dxa"/>
            <w:shd w:val="clear" w:color="auto" w:fill="auto"/>
            <w:noWrap/>
            <w:vAlign w:val="bottom"/>
            <w:hideMark/>
          </w:tcPr>
          <w:p w14:paraId="378FC74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3404" w:type="dxa"/>
            <w:shd w:val="clear" w:color="auto" w:fill="auto"/>
            <w:noWrap/>
            <w:vAlign w:val="bottom"/>
            <w:hideMark/>
          </w:tcPr>
          <w:p w14:paraId="07D3D8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0.032862</w:t>
            </w:r>
          </w:p>
        </w:tc>
      </w:tr>
      <w:tr w:rsidR="00FE713A" w:rsidRPr="00B53C09" w14:paraId="14B9F274" w14:textId="77777777" w:rsidTr="00B010FB">
        <w:trPr>
          <w:trHeight w:val="300"/>
        </w:trPr>
        <w:tc>
          <w:tcPr>
            <w:tcW w:w="4008" w:type="dxa"/>
            <w:shd w:val="clear" w:color="auto" w:fill="auto"/>
            <w:noWrap/>
            <w:vAlign w:val="bottom"/>
            <w:hideMark/>
          </w:tcPr>
          <w:p w14:paraId="1A5394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3404" w:type="dxa"/>
            <w:shd w:val="clear" w:color="auto" w:fill="auto"/>
            <w:noWrap/>
            <w:vAlign w:val="bottom"/>
            <w:hideMark/>
          </w:tcPr>
          <w:p w14:paraId="72D9485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0.021015</w:t>
            </w:r>
          </w:p>
        </w:tc>
      </w:tr>
      <w:tr w:rsidR="00FE713A" w:rsidRPr="00B53C09" w14:paraId="2FDBD3CA" w14:textId="77777777" w:rsidTr="00B010FB">
        <w:trPr>
          <w:trHeight w:val="300"/>
        </w:trPr>
        <w:tc>
          <w:tcPr>
            <w:tcW w:w="4008" w:type="dxa"/>
            <w:shd w:val="clear" w:color="auto" w:fill="auto"/>
            <w:noWrap/>
            <w:vAlign w:val="bottom"/>
            <w:hideMark/>
          </w:tcPr>
          <w:p w14:paraId="3C96F786"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cycle_time</w:t>
            </w:r>
            <w:proofErr w:type="spellEnd"/>
          </w:p>
        </w:tc>
        <w:tc>
          <w:tcPr>
            <w:tcW w:w="3404" w:type="dxa"/>
            <w:shd w:val="clear" w:color="auto" w:fill="auto"/>
            <w:noWrap/>
            <w:vAlign w:val="bottom"/>
            <w:hideMark/>
          </w:tcPr>
          <w:p w14:paraId="2A4839B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0.018802</w:t>
            </w:r>
          </w:p>
        </w:tc>
      </w:tr>
      <w:tr w:rsidR="00FE713A" w:rsidRPr="00B53C09" w14:paraId="5D97F3AC" w14:textId="77777777" w:rsidTr="00B010FB">
        <w:trPr>
          <w:trHeight w:val="300"/>
        </w:trPr>
        <w:tc>
          <w:tcPr>
            <w:tcW w:w="4008" w:type="dxa"/>
            <w:shd w:val="clear" w:color="auto" w:fill="auto"/>
            <w:noWrap/>
            <w:vAlign w:val="bottom"/>
            <w:hideMark/>
          </w:tcPr>
          <w:p w14:paraId="1F58B4D7"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system_mode</w:t>
            </w:r>
            <w:proofErr w:type="spellEnd"/>
          </w:p>
        </w:tc>
        <w:tc>
          <w:tcPr>
            <w:tcW w:w="3404" w:type="dxa"/>
            <w:shd w:val="clear" w:color="auto" w:fill="auto"/>
            <w:noWrap/>
            <w:vAlign w:val="bottom"/>
            <w:hideMark/>
          </w:tcPr>
          <w:p w14:paraId="0E974DF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0.013917</w:t>
            </w:r>
          </w:p>
        </w:tc>
      </w:tr>
      <w:tr w:rsidR="00FE713A" w:rsidRPr="00B53C09" w14:paraId="08AF50ED" w14:textId="77777777" w:rsidTr="00B010FB">
        <w:trPr>
          <w:trHeight w:val="300"/>
        </w:trPr>
        <w:tc>
          <w:tcPr>
            <w:tcW w:w="4008" w:type="dxa"/>
            <w:shd w:val="clear" w:color="auto" w:fill="auto"/>
            <w:noWrap/>
            <w:vAlign w:val="bottom"/>
            <w:hideMark/>
          </w:tcPr>
          <w:p w14:paraId="296BE4A1"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reset_rate</w:t>
            </w:r>
            <w:proofErr w:type="spellEnd"/>
          </w:p>
        </w:tc>
        <w:tc>
          <w:tcPr>
            <w:tcW w:w="3404" w:type="dxa"/>
            <w:shd w:val="clear" w:color="auto" w:fill="auto"/>
            <w:noWrap/>
            <w:vAlign w:val="bottom"/>
            <w:hideMark/>
          </w:tcPr>
          <w:p w14:paraId="395B8FF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0.011271</w:t>
            </w:r>
          </w:p>
        </w:tc>
      </w:tr>
      <w:tr w:rsidR="00FE713A" w:rsidRPr="00B53C09" w14:paraId="727872FB" w14:textId="77777777" w:rsidTr="00B010FB">
        <w:trPr>
          <w:trHeight w:val="300"/>
        </w:trPr>
        <w:tc>
          <w:tcPr>
            <w:tcW w:w="4008" w:type="dxa"/>
            <w:shd w:val="clear" w:color="auto" w:fill="auto"/>
            <w:noWrap/>
            <w:vAlign w:val="bottom"/>
            <w:hideMark/>
          </w:tcPr>
          <w:p w14:paraId="48C0452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3404" w:type="dxa"/>
            <w:shd w:val="clear" w:color="auto" w:fill="auto"/>
            <w:noWrap/>
            <w:vAlign w:val="bottom"/>
            <w:hideMark/>
          </w:tcPr>
          <w:p w14:paraId="668409C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0.011252</w:t>
            </w:r>
          </w:p>
        </w:tc>
      </w:tr>
      <w:tr w:rsidR="00FE713A" w:rsidRPr="00B53C09" w14:paraId="089D35D2" w14:textId="77777777" w:rsidTr="00B010FB">
        <w:trPr>
          <w:trHeight w:val="300"/>
        </w:trPr>
        <w:tc>
          <w:tcPr>
            <w:tcW w:w="4008" w:type="dxa"/>
            <w:shd w:val="clear" w:color="auto" w:fill="auto"/>
            <w:noWrap/>
            <w:vAlign w:val="bottom"/>
            <w:hideMark/>
          </w:tcPr>
          <w:p w14:paraId="11DFF6E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3404" w:type="dxa"/>
            <w:shd w:val="clear" w:color="auto" w:fill="auto"/>
            <w:noWrap/>
            <w:vAlign w:val="bottom"/>
            <w:hideMark/>
          </w:tcPr>
          <w:p w14:paraId="718B508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0.009006</w:t>
            </w:r>
          </w:p>
        </w:tc>
      </w:tr>
      <w:tr w:rsidR="00FE713A" w:rsidRPr="00B53C09" w14:paraId="7D00CACC" w14:textId="77777777" w:rsidTr="00B010FB">
        <w:trPr>
          <w:trHeight w:val="300"/>
        </w:trPr>
        <w:tc>
          <w:tcPr>
            <w:tcW w:w="4008" w:type="dxa"/>
            <w:shd w:val="clear" w:color="auto" w:fill="auto"/>
            <w:noWrap/>
            <w:vAlign w:val="bottom"/>
            <w:hideMark/>
          </w:tcPr>
          <w:p w14:paraId="122666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control_scheme</w:t>
            </w:r>
          </w:p>
        </w:tc>
        <w:tc>
          <w:tcPr>
            <w:tcW w:w="3404" w:type="dxa"/>
            <w:shd w:val="clear" w:color="auto" w:fill="auto"/>
            <w:noWrap/>
            <w:vAlign w:val="bottom"/>
            <w:hideMark/>
          </w:tcPr>
          <w:p w14:paraId="1BFABB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0.008318</w:t>
            </w:r>
          </w:p>
        </w:tc>
      </w:tr>
      <w:tr w:rsidR="00FE713A" w:rsidRPr="00B53C09" w14:paraId="5BE89BAE" w14:textId="77777777" w:rsidTr="00B010FB">
        <w:trPr>
          <w:trHeight w:val="300"/>
        </w:trPr>
        <w:tc>
          <w:tcPr>
            <w:tcW w:w="4008" w:type="dxa"/>
            <w:shd w:val="clear" w:color="auto" w:fill="auto"/>
            <w:noWrap/>
            <w:vAlign w:val="bottom"/>
            <w:hideMark/>
          </w:tcPr>
          <w:p w14:paraId="2270FA7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3404" w:type="dxa"/>
            <w:shd w:val="clear" w:color="auto" w:fill="auto"/>
            <w:noWrap/>
            <w:vAlign w:val="bottom"/>
            <w:hideMark/>
          </w:tcPr>
          <w:p w14:paraId="6F243A9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0.0062</w:t>
            </w:r>
          </w:p>
        </w:tc>
      </w:tr>
      <w:tr w:rsidR="00FE713A" w:rsidRPr="00B53C09" w14:paraId="09FF5C06" w14:textId="77777777" w:rsidTr="00B010FB">
        <w:trPr>
          <w:trHeight w:val="300"/>
        </w:trPr>
        <w:tc>
          <w:tcPr>
            <w:tcW w:w="4008" w:type="dxa"/>
            <w:shd w:val="clear" w:color="auto" w:fill="auto"/>
            <w:noWrap/>
            <w:vAlign w:val="bottom"/>
            <w:hideMark/>
          </w:tcPr>
          <w:p w14:paraId="05A9408D"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pressure_measurement</w:t>
            </w:r>
            <w:proofErr w:type="spellEnd"/>
          </w:p>
        </w:tc>
        <w:tc>
          <w:tcPr>
            <w:tcW w:w="3404" w:type="dxa"/>
            <w:shd w:val="clear" w:color="auto" w:fill="auto"/>
            <w:noWrap/>
            <w:vAlign w:val="bottom"/>
            <w:hideMark/>
          </w:tcPr>
          <w:p w14:paraId="203E1D8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0.004765</w:t>
            </w:r>
          </w:p>
        </w:tc>
      </w:tr>
      <w:tr w:rsidR="00FE713A" w:rsidRPr="00B53C09" w14:paraId="3D86A4EF" w14:textId="77777777" w:rsidTr="00B010FB">
        <w:trPr>
          <w:trHeight w:val="300"/>
        </w:trPr>
        <w:tc>
          <w:tcPr>
            <w:tcW w:w="4008" w:type="dxa"/>
            <w:shd w:val="clear" w:color="auto" w:fill="auto"/>
            <w:noWrap/>
            <w:vAlign w:val="bottom"/>
            <w:hideMark/>
          </w:tcPr>
          <w:p w14:paraId="247A0A7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3404" w:type="dxa"/>
            <w:shd w:val="clear" w:color="auto" w:fill="auto"/>
            <w:noWrap/>
            <w:vAlign w:val="bottom"/>
            <w:hideMark/>
          </w:tcPr>
          <w:p w14:paraId="21C27EC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w:t>
            </w:r>
          </w:p>
        </w:tc>
      </w:tr>
    </w:tbl>
    <w:p w14:paraId="1D163D0D" w14:textId="77777777" w:rsidR="00675A80" w:rsidRPr="00B53C09" w:rsidRDefault="00675A80" w:rsidP="00AF314F">
      <w:pPr>
        <w:rPr>
          <w:lang w:val="en-US"/>
        </w:rPr>
      </w:pPr>
    </w:p>
    <w:p w14:paraId="4E221FB6" w14:textId="77777777" w:rsidR="009F64AE" w:rsidRPr="00B53C09" w:rsidRDefault="009F64AE" w:rsidP="00AF314F">
      <w:pPr>
        <w:rPr>
          <w:lang w:val="en-US"/>
        </w:rPr>
      </w:pPr>
      <w:r w:rsidRPr="00B53C09">
        <w:rPr>
          <w:lang w:val="en-US"/>
        </w:rPr>
        <w:t>These ranked features were used as input for subsequent feature selection methods, ensuring the most relevant attributes were retained.</w:t>
      </w:r>
    </w:p>
    <w:p w14:paraId="77783E94" w14:textId="45E57C87" w:rsidR="005545E8" w:rsidRPr="00B53C09" w:rsidRDefault="005545E8" w:rsidP="00AF314F">
      <w:pPr>
        <w:pStyle w:val="Heading3"/>
        <w:spacing w:line="360" w:lineRule="auto"/>
      </w:pPr>
      <w:bookmarkStart w:id="25" w:name="_Toc192164944"/>
      <w:r w:rsidRPr="00B53C09">
        <w:t>Feature Reduction Analysis</w:t>
      </w:r>
      <w:bookmarkEnd w:id="25"/>
    </w:p>
    <w:p w14:paraId="60576F6F" w14:textId="77777777" w:rsidR="00586719" w:rsidRPr="00586719" w:rsidRDefault="00586719" w:rsidP="00AF314F">
      <w:pPr>
        <w:spacing w:before="100" w:beforeAutospacing="1" w:after="100" w:afterAutospacing="1"/>
        <w:rPr>
          <w:lang w:val="en-US" w:eastAsia="en-US"/>
        </w:rPr>
      </w:pPr>
      <w:r w:rsidRPr="00586719">
        <w:rPr>
          <w:lang w:val="en-US" w:eastAsia="en-US"/>
        </w:rPr>
        <w:t>After ranking the features using SP and WFI methods, we conducted an in-depth analysis to examine how reducing the number of features affected model performance. The primary objective of this analysis was to determine the smallest subset of features that could maintain high predictive accuracy while minimizing computational complexity.</w:t>
      </w:r>
    </w:p>
    <w:p w14:paraId="155AEB1D" w14:textId="77777777" w:rsidR="00586719" w:rsidRPr="00586719" w:rsidRDefault="00586719" w:rsidP="00AF314F">
      <w:pPr>
        <w:spacing w:before="100" w:beforeAutospacing="1" w:after="100" w:afterAutospacing="1"/>
        <w:rPr>
          <w:lang w:val="en-US" w:eastAsia="en-US"/>
        </w:rPr>
      </w:pPr>
      <w:r w:rsidRPr="00586719">
        <w:rPr>
          <w:lang w:val="en-US" w:eastAsia="en-US"/>
        </w:rPr>
        <w:t>To achieve this, we first ranked the features using two distinct approaches: the SP (Statistical Properties) method and the WFI method, which utilizes Random Forest and XGBoost for feature importance evaluation. The ranked feature list generated from these methods served as the foundation for selecting different feature subsets for further testing.</w:t>
      </w:r>
    </w:p>
    <w:p w14:paraId="5BFA7FB1" w14:textId="77777777" w:rsidR="00586719" w:rsidRPr="00586719" w:rsidRDefault="00586719" w:rsidP="00AF314F">
      <w:pPr>
        <w:spacing w:before="100" w:beforeAutospacing="1" w:after="100" w:afterAutospacing="1"/>
        <w:rPr>
          <w:lang w:val="en-US" w:eastAsia="en-US"/>
        </w:rPr>
      </w:pPr>
      <w:r w:rsidRPr="00586719">
        <w:rPr>
          <w:lang w:val="en-US" w:eastAsia="en-US"/>
        </w:rPr>
        <w:t>Following this, we implemented an iterative feature removal and selection process. We systematically tested various feature set sizes by progressively eliminating the least important features, removing the top one to five features from the ranked list. Additionally, we explored the performance of minimal feature sets by selecting only the top one to five most important features to assess whether a significantly reduced subset could still yield satisfactory predictive results.</w:t>
      </w:r>
    </w:p>
    <w:p w14:paraId="34018012" w14:textId="5F431388" w:rsidR="00586719" w:rsidRPr="00586719" w:rsidRDefault="00586719" w:rsidP="00AF314F">
      <w:pPr>
        <w:spacing w:before="100" w:beforeAutospacing="1" w:after="100" w:afterAutospacing="1"/>
        <w:rPr>
          <w:lang w:val="en-US" w:eastAsia="en-US"/>
        </w:rPr>
      </w:pPr>
      <w:r w:rsidRPr="00586719">
        <w:rPr>
          <w:lang w:val="en-US" w:eastAsia="en-US"/>
        </w:rPr>
        <w:t xml:space="preserve">For each of these feature subsets, we trained machine learning models using Random Forest and XGBoost. These models were then </w:t>
      </w:r>
      <w:r w:rsidR="00854384">
        <w:rPr>
          <w:lang w:val="en-US" w:eastAsia="en-US"/>
        </w:rPr>
        <w:t xml:space="preserve">cross </w:t>
      </w:r>
      <w:r w:rsidRPr="00586719">
        <w:rPr>
          <w:lang w:val="en-US" w:eastAsia="en-US"/>
        </w:rPr>
        <w:t>val</w:t>
      </w:r>
      <w:r w:rsidR="007A093F">
        <w:rPr>
          <w:lang w:val="en-US" w:eastAsia="en-US"/>
        </w:rPr>
        <w:t>idated</w:t>
      </w:r>
      <w:r w:rsidRPr="00586719">
        <w:rPr>
          <w:lang w:val="en-US" w:eastAsia="en-US"/>
        </w:rPr>
        <w:t xml:space="preserve"> using multiple averaging strategies, including micro, and weighted F1-Scores, to ensure a comprehensive assessment of their predictive performance across different evaluation metrics.</w:t>
      </w:r>
    </w:p>
    <w:p w14:paraId="620DDE70" w14:textId="67A2C6FD" w:rsidR="009F64AE" w:rsidRPr="0015668A" w:rsidRDefault="00586719" w:rsidP="00AF314F">
      <w:pPr>
        <w:spacing w:before="100" w:beforeAutospacing="1" w:after="100" w:afterAutospacing="1"/>
        <w:rPr>
          <w:rFonts w:ascii="Times New Roman" w:hAnsi="Times New Roman" w:cs="Times New Roman"/>
          <w:lang w:val="en-US" w:eastAsia="en-US"/>
        </w:rPr>
      </w:pPr>
      <w:r w:rsidRPr="00586719">
        <w:rPr>
          <w:lang w:val="en-US" w:eastAsia="en-US"/>
        </w:rPr>
        <w:t>The results of this analysis provided valuable insights into the relationship between feature count and classification performance. We identified the optimal number of features necessary to sustain high predictive accuracy and observed how the removal of low-importance features influenced model effectiveness. Furthermore, this process allowed us to quantify the trade-off between feature reduction and computational efficiency, ensuring that the final model maintained strong performance without unnecessary complexity. By systematically refining the feature selection process, we successfully determined the smallest subset of features that could be used without compromising classification accuracy.</w:t>
      </w:r>
    </w:p>
    <w:p w14:paraId="1024806F" w14:textId="7B18D9F3" w:rsidR="00C54E00" w:rsidRPr="00B53C09" w:rsidRDefault="79B1F8C5" w:rsidP="00AF314F">
      <w:pPr>
        <w:pStyle w:val="Heading2"/>
        <w:spacing w:line="360" w:lineRule="auto"/>
      </w:pPr>
      <w:bookmarkStart w:id="26" w:name="_Toc192164945"/>
      <w:r>
        <w:t>Selective</w:t>
      </w:r>
      <w:r w:rsidR="00691F3C">
        <w:t xml:space="preserve"> Progressive</w:t>
      </w:r>
      <w:r>
        <w:t xml:space="preserve"> Feature Selection (</w:t>
      </w:r>
      <w:commentRangeStart w:id="27"/>
      <w:r>
        <w:t>SPFS</w:t>
      </w:r>
      <w:commentRangeEnd w:id="27"/>
      <w:r w:rsidR="00C54E00">
        <w:rPr>
          <w:rStyle w:val="CommentReference"/>
        </w:rPr>
        <w:commentReference w:id="27"/>
      </w:r>
      <w:r>
        <w:t>)</w:t>
      </w:r>
      <w:bookmarkEnd w:id="26"/>
    </w:p>
    <w:p w14:paraId="6F9EE9B0" w14:textId="27FDD942" w:rsidR="003A1CE4" w:rsidRDefault="524D1CB7" w:rsidP="00AF314F">
      <w:r w:rsidRPr="524D1CB7">
        <w:t>The SPFS algorithm was applied as a dynamic feature selection technique, iteratively adding features and evaluating their contributions to model performance, specifically focusing on the F1-Score. The process began with an empty feature set, progressively incorporating features based on their ranking from the previous step. At each iteration, the selected features were used to train either a Random Forest or XGBoost classifier, after which the model was evaluated on a validation set using the F1-Score. If adding a feature improved performance, it was retained; otherwise, it was discarded. This iterative refinement resulted in a final subset of selected features that maximized predictive performance. The SPFS process also generated a comprehensive metrics table detailing F1-Score, precision, recall, false positive rate (FPR), and false negative rate (FNR) at each step.</w:t>
      </w:r>
    </w:p>
    <w:p w14:paraId="32950591" w14:textId="1AD1E01B" w:rsidR="003A1CE4" w:rsidRDefault="003A1CE4" w:rsidP="220D1829">
      <w:pPr>
        <w:spacing w:before="100" w:beforeAutospacing="1" w:after="100" w:afterAutospacing="1"/>
        <w:rPr>
          <w:lang w:val="en-US" w:eastAsia="en-US"/>
        </w:rPr>
      </w:pPr>
      <w:r w:rsidRPr="220D1829">
        <w:rPr>
          <w:lang w:val="en-US" w:eastAsia="en-US"/>
        </w:rPr>
        <w:t xml:space="preserve">Below is a flow chart that shows the SPFS </w:t>
      </w:r>
      <w:commentRangeStart w:id="28"/>
      <w:r w:rsidRPr="220D1829">
        <w:rPr>
          <w:lang w:val="en-US" w:eastAsia="en-US"/>
        </w:rPr>
        <w:t>process:</w:t>
      </w:r>
      <w:commentRangeEnd w:id="28"/>
      <w:r>
        <w:rPr>
          <w:rStyle w:val="CommentReference"/>
        </w:rPr>
        <w:commentReference w:id="28"/>
      </w:r>
    </w:p>
    <w:p w14:paraId="61C200FB" w14:textId="77777777" w:rsidR="008C4FBE" w:rsidRDefault="0015668A" w:rsidP="008C4FBE">
      <w:pPr>
        <w:keepNext/>
        <w:spacing w:before="100" w:beforeAutospacing="1" w:after="100" w:afterAutospacing="1"/>
      </w:pPr>
      <w:r w:rsidRPr="0015668A">
        <w:rPr>
          <w:noProof/>
          <w:lang w:val="en-US" w:eastAsia="en-US"/>
        </w:rPr>
        <w:drawing>
          <wp:inline distT="0" distB="0" distL="0" distR="0" wp14:anchorId="03286BF5" wp14:editId="6D72DC85">
            <wp:extent cx="5943600" cy="2573020"/>
            <wp:effectExtent l="0" t="0" r="0" b="0"/>
            <wp:docPr id="814393958" name="Picture 1" descr="A diagram of a performance measur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3958" name="Picture 1" descr="A diagram of a performance measurement&#10;&#10;AI-generated content may be incorrect."/>
                    <pic:cNvPicPr/>
                  </pic:nvPicPr>
                  <pic:blipFill>
                    <a:blip r:embed="rId25"/>
                    <a:stretch>
                      <a:fillRect/>
                    </a:stretch>
                  </pic:blipFill>
                  <pic:spPr>
                    <a:xfrm>
                      <a:off x="0" y="0"/>
                      <a:ext cx="5943600" cy="2573020"/>
                    </a:xfrm>
                    <a:prstGeom prst="rect">
                      <a:avLst/>
                    </a:prstGeom>
                  </pic:spPr>
                </pic:pic>
              </a:graphicData>
            </a:graphic>
          </wp:inline>
        </w:drawing>
      </w:r>
    </w:p>
    <w:p w14:paraId="6877AC54" w14:textId="6CC42C96" w:rsidR="003A1CE4" w:rsidRPr="00B53C09" w:rsidRDefault="008C4FBE" w:rsidP="008C4FBE">
      <w:pPr>
        <w:pStyle w:val="Caption"/>
        <w:rPr>
          <w:lang w:val="en-US" w:eastAsia="en-US"/>
        </w:rPr>
      </w:pPr>
      <w:r>
        <w:t xml:space="preserve">Figure </w:t>
      </w:r>
      <w:r>
        <w:fldChar w:fldCharType="begin"/>
      </w:r>
      <w:r>
        <w:instrText>SEQ Figure \* ARABIC</w:instrText>
      </w:r>
      <w:r>
        <w:fldChar w:fldCharType="separate"/>
      </w:r>
      <w:r w:rsidR="001E7629">
        <w:rPr>
          <w:noProof/>
        </w:rPr>
        <w:t>6</w:t>
      </w:r>
      <w:r>
        <w:fldChar w:fldCharType="end"/>
      </w:r>
      <w:r>
        <w:t xml:space="preserve"> Flowchart of SPFS process</w:t>
      </w:r>
    </w:p>
    <w:p w14:paraId="7119ADF9" w14:textId="77777777" w:rsidR="00C54E00" w:rsidRPr="00B53C09" w:rsidRDefault="00C54E00" w:rsidP="00AF314F">
      <w:pPr>
        <w:pStyle w:val="Heading2"/>
        <w:spacing w:line="360" w:lineRule="auto"/>
      </w:pPr>
      <w:bookmarkStart w:id="29" w:name="_Toc192164946"/>
      <w:r w:rsidRPr="00B53C09">
        <w:t>Recursive Feature Elimination (RFE)</w:t>
      </w:r>
      <w:bookmarkEnd w:id="29"/>
    </w:p>
    <w:p w14:paraId="2DBAF7A7" w14:textId="77777777" w:rsidR="00BC06F3" w:rsidRPr="00BC06F3" w:rsidRDefault="00BC06F3" w:rsidP="00AF314F">
      <w:pPr>
        <w:spacing w:before="100" w:beforeAutospacing="1" w:after="100" w:afterAutospacing="1"/>
        <w:rPr>
          <w:lang w:val="en-US" w:eastAsia="en-US"/>
        </w:rPr>
      </w:pPr>
      <w:r w:rsidRPr="00BC06F3">
        <w:rPr>
          <w:lang w:val="en-US" w:eastAsia="en-US"/>
        </w:rPr>
        <w:t>Recursive Feature Elimination (RFE) is a backward feature elimination algorithm designed to iteratively remove the least significant features until a specified number of features remains. This method is particularly useful for identifying and eliminating features that negatively impact model performance, thereby enhancing predictive accuracy and computational efficiency.</w:t>
      </w:r>
    </w:p>
    <w:p w14:paraId="78BB9057" w14:textId="77777777" w:rsidR="00BC06F3" w:rsidRPr="00BC06F3" w:rsidRDefault="00BC06F3" w:rsidP="00AF314F">
      <w:pPr>
        <w:spacing w:before="100" w:beforeAutospacing="1" w:after="100" w:afterAutospacing="1"/>
        <w:rPr>
          <w:lang w:val="en-US" w:eastAsia="en-US"/>
        </w:rPr>
      </w:pPr>
      <w:r w:rsidRPr="00BC06F3">
        <w:rPr>
          <w:lang w:val="en-US" w:eastAsia="en-US"/>
        </w:rPr>
        <w:t>The implementation of RFE began with an initial setup where all features were included in the model. From there, an elimination process was carried out, in which features were removed one at a time, starting with the least important feature as determined by the model’s internal feature importance metric. After each removal, the model was retrained, and its F1-Score was recalculated to evaluate its performance. This iterative process continued until the optimal subset of features was identified based on the highest recorded F1-Score.</w:t>
      </w:r>
    </w:p>
    <w:p w14:paraId="4E9D4F2B" w14:textId="0404E706" w:rsidR="00BC06F3" w:rsidRDefault="00BC06F3" w:rsidP="00AF314F">
      <w:pPr>
        <w:spacing w:before="100" w:beforeAutospacing="1" w:after="100" w:afterAutospacing="1"/>
        <w:rPr>
          <w:lang w:val="en-US" w:eastAsia="en-US"/>
        </w:rPr>
      </w:pPr>
      <w:r w:rsidRPr="00BC06F3">
        <w:rPr>
          <w:lang w:val="en-US" w:eastAsia="en-US"/>
        </w:rPr>
        <w:t>The RFE process produced several key outputs. First, it generated a ranking of features based on their contribution to the model’s overall performance. Additionally, it identified a subset of features that yielded the best results, similar in function to the SPFS method.</w:t>
      </w:r>
    </w:p>
    <w:p w14:paraId="53E47C0A" w14:textId="614BCC13" w:rsidR="00BC06F3" w:rsidRDefault="003A1CE4" w:rsidP="220D1829">
      <w:pPr>
        <w:spacing w:before="100" w:beforeAutospacing="1" w:after="100" w:afterAutospacing="1"/>
        <w:rPr>
          <w:lang w:val="en-US" w:eastAsia="en-US"/>
        </w:rPr>
      </w:pPr>
      <w:r w:rsidRPr="220D1829">
        <w:rPr>
          <w:lang w:val="en-US" w:eastAsia="en-US"/>
        </w:rPr>
        <w:t xml:space="preserve"> </w:t>
      </w:r>
      <w:r w:rsidR="6217568C" w:rsidRPr="220D1829">
        <w:rPr>
          <w:lang w:val="en-US" w:eastAsia="en-US"/>
        </w:rPr>
        <w:t xml:space="preserve">Figure </w:t>
      </w:r>
      <w:r w:rsidR="00B010FB">
        <w:t xml:space="preserve">3 </w:t>
      </w:r>
      <w:r w:rsidR="6217568C" w:rsidRPr="220D1829">
        <w:rPr>
          <w:lang w:val="en-US" w:eastAsia="en-US"/>
        </w:rPr>
        <w:t xml:space="preserve">presents </w:t>
      </w:r>
      <w:proofErr w:type="gramStart"/>
      <w:r w:rsidR="6217568C" w:rsidRPr="220D1829">
        <w:rPr>
          <w:lang w:val="en-US" w:eastAsia="en-US"/>
        </w:rPr>
        <w:t xml:space="preserve">the </w:t>
      </w:r>
      <w:r w:rsidR="00A364E5" w:rsidRPr="220D1829">
        <w:rPr>
          <w:lang w:val="en-US" w:eastAsia="en-US"/>
        </w:rPr>
        <w:t xml:space="preserve"> flow</w:t>
      </w:r>
      <w:proofErr w:type="gramEnd"/>
      <w:r w:rsidR="00A364E5" w:rsidRPr="220D1829">
        <w:rPr>
          <w:lang w:val="en-US" w:eastAsia="en-US"/>
        </w:rPr>
        <w:t xml:space="preserve"> chart </w:t>
      </w:r>
      <w:r w:rsidR="5F96AE14" w:rsidRPr="220D1829">
        <w:rPr>
          <w:lang w:val="en-US" w:eastAsia="en-US"/>
        </w:rPr>
        <w:t xml:space="preserve">of </w:t>
      </w:r>
      <w:r w:rsidR="00A364E5" w:rsidRPr="220D1829">
        <w:rPr>
          <w:lang w:val="en-US" w:eastAsia="en-US"/>
        </w:rPr>
        <w:t xml:space="preserve"> </w:t>
      </w:r>
      <w:r w:rsidRPr="220D1829">
        <w:rPr>
          <w:lang w:val="en-US" w:eastAsia="en-US"/>
        </w:rPr>
        <w:t xml:space="preserve">RFE </w:t>
      </w:r>
      <w:r w:rsidR="00A364E5" w:rsidRPr="220D1829">
        <w:rPr>
          <w:lang w:val="en-US" w:eastAsia="en-US"/>
        </w:rPr>
        <w:t>process:</w:t>
      </w:r>
    </w:p>
    <w:p w14:paraId="768F41ED" w14:textId="77777777" w:rsidR="009A7271" w:rsidRDefault="00685AFB" w:rsidP="00AF314F">
      <w:pPr>
        <w:keepNext/>
        <w:spacing w:before="100" w:beforeAutospacing="1" w:after="100" w:afterAutospacing="1"/>
      </w:pPr>
      <w:r w:rsidRPr="00685AFB">
        <w:rPr>
          <w:noProof/>
          <w:lang w:val="en-US" w:eastAsia="en-US"/>
        </w:rPr>
        <w:drawing>
          <wp:inline distT="0" distB="0" distL="0" distR="0" wp14:anchorId="6E960D1E" wp14:editId="77DF6F70">
            <wp:extent cx="5533390" cy="2457780"/>
            <wp:effectExtent l="0" t="0" r="0" b="0"/>
            <wp:docPr id="163140352"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0352" name="Picture 1" descr="A diagram of a process flow&#10;&#10;AI-generated content may be incorrect."/>
                    <pic:cNvPicPr/>
                  </pic:nvPicPr>
                  <pic:blipFill rotWithShape="1">
                    <a:blip r:embed="rId26"/>
                    <a:srcRect l="1868" t="1729" r="5001" b="8849"/>
                    <a:stretch/>
                  </pic:blipFill>
                  <pic:spPr bwMode="auto">
                    <a:xfrm>
                      <a:off x="0" y="0"/>
                      <a:ext cx="5535382" cy="2458665"/>
                    </a:xfrm>
                    <a:prstGeom prst="rect">
                      <a:avLst/>
                    </a:prstGeom>
                    <a:ln>
                      <a:noFill/>
                    </a:ln>
                    <a:extLst>
                      <a:ext uri="{53640926-AAD7-44D8-BBD7-CCE9431645EC}">
                        <a14:shadowObscured xmlns:a14="http://schemas.microsoft.com/office/drawing/2010/main"/>
                      </a:ext>
                    </a:extLst>
                  </pic:spPr>
                </pic:pic>
              </a:graphicData>
            </a:graphic>
          </wp:inline>
        </w:drawing>
      </w:r>
    </w:p>
    <w:p w14:paraId="53B3A3A4" w14:textId="4FE3BC28" w:rsidR="009A7271" w:rsidRDefault="009A7271" w:rsidP="00AF314F">
      <w:pPr>
        <w:pStyle w:val="Caption"/>
      </w:pPr>
      <w:bookmarkStart w:id="30" w:name="_Toc191292398"/>
      <w:r>
        <w:t xml:space="preserve">Figure </w:t>
      </w:r>
      <w:r>
        <w:fldChar w:fldCharType="begin"/>
      </w:r>
      <w:r>
        <w:instrText>SEQ Figure \* ARABIC</w:instrText>
      </w:r>
      <w:r>
        <w:fldChar w:fldCharType="separate"/>
      </w:r>
      <w:r w:rsidR="001E7629">
        <w:rPr>
          <w:noProof/>
        </w:rPr>
        <w:t>7</w:t>
      </w:r>
      <w:r>
        <w:fldChar w:fldCharType="end"/>
      </w:r>
      <w:r>
        <w:t xml:space="preserve"> Flowchart of RFE</w:t>
      </w:r>
      <w:bookmarkEnd w:id="30"/>
    </w:p>
    <w:p w14:paraId="0CA59CF5" w14:textId="77777777" w:rsidR="009A7271" w:rsidRPr="00BC06F3" w:rsidRDefault="009A7271" w:rsidP="00AF314F"/>
    <w:p w14:paraId="477B1A0B" w14:textId="669D5365" w:rsidR="0010180F" w:rsidRPr="00B53C09" w:rsidRDefault="00C677AC" w:rsidP="00AF314F">
      <w:pPr>
        <w:pStyle w:val="Heading2"/>
        <w:spacing w:line="360" w:lineRule="auto"/>
      </w:pPr>
      <w:bookmarkStart w:id="31" w:name="_Toc192164947"/>
      <w:r w:rsidRPr="00B53C09">
        <w:t>Cross-Validation</w:t>
      </w:r>
      <w:bookmarkEnd w:id="31"/>
    </w:p>
    <w:p w14:paraId="7E57B8F2" w14:textId="77777777" w:rsidR="000A5B98" w:rsidRPr="000A5B98" w:rsidRDefault="000A5B98" w:rsidP="000A5B98">
      <w:pPr>
        <w:spacing w:before="100" w:beforeAutospacing="1" w:after="100" w:afterAutospacing="1"/>
        <w:rPr>
          <w:lang w:val="en-US" w:eastAsia="en-US"/>
        </w:rPr>
      </w:pPr>
      <w:bookmarkStart w:id="32" w:name="_Toc192164948"/>
      <w:r w:rsidRPr="000A5B98">
        <w:rPr>
          <w:lang w:val="en-US" w:eastAsia="en-US"/>
        </w:rPr>
        <w:t>To ensure the reliability and robustness of the model, we employed k-fold cross-validation using the selected features identified during the feature selection process. This method divides the training dataset into k equally sized folds (with k=10 in this implementation), where the model is trained on k-1 folds and validated on the remaining fold. The process is repeated k times, with each fold used as the validation set exactly once, ensuring that every data point in the training set is used for both training and validation.</w:t>
      </w:r>
    </w:p>
    <w:p w14:paraId="065F1E4B" w14:textId="77777777" w:rsidR="000A5B98" w:rsidRPr="000A5B98" w:rsidRDefault="000A5B98" w:rsidP="000A5B98">
      <w:pPr>
        <w:spacing w:before="100" w:beforeAutospacing="1" w:after="100" w:afterAutospacing="1"/>
        <w:rPr>
          <w:lang w:val="en-US" w:eastAsia="en-US"/>
        </w:rPr>
      </w:pPr>
      <w:r w:rsidRPr="000A5B98">
        <w:rPr>
          <w:lang w:val="en-US" w:eastAsia="en-US"/>
        </w:rPr>
        <w:t>The training dataset was generated through an 80/20 split of the original data, where 80% was allocated for training and 20% reserved as a separate test set for final evaluation. During cross-validation, only the training data is used, and the results of all folds are aggregated to evaluate the model's overall performance.</w:t>
      </w:r>
    </w:p>
    <w:p w14:paraId="0A19D8D3" w14:textId="77777777" w:rsidR="000A5B98" w:rsidRPr="000A5B98" w:rsidRDefault="000A5B98" w:rsidP="000A5B98">
      <w:pPr>
        <w:spacing w:before="100" w:beforeAutospacing="1" w:after="100" w:afterAutospacing="1"/>
        <w:rPr>
          <w:lang w:val="en-US" w:eastAsia="en-US"/>
        </w:rPr>
      </w:pPr>
      <w:r w:rsidRPr="000A5B98">
        <w:rPr>
          <w:lang w:val="en-US" w:eastAsia="en-US"/>
        </w:rPr>
        <w:t>To determine the best-performing model, we selected the model that achieved the highest F1 score across the 10-folds. This model was then tested on the remaining 20% of the data to assess its final performance. After evaluation, the selected model was saved as a .</w:t>
      </w:r>
      <w:proofErr w:type="spellStart"/>
      <w:r w:rsidRPr="000A5B98">
        <w:rPr>
          <w:lang w:val="en-US" w:eastAsia="en-US"/>
        </w:rPr>
        <w:t>pkl</w:t>
      </w:r>
      <w:proofErr w:type="spellEnd"/>
      <w:r w:rsidRPr="000A5B98">
        <w:rPr>
          <w:lang w:val="en-US" w:eastAsia="en-US"/>
        </w:rPr>
        <w:t xml:space="preserve"> file for future prediction tasks.</w:t>
      </w:r>
    </w:p>
    <w:p w14:paraId="2B558048" w14:textId="77777777" w:rsidR="00BC0701" w:rsidRPr="00B53C09" w:rsidRDefault="00BC0701" w:rsidP="00AF314F">
      <w:pPr>
        <w:pStyle w:val="Heading2"/>
        <w:spacing w:line="360" w:lineRule="auto"/>
      </w:pPr>
      <w:r w:rsidRPr="00B53C09">
        <w:t>Metrics Evaluation</w:t>
      </w:r>
      <w:bookmarkEnd w:id="32"/>
    </w:p>
    <w:p w14:paraId="0A2706DA" w14:textId="72B26DE9" w:rsidR="00BC0701" w:rsidRPr="00B53C09" w:rsidRDefault="00BC0701" w:rsidP="00AF314F">
      <w:pPr>
        <w:spacing w:before="100" w:beforeAutospacing="1" w:after="100" w:afterAutospacing="1"/>
        <w:rPr>
          <w:lang w:val="en-US" w:eastAsia="en-US"/>
        </w:rPr>
      </w:pPr>
      <w:r w:rsidRPr="00B53C09">
        <w:rPr>
          <w:lang w:val="en-US" w:eastAsia="en-US"/>
        </w:rPr>
        <w:t xml:space="preserve">After cross-validation, the </w:t>
      </w:r>
      <w:r w:rsidR="00960585">
        <w:rPr>
          <w:lang w:val="en-US" w:eastAsia="en-US"/>
        </w:rPr>
        <w:t xml:space="preserve">best </w:t>
      </w:r>
      <w:r w:rsidRPr="00B53C09">
        <w:rPr>
          <w:lang w:val="en-US" w:eastAsia="en-US"/>
        </w:rPr>
        <w:t xml:space="preserve">model's performance was evaluated using a variety of metrics to assess its predictive accuracy and ability to </w:t>
      </w:r>
      <w:proofErr w:type="gramStart"/>
      <w:r w:rsidRPr="00B53C09">
        <w:rPr>
          <w:lang w:val="en-US" w:eastAsia="en-US"/>
        </w:rPr>
        <w:t>generalize to</w:t>
      </w:r>
      <w:proofErr w:type="gramEnd"/>
      <w:r w:rsidRPr="00B53C09">
        <w:rPr>
          <w:lang w:val="en-US" w:eastAsia="en-US"/>
        </w:rPr>
        <w:t xml:space="preserve"> unseen data. The following metrics were calculated for each fold during the cross-validation process:</w:t>
      </w:r>
    </w:p>
    <w:p w14:paraId="163E919F"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Accuracy</w:t>
      </w:r>
      <w:r w:rsidRPr="00B53C09">
        <w:rPr>
          <w:lang w:val="en-US" w:eastAsia="en-US"/>
        </w:rPr>
        <w:t>: The proportion of correctly predicted instances out of the total instances. It provides a general overview of the model's performance.</w:t>
      </w:r>
    </w:p>
    <w:p w14:paraId="79652B9E"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Precision</w:t>
      </w:r>
      <w:r w:rsidRPr="00B53C09">
        <w:rPr>
          <w:lang w:val="en-US" w:eastAsia="en-US"/>
        </w:rPr>
        <w:t>: The ratio of true positive predictions to all positive predictions. It evaluates the model's ability to avoid false positives.</w:t>
      </w:r>
    </w:p>
    <w:p w14:paraId="394748B5"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Recall</w:t>
      </w:r>
      <w:r w:rsidRPr="00B53C09">
        <w:rPr>
          <w:lang w:val="en-US" w:eastAsia="en-US"/>
        </w:rPr>
        <w:t>: The ratio of true positive predictions to all actual positive instances. It measures the model's ability to identify all relevant instances.</w:t>
      </w:r>
    </w:p>
    <w:p w14:paraId="7EBD086A"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F1 Score</w:t>
      </w:r>
      <w:r w:rsidRPr="00B53C09">
        <w:rPr>
          <w:lang w:val="en-US" w:eastAsia="en-US"/>
        </w:rPr>
        <w:t xml:space="preserve">: The harmonic </w:t>
      </w:r>
      <w:proofErr w:type="gramStart"/>
      <w:r w:rsidRPr="00B53C09">
        <w:rPr>
          <w:lang w:val="en-US" w:eastAsia="en-US"/>
        </w:rPr>
        <w:t>mean</w:t>
      </w:r>
      <w:proofErr w:type="gramEnd"/>
      <w:r w:rsidRPr="00B53C09">
        <w:rPr>
          <w:lang w:val="en-US" w:eastAsia="en-US"/>
        </w:rPr>
        <w:t xml:space="preserve"> of precision and recall, balancing the trade-off between the two metrics.</w:t>
      </w:r>
    </w:p>
    <w:p w14:paraId="34F8C158"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Positive Rate (FPR)</w:t>
      </w:r>
      <w:r w:rsidRPr="00B53C09">
        <w:rPr>
          <w:lang w:val="en-US" w:eastAsia="en-US"/>
        </w:rPr>
        <w:t>: The proportion of negative instances incorrectly classified as positive.</w:t>
      </w:r>
    </w:p>
    <w:p w14:paraId="461E2A1B"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Negative Rate (FNR)</w:t>
      </w:r>
      <w:r w:rsidRPr="00B53C09">
        <w:rPr>
          <w:lang w:val="en-US" w:eastAsia="en-US"/>
        </w:rPr>
        <w:t>: The proportion of positive instances incorrectly classified as negative.</w:t>
      </w:r>
    </w:p>
    <w:p w14:paraId="09CA32B2" w14:textId="0D6C194E" w:rsidR="008935BF" w:rsidRDefault="00BC0701" w:rsidP="00AF314F">
      <w:pPr>
        <w:spacing w:before="100" w:beforeAutospacing="1" w:after="100" w:afterAutospacing="1"/>
        <w:rPr>
          <w:lang w:val="en-US" w:eastAsia="en-US"/>
        </w:rPr>
      </w:pPr>
      <w:r w:rsidRPr="00B53C09">
        <w:rPr>
          <w:lang w:val="en-US" w:eastAsia="en-US"/>
        </w:rPr>
        <w:t>These metrics were saved to a CSV file for documentation and analysis.</w:t>
      </w:r>
    </w:p>
    <w:p w14:paraId="21560ECF" w14:textId="77140A5C" w:rsidR="00665DB4" w:rsidRPr="00665DB4" w:rsidRDefault="00665DB4" w:rsidP="00AF314F">
      <w:pPr>
        <w:pStyle w:val="Heading2"/>
        <w:spacing w:line="360" w:lineRule="auto"/>
        <w:rPr>
          <w:lang w:eastAsia="en-US"/>
        </w:rPr>
      </w:pPr>
      <w:bookmarkStart w:id="33" w:name="_Toc192164949"/>
      <w:r w:rsidRPr="00665DB4">
        <w:rPr>
          <w:lang w:eastAsia="en-US"/>
        </w:rPr>
        <w:t>Averaging Methods for Metrics Evaluation</w:t>
      </w:r>
      <w:bookmarkEnd w:id="33"/>
    </w:p>
    <w:p w14:paraId="7D82DD0F" w14:textId="77777777" w:rsidR="00665DB4" w:rsidRPr="00665DB4" w:rsidRDefault="00665DB4" w:rsidP="00AF314F">
      <w:pPr>
        <w:spacing w:before="100" w:beforeAutospacing="1" w:after="100" w:afterAutospacing="1"/>
        <w:rPr>
          <w:lang w:val="en-US" w:eastAsia="en-US"/>
        </w:rPr>
      </w:pPr>
      <w:r w:rsidRPr="00665DB4">
        <w:rPr>
          <w:lang w:val="en-US" w:eastAsia="en-US"/>
        </w:rPr>
        <w:t>In multi-class classification tasks, evaluation metrics such as Precision, Recall, and F1-Score are commonly averaged using different strategies to provide a holistic assessment of the model's performance across all classes. The three primary averaging methods used in this study are Micro Averaging, Macro Averaging, and Weighted Averaging. Each method offers a unique perspective on performance, making them essential for analyzing model effectiveness in different contexts.</w:t>
      </w:r>
    </w:p>
    <w:p w14:paraId="20677BB1" w14:textId="25867794" w:rsidR="00665DB4" w:rsidRPr="00665DB4" w:rsidRDefault="00665DB4" w:rsidP="00AF314F">
      <w:pPr>
        <w:pStyle w:val="Heading3"/>
        <w:spacing w:line="360" w:lineRule="auto"/>
        <w:rPr>
          <w:lang w:val="en-US" w:eastAsia="en-US"/>
        </w:rPr>
      </w:pPr>
      <w:bookmarkStart w:id="34" w:name="_Toc192164950"/>
      <w:r w:rsidRPr="00665DB4">
        <w:rPr>
          <w:lang w:val="en-US" w:eastAsia="en-US"/>
        </w:rPr>
        <w:t>Micro Averaging</w:t>
      </w:r>
      <w:bookmarkEnd w:id="34"/>
    </w:p>
    <w:p w14:paraId="3D00F6DD" w14:textId="77777777" w:rsidR="00665DB4" w:rsidRPr="006C5CA7" w:rsidRDefault="00665DB4" w:rsidP="220D1829">
      <w:pPr>
        <w:spacing w:before="100" w:beforeAutospacing="1" w:after="100" w:afterAutospacing="1"/>
        <w:rPr>
          <w:ins w:id="35" w:author="Author"/>
          <w:lang w:val="en-US" w:eastAsia="en-US"/>
        </w:rPr>
      </w:pPr>
      <w:r w:rsidRPr="006C5CA7">
        <w:rPr>
          <w:lang w:val="en-US" w:eastAsia="en-US"/>
        </w:rPr>
        <w:t>Micro averaging computes the metrics by aggregating the contributions of all classes before performing the final calculation. It treats every individual instance equally, regardless of class distribution. This is especially useful when class imbalance is present.</w:t>
      </w:r>
    </w:p>
    <w:p w14:paraId="4A4B80FF" w14:textId="04369A08" w:rsidR="220D1829" w:rsidRPr="006C5CA7" w:rsidRDefault="220D1829" w:rsidP="220D1829">
      <w:pPr>
        <w:spacing w:beforeAutospacing="1" w:afterAutospacing="1"/>
        <w:rPr>
          <w:ins w:id="36" w:author="Author"/>
          <w:lang w:val="en-US" w:eastAsia="en-US"/>
        </w:rPr>
      </w:pPr>
    </w:p>
    <w:p w14:paraId="2C85A505" w14:textId="65E6BDD6" w:rsidR="220D1829" w:rsidRPr="006C5CA7" w:rsidRDefault="220D1829" w:rsidP="220D1829">
      <w:pPr>
        <w:spacing w:beforeAutospacing="1" w:afterAutospacing="1"/>
        <w:rPr>
          <w:lang w:val="en-US" w:eastAsia="en-US"/>
        </w:rPr>
      </w:pPr>
    </w:p>
    <w:p w14:paraId="690B53A6" w14:textId="77777777" w:rsidR="00665DB4" w:rsidRPr="006C5CA7" w:rsidRDefault="00665DB4" w:rsidP="00AF314F">
      <w:pPr>
        <w:spacing w:before="100" w:beforeAutospacing="1" w:after="100" w:afterAutospacing="1"/>
        <w:rPr>
          <w:lang w:val="en-US" w:eastAsia="en-US"/>
        </w:rPr>
      </w:pPr>
      <w:r w:rsidRPr="006C5CA7">
        <w:rPr>
          <w:lang w:val="en-US" w:eastAsia="en-US"/>
        </w:rPr>
        <w:t>The micro-average calculations are given by:</w:t>
      </w:r>
    </w:p>
    <w:p w14:paraId="45D44D02" w14:textId="04F4BA08" w:rsidR="007C09F7" w:rsidRPr="006C5CA7" w:rsidRDefault="00506340" w:rsidP="00AF314F">
      <w:pPr>
        <w:spacing w:before="100" w:beforeAutospacing="1" w:after="100" w:afterAutospacing="1"/>
        <w:rPr>
          <w:lang w:val="en-US" w:eastAsia="en-US"/>
        </w:rPr>
      </w:pPr>
      <w:r w:rsidRPr="006C5CA7">
        <w:rPr>
          <w:lang w:val="en-US" w:eastAsia="en-US"/>
        </w:rPr>
        <w:t xml:space="preserve">Precision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FP</m:t>
                </m:r>
              </m:e>
            </m:nary>
          </m:den>
        </m:f>
      </m:oMath>
      <w:r w:rsidRPr="006C5CA7">
        <w:rPr>
          <w:lang w:val="en-US" w:eastAsia="en-US"/>
        </w:rPr>
        <w:t xml:space="preserve">     Recall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FN</m:t>
                </m:r>
              </m:e>
            </m:nary>
          </m:den>
        </m:f>
      </m:oMath>
      <w:r w:rsidRPr="006C5CA7">
        <w:rPr>
          <w:lang w:val="en-US" w:eastAsia="en-US"/>
        </w:rPr>
        <w:t xml:space="preserve"> </w:t>
      </w:r>
      <w:r w:rsidRPr="006C5CA7">
        <w:rPr>
          <w:lang w:val="en-US" w:eastAsia="en-US"/>
        </w:rPr>
        <w:tab/>
        <w:t xml:space="preserve">F1 = </w:t>
      </w:r>
      <m:oMath>
        <m:f>
          <m:fPr>
            <m:ctrlPr>
              <w:rPr>
                <w:rFonts w:ascii="Cambria Math" w:hAnsi="Cambria Math"/>
                <w:i/>
                <w:iCs/>
                <w:lang w:val="en-US" w:eastAsia="en-US"/>
              </w:rPr>
            </m:ctrlPr>
          </m:fPr>
          <m:num>
            <m:r>
              <w:rPr>
                <w:rFonts w:ascii="Cambria Math" w:hAnsi="Cambria Math"/>
                <w:lang w:val="en-US" w:eastAsia="en-US"/>
              </w:rPr>
              <m:t>2×precision ×Recall</m:t>
            </m:r>
          </m:num>
          <m:den>
            <m:r>
              <w:rPr>
                <w:rFonts w:ascii="Cambria Math" w:hAnsi="Cambria Math"/>
                <w:lang w:val="en-US" w:eastAsia="en-US"/>
              </w:rPr>
              <m:t>precision+Recall</m:t>
            </m:r>
          </m:den>
        </m:f>
      </m:oMath>
    </w:p>
    <w:p w14:paraId="591D259B" w14:textId="77777777" w:rsidR="00665DB4" w:rsidRPr="006C5CA7" w:rsidRDefault="00665DB4" w:rsidP="00AF314F">
      <w:pPr>
        <w:spacing w:before="100" w:beforeAutospacing="1" w:after="100" w:afterAutospacing="1"/>
        <w:rPr>
          <w:lang w:val="en-US" w:eastAsia="en-US"/>
        </w:rPr>
      </w:pPr>
      <w:r w:rsidRPr="006C5CA7">
        <w:rPr>
          <w:lang w:val="en-US" w:eastAsia="en-US"/>
        </w:rPr>
        <w:t>where:</w:t>
      </w:r>
    </w:p>
    <w:p w14:paraId="4E389389"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TP (True Positives) is the number of correctly classified instances for each class.</w:t>
      </w:r>
    </w:p>
    <w:p w14:paraId="6B80BBA5"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FP (False Positives) is the number of misclassified instances.</w:t>
      </w:r>
    </w:p>
    <w:p w14:paraId="44AB90B8"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FN (False Negatives) is the number of missed instances.</w:t>
      </w:r>
    </w:p>
    <w:p w14:paraId="04DBAC5A" w14:textId="77777777" w:rsidR="00665DB4" w:rsidRPr="006C5CA7" w:rsidRDefault="00665DB4" w:rsidP="00AF314F">
      <w:pPr>
        <w:spacing w:before="100" w:beforeAutospacing="1" w:after="100" w:afterAutospacing="1"/>
        <w:rPr>
          <w:lang w:val="en-US" w:eastAsia="en-US"/>
        </w:rPr>
      </w:pPr>
      <w:r w:rsidRPr="006C5CA7">
        <w:rPr>
          <w:lang w:val="en-US" w:eastAsia="en-US"/>
        </w:rPr>
        <w:t>Micro averaging gives an overall measure of the model's performance and is particularly useful in highly imbalanced datasets, where larger classes would otherwise dominate the results.</w:t>
      </w:r>
    </w:p>
    <w:p w14:paraId="7502A5E5" w14:textId="1A8F6A3F" w:rsidR="00665DB4" w:rsidRPr="00665DB4" w:rsidRDefault="00665DB4" w:rsidP="00AF314F">
      <w:pPr>
        <w:pStyle w:val="Heading3"/>
        <w:spacing w:line="360" w:lineRule="auto"/>
        <w:rPr>
          <w:lang w:val="en-US" w:eastAsia="en-US"/>
        </w:rPr>
      </w:pPr>
      <w:bookmarkStart w:id="37" w:name="_Toc192164952"/>
      <w:r w:rsidRPr="00665DB4">
        <w:rPr>
          <w:lang w:val="en-US" w:eastAsia="en-US"/>
        </w:rPr>
        <w:t>Weighted Averaging</w:t>
      </w:r>
      <w:bookmarkEnd w:id="37"/>
    </w:p>
    <w:p w14:paraId="27D1BF53" w14:textId="11C7D373" w:rsidR="00A16FD5" w:rsidRPr="006C5CA7" w:rsidRDefault="00665DB4" w:rsidP="00AF314F">
      <w:pPr>
        <w:spacing w:before="100" w:beforeAutospacing="1" w:after="100" w:afterAutospacing="1"/>
        <w:rPr>
          <w:lang w:val="en-US" w:eastAsia="en-US"/>
        </w:rPr>
      </w:pPr>
      <w:r w:rsidRPr="006C5CA7">
        <w:rPr>
          <w:lang w:val="en-US" w:eastAsia="en-US"/>
        </w:rPr>
        <w:t xml:space="preserve">Weighted averaging is </w:t>
      </w:r>
      <w:proofErr w:type="gramStart"/>
      <w:r w:rsidRPr="006C5CA7">
        <w:rPr>
          <w:lang w:val="en-US" w:eastAsia="en-US"/>
        </w:rPr>
        <w:t>similar to</w:t>
      </w:r>
      <w:proofErr w:type="gramEnd"/>
      <w:r w:rsidRPr="006C5CA7">
        <w:rPr>
          <w:lang w:val="en-US" w:eastAsia="en-US"/>
        </w:rPr>
        <w:t xml:space="preserve"> macro averaging, but it </w:t>
      </w:r>
      <w:r w:rsidR="00EA11B6" w:rsidRPr="006C5CA7">
        <w:rPr>
          <w:lang w:val="en-US" w:eastAsia="en-US"/>
        </w:rPr>
        <w:t>weighs</w:t>
      </w:r>
      <w:r w:rsidRPr="006C5CA7">
        <w:rPr>
          <w:lang w:val="en-US" w:eastAsia="en-US"/>
        </w:rPr>
        <w:t xml:space="preserve"> each class's contribution to the final score based on the number of true instances in that class</w:t>
      </w:r>
      <w:r w:rsidR="00E26397" w:rsidRPr="006C5CA7">
        <w:rPr>
          <w:lang w:val="en-US" w:eastAsia="en-US"/>
        </w:rPr>
        <w:t>.</w:t>
      </w:r>
    </w:p>
    <w:p w14:paraId="0207B49C" w14:textId="47517951" w:rsidR="00A16FD5" w:rsidRPr="006C5CA7" w:rsidRDefault="00A16FD5" w:rsidP="00AF314F">
      <w:pPr>
        <w:spacing w:before="100" w:beforeAutospacing="1" w:after="100" w:afterAutospacing="1"/>
        <w:rPr>
          <w:lang w:val="en-US" w:eastAsia="en-US"/>
        </w:rPr>
      </w:pPr>
      <w:r w:rsidRPr="006C5CA7">
        <w:rPr>
          <w:lang w:val="en-US" w:eastAsia="en-US"/>
        </w:rPr>
        <w:t xml:space="preserve">Precision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∙Precision</m:t>
                </m:r>
              </m:e>
              <m:sub>
                <m:r>
                  <w:rPr>
                    <w:rFonts w:ascii="Cambria Math" w:hAnsi="Cambria Math"/>
                    <w:lang w:val="en-US" w:eastAsia="en-US"/>
                  </w:rPr>
                  <m:t>i</m:t>
                </m:r>
              </m:sub>
            </m:sSub>
          </m:e>
        </m:nary>
      </m:oMath>
      <w:r w:rsidRPr="006C5CA7">
        <w:rPr>
          <w:lang w:val="en-US" w:eastAsia="en-US"/>
        </w:rPr>
        <w:t xml:space="preserve">       Recall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∙Recall</m:t>
                </m:r>
              </m:e>
              <m:sub>
                <m:r>
                  <w:rPr>
                    <w:rFonts w:ascii="Cambria Math" w:hAnsi="Cambria Math"/>
                    <w:lang w:val="en-US" w:eastAsia="en-US"/>
                  </w:rPr>
                  <m:t>i</m:t>
                </m:r>
              </m:sub>
            </m:sSub>
          </m:e>
        </m:nary>
      </m:oMath>
      <w:r w:rsidRPr="006C5CA7">
        <w:rPr>
          <w:lang w:val="en-US" w:eastAsia="en-US"/>
        </w:rPr>
        <w:t xml:space="preserve">          F1 =</w:t>
      </w:r>
      <m:oMath>
        <m:r>
          <w:rPr>
            <w:rFonts w:ascii="Cambria Math" w:hAnsi="Cambria Math"/>
            <w:lang w:val="en-US" w:eastAsia="en-US"/>
          </w:rPr>
          <m:t xml:space="preserve"> </m:t>
        </m:r>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∙F1</m:t>
                </m:r>
              </m:e>
              <m:sub>
                <m:r>
                  <w:rPr>
                    <w:rFonts w:ascii="Cambria Math" w:hAnsi="Cambria Math"/>
                    <w:lang w:val="en-US" w:eastAsia="en-US"/>
                  </w:rPr>
                  <m:t>i</m:t>
                </m:r>
              </m:sub>
            </m:sSub>
          </m:e>
        </m:nary>
      </m:oMath>
    </w:p>
    <w:p w14:paraId="02842511" w14:textId="14EF4739" w:rsidR="00C870B7" w:rsidRPr="006C5CA7" w:rsidRDefault="00665DB4" w:rsidP="00AF314F">
      <w:pPr>
        <w:spacing w:before="100" w:beforeAutospacing="1" w:after="100" w:afterAutospacing="1"/>
        <w:rPr>
          <w:lang w:val="en-US" w:eastAsia="en-US"/>
        </w:rPr>
      </w:pPr>
      <w:r w:rsidRPr="006C5CA7">
        <w:rPr>
          <w:lang w:val="en-US" w:eastAsia="en-US"/>
        </w:rPr>
        <w:t>where:</w:t>
      </w:r>
    </w:p>
    <w:p w14:paraId="29AADD5A" w14:textId="07182A56" w:rsidR="00C870B7" w:rsidRPr="006C5CA7" w:rsidRDefault="00D571A2" w:rsidP="00AF314F">
      <w:pPr>
        <w:spacing w:before="100" w:beforeAutospacing="1" w:after="100" w:afterAutospacing="1"/>
        <w:rPr>
          <w:lang w:val="en-US" w:eastAsia="en-US"/>
        </w:rPr>
      </w:pP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oMath>
      <w:r w:rsidR="00C870B7" w:rsidRPr="006C5CA7">
        <w:rPr>
          <w:lang w:val="en-US" w:eastAsia="en-US"/>
        </w:rPr>
        <w:t xml:space="preserve"> is the proportion of total samples belonging to class </w:t>
      </w:r>
      <m:oMath>
        <m:r>
          <w:rPr>
            <w:rFonts w:ascii="Cambria Math" w:hAnsi="Cambria Math"/>
            <w:lang w:val="en-US" w:eastAsia="en-US"/>
          </w:rPr>
          <m:t>i</m:t>
        </m:r>
      </m:oMath>
      <w:r w:rsidR="00EE5346" w:rsidRPr="006C5CA7">
        <w:rPr>
          <w:lang w:val="en-US" w:eastAsia="en-US"/>
        </w:rPr>
        <w:t xml:space="preserve">, computed as </w:t>
      </w: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Support</m:t>
                </m:r>
              </m:e>
              <m:sub>
                <m:r>
                  <w:rPr>
                    <w:rFonts w:ascii="Cambria Math" w:hAnsi="Cambria Math"/>
                    <w:lang w:val="en-US" w:eastAsia="en-US"/>
                  </w:rPr>
                  <m:t>i</m:t>
                </m:r>
              </m:sub>
            </m:sSub>
          </m:num>
          <m:den>
            <m:nary>
              <m:naryPr>
                <m:chr m:val="∑"/>
                <m:limLoc m:val="undOvr"/>
                <m:subHide m:val="1"/>
                <m:supHide m:val="1"/>
                <m:ctrlPr>
                  <w:rPr>
                    <w:rFonts w:ascii="Cambria Math" w:hAnsi="Cambria Math"/>
                    <w:i/>
                    <w:lang w:val="en-US" w:eastAsia="en-US"/>
                  </w:rPr>
                </m:ctrlPr>
              </m:naryPr>
              <m:sub/>
              <m:sup/>
              <m:e>
                <m:r>
                  <w:rPr>
                    <w:rFonts w:ascii="Cambria Math" w:hAnsi="Cambria Math"/>
                    <w:lang w:val="en-US" w:eastAsia="en-US"/>
                  </w:rPr>
                  <m:t>Support</m:t>
                </m:r>
              </m:e>
            </m:nary>
          </m:den>
        </m:f>
      </m:oMath>
    </w:p>
    <w:p w14:paraId="379F4986" w14:textId="1551849C" w:rsidR="00665DB4" w:rsidRPr="006C5CA7" w:rsidRDefault="00665DB4" w:rsidP="00AF314F">
      <w:pPr>
        <w:spacing w:before="100" w:beforeAutospacing="1" w:after="100" w:afterAutospacing="1"/>
        <w:rPr>
          <w:lang w:val="en-US" w:eastAsia="en-US"/>
        </w:rPr>
      </w:pPr>
      <w:r w:rsidRPr="006C5CA7">
        <w:rPr>
          <w:lang w:val="en-US" w:eastAsia="en-US"/>
        </w:rPr>
        <w:t>Weighted averaging provides a balanced measure that accounts for both class-wise performance and class distribution. It is particularly useful when comparing models on datasets with highly imbalanced class distributions.</w:t>
      </w:r>
    </w:p>
    <w:p w14:paraId="0C29FBF7" w14:textId="77777777" w:rsidR="00D22EB4" w:rsidRDefault="00D22EB4" w:rsidP="00AF314F">
      <w:pPr>
        <w:pStyle w:val="Heading3"/>
        <w:spacing w:line="360" w:lineRule="auto"/>
        <w:rPr>
          <w:lang w:eastAsia="en-US"/>
        </w:rPr>
      </w:pPr>
      <w:bookmarkStart w:id="38" w:name="_Toc192164953"/>
      <w:r w:rsidRPr="00D22EB4">
        <w:rPr>
          <w:lang w:eastAsia="en-US"/>
        </w:rPr>
        <w:t>Evaluation of Averaging Methods</w:t>
      </w:r>
      <w:bookmarkEnd w:id="38"/>
    </w:p>
    <w:p w14:paraId="6DFA95E4" w14:textId="77777777" w:rsidR="008115A9" w:rsidRDefault="0047582B" w:rsidP="00AF314F">
      <w:pPr>
        <w:spacing w:before="100" w:beforeAutospacing="1" w:after="100" w:afterAutospacing="1"/>
        <w:rPr>
          <w:lang w:eastAsia="en-US"/>
        </w:rPr>
      </w:pPr>
      <w:r w:rsidRPr="0047582B">
        <w:rPr>
          <w:lang w:eastAsia="en-US"/>
        </w:rPr>
        <w:t>For each iteration of model evaluation, we tested both micro and weighted averaging to determine which provided the best performance. Initially, we also considered macro averaging, but its scores were significantly lower than the other two methods, making it unsuitable for this analysis.</w:t>
      </w:r>
    </w:p>
    <w:p w14:paraId="543E8E24" w14:textId="415542E4" w:rsidR="008115A9" w:rsidRDefault="0047582B" w:rsidP="00AF314F">
      <w:pPr>
        <w:spacing w:before="100" w:beforeAutospacing="1" w:after="100" w:afterAutospacing="1"/>
        <w:rPr>
          <w:lang w:eastAsia="en-US"/>
        </w:rPr>
      </w:pPr>
      <w:r w:rsidRPr="0047582B">
        <w:rPr>
          <w:lang w:eastAsia="en-US"/>
        </w:rPr>
        <w:t>During the experiments, micro averaging generally performed well in cases where class imbalance was significant, as it emphasized overall correctness rather than per-class performance. Weighted averaging provided a balanced perspective by incorporating class distributions, making it particularly useful for understanding real-world classification performance</w:t>
      </w:r>
    </w:p>
    <w:p w14:paraId="2720E62A" w14:textId="2314138B" w:rsidR="009205D2" w:rsidRPr="000B1595" w:rsidRDefault="000B1595" w:rsidP="00AF314F">
      <w:pPr>
        <w:spacing w:before="100" w:beforeAutospacing="1" w:after="100" w:afterAutospacing="1"/>
        <w:rPr>
          <w:lang w:val="en-US" w:eastAsia="en-US"/>
        </w:rPr>
      </w:pPr>
      <w:r w:rsidRPr="000B1595">
        <w:rPr>
          <w:lang w:val="en-US" w:eastAsia="en-US"/>
        </w:rPr>
        <w:t>The results of these comparisons are further analyzed in Section 8, where we discuss the impact of each averaging method on final model performance.</w:t>
      </w:r>
    </w:p>
    <w:p w14:paraId="342A8F0F" w14:textId="0AC8E02C" w:rsidR="009205D2" w:rsidRPr="00B53C09" w:rsidRDefault="009205D2" w:rsidP="00AF314F">
      <w:pPr>
        <w:pStyle w:val="Heading1"/>
        <w:spacing w:line="360" w:lineRule="auto"/>
      </w:pPr>
      <w:bookmarkStart w:id="39" w:name="_Toc192164954"/>
      <w:r w:rsidRPr="00B53C09">
        <w:t>Design/Framework/Testbed</w:t>
      </w:r>
      <w:bookmarkEnd w:id="39"/>
    </w:p>
    <w:p w14:paraId="07208942" w14:textId="77777777" w:rsidR="00861A28" w:rsidRPr="00861A28" w:rsidRDefault="00861A28" w:rsidP="00AF314F">
      <w:pPr>
        <w:spacing w:before="100" w:beforeAutospacing="1" w:after="100" w:afterAutospacing="1"/>
        <w:rPr>
          <w:lang w:val="en-US" w:eastAsia="en-US"/>
        </w:rPr>
      </w:pPr>
      <w:r w:rsidRPr="00861A28">
        <w:rPr>
          <w:lang w:val="en-US" w:eastAsia="en-US"/>
        </w:rPr>
        <w:t>To systematically evaluate different feature selection and ranking techniques, we implemented a structured framework that iterated through various combinations of ranking methods, feature selection strategies, model types, and averaging methods. The objective of this framework was to identify the most effective approach for feature selection and model training, ultimately improving classification performance while maintaining computational efficiency.</w:t>
      </w:r>
    </w:p>
    <w:p w14:paraId="063E520B" w14:textId="77777777" w:rsidR="00861A28" w:rsidRPr="00861A28" w:rsidRDefault="00861A28" w:rsidP="00AF314F">
      <w:pPr>
        <w:spacing w:before="100" w:beforeAutospacing="1" w:after="100" w:afterAutospacing="1"/>
        <w:rPr>
          <w:lang w:val="en-US" w:eastAsia="en-US"/>
        </w:rPr>
      </w:pPr>
      <w:r w:rsidRPr="00861A28">
        <w:rPr>
          <w:lang w:val="en-US" w:eastAsia="en-US"/>
        </w:rPr>
        <w:t>The process began by looping through each ranking method, including SP (Statistical Properties) and WFI (Weight-based Feature Importance), to establish an initial ordering of features based on their statistical significance or model-derived importance scores. Following this, we applied different feature selection techniques, such as Recursive Feature Elimination (RFE), Statistical Property-based Feature Selection (SPFS), and manual removal or retention of top-ranked features, to determine the optimal feature subset for training.</w:t>
      </w:r>
    </w:p>
    <w:p w14:paraId="1FDE11CB" w14:textId="77777777" w:rsidR="00861A28" w:rsidRPr="00861A28" w:rsidRDefault="00861A28" w:rsidP="00AF314F">
      <w:pPr>
        <w:spacing w:before="100" w:beforeAutospacing="1" w:after="100" w:afterAutospacing="1"/>
        <w:rPr>
          <w:lang w:val="en-US" w:eastAsia="en-US"/>
        </w:rPr>
      </w:pPr>
      <w:r w:rsidRPr="00861A28">
        <w:rPr>
          <w:lang w:val="en-US" w:eastAsia="en-US"/>
        </w:rPr>
        <w:t>For each selected subset of features, two machine learning models—Random Forest and XGBoost—were trained and evaluated using multiple averaging strategies (micro, macro, and weighted F1-Scores) to ensure a robust comparison across different evaluation metrics. Each experiment involved training a model on the selected features and measuring its performance across accuracy, precision, recall, F1-Score, false positive rate (FPR), and false negative rate (FNR).</w:t>
      </w:r>
    </w:p>
    <w:p w14:paraId="255D4927" w14:textId="77777777" w:rsidR="00861A28" w:rsidRPr="00861A28" w:rsidRDefault="00861A28" w:rsidP="00AF314F">
      <w:pPr>
        <w:spacing w:before="100" w:beforeAutospacing="1" w:after="100" w:afterAutospacing="1"/>
        <w:rPr>
          <w:lang w:val="en-US" w:eastAsia="en-US"/>
        </w:rPr>
      </w:pPr>
      <w:r w:rsidRPr="00861A28">
        <w:rPr>
          <w:lang w:val="en-US" w:eastAsia="en-US"/>
        </w:rPr>
        <w:t>In addition to testing all possible feature selection techniques, we performed an iterative feature reduction analysis, systematically removing the least important features (from 1 to X) to analyze their impact on model performance. The goal was to determine the minimum number of features required to maintain high classification accuracy while improving computational efficiency. By comparing the performance of models trained on progressively smaller feature subsets, we identified potential trade-offs between feature count and predictive power.</w:t>
      </w:r>
    </w:p>
    <w:p w14:paraId="06CC1DAF" w14:textId="77777777" w:rsidR="00861A28" w:rsidRDefault="00861A28" w:rsidP="00AF314F">
      <w:pPr>
        <w:spacing w:before="100" w:beforeAutospacing="1" w:after="100" w:afterAutospacing="1"/>
        <w:rPr>
          <w:lang w:val="en-US" w:eastAsia="en-US"/>
        </w:rPr>
      </w:pPr>
      <w:r w:rsidRPr="00861A28">
        <w:rPr>
          <w:lang w:val="en-US" w:eastAsia="en-US"/>
        </w:rPr>
        <w:t>This comprehensive approach allowed us to evaluate the effects of different feature selection and ranking methods, ultimately leading to the identification of the most effective strategy for feature reduction in gas pipeline anomaly detection. The results from these experiments provided insights into which feature selection and ranking combinations yielded the highest F1-Scores while maintaining low false positive and false negative rates.</w:t>
      </w:r>
    </w:p>
    <w:p w14:paraId="42225898" w14:textId="77777777" w:rsidR="00F71A7B" w:rsidRPr="00F71A7B" w:rsidRDefault="00F71A7B" w:rsidP="00AF314F">
      <w:pPr>
        <w:spacing w:before="100" w:beforeAutospacing="1" w:after="100" w:afterAutospacing="1"/>
        <w:rPr>
          <w:lang w:val="en-US" w:eastAsia="en-US"/>
        </w:rPr>
      </w:pPr>
      <w:r w:rsidRPr="00F71A7B">
        <w:rPr>
          <w:lang w:val="en-US" w:eastAsia="en-US"/>
        </w:rPr>
        <w:t xml:space="preserve">The diagram below illustrates the automated pipeline used for feature selection and model evaluation in our study. The process begins with loading the dataset, followed by ranking the features using Statistical Properties (SP) or Weighted Feature Importance (WFI) methods, which include Random Forest and XGBoost. After ranking, different feature selection techniques such as Recursive Feature Elimination (RFE) and Statistical Properties Feature Selection (SPFS) are applied to refine the feature subset. Additionally, an alternative approach is employed where the least important </w:t>
      </w:r>
      <w:r w:rsidRPr="00F71A7B">
        <w:rPr>
          <w:i/>
          <w:iCs/>
          <w:lang w:val="en-US" w:eastAsia="en-US"/>
        </w:rPr>
        <w:t>X</w:t>
      </w:r>
      <w:r w:rsidRPr="00F71A7B">
        <w:rPr>
          <w:lang w:val="en-US" w:eastAsia="en-US"/>
        </w:rPr>
        <w:t xml:space="preserve"> features are systematically removed. The selected feature subset is then used to train a machine learning model, after which the model's performance is evaluated using various metrics, including F1-Score, Accuracy, Precision, Recall, False Positive Rate (FPR), False Negative Rate (FNR), and computation time.</w:t>
      </w:r>
    </w:p>
    <w:p w14:paraId="2E91A0AF" w14:textId="1C0FF705" w:rsidR="00F71A7B" w:rsidRDefault="00F71A7B" w:rsidP="00AF314F">
      <w:pPr>
        <w:spacing w:before="100" w:beforeAutospacing="1" w:after="100" w:afterAutospacing="1"/>
        <w:rPr>
          <w:lang w:val="en-US" w:eastAsia="en-US"/>
        </w:rPr>
      </w:pPr>
      <w:r w:rsidRPr="00F71A7B">
        <w:rPr>
          <w:lang w:val="en-US" w:eastAsia="en-US"/>
        </w:rPr>
        <w:t>To comprehensively analyze the impact of feature selection on model performance, a script was developed to systematically loop through all possible combinations of ranking methods, feature selection techniques, model types (Random Forest and XGBoost), and averaging strategies (micro, macro, weighted). This ensured a thorough evaluation of different configurations, allowing for the identification of the optimal approach that maximizes predictive accuracy while minimizing feature redundancy.</w:t>
      </w:r>
    </w:p>
    <w:p w14:paraId="2F7DA5EF" w14:textId="0EDF6706" w:rsidR="006C3F95" w:rsidRDefault="00953EFD" w:rsidP="00AF314F">
      <w:pPr>
        <w:keepNext/>
        <w:spacing w:before="100" w:beforeAutospacing="1" w:after="100" w:afterAutospacing="1"/>
      </w:pPr>
      <w:r w:rsidRPr="00953EFD">
        <w:rPr>
          <w:noProof/>
        </w:rPr>
        <w:drawing>
          <wp:inline distT="0" distB="0" distL="0" distR="0" wp14:anchorId="2B801B5C" wp14:editId="67F36B73">
            <wp:extent cx="5943600" cy="1566545"/>
            <wp:effectExtent l="0" t="0" r="0" b="0"/>
            <wp:docPr id="1403229318"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29318" name="Picture 1" descr="A diagram of a structure&#10;&#10;AI-generated content may be incorrect."/>
                    <pic:cNvPicPr/>
                  </pic:nvPicPr>
                  <pic:blipFill>
                    <a:blip r:embed="rId27"/>
                    <a:stretch>
                      <a:fillRect/>
                    </a:stretch>
                  </pic:blipFill>
                  <pic:spPr>
                    <a:xfrm>
                      <a:off x="0" y="0"/>
                      <a:ext cx="5943600" cy="1566545"/>
                    </a:xfrm>
                    <a:prstGeom prst="rect">
                      <a:avLst/>
                    </a:prstGeom>
                  </pic:spPr>
                </pic:pic>
              </a:graphicData>
            </a:graphic>
          </wp:inline>
        </w:drawing>
      </w:r>
    </w:p>
    <w:p w14:paraId="5082433D" w14:textId="7E4CF51A" w:rsidR="009733D2" w:rsidRDefault="006C3F95" w:rsidP="00AF314F">
      <w:pPr>
        <w:pStyle w:val="Caption"/>
      </w:pPr>
      <w:bookmarkStart w:id="40" w:name="_Toc191292399"/>
      <w:r>
        <w:t xml:space="preserve">Figure </w:t>
      </w:r>
      <w:r>
        <w:fldChar w:fldCharType="begin"/>
      </w:r>
      <w:r>
        <w:instrText>SEQ Figure \* ARABIC</w:instrText>
      </w:r>
      <w:r>
        <w:fldChar w:fldCharType="separate"/>
      </w:r>
      <w:r w:rsidR="001E7629">
        <w:rPr>
          <w:noProof/>
        </w:rPr>
        <w:t>8</w:t>
      </w:r>
      <w:r>
        <w:fldChar w:fldCharType="end"/>
      </w:r>
      <w:r>
        <w:t xml:space="preserve"> Flowchart of model evaluation process</w:t>
      </w:r>
      <w:bookmarkEnd w:id="40"/>
    </w:p>
    <w:p w14:paraId="36506602" w14:textId="77777777" w:rsidR="006C3F95" w:rsidRPr="00861A28" w:rsidRDefault="006C3F95" w:rsidP="00AF314F">
      <w:pPr>
        <w:rPr>
          <w:lang w:val="en-US" w:eastAsia="en-US"/>
        </w:rPr>
      </w:pPr>
    </w:p>
    <w:p w14:paraId="3F612364" w14:textId="77777777" w:rsidR="009205D2" w:rsidRPr="00B53C09" w:rsidRDefault="009205D2" w:rsidP="00AF314F"/>
    <w:p w14:paraId="0C978DFF" w14:textId="09B98406" w:rsidR="009205D2" w:rsidRPr="00B53C09" w:rsidRDefault="009205D2" w:rsidP="00AF314F">
      <w:pPr>
        <w:pStyle w:val="Heading1"/>
        <w:spacing w:line="360" w:lineRule="auto"/>
      </w:pPr>
      <w:bookmarkStart w:id="41" w:name="_Toc192164955"/>
      <w:r w:rsidRPr="00B53C09">
        <w:t>Results and Discussion</w:t>
      </w:r>
      <w:bookmarkEnd w:id="41"/>
    </w:p>
    <w:p w14:paraId="0326AF70" w14:textId="45215C64" w:rsidR="009205D2" w:rsidRPr="00B53C09" w:rsidRDefault="00B146E5" w:rsidP="00AF314F">
      <w:pPr>
        <w:pStyle w:val="Heading2"/>
        <w:spacing w:line="360" w:lineRule="auto"/>
      </w:pPr>
      <w:bookmarkStart w:id="42" w:name="_Toc192164956"/>
      <w:r w:rsidRPr="00B53C09">
        <w:t>Overview of Result Metrics</w:t>
      </w:r>
      <w:bookmarkEnd w:id="42"/>
    </w:p>
    <w:p w14:paraId="29B9664F" w14:textId="77777777" w:rsidR="00533EC6" w:rsidRPr="00533EC6" w:rsidRDefault="00533EC6" w:rsidP="00AF314F">
      <w:pPr>
        <w:spacing w:before="100" w:beforeAutospacing="1" w:after="100" w:afterAutospacing="1"/>
        <w:rPr>
          <w:lang w:val="en-US" w:eastAsia="en-US"/>
        </w:rPr>
      </w:pPr>
      <w:r w:rsidRPr="00533EC6">
        <w:rPr>
          <w:lang w:val="en-US" w:eastAsia="en-US"/>
        </w:rPr>
        <w:t>The performance of the models was evaluated using standard classification metrics, including Accuracy, Precision, Recall, F1 Score, False Positive Rate (FPR), and False Negative Rate (FNR). The results were analyzed across different feature selection methods and varying numbers of selected features to assess the trade-off between model complexity and predictive performance.</w:t>
      </w:r>
    </w:p>
    <w:p w14:paraId="4896A7C3" w14:textId="77777777" w:rsidR="00533EC6" w:rsidRPr="00B53C09" w:rsidRDefault="00533EC6" w:rsidP="00AF314F">
      <w:pPr>
        <w:spacing w:before="100" w:beforeAutospacing="1" w:after="100" w:afterAutospacing="1"/>
        <w:rPr>
          <w:lang w:val="en-US" w:eastAsia="en-US"/>
        </w:rPr>
      </w:pPr>
      <w:r w:rsidRPr="00533EC6">
        <w:rPr>
          <w:lang w:val="en-US" w:eastAsia="en-US"/>
        </w:rPr>
        <w:t>One of the key findings from this analysis is the impact of feature reduction on model performance. The F1 Score, a balanced measure of precision and recall, was used as the primary performance metric for evaluation. The figure below illustrates how the F1 Score changes as the number of selected features decreases.</w:t>
      </w:r>
    </w:p>
    <w:p w14:paraId="7C6EADA8" w14:textId="6B8D750C" w:rsidR="00482A38" w:rsidRPr="00B53C09" w:rsidRDefault="008679B9" w:rsidP="00AF314F">
      <w:pPr>
        <w:keepNext/>
        <w:spacing w:before="100" w:beforeAutospacing="1" w:after="100" w:afterAutospacing="1"/>
      </w:pPr>
      <w:r>
        <w:rPr>
          <w:noProof/>
          <w:lang w:val="en-US" w:eastAsia="en-US"/>
        </w:rPr>
        <w:drawing>
          <wp:inline distT="0" distB="0" distL="0" distR="0" wp14:anchorId="0E3FBF7C" wp14:editId="1C89BFBD">
            <wp:extent cx="5939790" cy="3784600"/>
            <wp:effectExtent l="0" t="0" r="3810" b="6350"/>
            <wp:docPr id="46356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784600"/>
                    </a:xfrm>
                    <a:prstGeom prst="rect">
                      <a:avLst/>
                    </a:prstGeom>
                    <a:noFill/>
                    <a:ln>
                      <a:noFill/>
                    </a:ln>
                  </pic:spPr>
                </pic:pic>
              </a:graphicData>
            </a:graphic>
          </wp:inline>
        </w:drawing>
      </w:r>
    </w:p>
    <w:p w14:paraId="298B0D18" w14:textId="6CAAB175" w:rsidR="00533EC6" w:rsidRPr="00B53C09" w:rsidRDefault="00482A38" w:rsidP="00AF314F">
      <w:pPr>
        <w:pStyle w:val="Caption"/>
        <w:rPr>
          <w:lang w:val="en-US" w:eastAsia="en-US"/>
        </w:rPr>
      </w:pPr>
      <w:bookmarkStart w:id="43" w:name="_Toc191292400"/>
      <w:r>
        <w:t xml:space="preserve">Figure </w:t>
      </w:r>
      <w:r>
        <w:fldChar w:fldCharType="begin"/>
      </w:r>
      <w:r>
        <w:instrText>SEQ Figure \* ARABIC</w:instrText>
      </w:r>
      <w:r>
        <w:fldChar w:fldCharType="separate"/>
      </w:r>
      <w:r w:rsidR="001E7629">
        <w:rPr>
          <w:noProof/>
        </w:rPr>
        <w:t>9</w:t>
      </w:r>
      <w:r>
        <w:fldChar w:fldCharType="end"/>
      </w:r>
      <w:r>
        <w:t xml:space="preserve"> Impact of Feature Reduction on Model Performance</w:t>
      </w:r>
      <w:bookmarkEnd w:id="43"/>
      <w:r w:rsidR="0055702E">
        <w:t xml:space="preserve"> (</w:t>
      </w:r>
      <w:r w:rsidR="009321DA">
        <w:t>using SP and Micro Averaging)</w:t>
      </w:r>
    </w:p>
    <w:p w14:paraId="50AEBEDD" w14:textId="417864B2" w:rsidR="00533EC6" w:rsidRPr="00533EC6" w:rsidRDefault="524D1CB7" w:rsidP="524D1CB7">
      <w:pPr>
        <w:spacing w:before="100" w:beforeAutospacing="1" w:after="100" w:afterAutospacing="1"/>
        <w:rPr>
          <w:lang w:eastAsia="en-US"/>
        </w:rPr>
      </w:pPr>
      <w:r w:rsidRPr="524D1CB7">
        <w:rPr>
          <w:lang w:eastAsia="en-US"/>
        </w:rPr>
        <w:t>From the graph, we can observe that the F1 Score remains consistently high when using 10 or more features. As the number of selected features decreases from 10 to 6, there is a gradual decline in performance, which suggests that some features, while not critical, still contribute to overall predictive accuracy. However, when fewer than 6 features are used, there is a significant drop in F1 Score, indicating that certain features are essential for maintaining classification performance. This trend highlights the importance of selecting an optimal number of features to balance predictive accuracy with computational efficiency. By carefully applying feature selection techniques, we can ensure minimal loss in classification performance while improving efficiency in model training and inference.</w:t>
      </w:r>
    </w:p>
    <w:p w14:paraId="232D1D2D" w14:textId="7C4DEC35" w:rsidR="0071599F" w:rsidRPr="00B53C09" w:rsidRDefault="0071599F" w:rsidP="00AF314F">
      <w:pPr>
        <w:pStyle w:val="Heading3"/>
        <w:spacing w:line="360" w:lineRule="auto"/>
      </w:pPr>
      <w:bookmarkStart w:id="44" w:name="_Toc192164957"/>
      <w:r w:rsidRPr="00B53C09">
        <w:t>Key Performance Metrics</w:t>
      </w:r>
      <w:bookmarkEnd w:id="44"/>
    </w:p>
    <w:p w14:paraId="14C511AE" w14:textId="77777777" w:rsidR="0071599F" w:rsidRPr="0071599F" w:rsidRDefault="0071599F" w:rsidP="00AF314F">
      <w:pPr>
        <w:spacing w:before="100" w:beforeAutospacing="1" w:after="100" w:afterAutospacing="1"/>
        <w:rPr>
          <w:lang w:val="en-US" w:eastAsia="en-US"/>
        </w:rPr>
      </w:pPr>
      <w:r w:rsidRPr="0071599F">
        <w:rPr>
          <w:lang w:val="en-US" w:eastAsia="en-US"/>
        </w:rPr>
        <w:t>The following metrics were used to evaluate model performance:</w:t>
      </w:r>
    </w:p>
    <w:p w14:paraId="6743FAE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Accuracy</w:t>
      </w:r>
      <w:r w:rsidRPr="0071599F">
        <w:rPr>
          <w:lang w:val="en-US" w:eastAsia="en-US"/>
        </w:rPr>
        <w:t>: The percentage of correctly classified instances.</w:t>
      </w:r>
    </w:p>
    <w:p w14:paraId="35FC6C3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Precision</w:t>
      </w:r>
      <w:r w:rsidRPr="0071599F">
        <w:rPr>
          <w:lang w:val="en-US" w:eastAsia="en-US"/>
        </w:rPr>
        <w:t>: The ratio of correctly predicted positive observations to total predicted positives.</w:t>
      </w:r>
    </w:p>
    <w:p w14:paraId="2FCF879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Recall</w:t>
      </w:r>
      <w:r w:rsidRPr="0071599F">
        <w:rPr>
          <w:lang w:val="en-US" w:eastAsia="en-US"/>
        </w:rPr>
        <w:t>: The ratio of correctly predicted positive observations to actual positives.</w:t>
      </w:r>
    </w:p>
    <w:p w14:paraId="4790918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F1 Score</w:t>
      </w:r>
      <w:r w:rsidRPr="0071599F">
        <w:rPr>
          <w:lang w:val="en-US" w:eastAsia="en-US"/>
        </w:rPr>
        <w:t xml:space="preserve">: The harmonic </w:t>
      </w:r>
      <w:proofErr w:type="gramStart"/>
      <w:r w:rsidRPr="0071599F">
        <w:rPr>
          <w:lang w:val="en-US" w:eastAsia="en-US"/>
        </w:rPr>
        <w:t>mean</w:t>
      </w:r>
      <w:proofErr w:type="gramEnd"/>
      <w:r w:rsidRPr="0071599F">
        <w:rPr>
          <w:lang w:val="en-US" w:eastAsia="en-US"/>
        </w:rPr>
        <w:t xml:space="preserve"> of precision and recall, providing a balanced assessment of model performance.</w:t>
      </w:r>
    </w:p>
    <w:p w14:paraId="102AD4D0"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Positive Rate (FPR)</w:t>
      </w:r>
      <w:r w:rsidRPr="0071599F">
        <w:rPr>
          <w:lang w:val="en-US" w:eastAsia="en-US"/>
        </w:rPr>
        <w:t>: The proportion of false positives among all negative cases.</w:t>
      </w:r>
    </w:p>
    <w:p w14:paraId="5632E5F6"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Negative Rate (FNR)</w:t>
      </w:r>
      <w:r w:rsidRPr="0071599F">
        <w:rPr>
          <w:lang w:val="en-US" w:eastAsia="en-US"/>
        </w:rPr>
        <w:t>: The proportion of false negatives among all positive cases.</w:t>
      </w:r>
    </w:p>
    <w:p w14:paraId="79ACE34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Time Taken</w:t>
      </w:r>
      <w:r w:rsidRPr="0071599F">
        <w:rPr>
          <w:lang w:val="en-US" w:eastAsia="en-US"/>
        </w:rPr>
        <w:t>: The computational time required to train and evaluate the model.</w:t>
      </w:r>
    </w:p>
    <w:p w14:paraId="78975375" w14:textId="77777777" w:rsidR="0071599F" w:rsidRPr="00B53C09" w:rsidRDefault="0071599F" w:rsidP="00AF314F">
      <w:pPr>
        <w:pStyle w:val="Heading3"/>
        <w:spacing w:line="360" w:lineRule="auto"/>
      </w:pPr>
      <w:bookmarkStart w:id="45" w:name="_Toc192164958"/>
      <w:r w:rsidRPr="00B53C09">
        <w:t>Performance Trends</w:t>
      </w:r>
      <w:bookmarkEnd w:id="45"/>
    </w:p>
    <w:p w14:paraId="3F2F7C69" w14:textId="3E0AB9B7" w:rsidR="00AF314F" w:rsidRPr="00AF314F" w:rsidRDefault="00AF314F" w:rsidP="00AF314F">
      <w:pPr>
        <w:spacing w:before="100" w:beforeAutospacing="1" w:after="100" w:afterAutospacing="1"/>
        <w:rPr>
          <w:lang w:val="en-US" w:eastAsia="en-US"/>
        </w:rPr>
      </w:pPr>
      <w:r w:rsidRPr="00AF314F">
        <w:rPr>
          <w:lang w:val="en-US" w:eastAsia="en-US"/>
        </w:rPr>
        <w:t xml:space="preserve">A deeper analysis of performance trends revealed several key insights. The most noticeable decline in model performance occurred when the number of selected features fell below seven. This suggests </w:t>
      </w:r>
      <w:r w:rsidR="00B362C4" w:rsidRPr="00AF314F">
        <w:rPr>
          <w:lang w:val="en-US" w:eastAsia="en-US"/>
        </w:rPr>
        <w:t>that</w:t>
      </w:r>
      <w:r w:rsidRPr="00AF314F">
        <w:rPr>
          <w:lang w:val="en-US" w:eastAsia="en-US"/>
        </w:rPr>
        <w:t xml:space="preserve"> removing redundant features can enhance efficiency, eliminating too many features negatively impacts classification accuracy. Models trained with 1</w:t>
      </w:r>
      <w:r w:rsidR="00B362C4">
        <w:rPr>
          <w:lang w:val="en-US" w:eastAsia="en-US"/>
        </w:rPr>
        <w:t>1</w:t>
      </w:r>
      <w:r w:rsidRPr="00AF314F">
        <w:rPr>
          <w:lang w:val="en-US" w:eastAsia="en-US"/>
        </w:rPr>
        <w:t xml:space="preserve"> to 15 features consistently achieved the highest performance, reinforcing the importance of feature selection.</w:t>
      </w:r>
    </w:p>
    <w:p w14:paraId="1BC4A762" w14:textId="00E093A4" w:rsidR="00AF314F" w:rsidRPr="00AF314F" w:rsidRDefault="00AF314F" w:rsidP="00AF314F">
      <w:pPr>
        <w:spacing w:before="100" w:beforeAutospacing="1" w:after="100" w:afterAutospacing="1"/>
        <w:rPr>
          <w:lang w:val="en-US" w:eastAsia="en-US"/>
        </w:rPr>
      </w:pPr>
      <w:r w:rsidRPr="00AF314F">
        <w:rPr>
          <w:lang w:val="en-US" w:eastAsia="en-US"/>
        </w:rPr>
        <w:t xml:space="preserve">A comparison between Random Forest (RF) and XGBoost (XGB) models showed that both performed robustly across different feature sets. However, XGBoost models slightly outperformed Random Forest, particularly when a larger number of features were included. When fewer than seven features were selected, the performance of </w:t>
      </w:r>
      <w:r w:rsidR="003A42A1" w:rsidRPr="00AF314F">
        <w:rPr>
          <w:lang w:val="en-US" w:eastAsia="en-US"/>
        </w:rPr>
        <w:t xml:space="preserve">XGBoost </w:t>
      </w:r>
      <w:r w:rsidRPr="00AF314F">
        <w:rPr>
          <w:lang w:val="en-US" w:eastAsia="en-US"/>
        </w:rPr>
        <w:t>models deteriorated more rapidly than</w:t>
      </w:r>
      <w:r w:rsidR="003A42A1">
        <w:rPr>
          <w:lang w:val="en-US" w:eastAsia="en-US"/>
        </w:rPr>
        <w:t xml:space="preserve"> </w:t>
      </w:r>
      <w:r w:rsidR="009F2F9F">
        <w:rPr>
          <w:lang w:val="en-US" w:eastAsia="en-US"/>
        </w:rPr>
        <w:t>R</w:t>
      </w:r>
      <w:r w:rsidR="003A42A1">
        <w:rPr>
          <w:lang w:val="en-US" w:eastAsia="en-US"/>
        </w:rPr>
        <w:t xml:space="preserve">andom </w:t>
      </w:r>
      <w:r w:rsidR="009F2F9F">
        <w:rPr>
          <w:lang w:val="en-US" w:eastAsia="en-US"/>
        </w:rPr>
        <w:t>F</w:t>
      </w:r>
      <w:r w:rsidR="003A42A1">
        <w:rPr>
          <w:lang w:val="en-US" w:eastAsia="en-US"/>
        </w:rPr>
        <w:t>orest</w:t>
      </w:r>
      <w:r w:rsidRPr="00AF314F">
        <w:rPr>
          <w:lang w:val="en-US" w:eastAsia="en-US"/>
        </w:rPr>
        <w:t xml:space="preserve">, indicating that </w:t>
      </w:r>
      <w:r w:rsidR="009F2F9F">
        <w:rPr>
          <w:lang w:val="en-US" w:eastAsia="en-US"/>
        </w:rPr>
        <w:t>R</w:t>
      </w:r>
      <w:r w:rsidR="003A42A1">
        <w:rPr>
          <w:lang w:val="en-US" w:eastAsia="en-US"/>
        </w:rPr>
        <w:t xml:space="preserve">andom </w:t>
      </w:r>
      <w:r w:rsidR="009F2F9F">
        <w:rPr>
          <w:lang w:val="en-US" w:eastAsia="en-US"/>
        </w:rPr>
        <w:t>F</w:t>
      </w:r>
      <w:r w:rsidR="003A42A1">
        <w:rPr>
          <w:lang w:val="en-US" w:eastAsia="en-US"/>
        </w:rPr>
        <w:t>orest models</w:t>
      </w:r>
      <w:r w:rsidRPr="00AF314F">
        <w:rPr>
          <w:lang w:val="en-US" w:eastAsia="en-US"/>
        </w:rPr>
        <w:t xml:space="preserve"> </w:t>
      </w:r>
      <w:r w:rsidR="006A314E">
        <w:rPr>
          <w:lang w:val="en-US" w:eastAsia="en-US"/>
        </w:rPr>
        <w:t>are</w:t>
      </w:r>
      <w:r w:rsidRPr="00AF314F">
        <w:rPr>
          <w:lang w:val="en-US" w:eastAsia="en-US"/>
        </w:rPr>
        <w:t xml:space="preserve"> more resilient to feature reduction.</w:t>
      </w:r>
    </w:p>
    <w:p w14:paraId="625608E8" w14:textId="77777777" w:rsidR="00AF314F" w:rsidRDefault="00AF314F" w:rsidP="00AF314F">
      <w:pPr>
        <w:spacing w:before="100" w:beforeAutospacing="1" w:after="100" w:afterAutospacing="1"/>
        <w:rPr>
          <w:lang w:val="en-US" w:eastAsia="en-US"/>
        </w:rPr>
      </w:pPr>
      <w:r w:rsidRPr="00AF314F">
        <w:rPr>
          <w:lang w:val="en-US" w:eastAsia="en-US"/>
        </w:rPr>
        <w:t>Feature ranking methods also played a crucial role in determining the most informative feature subsets. Ranking techniques such as Statistical Properties (SP) and Weighted Feature Importance (WFI) provided valuable insights into which features contributed most to model performance. Sequential Progressive Feature Selection (SPFS) and Recursive Feature Elimination (RFE) were effective in selecting feature subsets that retained high predictive accuracy. Interestingly, models that used removal-based methods (rem_1 to rem_5) exhibited only marginal decreases in performance, suggesting that a small number of features could be safely discarded. However, removing more than six features resulted in a significant decline in accuracy, confirming the necessity of certain features for maintaining model success.</w:t>
      </w:r>
    </w:p>
    <w:p w14:paraId="0EACD85D" w14:textId="2874A2A0" w:rsidR="00FF3B5D" w:rsidRPr="00FF3B5D" w:rsidRDefault="00FF3B5D" w:rsidP="00FF3B5D">
      <w:pPr>
        <w:pStyle w:val="Heading3"/>
        <w:rPr>
          <w:lang w:val="en-US" w:eastAsia="en-US"/>
        </w:rPr>
      </w:pPr>
      <w:bookmarkStart w:id="46" w:name="_Toc192164959"/>
      <w:r w:rsidRPr="00FF3B5D">
        <w:rPr>
          <w:lang w:val="en-US" w:eastAsia="en-US"/>
        </w:rPr>
        <w:t>Comparison by Model Type, Ranking Method, and Feature Selection</w:t>
      </w:r>
      <w:bookmarkEnd w:id="46"/>
    </w:p>
    <w:p w14:paraId="17F51BDD" w14:textId="501157A6" w:rsidR="00FF3B5D" w:rsidRPr="00FF3B5D" w:rsidRDefault="00FF3B5D" w:rsidP="00FF3B5D">
      <w:pPr>
        <w:spacing w:before="100" w:beforeAutospacing="1" w:after="100" w:afterAutospacing="1"/>
        <w:rPr>
          <w:lang w:val="en-US" w:eastAsia="en-US"/>
        </w:rPr>
      </w:pPr>
      <w:r w:rsidRPr="00FF3B5D">
        <w:rPr>
          <w:lang w:val="en-US" w:eastAsia="en-US"/>
        </w:rPr>
        <w:t>To determine the most effective feature selection and ranking methods, we analyzed the highest-performing models across different configurations. The findings indicate that models with 1</w:t>
      </w:r>
      <w:r w:rsidR="00E5450D">
        <w:rPr>
          <w:lang w:val="en-US" w:eastAsia="en-US"/>
        </w:rPr>
        <w:t>1</w:t>
      </w:r>
      <w:r w:rsidRPr="00FF3B5D">
        <w:rPr>
          <w:lang w:val="en-US" w:eastAsia="en-US"/>
        </w:rPr>
        <w:t xml:space="preserve"> to 15 selected features consistently achieved the highest F1 scores, with only minor differences between different feature selection strategies. The highest recorded F1 score of 0.991805 was achieved using the Recursive Feature Elimination (RFE) method with the Statistical Properties (SP) ranking approach in a Random Forest (RF) model.</w:t>
      </w:r>
    </w:p>
    <w:p w14:paraId="313AA9FA" w14:textId="77777777" w:rsidR="00FF3B5D" w:rsidRPr="00FF3B5D" w:rsidRDefault="00FF3B5D" w:rsidP="00FF3B5D">
      <w:pPr>
        <w:spacing w:before="100" w:beforeAutospacing="1" w:after="100" w:afterAutospacing="1"/>
        <w:rPr>
          <w:lang w:val="en-US" w:eastAsia="en-US"/>
        </w:rPr>
      </w:pPr>
      <w:r w:rsidRPr="00FF3B5D">
        <w:rPr>
          <w:lang w:val="en-US" w:eastAsia="en-US"/>
        </w:rPr>
        <w:t>Both SPFS and RFE demonstrated strong performance in feature selection, with RFE slightly outperforming SPFS in some cases. Removing low-importance features (e.g., rem_1 to rem_5) resulted in models that retained high F1 scores, indicating that unnecessary features could be discarded with minimal performance loss. However, removing more than six features led to a sharp decline in accuracy and F1 Score, emphasizing the importance of key predictive features.</w:t>
      </w:r>
    </w:p>
    <w:p w14:paraId="3297BA9B" w14:textId="40DA5675" w:rsidR="00FF3B5D" w:rsidRPr="00FF3B5D" w:rsidRDefault="00FF3B5D" w:rsidP="00FF3B5D">
      <w:pPr>
        <w:spacing w:before="100" w:beforeAutospacing="1" w:after="100" w:afterAutospacing="1"/>
        <w:rPr>
          <w:lang w:val="en-US" w:eastAsia="en-US"/>
        </w:rPr>
      </w:pPr>
      <w:r w:rsidRPr="00FF3B5D">
        <w:rPr>
          <w:lang w:val="en-US" w:eastAsia="en-US"/>
        </w:rPr>
        <w:t xml:space="preserve">A comparison between Random Forest and XGBoost models revealed that both classifiers performed well across different feature sets, though </w:t>
      </w:r>
      <w:r w:rsidR="00271B13">
        <w:rPr>
          <w:lang w:val="en-US" w:eastAsia="en-US"/>
        </w:rPr>
        <w:t>R</w:t>
      </w:r>
      <w:r w:rsidR="006A314E">
        <w:rPr>
          <w:lang w:val="en-US" w:eastAsia="en-US"/>
        </w:rPr>
        <w:t xml:space="preserve">andom </w:t>
      </w:r>
      <w:r w:rsidR="00271B13">
        <w:rPr>
          <w:lang w:val="en-US" w:eastAsia="en-US"/>
        </w:rPr>
        <w:t>F</w:t>
      </w:r>
      <w:r w:rsidR="006A314E">
        <w:rPr>
          <w:lang w:val="en-US" w:eastAsia="en-US"/>
        </w:rPr>
        <w:t>orest</w:t>
      </w:r>
      <w:r w:rsidRPr="00FF3B5D">
        <w:rPr>
          <w:lang w:val="en-US" w:eastAsia="en-US"/>
        </w:rPr>
        <w:t xml:space="preserve"> was more resilient to feature reduction. When fewer features were used, </w:t>
      </w:r>
      <w:r w:rsidR="006A314E" w:rsidRPr="00FF3B5D">
        <w:rPr>
          <w:lang w:val="en-US" w:eastAsia="en-US"/>
        </w:rPr>
        <w:t>XGBoost</w:t>
      </w:r>
      <w:r w:rsidRPr="00FF3B5D">
        <w:rPr>
          <w:lang w:val="en-US" w:eastAsia="en-US"/>
        </w:rPr>
        <w:t xml:space="preserve"> models experienced more pronounced performance degradation, whereas </w:t>
      </w:r>
      <w:r w:rsidR="00271B13">
        <w:rPr>
          <w:lang w:val="en-US" w:eastAsia="en-US"/>
        </w:rPr>
        <w:t>R</w:t>
      </w:r>
      <w:r w:rsidR="006A314E">
        <w:rPr>
          <w:lang w:val="en-US" w:eastAsia="en-US"/>
        </w:rPr>
        <w:t xml:space="preserve">andom </w:t>
      </w:r>
      <w:r w:rsidR="00271B13">
        <w:rPr>
          <w:lang w:val="en-US" w:eastAsia="en-US"/>
        </w:rPr>
        <w:t>F</w:t>
      </w:r>
      <w:r w:rsidR="006A314E">
        <w:rPr>
          <w:lang w:val="en-US" w:eastAsia="en-US"/>
        </w:rPr>
        <w:t>orest</w:t>
      </w:r>
      <w:r w:rsidRPr="00FF3B5D">
        <w:rPr>
          <w:lang w:val="en-US" w:eastAsia="en-US"/>
        </w:rPr>
        <w:t xml:space="preserve"> maintained stable predictive accuracy.</w:t>
      </w:r>
    </w:p>
    <w:p w14:paraId="114E5920" w14:textId="55846241" w:rsidR="00FF3B5D" w:rsidRDefault="00FF3B5D" w:rsidP="00AF314F">
      <w:pPr>
        <w:spacing w:before="100" w:beforeAutospacing="1" w:after="100" w:afterAutospacing="1"/>
        <w:rPr>
          <w:lang w:val="en-US" w:eastAsia="en-US"/>
        </w:rPr>
      </w:pPr>
      <w:r w:rsidRPr="00FF3B5D">
        <w:rPr>
          <w:lang w:val="en-US" w:eastAsia="en-US"/>
        </w:rPr>
        <w:t>Ranking methods also had a notable impact on model performance. The Statistical Properties (SP) and Weighted Feature Importance (WFI) ranking methods provided meaningful insights into feature importance, enabling more effective feature selection. Retaining only top-ranked features often led to significant performance degradation, highlighting the importance of including certain lower-ranked features.</w:t>
      </w:r>
    </w:p>
    <w:p w14:paraId="632431CF" w14:textId="299C4C7B" w:rsidR="00586F2D" w:rsidRDefault="00586F2D" w:rsidP="00586F2D">
      <w:pPr>
        <w:pStyle w:val="Heading2"/>
        <w:rPr>
          <w:lang w:eastAsia="en-US"/>
        </w:rPr>
      </w:pPr>
      <w:bookmarkStart w:id="47" w:name="_Toc192164960"/>
      <w:r>
        <w:rPr>
          <w:lang w:eastAsia="en-US"/>
        </w:rPr>
        <w:t>Ranking Results</w:t>
      </w:r>
      <w:bookmarkEnd w:id="47"/>
    </w:p>
    <w:p w14:paraId="2104B97E" w14:textId="6600293D" w:rsidR="00E619D6" w:rsidRDefault="00722E0F" w:rsidP="00E619D6">
      <w:pPr>
        <w:pStyle w:val="Heading3"/>
        <w:rPr>
          <w:lang w:val="en-US" w:eastAsia="en-US"/>
        </w:rPr>
      </w:pPr>
      <w:bookmarkStart w:id="48" w:name="_Toc192164961"/>
      <w:r>
        <w:rPr>
          <w:lang w:val="en-US" w:eastAsia="en-US"/>
        </w:rPr>
        <w:t xml:space="preserve">Statistical Properties </w:t>
      </w:r>
      <w:r w:rsidR="00E619D6">
        <w:rPr>
          <w:lang w:val="en-US" w:eastAsia="en-US"/>
        </w:rPr>
        <w:t>Ranking Results</w:t>
      </w:r>
      <w:bookmarkEnd w:id="48"/>
    </w:p>
    <w:p w14:paraId="113D7AE1" w14:textId="77777777" w:rsidR="00AE2D6B" w:rsidRPr="00AE2D6B" w:rsidRDefault="524D1CB7" w:rsidP="524D1CB7">
      <w:pPr>
        <w:pStyle w:val="Caption"/>
        <w:keepNext/>
        <w:rPr>
          <w:i w:val="0"/>
          <w:sz w:val="24"/>
          <w:szCs w:val="24"/>
          <w:lang w:eastAsia="en-US"/>
        </w:rPr>
      </w:pPr>
      <w:r w:rsidRPr="524D1CB7">
        <w:rPr>
          <w:i w:val="0"/>
          <w:sz w:val="24"/>
          <w:szCs w:val="24"/>
          <w:lang w:eastAsia="en-US"/>
        </w:rPr>
        <w:t>Below are the results of the ranking using the SP method, which evaluates features based on statistical properties such as Standard Deviation, Absolute Difference, Skewness, and Kurtosis. The Total Rank is derived by summing the individual rankings, with a lower total rank indicating higher feature importance.</w:t>
      </w:r>
    </w:p>
    <w:p w14:paraId="0B912544" w14:textId="51CC9C8F" w:rsidR="001161B6" w:rsidRDefault="001161B6" w:rsidP="001161B6">
      <w:pPr>
        <w:pStyle w:val="Caption"/>
        <w:keepNext/>
      </w:pPr>
      <w:bookmarkStart w:id="49" w:name="_Toc191292388"/>
      <w:r>
        <w:t xml:space="preserve">Table </w:t>
      </w:r>
      <w:r>
        <w:fldChar w:fldCharType="begin"/>
      </w:r>
      <w:r>
        <w:instrText>SEQ Table \* ARABIC</w:instrText>
      </w:r>
      <w:r>
        <w:fldChar w:fldCharType="separate"/>
      </w:r>
      <w:r w:rsidR="00B0672D">
        <w:rPr>
          <w:noProof/>
        </w:rPr>
        <w:t>5</w:t>
      </w:r>
      <w:r>
        <w:fldChar w:fldCharType="end"/>
      </w:r>
      <w:r>
        <w:t xml:space="preserve"> Ranking features in function dataset based on statistical properties</w:t>
      </w:r>
      <w:bookmarkEnd w:id="49"/>
    </w:p>
    <w:tbl>
      <w:tblPr>
        <w:tblW w:w="11767"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1092"/>
        <w:gridCol w:w="1054"/>
        <w:gridCol w:w="1093"/>
        <w:gridCol w:w="1054"/>
        <w:gridCol w:w="1029"/>
        <w:gridCol w:w="1080"/>
        <w:gridCol w:w="900"/>
        <w:gridCol w:w="990"/>
        <w:gridCol w:w="1170"/>
      </w:tblGrid>
      <w:tr w:rsidR="00B010FB" w:rsidRPr="006B61DB" w14:paraId="6FAD6FD8" w14:textId="77777777" w:rsidTr="00B010FB">
        <w:trPr>
          <w:trHeight w:val="300"/>
        </w:trPr>
        <w:tc>
          <w:tcPr>
            <w:tcW w:w="2305" w:type="dxa"/>
            <w:shd w:val="clear" w:color="auto" w:fill="auto"/>
            <w:noWrap/>
            <w:vAlign w:val="bottom"/>
            <w:hideMark/>
          </w:tcPr>
          <w:p w14:paraId="5961E236"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Name</w:t>
            </w:r>
          </w:p>
        </w:tc>
        <w:tc>
          <w:tcPr>
            <w:tcW w:w="1092" w:type="dxa"/>
            <w:shd w:val="clear" w:color="auto" w:fill="auto"/>
            <w:noWrap/>
            <w:vAlign w:val="bottom"/>
            <w:hideMark/>
          </w:tcPr>
          <w:p w14:paraId="20E60EA1" w14:textId="0CA3A2EE" w:rsidR="006B61DB" w:rsidRPr="006B61DB" w:rsidRDefault="1B0738D7" w:rsidP="006B61DB">
            <w:pPr>
              <w:spacing w:line="240" w:lineRule="auto"/>
              <w:jc w:val="left"/>
              <w:rPr>
                <w:rFonts w:ascii="Aptos Narrow" w:hAnsi="Aptos Narrow" w:cs="Times New Roman"/>
                <w:color w:val="000000"/>
                <w:sz w:val="22"/>
                <w:szCs w:val="22"/>
                <w:lang w:val="en-US" w:eastAsia="en-US"/>
              </w:rPr>
            </w:pPr>
            <w:r w:rsidRPr="220D1829">
              <w:rPr>
                <w:rFonts w:ascii="Aptos Narrow" w:hAnsi="Aptos Narrow" w:cs="Times New Roman"/>
                <w:color w:val="000000" w:themeColor="text1"/>
                <w:sz w:val="22"/>
                <w:szCs w:val="22"/>
                <w:lang w:val="en-US" w:eastAsia="en-US"/>
              </w:rPr>
              <w:t>St</w:t>
            </w:r>
            <w:r w:rsidR="79ABECDF" w:rsidRPr="220D1829">
              <w:rPr>
                <w:rFonts w:ascii="Aptos Narrow" w:hAnsi="Aptos Narrow" w:cs="Times New Roman"/>
                <w:color w:val="000000" w:themeColor="text1"/>
                <w:sz w:val="22"/>
                <w:szCs w:val="22"/>
                <w:lang w:val="en-US" w:eastAsia="en-US"/>
              </w:rPr>
              <w:t>d.</w:t>
            </w:r>
            <w:r w:rsidRPr="220D1829">
              <w:rPr>
                <w:rFonts w:ascii="Aptos Narrow" w:hAnsi="Aptos Narrow" w:cs="Times New Roman"/>
                <w:color w:val="000000" w:themeColor="text1"/>
                <w:sz w:val="22"/>
                <w:szCs w:val="22"/>
                <w:lang w:val="en-US" w:eastAsia="en-US"/>
              </w:rPr>
              <w:t xml:space="preserve"> Dev</w:t>
            </w:r>
          </w:p>
        </w:tc>
        <w:tc>
          <w:tcPr>
            <w:tcW w:w="1054" w:type="dxa"/>
            <w:shd w:val="clear" w:color="auto" w:fill="auto"/>
            <w:noWrap/>
            <w:vAlign w:val="bottom"/>
            <w:hideMark/>
          </w:tcPr>
          <w:p w14:paraId="34CC02C4" w14:textId="51A0E589" w:rsidR="006B61DB" w:rsidRPr="006B61DB" w:rsidRDefault="1B0738D7" w:rsidP="006B61DB">
            <w:pPr>
              <w:spacing w:line="240" w:lineRule="auto"/>
              <w:jc w:val="left"/>
              <w:rPr>
                <w:rFonts w:ascii="Aptos Narrow" w:hAnsi="Aptos Narrow" w:cs="Times New Roman"/>
                <w:color w:val="000000"/>
                <w:sz w:val="22"/>
                <w:szCs w:val="22"/>
                <w:lang w:val="en-US" w:eastAsia="en-US"/>
              </w:rPr>
            </w:pPr>
            <w:r w:rsidRPr="220D1829">
              <w:rPr>
                <w:rFonts w:ascii="Aptos Narrow" w:hAnsi="Aptos Narrow" w:cs="Times New Roman"/>
                <w:color w:val="000000" w:themeColor="text1"/>
                <w:sz w:val="22"/>
                <w:szCs w:val="22"/>
                <w:lang w:val="en-US" w:eastAsia="en-US"/>
              </w:rPr>
              <w:t>Abs</w:t>
            </w:r>
            <w:r w:rsidR="00B010FB">
              <w:rPr>
                <w:rFonts w:ascii="Aptos Narrow" w:hAnsi="Aptos Narrow" w:cs="Times New Roman"/>
                <w:color w:val="000000" w:themeColor="text1"/>
                <w:sz w:val="22"/>
                <w:szCs w:val="22"/>
                <w:lang w:val="en-US" w:eastAsia="en-US"/>
              </w:rPr>
              <w:t xml:space="preserve">. </w:t>
            </w:r>
            <w:r w:rsidRPr="220D1829">
              <w:rPr>
                <w:rFonts w:ascii="Aptos Narrow" w:hAnsi="Aptos Narrow" w:cs="Times New Roman"/>
                <w:color w:val="000000" w:themeColor="text1"/>
                <w:sz w:val="22"/>
                <w:szCs w:val="22"/>
                <w:lang w:val="en-US" w:eastAsia="en-US"/>
              </w:rPr>
              <w:t>Diff</w:t>
            </w:r>
            <w:r w:rsidR="06E22F71" w:rsidRPr="220D1829">
              <w:rPr>
                <w:rFonts w:ascii="Aptos Narrow" w:hAnsi="Aptos Narrow" w:cs="Times New Roman"/>
                <w:color w:val="000000" w:themeColor="text1"/>
                <w:sz w:val="22"/>
                <w:szCs w:val="22"/>
                <w:lang w:val="en-US" w:eastAsia="en-US"/>
              </w:rPr>
              <w:t>.</w:t>
            </w:r>
          </w:p>
        </w:tc>
        <w:tc>
          <w:tcPr>
            <w:tcW w:w="1093" w:type="dxa"/>
            <w:shd w:val="clear" w:color="auto" w:fill="auto"/>
            <w:noWrap/>
            <w:vAlign w:val="bottom"/>
            <w:hideMark/>
          </w:tcPr>
          <w:p w14:paraId="1192EF99" w14:textId="732E4AD1"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Skew</w:t>
            </w:r>
            <w:r w:rsidR="00B010FB">
              <w:rPr>
                <w:rFonts w:ascii="Aptos Narrow" w:hAnsi="Aptos Narrow" w:cs="Times New Roman"/>
                <w:color w:val="000000"/>
                <w:sz w:val="22"/>
                <w:szCs w:val="22"/>
                <w:lang w:val="en-US" w:eastAsia="en-US"/>
              </w:rPr>
              <w:t>.</w:t>
            </w:r>
          </w:p>
        </w:tc>
        <w:tc>
          <w:tcPr>
            <w:tcW w:w="1054" w:type="dxa"/>
            <w:shd w:val="clear" w:color="auto" w:fill="auto"/>
            <w:noWrap/>
            <w:vAlign w:val="bottom"/>
            <w:hideMark/>
          </w:tcPr>
          <w:p w14:paraId="4CFE849E"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Kurtosis</w:t>
            </w:r>
          </w:p>
        </w:tc>
        <w:tc>
          <w:tcPr>
            <w:tcW w:w="1029" w:type="dxa"/>
            <w:shd w:val="clear" w:color="auto" w:fill="auto"/>
            <w:noWrap/>
            <w:vAlign w:val="bottom"/>
            <w:hideMark/>
          </w:tcPr>
          <w:p w14:paraId="5B32788A" w14:textId="18094E39"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St</w:t>
            </w:r>
            <w:r w:rsidR="00B010FB">
              <w:rPr>
                <w:rFonts w:ascii="Aptos Narrow" w:hAnsi="Aptos Narrow" w:cs="Times New Roman"/>
                <w:color w:val="000000"/>
                <w:sz w:val="22"/>
                <w:szCs w:val="22"/>
                <w:lang w:val="en-US" w:eastAsia="en-US"/>
              </w:rPr>
              <w:t xml:space="preserve">d. </w:t>
            </w:r>
            <w:r w:rsidRPr="006B61DB">
              <w:rPr>
                <w:rFonts w:ascii="Aptos Narrow" w:hAnsi="Aptos Narrow" w:cs="Times New Roman"/>
                <w:color w:val="000000"/>
                <w:sz w:val="22"/>
                <w:szCs w:val="22"/>
                <w:lang w:val="en-US" w:eastAsia="en-US"/>
              </w:rPr>
              <w:t>Dev</w:t>
            </w:r>
            <w:r w:rsidR="00B010FB">
              <w:rPr>
                <w:rFonts w:ascii="Aptos Narrow" w:hAnsi="Aptos Narrow" w:cs="Times New Roman"/>
                <w:color w:val="000000"/>
                <w:sz w:val="22"/>
                <w:szCs w:val="22"/>
                <w:lang w:val="en-US" w:eastAsia="en-US"/>
              </w:rPr>
              <w:t>.</w:t>
            </w:r>
            <w:r w:rsidRPr="006B61DB">
              <w:rPr>
                <w:rFonts w:ascii="Aptos Narrow" w:hAnsi="Aptos Narrow" w:cs="Times New Roman"/>
                <w:color w:val="000000"/>
                <w:sz w:val="22"/>
                <w:szCs w:val="22"/>
                <w:lang w:val="en-US" w:eastAsia="en-US"/>
              </w:rPr>
              <w:t xml:space="preserve"> Rank</w:t>
            </w:r>
          </w:p>
        </w:tc>
        <w:tc>
          <w:tcPr>
            <w:tcW w:w="1080" w:type="dxa"/>
            <w:shd w:val="clear" w:color="auto" w:fill="auto"/>
            <w:noWrap/>
            <w:vAlign w:val="bottom"/>
            <w:hideMark/>
          </w:tcPr>
          <w:p w14:paraId="3A47297D" w14:textId="4D0D162D"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Abs</w:t>
            </w:r>
            <w:r w:rsidR="00B010FB">
              <w:rPr>
                <w:rFonts w:ascii="Aptos Narrow" w:hAnsi="Aptos Narrow" w:cs="Times New Roman"/>
                <w:color w:val="000000"/>
                <w:sz w:val="22"/>
                <w:szCs w:val="22"/>
                <w:lang w:val="en-US" w:eastAsia="en-US"/>
              </w:rPr>
              <w:t>.</w:t>
            </w:r>
            <w:r w:rsidRPr="006B61DB">
              <w:rPr>
                <w:rFonts w:ascii="Aptos Narrow" w:hAnsi="Aptos Narrow" w:cs="Times New Roman"/>
                <w:color w:val="000000"/>
                <w:sz w:val="22"/>
                <w:szCs w:val="22"/>
                <w:lang w:val="en-US" w:eastAsia="en-US"/>
              </w:rPr>
              <w:t xml:space="preserve"> Diff</w:t>
            </w:r>
            <w:r w:rsidR="00B010FB">
              <w:rPr>
                <w:rFonts w:ascii="Aptos Narrow" w:hAnsi="Aptos Narrow" w:cs="Times New Roman"/>
                <w:color w:val="000000"/>
                <w:sz w:val="22"/>
                <w:szCs w:val="22"/>
                <w:lang w:val="en-US" w:eastAsia="en-US"/>
              </w:rPr>
              <w:t xml:space="preserve">. </w:t>
            </w:r>
            <w:r w:rsidRPr="006B61DB">
              <w:rPr>
                <w:rFonts w:ascii="Aptos Narrow" w:hAnsi="Aptos Narrow" w:cs="Times New Roman"/>
                <w:color w:val="000000"/>
                <w:sz w:val="22"/>
                <w:szCs w:val="22"/>
                <w:lang w:val="en-US" w:eastAsia="en-US"/>
              </w:rPr>
              <w:t>Rank</w:t>
            </w:r>
          </w:p>
        </w:tc>
        <w:tc>
          <w:tcPr>
            <w:tcW w:w="900" w:type="dxa"/>
            <w:shd w:val="clear" w:color="auto" w:fill="auto"/>
            <w:noWrap/>
            <w:vAlign w:val="bottom"/>
            <w:hideMark/>
          </w:tcPr>
          <w:p w14:paraId="570F74B4" w14:textId="310D48E4"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Skew</w:t>
            </w:r>
            <w:r w:rsidR="00B010FB">
              <w:rPr>
                <w:rFonts w:ascii="Aptos Narrow" w:hAnsi="Aptos Narrow" w:cs="Times New Roman"/>
                <w:color w:val="000000"/>
                <w:sz w:val="22"/>
                <w:szCs w:val="22"/>
                <w:lang w:val="en-US" w:eastAsia="en-US"/>
              </w:rPr>
              <w:t>.</w:t>
            </w:r>
            <w:r w:rsidRPr="006B61DB">
              <w:rPr>
                <w:rFonts w:ascii="Aptos Narrow" w:hAnsi="Aptos Narrow" w:cs="Times New Roman"/>
                <w:color w:val="000000"/>
                <w:sz w:val="22"/>
                <w:szCs w:val="22"/>
                <w:lang w:val="en-US" w:eastAsia="en-US"/>
              </w:rPr>
              <w:t xml:space="preserve"> Rank</w:t>
            </w:r>
          </w:p>
        </w:tc>
        <w:tc>
          <w:tcPr>
            <w:tcW w:w="990" w:type="dxa"/>
            <w:shd w:val="clear" w:color="auto" w:fill="auto"/>
            <w:noWrap/>
            <w:vAlign w:val="bottom"/>
            <w:hideMark/>
          </w:tcPr>
          <w:p w14:paraId="06FD047F"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Kurtosis Rank</w:t>
            </w:r>
          </w:p>
        </w:tc>
        <w:tc>
          <w:tcPr>
            <w:tcW w:w="1170" w:type="dxa"/>
            <w:shd w:val="clear" w:color="auto" w:fill="auto"/>
            <w:noWrap/>
            <w:vAlign w:val="bottom"/>
            <w:hideMark/>
          </w:tcPr>
          <w:p w14:paraId="33A22D37"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Total Rank</w:t>
            </w:r>
          </w:p>
        </w:tc>
      </w:tr>
      <w:tr w:rsidR="00B010FB" w:rsidRPr="006B61DB" w14:paraId="3F23C76A" w14:textId="77777777" w:rsidTr="00B010FB">
        <w:trPr>
          <w:trHeight w:val="300"/>
        </w:trPr>
        <w:tc>
          <w:tcPr>
            <w:tcW w:w="2305" w:type="dxa"/>
            <w:shd w:val="clear" w:color="auto" w:fill="auto"/>
            <w:noWrap/>
            <w:vAlign w:val="bottom"/>
            <w:hideMark/>
          </w:tcPr>
          <w:p w14:paraId="6BA89BA4"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address</w:t>
            </w:r>
          </w:p>
        </w:tc>
        <w:tc>
          <w:tcPr>
            <w:tcW w:w="1092" w:type="dxa"/>
            <w:shd w:val="clear" w:color="auto" w:fill="auto"/>
            <w:noWrap/>
            <w:vAlign w:val="bottom"/>
            <w:hideMark/>
          </w:tcPr>
          <w:p w14:paraId="2EED4D0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0.020107</w:t>
            </w:r>
          </w:p>
        </w:tc>
        <w:tc>
          <w:tcPr>
            <w:tcW w:w="1054" w:type="dxa"/>
            <w:shd w:val="clear" w:color="auto" w:fill="auto"/>
            <w:noWrap/>
            <w:vAlign w:val="bottom"/>
            <w:hideMark/>
          </w:tcPr>
          <w:p w14:paraId="60B0421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0.000383</w:t>
            </w:r>
          </w:p>
        </w:tc>
        <w:tc>
          <w:tcPr>
            <w:tcW w:w="1093" w:type="dxa"/>
            <w:shd w:val="clear" w:color="auto" w:fill="auto"/>
            <w:noWrap/>
            <w:vAlign w:val="bottom"/>
            <w:hideMark/>
          </w:tcPr>
          <w:p w14:paraId="64E4F3B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21.10314</w:t>
            </w:r>
          </w:p>
        </w:tc>
        <w:tc>
          <w:tcPr>
            <w:tcW w:w="1054" w:type="dxa"/>
            <w:shd w:val="clear" w:color="auto" w:fill="auto"/>
            <w:noWrap/>
            <w:vAlign w:val="bottom"/>
            <w:hideMark/>
          </w:tcPr>
          <w:p w14:paraId="3E67125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695.9677</w:t>
            </w:r>
          </w:p>
        </w:tc>
        <w:tc>
          <w:tcPr>
            <w:tcW w:w="1029" w:type="dxa"/>
            <w:shd w:val="clear" w:color="auto" w:fill="auto"/>
            <w:noWrap/>
            <w:vAlign w:val="bottom"/>
            <w:hideMark/>
          </w:tcPr>
          <w:p w14:paraId="13368EE9"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w:t>
            </w:r>
          </w:p>
        </w:tc>
        <w:tc>
          <w:tcPr>
            <w:tcW w:w="1080" w:type="dxa"/>
            <w:shd w:val="clear" w:color="auto" w:fill="auto"/>
            <w:noWrap/>
            <w:vAlign w:val="bottom"/>
            <w:hideMark/>
          </w:tcPr>
          <w:p w14:paraId="2F15402F"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w:t>
            </w:r>
          </w:p>
        </w:tc>
        <w:tc>
          <w:tcPr>
            <w:tcW w:w="900" w:type="dxa"/>
            <w:shd w:val="clear" w:color="auto" w:fill="auto"/>
            <w:noWrap/>
            <w:vAlign w:val="bottom"/>
            <w:hideMark/>
          </w:tcPr>
          <w:p w14:paraId="5D4C261C"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w:t>
            </w:r>
          </w:p>
        </w:tc>
        <w:tc>
          <w:tcPr>
            <w:tcW w:w="990" w:type="dxa"/>
            <w:shd w:val="clear" w:color="auto" w:fill="auto"/>
            <w:noWrap/>
            <w:vAlign w:val="bottom"/>
            <w:hideMark/>
          </w:tcPr>
          <w:p w14:paraId="4D5EF49C"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15</w:t>
            </w:r>
          </w:p>
        </w:tc>
        <w:tc>
          <w:tcPr>
            <w:tcW w:w="1170" w:type="dxa"/>
            <w:shd w:val="clear" w:color="auto" w:fill="auto"/>
            <w:noWrap/>
            <w:vAlign w:val="bottom"/>
            <w:hideMark/>
          </w:tcPr>
          <w:p w14:paraId="4EDAE8D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18</w:t>
            </w:r>
          </w:p>
        </w:tc>
      </w:tr>
      <w:tr w:rsidR="00B010FB" w:rsidRPr="006B61DB" w14:paraId="16259CF1" w14:textId="77777777" w:rsidTr="00B010FB">
        <w:trPr>
          <w:trHeight w:val="300"/>
        </w:trPr>
        <w:tc>
          <w:tcPr>
            <w:tcW w:w="2305" w:type="dxa"/>
            <w:shd w:val="clear" w:color="auto" w:fill="auto"/>
            <w:noWrap/>
            <w:vAlign w:val="bottom"/>
            <w:hideMark/>
          </w:tcPr>
          <w:p w14:paraId="5AA60DA4"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proofErr w:type="spellStart"/>
            <w:r w:rsidRPr="006B61DB">
              <w:rPr>
                <w:rFonts w:ascii="Aptos Narrow" w:hAnsi="Aptos Narrow" w:cs="Times New Roman"/>
                <w:color w:val="000000"/>
                <w:sz w:val="22"/>
                <w:szCs w:val="22"/>
                <w:lang w:val="en-US" w:eastAsia="en-US"/>
              </w:rPr>
              <w:t>pressure_measurement</w:t>
            </w:r>
            <w:proofErr w:type="spellEnd"/>
          </w:p>
        </w:tc>
        <w:tc>
          <w:tcPr>
            <w:tcW w:w="1092" w:type="dxa"/>
            <w:shd w:val="clear" w:color="auto" w:fill="auto"/>
            <w:noWrap/>
            <w:vAlign w:val="bottom"/>
            <w:hideMark/>
          </w:tcPr>
          <w:p w14:paraId="7D1EC59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0.040258</w:t>
            </w:r>
          </w:p>
        </w:tc>
        <w:tc>
          <w:tcPr>
            <w:tcW w:w="1054" w:type="dxa"/>
            <w:shd w:val="clear" w:color="auto" w:fill="auto"/>
            <w:noWrap/>
            <w:vAlign w:val="bottom"/>
            <w:hideMark/>
          </w:tcPr>
          <w:p w14:paraId="208E395F"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0.002154</w:t>
            </w:r>
          </w:p>
        </w:tc>
        <w:tc>
          <w:tcPr>
            <w:tcW w:w="1093" w:type="dxa"/>
            <w:shd w:val="clear" w:color="auto" w:fill="auto"/>
            <w:noWrap/>
            <w:vAlign w:val="bottom"/>
            <w:hideMark/>
          </w:tcPr>
          <w:p w14:paraId="0B3BC85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20.20244</w:t>
            </w:r>
          </w:p>
        </w:tc>
        <w:tc>
          <w:tcPr>
            <w:tcW w:w="1054" w:type="dxa"/>
            <w:shd w:val="clear" w:color="auto" w:fill="auto"/>
            <w:noWrap/>
            <w:vAlign w:val="bottom"/>
            <w:hideMark/>
          </w:tcPr>
          <w:p w14:paraId="0F82128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419.6274</w:t>
            </w:r>
          </w:p>
        </w:tc>
        <w:tc>
          <w:tcPr>
            <w:tcW w:w="1029" w:type="dxa"/>
            <w:shd w:val="clear" w:color="auto" w:fill="auto"/>
            <w:noWrap/>
            <w:vAlign w:val="bottom"/>
            <w:hideMark/>
          </w:tcPr>
          <w:p w14:paraId="0C0E1CE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w:t>
            </w:r>
          </w:p>
        </w:tc>
        <w:tc>
          <w:tcPr>
            <w:tcW w:w="1080" w:type="dxa"/>
            <w:shd w:val="clear" w:color="auto" w:fill="auto"/>
            <w:noWrap/>
            <w:vAlign w:val="bottom"/>
            <w:hideMark/>
          </w:tcPr>
          <w:p w14:paraId="1477FC40"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w:t>
            </w:r>
          </w:p>
        </w:tc>
        <w:tc>
          <w:tcPr>
            <w:tcW w:w="900" w:type="dxa"/>
            <w:shd w:val="clear" w:color="auto" w:fill="auto"/>
            <w:noWrap/>
            <w:vAlign w:val="bottom"/>
            <w:hideMark/>
          </w:tcPr>
          <w:p w14:paraId="5A14E26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w:t>
            </w:r>
          </w:p>
        </w:tc>
        <w:tc>
          <w:tcPr>
            <w:tcW w:w="990" w:type="dxa"/>
            <w:shd w:val="clear" w:color="auto" w:fill="auto"/>
            <w:noWrap/>
            <w:vAlign w:val="bottom"/>
            <w:hideMark/>
          </w:tcPr>
          <w:p w14:paraId="6E3EDB1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14</w:t>
            </w:r>
          </w:p>
        </w:tc>
        <w:tc>
          <w:tcPr>
            <w:tcW w:w="1170" w:type="dxa"/>
            <w:shd w:val="clear" w:color="auto" w:fill="auto"/>
            <w:noWrap/>
            <w:vAlign w:val="bottom"/>
            <w:hideMark/>
          </w:tcPr>
          <w:p w14:paraId="7C66FDD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20</w:t>
            </w:r>
          </w:p>
        </w:tc>
      </w:tr>
      <w:tr w:rsidR="00B010FB" w:rsidRPr="006B61DB" w14:paraId="100228F4" w14:textId="77777777" w:rsidTr="00B010FB">
        <w:trPr>
          <w:trHeight w:val="300"/>
        </w:trPr>
        <w:tc>
          <w:tcPr>
            <w:tcW w:w="2305" w:type="dxa"/>
            <w:shd w:val="clear" w:color="auto" w:fill="auto"/>
            <w:noWrap/>
            <w:vAlign w:val="bottom"/>
            <w:hideMark/>
          </w:tcPr>
          <w:p w14:paraId="3C02900F"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proofErr w:type="spellStart"/>
            <w:r w:rsidRPr="006B61DB">
              <w:rPr>
                <w:rFonts w:ascii="Aptos Narrow" w:hAnsi="Aptos Narrow" w:cs="Times New Roman"/>
                <w:color w:val="000000"/>
                <w:sz w:val="22"/>
                <w:szCs w:val="22"/>
                <w:lang w:val="en-US" w:eastAsia="en-US"/>
              </w:rPr>
              <w:t>reset_rate</w:t>
            </w:r>
            <w:proofErr w:type="spellEnd"/>
          </w:p>
        </w:tc>
        <w:tc>
          <w:tcPr>
            <w:tcW w:w="1092" w:type="dxa"/>
            <w:shd w:val="clear" w:color="auto" w:fill="auto"/>
            <w:noWrap/>
            <w:vAlign w:val="bottom"/>
            <w:hideMark/>
          </w:tcPr>
          <w:p w14:paraId="1F2CF29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0.080048</w:t>
            </w:r>
          </w:p>
        </w:tc>
        <w:tc>
          <w:tcPr>
            <w:tcW w:w="1054" w:type="dxa"/>
            <w:shd w:val="clear" w:color="auto" w:fill="auto"/>
            <w:noWrap/>
            <w:vAlign w:val="bottom"/>
            <w:hideMark/>
          </w:tcPr>
          <w:p w14:paraId="1A63B83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0.003066</w:t>
            </w:r>
          </w:p>
        </w:tc>
        <w:tc>
          <w:tcPr>
            <w:tcW w:w="1093" w:type="dxa"/>
            <w:shd w:val="clear" w:color="auto" w:fill="auto"/>
            <w:noWrap/>
            <w:vAlign w:val="bottom"/>
            <w:hideMark/>
          </w:tcPr>
          <w:p w14:paraId="7E9FE22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3.008437</w:t>
            </w:r>
          </w:p>
        </w:tc>
        <w:tc>
          <w:tcPr>
            <w:tcW w:w="1054" w:type="dxa"/>
            <w:shd w:val="clear" w:color="auto" w:fill="auto"/>
            <w:noWrap/>
            <w:vAlign w:val="bottom"/>
            <w:hideMark/>
          </w:tcPr>
          <w:p w14:paraId="56B33AB8"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20.3115</w:t>
            </w:r>
          </w:p>
        </w:tc>
        <w:tc>
          <w:tcPr>
            <w:tcW w:w="1029" w:type="dxa"/>
            <w:shd w:val="clear" w:color="auto" w:fill="auto"/>
            <w:noWrap/>
            <w:vAlign w:val="bottom"/>
            <w:hideMark/>
          </w:tcPr>
          <w:p w14:paraId="34E0952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5</w:t>
            </w:r>
          </w:p>
        </w:tc>
        <w:tc>
          <w:tcPr>
            <w:tcW w:w="1080" w:type="dxa"/>
            <w:shd w:val="clear" w:color="auto" w:fill="auto"/>
            <w:noWrap/>
            <w:vAlign w:val="bottom"/>
            <w:hideMark/>
          </w:tcPr>
          <w:p w14:paraId="26C72A7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w:t>
            </w:r>
          </w:p>
        </w:tc>
        <w:tc>
          <w:tcPr>
            <w:tcW w:w="900" w:type="dxa"/>
            <w:shd w:val="clear" w:color="auto" w:fill="auto"/>
            <w:noWrap/>
            <w:vAlign w:val="bottom"/>
            <w:hideMark/>
          </w:tcPr>
          <w:p w14:paraId="41B44E7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5</w:t>
            </w:r>
          </w:p>
        </w:tc>
        <w:tc>
          <w:tcPr>
            <w:tcW w:w="990" w:type="dxa"/>
            <w:shd w:val="clear" w:color="auto" w:fill="auto"/>
            <w:noWrap/>
            <w:vAlign w:val="bottom"/>
            <w:hideMark/>
          </w:tcPr>
          <w:p w14:paraId="3D3369D9"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9</w:t>
            </w:r>
          </w:p>
        </w:tc>
        <w:tc>
          <w:tcPr>
            <w:tcW w:w="1170" w:type="dxa"/>
            <w:shd w:val="clear" w:color="auto" w:fill="auto"/>
            <w:noWrap/>
            <w:vAlign w:val="bottom"/>
            <w:hideMark/>
          </w:tcPr>
          <w:p w14:paraId="7870874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22</w:t>
            </w:r>
          </w:p>
        </w:tc>
      </w:tr>
      <w:tr w:rsidR="00B010FB" w:rsidRPr="006B61DB" w14:paraId="2F3F5C38" w14:textId="77777777" w:rsidTr="00B010FB">
        <w:trPr>
          <w:trHeight w:val="300"/>
        </w:trPr>
        <w:tc>
          <w:tcPr>
            <w:tcW w:w="2305" w:type="dxa"/>
            <w:shd w:val="clear" w:color="auto" w:fill="auto"/>
            <w:noWrap/>
            <w:vAlign w:val="bottom"/>
            <w:hideMark/>
          </w:tcPr>
          <w:p w14:paraId="3DE9C5D3"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setpoint</w:t>
            </w:r>
          </w:p>
        </w:tc>
        <w:tc>
          <w:tcPr>
            <w:tcW w:w="1092" w:type="dxa"/>
            <w:shd w:val="clear" w:color="auto" w:fill="auto"/>
            <w:noWrap/>
            <w:vAlign w:val="bottom"/>
            <w:hideMark/>
          </w:tcPr>
          <w:p w14:paraId="3F5F379D"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0.137378</w:t>
            </w:r>
          </w:p>
        </w:tc>
        <w:tc>
          <w:tcPr>
            <w:tcW w:w="1054" w:type="dxa"/>
            <w:shd w:val="clear" w:color="auto" w:fill="auto"/>
            <w:noWrap/>
            <w:vAlign w:val="bottom"/>
            <w:hideMark/>
          </w:tcPr>
          <w:p w14:paraId="42E55727"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0.004575</w:t>
            </w:r>
          </w:p>
        </w:tc>
        <w:tc>
          <w:tcPr>
            <w:tcW w:w="1093" w:type="dxa"/>
            <w:shd w:val="clear" w:color="auto" w:fill="auto"/>
            <w:noWrap/>
            <w:vAlign w:val="bottom"/>
            <w:hideMark/>
          </w:tcPr>
          <w:p w14:paraId="734D5A3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0.959121</w:t>
            </w:r>
          </w:p>
        </w:tc>
        <w:tc>
          <w:tcPr>
            <w:tcW w:w="1054" w:type="dxa"/>
            <w:shd w:val="clear" w:color="auto" w:fill="auto"/>
            <w:noWrap/>
            <w:vAlign w:val="bottom"/>
            <w:hideMark/>
          </w:tcPr>
          <w:p w14:paraId="798A00A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2.900798</w:t>
            </w:r>
          </w:p>
        </w:tc>
        <w:tc>
          <w:tcPr>
            <w:tcW w:w="1029" w:type="dxa"/>
            <w:shd w:val="clear" w:color="auto" w:fill="auto"/>
            <w:noWrap/>
            <w:vAlign w:val="bottom"/>
            <w:hideMark/>
          </w:tcPr>
          <w:p w14:paraId="3E474A5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8</w:t>
            </w:r>
          </w:p>
        </w:tc>
        <w:tc>
          <w:tcPr>
            <w:tcW w:w="1080" w:type="dxa"/>
            <w:shd w:val="clear" w:color="auto" w:fill="auto"/>
            <w:noWrap/>
            <w:vAlign w:val="bottom"/>
            <w:hideMark/>
          </w:tcPr>
          <w:p w14:paraId="4FFC302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w:t>
            </w:r>
          </w:p>
        </w:tc>
        <w:tc>
          <w:tcPr>
            <w:tcW w:w="900" w:type="dxa"/>
            <w:shd w:val="clear" w:color="auto" w:fill="auto"/>
            <w:noWrap/>
            <w:vAlign w:val="bottom"/>
            <w:hideMark/>
          </w:tcPr>
          <w:p w14:paraId="18CFBFE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8</w:t>
            </w:r>
          </w:p>
        </w:tc>
        <w:tc>
          <w:tcPr>
            <w:tcW w:w="990" w:type="dxa"/>
            <w:shd w:val="clear" w:color="auto" w:fill="auto"/>
            <w:noWrap/>
            <w:vAlign w:val="bottom"/>
            <w:hideMark/>
          </w:tcPr>
          <w:p w14:paraId="7502C1AF"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7</w:t>
            </w:r>
          </w:p>
        </w:tc>
        <w:tc>
          <w:tcPr>
            <w:tcW w:w="1170" w:type="dxa"/>
            <w:shd w:val="clear" w:color="auto" w:fill="auto"/>
            <w:noWrap/>
            <w:vAlign w:val="bottom"/>
            <w:hideMark/>
          </w:tcPr>
          <w:p w14:paraId="05CD479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27</w:t>
            </w:r>
          </w:p>
        </w:tc>
      </w:tr>
      <w:tr w:rsidR="00B010FB" w:rsidRPr="006B61DB" w14:paraId="34445ED5" w14:textId="77777777" w:rsidTr="00B010FB">
        <w:trPr>
          <w:trHeight w:val="300"/>
        </w:trPr>
        <w:tc>
          <w:tcPr>
            <w:tcW w:w="2305" w:type="dxa"/>
            <w:shd w:val="clear" w:color="auto" w:fill="auto"/>
            <w:noWrap/>
            <w:vAlign w:val="bottom"/>
            <w:hideMark/>
          </w:tcPr>
          <w:p w14:paraId="2CC1A251"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proofErr w:type="spellStart"/>
            <w:r w:rsidRPr="006B61DB">
              <w:rPr>
                <w:rFonts w:ascii="Aptos Narrow" w:hAnsi="Aptos Narrow" w:cs="Times New Roman"/>
                <w:color w:val="000000"/>
                <w:sz w:val="22"/>
                <w:szCs w:val="22"/>
                <w:lang w:val="en-US" w:eastAsia="en-US"/>
              </w:rPr>
              <w:t>cycle_time</w:t>
            </w:r>
            <w:proofErr w:type="spellEnd"/>
          </w:p>
        </w:tc>
        <w:tc>
          <w:tcPr>
            <w:tcW w:w="1092" w:type="dxa"/>
            <w:shd w:val="clear" w:color="auto" w:fill="auto"/>
            <w:noWrap/>
            <w:vAlign w:val="bottom"/>
            <w:hideMark/>
          </w:tcPr>
          <w:p w14:paraId="1DB7704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0.078341</w:t>
            </w:r>
          </w:p>
        </w:tc>
        <w:tc>
          <w:tcPr>
            <w:tcW w:w="1054" w:type="dxa"/>
            <w:shd w:val="clear" w:color="auto" w:fill="auto"/>
            <w:noWrap/>
            <w:vAlign w:val="bottom"/>
            <w:hideMark/>
          </w:tcPr>
          <w:p w14:paraId="215A613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0.026718</w:t>
            </w:r>
          </w:p>
        </w:tc>
        <w:tc>
          <w:tcPr>
            <w:tcW w:w="1093" w:type="dxa"/>
            <w:shd w:val="clear" w:color="auto" w:fill="auto"/>
            <w:noWrap/>
            <w:vAlign w:val="bottom"/>
            <w:hideMark/>
          </w:tcPr>
          <w:p w14:paraId="2350D25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2.4926</w:t>
            </w:r>
          </w:p>
        </w:tc>
        <w:tc>
          <w:tcPr>
            <w:tcW w:w="1054" w:type="dxa"/>
            <w:shd w:val="clear" w:color="auto" w:fill="auto"/>
            <w:noWrap/>
            <w:vAlign w:val="bottom"/>
            <w:hideMark/>
          </w:tcPr>
          <w:p w14:paraId="6EA1955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21.71307</w:t>
            </w:r>
          </w:p>
        </w:tc>
        <w:tc>
          <w:tcPr>
            <w:tcW w:w="1029" w:type="dxa"/>
            <w:shd w:val="clear" w:color="auto" w:fill="auto"/>
            <w:noWrap/>
            <w:vAlign w:val="bottom"/>
            <w:hideMark/>
          </w:tcPr>
          <w:p w14:paraId="47EB069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w:t>
            </w:r>
          </w:p>
        </w:tc>
        <w:tc>
          <w:tcPr>
            <w:tcW w:w="1080" w:type="dxa"/>
            <w:shd w:val="clear" w:color="auto" w:fill="auto"/>
            <w:noWrap/>
            <w:vAlign w:val="bottom"/>
            <w:hideMark/>
          </w:tcPr>
          <w:p w14:paraId="1E69B75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8</w:t>
            </w:r>
          </w:p>
        </w:tc>
        <w:tc>
          <w:tcPr>
            <w:tcW w:w="900" w:type="dxa"/>
            <w:shd w:val="clear" w:color="auto" w:fill="auto"/>
            <w:noWrap/>
            <w:vAlign w:val="bottom"/>
            <w:hideMark/>
          </w:tcPr>
          <w:p w14:paraId="58AB333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6</w:t>
            </w:r>
          </w:p>
        </w:tc>
        <w:tc>
          <w:tcPr>
            <w:tcW w:w="990" w:type="dxa"/>
            <w:shd w:val="clear" w:color="auto" w:fill="auto"/>
            <w:noWrap/>
            <w:vAlign w:val="bottom"/>
            <w:hideMark/>
          </w:tcPr>
          <w:p w14:paraId="3AD877B5"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10</w:t>
            </w:r>
          </w:p>
        </w:tc>
        <w:tc>
          <w:tcPr>
            <w:tcW w:w="1170" w:type="dxa"/>
            <w:shd w:val="clear" w:color="auto" w:fill="auto"/>
            <w:noWrap/>
            <w:vAlign w:val="bottom"/>
            <w:hideMark/>
          </w:tcPr>
          <w:p w14:paraId="1D753379"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28</w:t>
            </w:r>
          </w:p>
        </w:tc>
      </w:tr>
      <w:tr w:rsidR="00B010FB" w:rsidRPr="006B61DB" w14:paraId="586F1C67" w14:textId="77777777" w:rsidTr="00B010FB">
        <w:trPr>
          <w:trHeight w:val="300"/>
        </w:trPr>
        <w:tc>
          <w:tcPr>
            <w:tcW w:w="2305" w:type="dxa"/>
            <w:shd w:val="clear" w:color="auto" w:fill="auto"/>
            <w:noWrap/>
            <w:vAlign w:val="bottom"/>
            <w:hideMark/>
          </w:tcPr>
          <w:p w14:paraId="3DF6DBDC"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rate</w:t>
            </w:r>
          </w:p>
        </w:tc>
        <w:tc>
          <w:tcPr>
            <w:tcW w:w="1092" w:type="dxa"/>
            <w:shd w:val="clear" w:color="auto" w:fill="auto"/>
            <w:noWrap/>
            <w:vAlign w:val="bottom"/>
            <w:hideMark/>
          </w:tcPr>
          <w:p w14:paraId="10C0C84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0.085772</w:t>
            </w:r>
          </w:p>
        </w:tc>
        <w:tc>
          <w:tcPr>
            <w:tcW w:w="1054" w:type="dxa"/>
            <w:shd w:val="clear" w:color="auto" w:fill="auto"/>
            <w:noWrap/>
            <w:vAlign w:val="bottom"/>
            <w:hideMark/>
          </w:tcPr>
          <w:p w14:paraId="4ECF5A20"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0.011896</w:t>
            </w:r>
          </w:p>
        </w:tc>
        <w:tc>
          <w:tcPr>
            <w:tcW w:w="1093" w:type="dxa"/>
            <w:shd w:val="clear" w:color="auto" w:fill="auto"/>
            <w:noWrap/>
            <w:vAlign w:val="bottom"/>
            <w:hideMark/>
          </w:tcPr>
          <w:p w14:paraId="03C168C7"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8.086138</w:t>
            </w:r>
          </w:p>
        </w:tc>
        <w:tc>
          <w:tcPr>
            <w:tcW w:w="1054" w:type="dxa"/>
            <w:shd w:val="clear" w:color="auto" w:fill="auto"/>
            <w:noWrap/>
            <w:vAlign w:val="bottom"/>
            <w:hideMark/>
          </w:tcPr>
          <w:p w14:paraId="2DDD4408"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69.05565</w:t>
            </w:r>
          </w:p>
        </w:tc>
        <w:tc>
          <w:tcPr>
            <w:tcW w:w="1029" w:type="dxa"/>
            <w:shd w:val="clear" w:color="auto" w:fill="auto"/>
            <w:noWrap/>
            <w:vAlign w:val="bottom"/>
            <w:hideMark/>
          </w:tcPr>
          <w:p w14:paraId="1C87A10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6</w:t>
            </w:r>
          </w:p>
        </w:tc>
        <w:tc>
          <w:tcPr>
            <w:tcW w:w="1080" w:type="dxa"/>
            <w:shd w:val="clear" w:color="auto" w:fill="auto"/>
            <w:noWrap/>
            <w:vAlign w:val="bottom"/>
            <w:hideMark/>
          </w:tcPr>
          <w:p w14:paraId="1A3A47C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6</w:t>
            </w:r>
          </w:p>
        </w:tc>
        <w:tc>
          <w:tcPr>
            <w:tcW w:w="900" w:type="dxa"/>
            <w:shd w:val="clear" w:color="auto" w:fill="auto"/>
            <w:noWrap/>
            <w:vAlign w:val="bottom"/>
            <w:hideMark/>
          </w:tcPr>
          <w:p w14:paraId="48DFEE17"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w:t>
            </w:r>
          </w:p>
        </w:tc>
        <w:tc>
          <w:tcPr>
            <w:tcW w:w="990" w:type="dxa"/>
            <w:shd w:val="clear" w:color="auto" w:fill="auto"/>
            <w:noWrap/>
            <w:vAlign w:val="bottom"/>
            <w:hideMark/>
          </w:tcPr>
          <w:p w14:paraId="51BDB18F"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13</w:t>
            </w:r>
          </w:p>
        </w:tc>
        <w:tc>
          <w:tcPr>
            <w:tcW w:w="1170" w:type="dxa"/>
            <w:shd w:val="clear" w:color="auto" w:fill="auto"/>
            <w:noWrap/>
            <w:vAlign w:val="bottom"/>
            <w:hideMark/>
          </w:tcPr>
          <w:p w14:paraId="7551A68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28</w:t>
            </w:r>
          </w:p>
        </w:tc>
      </w:tr>
      <w:tr w:rsidR="00B010FB" w:rsidRPr="006B61DB" w14:paraId="377EF243" w14:textId="77777777" w:rsidTr="00B010FB">
        <w:trPr>
          <w:trHeight w:val="300"/>
        </w:trPr>
        <w:tc>
          <w:tcPr>
            <w:tcW w:w="2305" w:type="dxa"/>
            <w:shd w:val="clear" w:color="auto" w:fill="auto"/>
            <w:noWrap/>
            <w:vAlign w:val="bottom"/>
            <w:hideMark/>
          </w:tcPr>
          <w:p w14:paraId="39A189A3"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function</w:t>
            </w:r>
          </w:p>
        </w:tc>
        <w:tc>
          <w:tcPr>
            <w:tcW w:w="1092" w:type="dxa"/>
            <w:shd w:val="clear" w:color="auto" w:fill="auto"/>
            <w:noWrap/>
            <w:vAlign w:val="bottom"/>
            <w:hideMark/>
          </w:tcPr>
          <w:p w14:paraId="3A39D9F5"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0.136961</w:t>
            </w:r>
          </w:p>
        </w:tc>
        <w:tc>
          <w:tcPr>
            <w:tcW w:w="1054" w:type="dxa"/>
            <w:shd w:val="clear" w:color="auto" w:fill="auto"/>
            <w:noWrap/>
            <w:vAlign w:val="bottom"/>
            <w:hideMark/>
          </w:tcPr>
          <w:p w14:paraId="586B4D0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0.030515</w:t>
            </w:r>
          </w:p>
        </w:tc>
        <w:tc>
          <w:tcPr>
            <w:tcW w:w="1093" w:type="dxa"/>
            <w:shd w:val="clear" w:color="auto" w:fill="auto"/>
            <w:noWrap/>
            <w:vAlign w:val="bottom"/>
            <w:hideMark/>
          </w:tcPr>
          <w:p w14:paraId="27776BF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5.122153</w:t>
            </w:r>
          </w:p>
        </w:tc>
        <w:tc>
          <w:tcPr>
            <w:tcW w:w="1054" w:type="dxa"/>
            <w:shd w:val="clear" w:color="auto" w:fill="auto"/>
            <w:noWrap/>
            <w:vAlign w:val="bottom"/>
            <w:hideMark/>
          </w:tcPr>
          <w:p w14:paraId="2B7511A9"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27.34285</w:t>
            </w:r>
          </w:p>
        </w:tc>
        <w:tc>
          <w:tcPr>
            <w:tcW w:w="1029" w:type="dxa"/>
            <w:shd w:val="clear" w:color="auto" w:fill="auto"/>
            <w:noWrap/>
            <w:vAlign w:val="bottom"/>
            <w:hideMark/>
          </w:tcPr>
          <w:p w14:paraId="453345B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7</w:t>
            </w:r>
          </w:p>
        </w:tc>
        <w:tc>
          <w:tcPr>
            <w:tcW w:w="1080" w:type="dxa"/>
            <w:shd w:val="clear" w:color="auto" w:fill="auto"/>
            <w:noWrap/>
            <w:vAlign w:val="bottom"/>
            <w:hideMark/>
          </w:tcPr>
          <w:p w14:paraId="5B05E4E7"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9</w:t>
            </w:r>
          </w:p>
        </w:tc>
        <w:tc>
          <w:tcPr>
            <w:tcW w:w="900" w:type="dxa"/>
            <w:shd w:val="clear" w:color="auto" w:fill="auto"/>
            <w:noWrap/>
            <w:vAlign w:val="bottom"/>
            <w:hideMark/>
          </w:tcPr>
          <w:p w14:paraId="0C2B5BF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w:t>
            </w:r>
          </w:p>
        </w:tc>
        <w:tc>
          <w:tcPr>
            <w:tcW w:w="990" w:type="dxa"/>
            <w:shd w:val="clear" w:color="auto" w:fill="auto"/>
            <w:noWrap/>
            <w:vAlign w:val="bottom"/>
            <w:hideMark/>
          </w:tcPr>
          <w:p w14:paraId="7673073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12</w:t>
            </w:r>
          </w:p>
        </w:tc>
        <w:tc>
          <w:tcPr>
            <w:tcW w:w="1170" w:type="dxa"/>
            <w:shd w:val="clear" w:color="auto" w:fill="auto"/>
            <w:noWrap/>
            <w:vAlign w:val="bottom"/>
            <w:hideMark/>
          </w:tcPr>
          <w:p w14:paraId="35E89A9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32</w:t>
            </w:r>
          </w:p>
        </w:tc>
      </w:tr>
      <w:tr w:rsidR="00B010FB" w:rsidRPr="006B61DB" w14:paraId="1BDC80FC" w14:textId="77777777" w:rsidTr="00B010FB">
        <w:trPr>
          <w:trHeight w:val="300"/>
        </w:trPr>
        <w:tc>
          <w:tcPr>
            <w:tcW w:w="2305" w:type="dxa"/>
            <w:shd w:val="clear" w:color="auto" w:fill="auto"/>
            <w:noWrap/>
            <w:vAlign w:val="bottom"/>
            <w:hideMark/>
          </w:tcPr>
          <w:p w14:paraId="1C20CDA8"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deadband</w:t>
            </w:r>
          </w:p>
        </w:tc>
        <w:tc>
          <w:tcPr>
            <w:tcW w:w="1092" w:type="dxa"/>
            <w:shd w:val="clear" w:color="auto" w:fill="auto"/>
            <w:noWrap/>
            <w:vAlign w:val="bottom"/>
            <w:hideMark/>
          </w:tcPr>
          <w:p w14:paraId="5A337FC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0.172885</w:t>
            </w:r>
          </w:p>
        </w:tc>
        <w:tc>
          <w:tcPr>
            <w:tcW w:w="1054" w:type="dxa"/>
            <w:shd w:val="clear" w:color="auto" w:fill="auto"/>
            <w:noWrap/>
            <w:vAlign w:val="bottom"/>
            <w:hideMark/>
          </w:tcPr>
          <w:p w14:paraId="04B90115"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0.018316</w:t>
            </w:r>
          </w:p>
        </w:tc>
        <w:tc>
          <w:tcPr>
            <w:tcW w:w="1093" w:type="dxa"/>
            <w:shd w:val="clear" w:color="auto" w:fill="auto"/>
            <w:noWrap/>
            <w:vAlign w:val="bottom"/>
            <w:hideMark/>
          </w:tcPr>
          <w:p w14:paraId="486B40A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0.171086</w:t>
            </w:r>
          </w:p>
        </w:tc>
        <w:tc>
          <w:tcPr>
            <w:tcW w:w="1054" w:type="dxa"/>
            <w:shd w:val="clear" w:color="auto" w:fill="auto"/>
            <w:noWrap/>
            <w:vAlign w:val="bottom"/>
            <w:hideMark/>
          </w:tcPr>
          <w:p w14:paraId="559CC93F"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-0.96751</w:t>
            </w:r>
          </w:p>
        </w:tc>
        <w:tc>
          <w:tcPr>
            <w:tcW w:w="1029" w:type="dxa"/>
            <w:shd w:val="clear" w:color="auto" w:fill="auto"/>
            <w:noWrap/>
            <w:vAlign w:val="bottom"/>
            <w:hideMark/>
          </w:tcPr>
          <w:p w14:paraId="7AE149A7"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9</w:t>
            </w:r>
          </w:p>
        </w:tc>
        <w:tc>
          <w:tcPr>
            <w:tcW w:w="1080" w:type="dxa"/>
            <w:shd w:val="clear" w:color="auto" w:fill="auto"/>
            <w:noWrap/>
            <w:vAlign w:val="bottom"/>
            <w:hideMark/>
          </w:tcPr>
          <w:p w14:paraId="2FD38EB8"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7</w:t>
            </w:r>
          </w:p>
        </w:tc>
        <w:tc>
          <w:tcPr>
            <w:tcW w:w="900" w:type="dxa"/>
            <w:shd w:val="clear" w:color="auto" w:fill="auto"/>
            <w:noWrap/>
            <w:vAlign w:val="bottom"/>
            <w:hideMark/>
          </w:tcPr>
          <w:p w14:paraId="6216F6D8"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11</w:t>
            </w:r>
          </w:p>
        </w:tc>
        <w:tc>
          <w:tcPr>
            <w:tcW w:w="990" w:type="dxa"/>
            <w:shd w:val="clear" w:color="auto" w:fill="auto"/>
            <w:noWrap/>
            <w:vAlign w:val="bottom"/>
            <w:hideMark/>
          </w:tcPr>
          <w:p w14:paraId="260899A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5</w:t>
            </w:r>
          </w:p>
        </w:tc>
        <w:tc>
          <w:tcPr>
            <w:tcW w:w="1170" w:type="dxa"/>
            <w:shd w:val="clear" w:color="auto" w:fill="auto"/>
            <w:noWrap/>
            <w:vAlign w:val="bottom"/>
            <w:hideMark/>
          </w:tcPr>
          <w:p w14:paraId="32FC808D"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32</w:t>
            </w:r>
          </w:p>
        </w:tc>
      </w:tr>
      <w:tr w:rsidR="00B010FB" w:rsidRPr="006B61DB" w14:paraId="6BD9F5D4" w14:textId="77777777" w:rsidTr="00B010FB">
        <w:trPr>
          <w:trHeight w:val="300"/>
        </w:trPr>
        <w:tc>
          <w:tcPr>
            <w:tcW w:w="2305" w:type="dxa"/>
            <w:shd w:val="clear" w:color="auto" w:fill="auto"/>
            <w:noWrap/>
            <w:vAlign w:val="bottom"/>
            <w:hideMark/>
          </w:tcPr>
          <w:p w14:paraId="754CFC44"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gain</w:t>
            </w:r>
          </w:p>
        </w:tc>
        <w:tc>
          <w:tcPr>
            <w:tcW w:w="1092" w:type="dxa"/>
            <w:shd w:val="clear" w:color="auto" w:fill="auto"/>
            <w:noWrap/>
            <w:vAlign w:val="bottom"/>
            <w:hideMark/>
          </w:tcPr>
          <w:p w14:paraId="545CE2E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0.072631</w:t>
            </w:r>
          </w:p>
        </w:tc>
        <w:tc>
          <w:tcPr>
            <w:tcW w:w="1054" w:type="dxa"/>
            <w:shd w:val="clear" w:color="auto" w:fill="auto"/>
            <w:noWrap/>
            <w:vAlign w:val="bottom"/>
            <w:hideMark/>
          </w:tcPr>
          <w:p w14:paraId="0A7AACE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0.008429</w:t>
            </w:r>
          </w:p>
        </w:tc>
        <w:tc>
          <w:tcPr>
            <w:tcW w:w="1093" w:type="dxa"/>
            <w:shd w:val="clear" w:color="auto" w:fill="auto"/>
            <w:noWrap/>
            <w:vAlign w:val="bottom"/>
            <w:hideMark/>
          </w:tcPr>
          <w:p w14:paraId="1F48486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-4.83451</w:t>
            </w:r>
          </w:p>
        </w:tc>
        <w:tc>
          <w:tcPr>
            <w:tcW w:w="1054" w:type="dxa"/>
            <w:shd w:val="clear" w:color="auto" w:fill="auto"/>
            <w:noWrap/>
            <w:vAlign w:val="bottom"/>
            <w:hideMark/>
          </w:tcPr>
          <w:p w14:paraId="330F590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26.2416</w:t>
            </w:r>
          </w:p>
        </w:tc>
        <w:tc>
          <w:tcPr>
            <w:tcW w:w="1029" w:type="dxa"/>
            <w:shd w:val="clear" w:color="auto" w:fill="auto"/>
            <w:noWrap/>
            <w:vAlign w:val="bottom"/>
            <w:hideMark/>
          </w:tcPr>
          <w:p w14:paraId="6ED692A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w:t>
            </w:r>
          </w:p>
        </w:tc>
        <w:tc>
          <w:tcPr>
            <w:tcW w:w="1080" w:type="dxa"/>
            <w:shd w:val="clear" w:color="auto" w:fill="auto"/>
            <w:noWrap/>
            <w:vAlign w:val="bottom"/>
            <w:hideMark/>
          </w:tcPr>
          <w:p w14:paraId="38C4938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5</w:t>
            </w:r>
          </w:p>
        </w:tc>
        <w:tc>
          <w:tcPr>
            <w:tcW w:w="900" w:type="dxa"/>
            <w:shd w:val="clear" w:color="auto" w:fill="auto"/>
            <w:noWrap/>
            <w:vAlign w:val="bottom"/>
            <w:hideMark/>
          </w:tcPr>
          <w:p w14:paraId="685C053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2D402BA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11</w:t>
            </w:r>
          </w:p>
        </w:tc>
        <w:tc>
          <w:tcPr>
            <w:tcW w:w="1170" w:type="dxa"/>
            <w:shd w:val="clear" w:color="auto" w:fill="auto"/>
            <w:noWrap/>
            <w:vAlign w:val="bottom"/>
            <w:hideMark/>
          </w:tcPr>
          <w:p w14:paraId="11D6788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34</w:t>
            </w:r>
          </w:p>
        </w:tc>
      </w:tr>
      <w:tr w:rsidR="00B010FB" w:rsidRPr="006B61DB" w14:paraId="62C13430" w14:textId="77777777" w:rsidTr="00B010FB">
        <w:trPr>
          <w:trHeight w:val="300"/>
        </w:trPr>
        <w:tc>
          <w:tcPr>
            <w:tcW w:w="2305" w:type="dxa"/>
            <w:shd w:val="clear" w:color="auto" w:fill="auto"/>
            <w:noWrap/>
            <w:vAlign w:val="bottom"/>
            <w:hideMark/>
          </w:tcPr>
          <w:p w14:paraId="23B8C7B8"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proofErr w:type="spellStart"/>
            <w:r w:rsidRPr="006B61DB">
              <w:rPr>
                <w:rFonts w:ascii="Aptos Narrow" w:hAnsi="Aptos Narrow" w:cs="Times New Roman"/>
                <w:color w:val="000000"/>
                <w:sz w:val="22"/>
                <w:szCs w:val="22"/>
                <w:lang w:val="en-US" w:eastAsia="en-US"/>
              </w:rPr>
              <w:t>system_mode</w:t>
            </w:r>
            <w:proofErr w:type="spellEnd"/>
          </w:p>
        </w:tc>
        <w:tc>
          <w:tcPr>
            <w:tcW w:w="1092" w:type="dxa"/>
            <w:shd w:val="clear" w:color="auto" w:fill="auto"/>
            <w:noWrap/>
            <w:vAlign w:val="bottom"/>
            <w:hideMark/>
          </w:tcPr>
          <w:p w14:paraId="658AAC8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0.397895</w:t>
            </w:r>
          </w:p>
        </w:tc>
        <w:tc>
          <w:tcPr>
            <w:tcW w:w="1054" w:type="dxa"/>
            <w:shd w:val="clear" w:color="auto" w:fill="auto"/>
            <w:noWrap/>
            <w:vAlign w:val="bottom"/>
            <w:hideMark/>
          </w:tcPr>
          <w:p w14:paraId="140988A5"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0.246882</w:t>
            </w:r>
          </w:p>
        </w:tc>
        <w:tc>
          <w:tcPr>
            <w:tcW w:w="1093" w:type="dxa"/>
            <w:shd w:val="clear" w:color="auto" w:fill="auto"/>
            <w:noWrap/>
            <w:vAlign w:val="bottom"/>
            <w:hideMark/>
          </w:tcPr>
          <w:p w14:paraId="4CCBE500"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1.161342</w:t>
            </w:r>
          </w:p>
        </w:tc>
        <w:tc>
          <w:tcPr>
            <w:tcW w:w="1054" w:type="dxa"/>
            <w:shd w:val="clear" w:color="auto" w:fill="auto"/>
            <w:noWrap/>
            <w:vAlign w:val="bottom"/>
            <w:hideMark/>
          </w:tcPr>
          <w:p w14:paraId="451D20A5"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-0.41861</w:t>
            </w:r>
          </w:p>
        </w:tc>
        <w:tc>
          <w:tcPr>
            <w:tcW w:w="1029" w:type="dxa"/>
            <w:shd w:val="clear" w:color="auto" w:fill="auto"/>
            <w:noWrap/>
            <w:vAlign w:val="bottom"/>
            <w:hideMark/>
          </w:tcPr>
          <w:p w14:paraId="097A262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11</w:t>
            </w:r>
          </w:p>
        </w:tc>
        <w:tc>
          <w:tcPr>
            <w:tcW w:w="1080" w:type="dxa"/>
            <w:shd w:val="clear" w:color="auto" w:fill="auto"/>
            <w:noWrap/>
            <w:vAlign w:val="bottom"/>
            <w:hideMark/>
          </w:tcPr>
          <w:p w14:paraId="2E1628D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11</w:t>
            </w:r>
          </w:p>
        </w:tc>
        <w:tc>
          <w:tcPr>
            <w:tcW w:w="900" w:type="dxa"/>
            <w:shd w:val="clear" w:color="auto" w:fill="auto"/>
            <w:noWrap/>
            <w:vAlign w:val="bottom"/>
            <w:hideMark/>
          </w:tcPr>
          <w:p w14:paraId="232A94C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7</w:t>
            </w:r>
          </w:p>
        </w:tc>
        <w:tc>
          <w:tcPr>
            <w:tcW w:w="990" w:type="dxa"/>
            <w:shd w:val="clear" w:color="auto" w:fill="auto"/>
            <w:noWrap/>
            <w:vAlign w:val="bottom"/>
            <w:hideMark/>
          </w:tcPr>
          <w:p w14:paraId="339B799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6</w:t>
            </w:r>
          </w:p>
        </w:tc>
        <w:tc>
          <w:tcPr>
            <w:tcW w:w="1170" w:type="dxa"/>
            <w:shd w:val="clear" w:color="auto" w:fill="auto"/>
            <w:noWrap/>
            <w:vAlign w:val="bottom"/>
            <w:hideMark/>
          </w:tcPr>
          <w:p w14:paraId="6E94EFD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35</w:t>
            </w:r>
          </w:p>
        </w:tc>
      </w:tr>
      <w:tr w:rsidR="00B010FB" w:rsidRPr="006B61DB" w14:paraId="1181C884" w14:textId="77777777" w:rsidTr="00B010FB">
        <w:trPr>
          <w:trHeight w:val="300"/>
        </w:trPr>
        <w:tc>
          <w:tcPr>
            <w:tcW w:w="2305" w:type="dxa"/>
            <w:shd w:val="clear" w:color="auto" w:fill="auto"/>
            <w:noWrap/>
            <w:vAlign w:val="bottom"/>
            <w:hideMark/>
          </w:tcPr>
          <w:p w14:paraId="28FBFAAB"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proofErr w:type="spellStart"/>
            <w:r w:rsidRPr="006B61DB">
              <w:rPr>
                <w:rFonts w:ascii="Aptos Narrow" w:hAnsi="Aptos Narrow" w:cs="Times New Roman"/>
                <w:color w:val="000000"/>
                <w:sz w:val="22"/>
                <w:szCs w:val="22"/>
                <w:lang w:val="en-US" w:eastAsia="en-US"/>
              </w:rPr>
              <w:t>crc_rate</w:t>
            </w:r>
            <w:proofErr w:type="spellEnd"/>
          </w:p>
        </w:tc>
        <w:tc>
          <w:tcPr>
            <w:tcW w:w="1092" w:type="dxa"/>
            <w:shd w:val="clear" w:color="auto" w:fill="auto"/>
            <w:noWrap/>
            <w:vAlign w:val="bottom"/>
            <w:hideMark/>
          </w:tcPr>
          <w:p w14:paraId="6612B600"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0.424578</w:t>
            </w:r>
          </w:p>
        </w:tc>
        <w:tc>
          <w:tcPr>
            <w:tcW w:w="1054" w:type="dxa"/>
            <w:shd w:val="clear" w:color="auto" w:fill="auto"/>
            <w:noWrap/>
            <w:vAlign w:val="bottom"/>
            <w:hideMark/>
          </w:tcPr>
          <w:p w14:paraId="76DCFEC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0.27986</w:t>
            </w:r>
          </w:p>
        </w:tc>
        <w:tc>
          <w:tcPr>
            <w:tcW w:w="1093" w:type="dxa"/>
            <w:shd w:val="clear" w:color="auto" w:fill="auto"/>
            <w:noWrap/>
            <w:vAlign w:val="bottom"/>
            <w:hideMark/>
          </w:tcPr>
          <w:p w14:paraId="172818C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0.091263</w:t>
            </w:r>
          </w:p>
        </w:tc>
        <w:tc>
          <w:tcPr>
            <w:tcW w:w="1054" w:type="dxa"/>
            <w:shd w:val="clear" w:color="auto" w:fill="auto"/>
            <w:noWrap/>
            <w:vAlign w:val="bottom"/>
            <w:hideMark/>
          </w:tcPr>
          <w:p w14:paraId="784A579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-1.97471</w:t>
            </w:r>
          </w:p>
        </w:tc>
        <w:tc>
          <w:tcPr>
            <w:tcW w:w="1029" w:type="dxa"/>
            <w:shd w:val="clear" w:color="auto" w:fill="auto"/>
            <w:noWrap/>
            <w:vAlign w:val="bottom"/>
            <w:hideMark/>
          </w:tcPr>
          <w:p w14:paraId="570F0D87"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12</w:t>
            </w:r>
          </w:p>
        </w:tc>
        <w:tc>
          <w:tcPr>
            <w:tcW w:w="1080" w:type="dxa"/>
            <w:shd w:val="clear" w:color="auto" w:fill="auto"/>
            <w:noWrap/>
            <w:vAlign w:val="bottom"/>
            <w:hideMark/>
          </w:tcPr>
          <w:p w14:paraId="7786CD9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12</w:t>
            </w:r>
          </w:p>
        </w:tc>
        <w:tc>
          <w:tcPr>
            <w:tcW w:w="900" w:type="dxa"/>
            <w:shd w:val="clear" w:color="auto" w:fill="auto"/>
            <w:noWrap/>
            <w:vAlign w:val="bottom"/>
            <w:hideMark/>
          </w:tcPr>
          <w:p w14:paraId="0989A94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12</w:t>
            </w:r>
          </w:p>
        </w:tc>
        <w:tc>
          <w:tcPr>
            <w:tcW w:w="990" w:type="dxa"/>
            <w:shd w:val="clear" w:color="auto" w:fill="auto"/>
            <w:noWrap/>
            <w:vAlign w:val="bottom"/>
            <w:hideMark/>
          </w:tcPr>
          <w:p w14:paraId="013065E9"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w:t>
            </w:r>
          </w:p>
        </w:tc>
        <w:tc>
          <w:tcPr>
            <w:tcW w:w="1170" w:type="dxa"/>
            <w:shd w:val="clear" w:color="auto" w:fill="auto"/>
            <w:noWrap/>
            <w:vAlign w:val="bottom"/>
            <w:hideMark/>
          </w:tcPr>
          <w:p w14:paraId="38C24FF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37</w:t>
            </w:r>
          </w:p>
        </w:tc>
      </w:tr>
      <w:tr w:rsidR="00B010FB" w:rsidRPr="006B61DB" w14:paraId="7EA3CAB1" w14:textId="77777777" w:rsidTr="00B010FB">
        <w:trPr>
          <w:trHeight w:val="300"/>
        </w:trPr>
        <w:tc>
          <w:tcPr>
            <w:tcW w:w="2305" w:type="dxa"/>
            <w:shd w:val="clear" w:color="auto" w:fill="auto"/>
            <w:noWrap/>
            <w:vAlign w:val="bottom"/>
            <w:hideMark/>
          </w:tcPr>
          <w:p w14:paraId="3AF6277A"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pump</w:t>
            </w:r>
          </w:p>
        </w:tc>
        <w:tc>
          <w:tcPr>
            <w:tcW w:w="1092" w:type="dxa"/>
            <w:shd w:val="clear" w:color="auto" w:fill="auto"/>
            <w:noWrap/>
            <w:vAlign w:val="bottom"/>
            <w:hideMark/>
          </w:tcPr>
          <w:p w14:paraId="312AEA57"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0.466624</w:t>
            </w:r>
          </w:p>
        </w:tc>
        <w:tc>
          <w:tcPr>
            <w:tcW w:w="1054" w:type="dxa"/>
            <w:shd w:val="clear" w:color="auto" w:fill="auto"/>
            <w:noWrap/>
            <w:vAlign w:val="bottom"/>
            <w:hideMark/>
          </w:tcPr>
          <w:p w14:paraId="566CC7B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0.320379</w:t>
            </w:r>
          </w:p>
        </w:tc>
        <w:tc>
          <w:tcPr>
            <w:tcW w:w="1093" w:type="dxa"/>
            <w:shd w:val="clear" w:color="auto" w:fill="auto"/>
            <w:noWrap/>
            <w:vAlign w:val="bottom"/>
            <w:hideMark/>
          </w:tcPr>
          <w:p w14:paraId="2635EB6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0.769877</w:t>
            </w:r>
          </w:p>
        </w:tc>
        <w:tc>
          <w:tcPr>
            <w:tcW w:w="1054" w:type="dxa"/>
            <w:shd w:val="clear" w:color="auto" w:fill="auto"/>
            <w:noWrap/>
            <w:vAlign w:val="bottom"/>
            <w:hideMark/>
          </w:tcPr>
          <w:p w14:paraId="7D95A6C9"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-1.40729</w:t>
            </w:r>
          </w:p>
        </w:tc>
        <w:tc>
          <w:tcPr>
            <w:tcW w:w="1029" w:type="dxa"/>
            <w:shd w:val="clear" w:color="auto" w:fill="auto"/>
            <w:noWrap/>
            <w:vAlign w:val="bottom"/>
            <w:hideMark/>
          </w:tcPr>
          <w:p w14:paraId="712C665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13</w:t>
            </w:r>
          </w:p>
        </w:tc>
        <w:tc>
          <w:tcPr>
            <w:tcW w:w="1080" w:type="dxa"/>
            <w:shd w:val="clear" w:color="auto" w:fill="auto"/>
            <w:noWrap/>
            <w:vAlign w:val="bottom"/>
            <w:hideMark/>
          </w:tcPr>
          <w:p w14:paraId="4F5E815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13</w:t>
            </w:r>
          </w:p>
        </w:tc>
        <w:tc>
          <w:tcPr>
            <w:tcW w:w="900" w:type="dxa"/>
            <w:shd w:val="clear" w:color="auto" w:fill="auto"/>
            <w:noWrap/>
            <w:vAlign w:val="bottom"/>
            <w:hideMark/>
          </w:tcPr>
          <w:p w14:paraId="779535A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9</w:t>
            </w:r>
          </w:p>
        </w:tc>
        <w:tc>
          <w:tcPr>
            <w:tcW w:w="990" w:type="dxa"/>
            <w:shd w:val="clear" w:color="auto" w:fill="auto"/>
            <w:noWrap/>
            <w:vAlign w:val="bottom"/>
            <w:hideMark/>
          </w:tcPr>
          <w:p w14:paraId="32375CD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w:t>
            </w:r>
          </w:p>
        </w:tc>
        <w:tc>
          <w:tcPr>
            <w:tcW w:w="1170" w:type="dxa"/>
            <w:shd w:val="clear" w:color="auto" w:fill="auto"/>
            <w:noWrap/>
            <w:vAlign w:val="bottom"/>
            <w:hideMark/>
          </w:tcPr>
          <w:p w14:paraId="10F0BD88"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39</w:t>
            </w:r>
          </w:p>
        </w:tc>
      </w:tr>
      <w:tr w:rsidR="00B010FB" w:rsidRPr="006B61DB" w14:paraId="2E23CFBB" w14:textId="77777777" w:rsidTr="00B010FB">
        <w:trPr>
          <w:trHeight w:val="300"/>
        </w:trPr>
        <w:tc>
          <w:tcPr>
            <w:tcW w:w="2305" w:type="dxa"/>
            <w:shd w:val="clear" w:color="auto" w:fill="auto"/>
            <w:noWrap/>
            <w:vAlign w:val="bottom"/>
            <w:hideMark/>
          </w:tcPr>
          <w:p w14:paraId="6CA3E2A8"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length</w:t>
            </w:r>
          </w:p>
        </w:tc>
        <w:tc>
          <w:tcPr>
            <w:tcW w:w="1092" w:type="dxa"/>
            <w:shd w:val="clear" w:color="auto" w:fill="auto"/>
            <w:noWrap/>
            <w:vAlign w:val="bottom"/>
            <w:hideMark/>
          </w:tcPr>
          <w:p w14:paraId="08FAF3A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0.186097</w:t>
            </w:r>
          </w:p>
        </w:tc>
        <w:tc>
          <w:tcPr>
            <w:tcW w:w="1054" w:type="dxa"/>
            <w:shd w:val="clear" w:color="auto" w:fill="auto"/>
            <w:noWrap/>
            <w:vAlign w:val="bottom"/>
            <w:hideMark/>
          </w:tcPr>
          <w:p w14:paraId="1E61681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0.041966</w:t>
            </w:r>
          </w:p>
        </w:tc>
        <w:tc>
          <w:tcPr>
            <w:tcW w:w="1093" w:type="dxa"/>
            <w:shd w:val="clear" w:color="auto" w:fill="auto"/>
            <w:noWrap/>
            <w:vAlign w:val="bottom"/>
            <w:hideMark/>
          </w:tcPr>
          <w:p w14:paraId="19E2225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-4.47194</w:t>
            </w:r>
          </w:p>
        </w:tc>
        <w:tc>
          <w:tcPr>
            <w:tcW w:w="1054" w:type="dxa"/>
            <w:shd w:val="clear" w:color="auto" w:fill="auto"/>
            <w:noWrap/>
            <w:vAlign w:val="bottom"/>
            <w:hideMark/>
          </w:tcPr>
          <w:p w14:paraId="134BB54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18.80183</w:t>
            </w:r>
          </w:p>
        </w:tc>
        <w:tc>
          <w:tcPr>
            <w:tcW w:w="1029" w:type="dxa"/>
            <w:shd w:val="clear" w:color="auto" w:fill="auto"/>
            <w:noWrap/>
            <w:vAlign w:val="bottom"/>
            <w:hideMark/>
          </w:tcPr>
          <w:p w14:paraId="5A771B1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10</w:t>
            </w:r>
          </w:p>
        </w:tc>
        <w:tc>
          <w:tcPr>
            <w:tcW w:w="1080" w:type="dxa"/>
            <w:shd w:val="clear" w:color="auto" w:fill="auto"/>
            <w:noWrap/>
            <w:vAlign w:val="bottom"/>
            <w:hideMark/>
          </w:tcPr>
          <w:p w14:paraId="2656620C"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10</w:t>
            </w:r>
          </w:p>
        </w:tc>
        <w:tc>
          <w:tcPr>
            <w:tcW w:w="900" w:type="dxa"/>
            <w:shd w:val="clear" w:color="auto" w:fill="auto"/>
            <w:noWrap/>
            <w:vAlign w:val="bottom"/>
            <w:hideMark/>
          </w:tcPr>
          <w:p w14:paraId="5AFC3E6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14</w:t>
            </w:r>
          </w:p>
        </w:tc>
        <w:tc>
          <w:tcPr>
            <w:tcW w:w="990" w:type="dxa"/>
            <w:shd w:val="clear" w:color="auto" w:fill="auto"/>
            <w:noWrap/>
            <w:vAlign w:val="bottom"/>
            <w:hideMark/>
          </w:tcPr>
          <w:p w14:paraId="19F2B94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8</w:t>
            </w:r>
          </w:p>
        </w:tc>
        <w:tc>
          <w:tcPr>
            <w:tcW w:w="1170" w:type="dxa"/>
            <w:shd w:val="clear" w:color="auto" w:fill="auto"/>
            <w:noWrap/>
            <w:vAlign w:val="bottom"/>
            <w:hideMark/>
          </w:tcPr>
          <w:p w14:paraId="0FBBAE8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42</w:t>
            </w:r>
          </w:p>
        </w:tc>
      </w:tr>
      <w:tr w:rsidR="00B010FB" w:rsidRPr="006B61DB" w14:paraId="6EC72D51" w14:textId="77777777" w:rsidTr="00B010FB">
        <w:trPr>
          <w:trHeight w:val="300"/>
        </w:trPr>
        <w:tc>
          <w:tcPr>
            <w:tcW w:w="2305" w:type="dxa"/>
            <w:shd w:val="clear" w:color="auto" w:fill="auto"/>
            <w:noWrap/>
            <w:vAlign w:val="bottom"/>
            <w:hideMark/>
          </w:tcPr>
          <w:p w14:paraId="2EE50C7B"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solenoid</w:t>
            </w:r>
          </w:p>
        </w:tc>
        <w:tc>
          <w:tcPr>
            <w:tcW w:w="1092" w:type="dxa"/>
            <w:shd w:val="clear" w:color="auto" w:fill="auto"/>
            <w:noWrap/>
            <w:vAlign w:val="bottom"/>
            <w:hideMark/>
          </w:tcPr>
          <w:p w14:paraId="772BB98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0.497716</w:t>
            </w:r>
          </w:p>
        </w:tc>
        <w:tc>
          <w:tcPr>
            <w:tcW w:w="1054" w:type="dxa"/>
            <w:shd w:val="clear" w:color="auto" w:fill="auto"/>
            <w:noWrap/>
            <w:vAlign w:val="bottom"/>
            <w:hideMark/>
          </w:tcPr>
          <w:p w14:paraId="6378F86F"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0.452241</w:t>
            </w:r>
          </w:p>
        </w:tc>
        <w:tc>
          <w:tcPr>
            <w:tcW w:w="1093" w:type="dxa"/>
            <w:shd w:val="clear" w:color="auto" w:fill="auto"/>
            <w:noWrap/>
            <w:vAlign w:val="bottom"/>
            <w:hideMark/>
          </w:tcPr>
          <w:p w14:paraId="32DFA15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0.191915</w:t>
            </w:r>
          </w:p>
        </w:tc>
        <w:tc>
          <w:tcPr>
            <w:tcW w:w="1054" w:type="dxa"/>
            <w:shd w:val="clear" w:color="auto" w:fill="auto"/>
            <w:noWrap/>
            <w:vAlign w:val="bottom"/>
            <w:hideMark/>
          </w:tcPr>
          <w:p w14:paraId="483DCA2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-1.96317</w:t>
            </w:r>
          </w:p>
        </w:tc>
        <w:tc>
          <w:tcPr>
            <w:tcW w:w="1029" w:type="dxa"/>
            <w:shd w:val="clear" w:color="auto" w:fill="auto"/>
            <w:noWrap/>
            <w:vAlign w:val="bottom"/>
            <w:hideMark/>
          </w:tcPr>
          <w:p w14:paraId="0581B09C"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15</w:t>
            </w:r>
          </w:p>
        </w:tc>
        <w:tc>
          <w:tcPr>
            <w:tcW w:w="1080" w:type="dxa"/>
            <w:shd w:val="clear" w:color="auto" w:fill="auto"/>
            <w:noWrap/>
            <w:vAlign w:val="bottom"/>
            <w:hideMark/>
          </w:tcPr>
          <w:p w14:paraId="5B61141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15</w:t>
            </w:r>
          </w:p>
        </w:tc>
        <w:tc>
          <w:tcPr>
            <w:tcW w:w="900" w:type="dxa"/>
            <w:shd w:val="clear" w:color="auto" w:fill="auto"/>
            <w:noWrap/>
            <w:vAlign w:val="bottom"/>
            <w:hideMark/>
          </w:tcPr>
          <w:p w14:paraId="364D3BE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10</w:t>
            </w:r>
          </w:p>
        </w:tc>
        <w:tc>
          <w:tcPr>
            <w:tcW w:w="990" w:type="dxa"/>
            <w:shd w:val="clear" w:color="auto" w:fill="auto"/>
            <w:noWrap/>
            <w:vAlign w:val="bottom"/>
            <w:hideMark/>
          </w:tcPr>
          <w:p w14:paraId="4C00F76C"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w:t>
            </w:r>
          </w:p>
        </w:tc>
        <w:tc>
          <w:tcPr>
            <w:tcW w:w="1170" w:type="dxa"/>
            <w:shd w:val="clear" w:color="auto" w:fill="auto"/>
            <w:noWrap/>
            <w:vAlign w:val="bottom"/>
            <w:hideMark/>
          </w:tcPr>
          <w:p w14:paraId="5C20BB88"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42</w:t>
            </w:r>
          </w:p>
        </w:tc>
      </w:tr>
      <w:tr w:rsidR="00B010FB" w:rsidRPr="006B61DB" w14:paraId="515BD90E" w14:textId="77777777" w:rsidTr="00B010FB">
        <w:trPr>
          <w:trHeight w:val="300"/>
        </w:trPr>
        <w:tc>
          <w:tcPr>
            <w:tcW w:w="2305" w:type="dxa"/>
            <w:shd w:val="clear" w:color="auto" w:fill="auto"/>
            <w:noWrap/>
            <w:vAlign w:val="bottom"/>
            <w:hideMark/>
          </w:tcPr>
          <w:p w14:paraId="6A225F41"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control_scheme</w:t>
            </w:r>
          </w:p>
        </w:tc>
        <w:tc>
          <w:tcPr>
            <w:tcW w:w="1092" w:type="dxa"/>
            <w:shd w:val="clear" w:color="auto" w:fill="auto"/>
            <w:noWrap/>
            <w:vAlign w:val="bottom"/>
            <w:hideMark/>
          </w:tcPr>
          <w:p w14:paraId="663AFF0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0.473766</w:t>
            </w:r>
          </w:p>
        </w:tc>
        <w:tc>
          <w:tcPr>
            <w:tcW w:w="1054" w:type="dxa"/>
            <w:shd w:val="clear" w:color="auto" w:fill="auto"/>
            <w:noWrap/>
            <w:vAlign w:val="bottom"/>
            <w:hideMark/>
          </w:tcPr>
          <w:p w14:paraId="00560D28"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0.340163</w:t>
            </w:r>
          </w:p>
        </w:tc>
        <w:tc>
          <w:tcPr>
            <w:tcW w:w="1093" w:type="dxa"/>
            <w:shd w:val="clear" w:color="auto" w:fill="auto"/>
            <w:noWrap/>
            <w:vAlign w:val="bottom"/>
            <w:hideMark/>
          </w:tcPr>
          <w:p w14:paraId="00435CB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-0.67475</w:t>
            </w:r>
          </w:p>
        </w:tc>
        <w:tc>
          <w:tcPr>
            <w:tcW w:w="1054" w:type="dxa"/>
            <w:shd w:val="clear" w:color="auto" w:fill="auto"/>
            <w:noWrap/>
            <w:vAlign w:val="bottom"/>
            <w:hideMark/>
          </w:tcPr>
          <w:p w14:paraId="3347F61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-1.54471</w:t>
            </w:r>
          </w:p>
        </w:tc>
        <w:tc>
          <w:tcPr>
            <w:tcW w:w="1029" w:type="dxa"/>
            <w:shd w:val="clear" w:color="auto" w:fill="auto"/>
            <w:noWrap/>
            <w:vAlign w:val="bottom"/>
            <w:hideMark/>
          </w:tcPr>
          <w:p w14:paraId="6AB918B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14</w:t>
            </w:r>
          </w:p>
        </w:tc>
        <w:tc>
          <w:tcPr>
            <w:tcW w:w="1080" w:type="dxa"/>
            <w:shd w:val="clear" w:color="auto" w:fill="auto"/>
            <w:noWrap/>
            <w:vAlign w:val="bottom"/>
            <w:hideMark/>
          </w:tcPr>
          <w:p w14:paraId="59F57A55"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14</w:t>
            </w:r>
          </w:p>
        </w:tc>
        <w:tc>
          <w:tcPr>
            <w:tcW w:w="900" w:type="dxa"/>
            <w:shd w:val="clear" w:color="auto" w:fill="auto"/>
            <w:noWrap/>
            <w:vAlign w:val="bottom"/>
            <w:hideMark/>
          </w:tcPr>
          <w:p w14:paraId="3962F53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13</w:t>
            </w:r>
          </w:p>
        </w:tc>
        <w:tc>
          <w:tcPr>
            <w:tcW w:w="990" w:type="dxa"/>
            <w:shd w:val="clear" w:color="auto" w:fill="auto"/>
            <w:noWrap/>
            <w:vAlign w:val="bottom"/>
            <w:hideMark/>
          </w:tcPr>
          <w:p w14:paraId="2466B6EC"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w:t>
            </w:r>
          </w:p>
        </w:tc>
        <w:tc>
          <w:tcPr>
            <w:tcW w:w="1170" w:type="dxa"/>
            <w:shd w:val="clear" w:color="auto" w:fill="auto"/>
            <w:noWrap/>
            <w:vAlign w:val="bottom"/>
            <w:hideMark/>
          </w:tcPr>
          <w:p w14:paraId="1384311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44</w:t>
            </w:r>
          </w:p>
        </w:tc>
      </w:tr>
    </w:tbl>
    <w:p w14:paraId="5DDE2ED8" w14:textId="77777777" w:rsidR="00CA7B6A" w:rsidRDefault="00CA7B6A" w:rsidP="00E619D6">
      <w:pPr>
        <w:rPr>
          <w:lang w:val="en-US" w:eastAsia="en-US"/>
        </w:rPr>
      </w:pPr>
    </w:p>
    <w:p w14:paraId="0809FCB8" w14:textId="1EFDC523" w:rsidR="002D1283" w:rsidRPr="002D1283" w:rsidRDefault="002D1283" w:rsidP="002D1283">
      <w:pPr>
        <w:rPr>
          <w:lang w:val="en-US" w:eastAsia="en-US"/>
        </w:rPr>
      </w:pPr>
      <w:r w:rsidRPr="002D1283">
        <w:rPr>
          <w:lang w:val="en-US" w:eastAsia="en-US"/>
        </w:rPr>
        <w:t>The most important features identified in th</w:t>
      </w:r>
      <w:r w:rsidR="00A87FA8">
        <w:rPr>
          <w:lang w:val="en-US" w:eastAsia="en-US"/>
        </w:rPr>
        <w:t>is</w:t>
      </w:r>
      <w:r w:rsidRPr="002D1283">
        <w:rPr>
          <w:lang w:val="en-US" w:eastAsia="en-US"/>
        </w:rPr>
        <w:t xml:space="preserve"> ranking analysis are </w:t>
      </w:r>
      <w:r w:rsidRPr="002D1283">
        <w:rPr>
          <w:i/>
          <w:iCs/>
          <w:lang w:val="en-US" w:eastAsia="en-US"/>
        </w:rPr>
        <w:t>Address</w:t>
      </w:r>
      <w:r w:rsidRPr="002D1283">
        <w:rPr>
          <w:lang w:val="en-US" w:eastAsia="en-US"/>
        </w:rPr>
        <w:t xml:space="preserve">, </w:t>
      </w:r>
      <w:r w:rsidRPr="002D1283">
        <w:rPr>
          <w:i/>
          <w:iCs/>
          <w:lang w:val="en-US" w:eastAsia="en-US"/>
        </w:rPr>
        <w:t>Pressure Measurement</w:t>
      </w:r>
      <w:r w:rsidRPr="002D1283">
        <w:rPr>
          <w:lang w:val="en-US" w:eastAsia="en-US"/>
        </w:rPr>
        <w:t xml:space="preserve">, and </w:t>
      </w:r>
      <w:r w:rsidRPr="002D1283">
        <w:rPr>
          <w:i/>
          <w:iCs/>
          <w:lang w:val="en-US" w:eastAsia="en-US"/>
        </w:rPr>
        <w:t>Reset Rate</w:t>
      </w:r>
      <w:r w:rsidRPr="002D1283">
        <w:rPr>
          <w:lang w:val="en-US" w:eastAsia="en-US"/>
        </w:rPr>
        <w:t xml:space="preserve">. </w:t>
      </w:r>
      <w:r w:rsidRPr="002D1283">
        <w:rPr>
          <w:i/>
          <w:iCs/>
          <w:lang w:val="en-US" w:eastAsia="en-US"/>
        </w:rPr>
        <w:t>Address</w:t>
      </w:r>
      <w:r w:rsidRPr="002D1283">
        <w:rPr>
          <w:lang w:val="en-US" w:eastAsia="en-US"/>
        </w:rPr>
        <w:t xml:space="preserve"> emerged as the most significant feature, achieving the lowest total rank of 18 by ranking first across all individual statistical metrics. </w:t>
      </w:r>
      <w:r w:rsidRPr="002D1283">
        <w:rPr>
          <w:i/>
          <w:iCs/>
          <w:lang w:val="en-US" w:eastAsia="en-US"/>
        </w:rPr>
        <w:t>Pressure Measurement</w:t>
      </w:r>
      <w:r w:rsidRPr="002D1283">
        <w:rPr>
          <w:lang w:val="en-US" w:eastAsia="en-US"/>
        </w:rPr>
        <w:t xml:space="preserve"> followed closely with a total rank of 20, and </w:t>
      </w:r>
      <w:r w:rsidRPr="002D1283">
        <w:rPr>
          <w:i/>
          <w:iCs/>
          <w:lang w:val="en-US" w:eastAsia="en-US"/>
        </w:rPr>
        <w:t>Reset Rate</w:t>
      </w:r>
      <w:r w:rsidRPr="002D1283">
        <w:rPr>
          <w:lang w:val="en-US" w:eastAsia="en-US"/>
        </w:rPr>
        <w:t xml:space="preserve"> ranked 22, indicating that these features strongly contribute to the dataset’s variability and predictive power. Their consistent high rankings suggest they should be prioritized in feature selection and model development.</w:t>
      </w:r>
    </w:p>
    <w:p w14:paraId="0230CFA0" w14:textId="77777777" w:rsidR="002D1283" w:rsidRPr="002D1283" w:rsidRDefault="002D1283" w:rsidP="002D1283">
      <w:pPr>
        <w:rPr>
          <w:lang w:val="en-US" w:eastAsia="en-US"/>
        </w:rPr>
      </w:pPr>
      <w:r w:rsidRPr="002D1283">
        <w:rPr>
          <w:lang w:val="en-US" w:eastAsia="en-US"/>
        </w:rPr>
        <w:t xml:space="preserve">In contrast, moderately important features such as </w:t>
      </w:r>
      <w:r w:rsidRPr="002D1283">
        <w:rPr>
          <w:i/>
          <w:iCs/>
          <w:lang w:val="en-US" w:eastAsia="en-US"/>
        </w:rPr>
        <w:t>Setpoint</w:t>
      </w:r>
      <w:r w:rsidRPr="002D1283">
        <w:rPr>
          <w:lang w:val="en-US" w:eastAsia="en-US"/>
        </w:rPr>
        <w:t xml:space="preserve">, </w:t>
      </w:r>
      <w:r w:rsidRPr="002D1283">
        <w:rPr>
          <w:i/>
          <w:iCs/>
          <w:lang w:val="en-US" w:eastAsia="en-US"/>
        </w:rPr>
        <w:t>Cycle Time</w:t>
      </w:r>
      <w:r w:rsidRPr="002D1283">
        <w:rPr>
          <w:lang w:val="en-US" w:eastAsia="en-US"/>
        </w:rPr>
        <w:t xml:space="preserve">, and </w:t>
      </w:r>
      <w:r w:rsidRPr="002D1283">
        <w:rPr>
          <w:i/>
          <w:iCs/>
          <w:lang w:val="en-US" w:eastAsia="en-US"/>
        </w:rPr>
        <w:t>Rate</w:t>
      </w:r>
      <w:r w:rsidRPr="002D1283">
        <w:rPr>
          <w:lang w:val="en-US" w:eastAsia="en-US"/>
        </w:rPr>
        <w:t xml:space="preserve"> demonstrated mid-range rankings, with total ranks between 27 and 28. While these features contribute to the dataset’s structure, their influence appears to be less significant than the top-ranked features. They may still hold some value in predictive modeling but might be considered for removal if computational efficiency or model simplicity is a concern.</w:t>
      </w:r>
    </w:p>
    <w:p w14:paraId="2599EA1E" w14:textId="77777777" w:rsidR="002D1283" w:rsidRPr="002D1283" w:rsidRDefault="002D1283" w:rsidP="002D1283">
      <w:pPr>
        <w:rPr>
          <w:lang w:val="en-US" w:eastAsia="en-US"/>
        </w:rPr>
      </w:pPr>
      <w:r w:rsidRPr="002D1283">
        <w:rPr>
          <w:lang w:val="en-US" w:eastAsia="en-US"/>
        </w:rPr>
        <w:t xml:space="preserve">The </w:t>
      </w:r>
      <w:proofErr w:type="gramStart"/>
      <w:r w:rsidRPr="002D1283">
        <w:rPr>
          <w:lang w:val="en-US" w:eastAsia="en-US"/>
        </w:rPr>
        <w:t>least</w:t>
      </w:r>
      <w:proofErr w:type="gramEnd"/>
      <w:r w:rsidRPr="002D1283">
        <w:rPr>
          <w:lang w:val="en-US" w:eastAsia="en-US"/>
        </w:rPr>
        <w:t xml:space="preserve"> important features included </w:t>
      </w:r>
      <w:r w:rsidRPr="002D1283">
        <w:rPr>
          <w:i/>
          <w:iCs/>
          <w:lang w:val="en-US" w:eastAsia="en-US"/>
        </w:rPr>
        <w:t>Control Scheme</w:t>
      </w:r>
      <w:r w:rsidRPr="002D1283">
        <w:rPr>
          <w:lang w:val="en-US" w:eastAsia="en-US"/>
        </w:rPr>
        <w:t xml:space="preserve">, </w:t>
      </w:r>
      <w:r w:rsidRPr="002D1283">
        <w:rPr>
          <w:i/>
          <w:iCs/>
          <w:lang w:val="en-US" w:eastAsia="en-US"/>
        </w:rPr>
        <w:t>Solenoid</w:t>
      </w:r>
      <w:r w:rsidRPr="002D1283">
        <w:rPr>
          <w:lang w:val="en-US" w:eastAsia="en-US"/>
        </w:rPr>
        <w:t xml:space="preserve">, and </w:t>
      </w:r>
      <w:r w:rsidRPr="002D1283">
        <w:rPr>
          <w:i/>
          <w:iCs/>
          <w:lang w:val="en-US" w:eastAsia="en-US"/>
        </w:rPr>
        <w:t>Length</w:t>
      </w:r>
      <w:r w:rsidRPr="002D1283">
        <w:rPr>
          <w:lang w:val="en-US" w:eastAsia="en-US"/>
        </w:rPr>
        <w:t>, each receiving the highest total ranks (42-44). These features exhibited minimal impact across all statistical metrics, suggesting they may be redundant. Given their low importance, they could potentially be removed during feature selection without significantly affecting model performance.</w:t>
      </w:r>
    </w:p>
    <w:p w14:paraId="1CB75533" w14:textId="77777777" w:rsidR="002D1283" w:rsidRDefault="002D1283" w:rsidP="002D1283">
      <w:pPr>
        <w:rPr>
          <w:lang w:val="en-US" w:eastAsia="en-US"/>
        </w:rPr>
      </w:pPr>
      <w:r w:rsidRPr="002D1283">
        <w:rPr>
          <w:lang w:val="en-US" w:eastAsia="en-US"/>
        </w:rPr>
        <w:t xml:space="preserve">These findings have direct implications for feature selection. </w:t>
      </w:r>
      <w:r w:rsidRPr="002D1283">
        <w:rPr>
          <w:i/>
          <w:iCs/>
          <w:lang w:val="en-US" w:eastAsia="en-US"/>
        </w:rPr>
        <w:t>Address</w:t>
      </w:r>
      <w:r w:rsidRPr="002D1283">
        <w:rPr>
          <w:lang w:val="en-US" w:eastAsia="en-US"/>
        </w:rPr>
        <w:t xml:space="preserve">, </w:t>
      </w:r>
      <w:r w:rsidRPr="002D1283">
        <w:rPr>
          <w:i/>
          <w:iCs/>
          <w:lang w:val="en-US" w:eastAsia="en-US"/>
        </w:rPr>
        <w:t>Pressure Measurement</w:t>
      </w:r>
      <w:r w:rsidRPr="002D1283">
        <w:rPr>
          <w:lang w:val="en-US" w:eastAsia="en-US"/>
        </w:rPr>
        <w:t xml:space="preserve">, and </w:t>
      </w:r>
      <w:r w:rsidRPr="002D1283">
        <w:rPr>
          <w:i/>
          <w:iCs/>
          <w:lang w:val="en-US" w:eastAsia="en-US"/>
        </w:rPr>
        <w:t>Reset Rate</w:t>
      </w:r>
      <w:r w:rsidRPr="002D1283">
        <w:rPr>
          <w:lang w:val="en-US" w:eastAsia="en-US"/>
        </w:rPr>
        <w:t xml:space="preserve"> should be retained across all models due to their strong contribution to predictive accuracy. On the other hand, features such as </w:t>
      </w:r>
      <w:r w:rsidRPr="002D1283">
        <w:rPr>
          <w:i/>
          <w:iCs/>
          <w:lang w:val="en-US" w:eastAsia="en-US"/>
        </w:rPr>
        <w:t>Control Scheme</w:t>
      </w:r>
      <w:r w:rsidRPr="002D1283">
        <w:rPr>
          <w:lang w:val="en-US" w:eastAsia="en-US"/>
        </w:rPr>
        <w:t xml:space="preserve">, </w:t>
      </w:r>
      <w:r w:rsidRPr="002D1283">
        <w:rPr>
          <w:i/>
          <w:iCs/>
          <w:lang w:val="en-US" w:eastAsia="en-US"/>
        </w:rPr>
        <w:t>Solenoid</w:t>
      </w:r>
      <w:r w:rsidRPr="002D1283">
        <w:rPr>
          <w:lang w:val="en-US" w:eastAsia="en-US"/>
        </w:rPr>
        <w:t xml:space="preserve">, and </w:t>
      </w:r>
      <w:r w:rsidRPr="002D1283">
        <w:rPr>
          <w:i/>
          <w:iCs/>
          <w:lang w:val="en-US" w:eastAsia="en-US"/>
        </w:rPr>
        <w:t>Length</w:t>
      </w:r>
      <w:r w:rsidRPr="002D1283">
        <w:rPr>
          <w:lang w:val="en-US" w:eastAsia="en-US"/>
        </w:rPr>
        <w:t xml:space="preserve"> can be considered for removal when reducing dimensionality, as they exhibit the least impact. This ranking provides valuable insights into how different features influence the dataset, offering a data-driven approach to optimizing feature selection and improving model efficiency.</w:t>
      </w:r>
    </w:p>
    <w:p w14:paraId="4FE06630" w14:textId="44A303CA" w:rsidR="00722E0F" w:rsidRDefault="00722E0F" w:rsidP="00722E0F">
      <w:pPr>
        <w:pStyle w:val="Heading3"/>
        <w:rPr>
          <w:lang w:val="en-US" w:eastAsia="en-US"/>
        </w:rPr>
      </w:pPr>
      <w:bookmarkStart w:id="50" w:name="_Toc192164962"/>
      <w:r>
        <w:rPr>
          <w:lang w:val="en-US" w:eastAsia="en-US"/>
        </w:rPr>
        <w:t xml:space="preserve">Weighted feature selection </w:t>
      </w:r>
      <w:r w:rsidR="0059382B">
        <w:rPr>
          <w:lang w:val="en-US" w:eastAsia="en-US"/>
        </w:rPr>
        <w:t>ranking results</w:t>
      </w:r>
      <w:r w:rsidR="00AF469A">
        <w:rPr>
          <w:lang w:val="en-US" w:eastAsia="en-US"/>
        </w:rPr>
        <w:t xml:space="preserve"> </w:t>
      </w:r>
      <w:r>
        <w:rPr>
          <w:lang w:val="en-US" w:eastAsia="en-US"/>
        </w:rPr>
        <w:t xml:space="preserve">using </w:t>
      </w:r>
      <w:proofErr w:type="spellStart"/>
      <w:r>
        <w:rPr>
          <w:lang w:val="en-US" w:eastAsia="en-US"/>
        </w:rPr>
        <w:t>RandomForest</w:t>
      </w:r>
      <w:proofErr w:type="spellEnd"/>
      <w:r>
        <w:rPr>
          <w:lang w:val="en-US" w:eastAsia="en-US"/>
        </w:rPr>
        <w:t xml:space="preserve"> Classifier</w:t>
      </w:r>
      <w:bookmarkEnd w:id="50"/>
      <w:r w:rsidR="00AF469A">
        <w:rPr>
          <w:lang w:val="en-US" w:eastAsia="en-US"/>
        </w:rPr>
        <w:t xml:space="preserve"> </w:t>
      </w:r>
    </w:p>
    <w:p w14:paraId="29966CD2" w14:textId="581BA9A1" w:rsidR="00BE2C34" w:rsidRPr="00BE2C34" w:rsidRDefault="524D1CB7" w:rsidP="524D1CB7">
      <w:pPr>
        <w:rPr>
          <w:lang w:eastAsia="en-US"/>
        </w:rPr>
      </w:pPr>
      <w:r w:rsidRPr="524D1CB7">
        <w:rPr>
          <w:lang w:eastAsia="en-US"/>
        </w:rPr>
        <w:t xml:space="preserve">This section presents the feature importance results obtained using a </w:t>
      </w:r>
      <w:proofErr w:type="spellStart"/>
      <w:r w:rsidRPr="524D1CB7">
        <w:rPr>
          <w:lang w:eastAsia="en-US"/>
        </w:rPr>
        <w:t>RandomForest</w:t>
      </w:r>
      <w:proofErr w:type="spellEnd"/>
      <w:r w:rsidRPr="524D1CB7">
        <w:rPr>
          <w:lang w:eastAsia="en-US"/>
        </w:rPr>
        <w:t xml:space="preserve"> classifier. Unlike the SP method—which relies on statistical properties—the </w:t>
      </w:r>
      <w:proofErr w:type="spellStart"/>
      <w:r w:rsidRPr="524D1CB7">
        <w:rPr>
          <w:lang w:eastAsia="en-US"/>
        </w:rPr>
        <w:t>RandomForest</w:t>
      </w:r>
      <w:proofErr w:type="spellEnd"/>
      <w:r w:rsidRPr="524D1CB7">
        <w:rPr>
          <w:lang w:eastAsia="en-US"/>
        </w:rPr>
        <w:t xml:space="preserve"> ranking quantifies the importance of each feature based on how much it reduces uncertainty (impurity) in the decision trees. The importance scores are derived from the contribution of each feature to the model's overall predictive performance. A higher feature importance score indicates that the feature plays a more critical role in making accurate predictions. The following table (Table 6) shows the ranked features for the function dataset using the </w:t>
      </w:r>
      <w:proofErr w:type="spellStart"/>
      <w:r w:rsidRPr="524D1CB7">
        <w:rPr>
          <w:lang w:eastAsia="en-US"/>
        </w:rPr>
        <w:t>RandomForest</w:t>
      </w:r>
      <w:proofErr w:type="spellEnd"/>
      <w:r w:rsidRPr="524D1CB7">
        <w:rPr>
          <w:lang w:eastAsia="en-US"/>
        </w:rPr>
        <w:t xml:space="preserve"> classifier.</w:t>
      </w:r>
    </w:p>
    <w:p w14:paraId="386E4F6E" w14:textId="77777777" w:rsidR="00DA0C3A" w:rsidRPr="00DA0C3A" w:rsidRDefault="00DA0C3A" w:rsidP="00DA0C3A">
      <w:pPr>
        <w:rPr>
          <w:lang w:val="en-US" w:eastAsia="en-US"/>
        </w:rPr>
      </w:pPr>
    </w:p>
    <w:p w14:paraId="37E37773" w14:textId="3A9C2BBA" w:rsidR="00E2534B" w:rsidRDefault="524D1CB7" w:rsidP="00E2534B">
      <w:pPr>
        <w:pStyle w:val="Caption"/>
        <w:keepNext/>
      </w:pPr>
      <w:bookmarkStart w:id="51" w:name="_Toc191292389"/>
      <w:r w:rsidRPr="524D1CB7">
        <w:t xml:space="preserve">Table </w:t>
      </w:r>
      <w:r>
        <w:fldChar w:fldCharType="begin"/>
      </w:r>
      <w:r>
        <w:instrText>SEQ Table \* ARABIC</w:instrText>
      </w:r>
      <w:r>
        <w:fldChar w:fldCharType="separate"/>
      </w:r>
      <w:r w:rsidR="00B0672D">
        <w:rPr>
          <w:noProof/>
        </w:rPr>
        <w:t>6</w:t>
      </w:r>
      <w:r>
        <w:fldChar w:fldCharType="end"/>
      </w:r>
      <w:r w:rsidRPr="524D1CB7">
        <w:t xml:space="preserve"> Feature importance rankings for the function dataset using the </w:t>
      </w:r>
      <w:proofErr w:type="spellStart"/>
      <w:r w:rsidRPr="524D1CB7">
        <w:t>RandomForest</w:t>
      </w:r>
      <w:proofErr w:type="spellEnd"/>
      <w:r w:rsidRPr="524D1CB7">
        <w:t xml:space="preserve"> classifier</w:t>
      </w:r>
      <w:bookmarkEnd w:id="51"/>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4"/>
        <w:gridCol w:w="3427"/>
      </w:tblGrid>
      <w:tr w:rsidR="00571898" w:rsidRPr="00571898" w14:paraId="5E3DB864" w14:textId="77777777" w:rsidTr="00571898">
        <w:trPr>
          <w:trHeight w:val="300"/>
        </w:trPr>
        <w:tc>
          <w:tcPr>
            <w:tcW w:w="2414" w:type="dxa"/>
            <w:shd w:val="clear" w:color="auto" w:fill="auto"/>
            <w:noWrap/>
            <w:vAlign w:val="bottom"/>
            <w:hideMark/>
          </w:tcPr>
          <w:p w14:paraId="2F952CD3" w14:textId="77777777" w:rsidR="00571898" w:rsidRPr="00571898" w:rsidRDefault="00571898" w:rsidP="00571898">
            <w:pPr>
              <w:spacing w:line="240" w:lineRule="auto"/>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Name</w:t>
            </w:r>
          </w:p>
        </w:tc>
        <w:tc>
          <w:tcPr>
            <w:tcW w:w="3427" w:type="dxa"/>
            <w:shd w:val="clear" w:color="auto" w:fill="auto"/>
            <w:noWrap/>
            <w:vAlign w:val="bottom"/>
            <w:hideMark/>
          </w:tcPr>
          <w:p w14:paraId="63CA2D6E" w14:textId="77777777" w:rsidR="00571898" w:rsidRPr="00571898" w:rsidRDefault="00571898" w:rsidP="00571898">
            <w:pPr>
              <w:spacing w:line="240" w:lineRule="auto"/>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Random Forest Feature Importance</w:t>
            </w:r>
          </w:p>
        </w:tc>
      </w:tr>
      <w:tr w:rsidR="00571898" w:rsidRPr="00571898" w14:paraId="2A9039D5" w14:textId="77777777" w:rsidTr="00571898">
        <w:trPr>
          <w:trHeight w:val="300"/>
        </w:trPr>
        <w:tc>
          <w:tcPr>
            <w:tcW w:w="2414" w:type="dxa"/>
            <w:shd w:val="clear" w:color="auto" w:fill="auto"/>
            <w:noWrap/>
            <w:vAlign w:val="bottom"/>
            <w:hideMark/>
          </w:tcPr>
          <w:p w14:paraId="00D7AF98"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function</w:t>
            </w:r>
          </w:p>
        </w:tc>
        <w:tc>
          <w:tcPr>
            <w:tcW w:w="3427" w:type="dxa"/>
            <w:shd w:val="clear" w:color="auto" w:fill="auto"/>
            <w:noWrap/>
            <w:vAlign w:val="bottom"/>
            <w:hideMark/>
          </w:tcPr>
          <w:p w14:paraId="3310E78F"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0.170343</w:t>
            </w:r>
          </w:p>
        </w:tc>
      </w:tr>
      <w:tr w:rsidR="00571898" w:rsidRPr="00571898" w14:paraId="01CF002C" w14:textId="77777777" w:rsidTr="00571898">
        <w:trPr>
          <w:trHeight w:val="300"/>
        </w:trPr>
        <w:tc>
          <w:tcPr>
            <w:tcW w:w="2414" w:type="dxa"/>
            <w:shd w:val="clear" w:color="auto" w:fill="auto"/>
            <w:noWrap/>
            <w:vAlign w:val="bottom"/>
            <w:hideMark/>
          </w:tcPr>
          <w:p w14:paraId="7A0774E5"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proofErr w:type="spellStart"/>
            <w:r w:rsidRPr="00571898">
              <w:rPr>
                <w:rFonts w:ascii="Aptos Narrow" w:hAnsi="Aptos Narrow" w:cs="Times New Roman"/>
                <w:color w:val="000000"/>
                <w:sz w:val="22"/>
                <w:szCs w:val="22"/>
                <w:lang w:val="en-US" w:eastAsia="en-US"/>
              </w:rPr>
              <w:t>crc_rate</w:t>
            </w:r>
            <w:proofErr w:type="spellEnd"/>
          </w:p>
        </w:tc>
        <w:tc>
          <w:tcPr>
            <w:tcW w:w="3427" w:type="dxa"/>
            <w:shd w:val="clear" w:color="auto" w:fill="auto"/>
            <w:noWrap/>
            <w:vAlign w:val="bottom"/>
            <w:hideMark/>
          </w:tcPr>
          <w:p w14:paraId="5D2F7CAE"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0.14766</w:t>
            </w:r>
          </w:p>
        </w:tc>
      </w:tr>
      <w:tr w:rsidR="00571898" w:rsidRPr="00571898" w14:paraId="39C72189" w14:textId="77777777" w:rsidTr="00571898">
        <w:trPr>
          <w:trHeight w:val="300"/>
        </w:trPr>
        <w:tc>
          <w:tcPr>
            <w:tcW w:w="2414" w:type="dxa"/>
            <w:shd w:val="clear" w:color="auto" w:fill="auto"/>
            <w:noWrap/>
            <w:vAlign w:val="bottom"/>
            <w:hideMark/>
          </w:tcPr>
          <w:p w14:paraId="7D464D1B"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length</w:t>
            </w:r>
          </w:p>
        </w:tc>
        <w:tc>
          <w:tcPr>
            <w:tcW w:w="3427" w:type="dxa"/>
            <w:shd w:val="clear" w:color="auto" w:fill="auto"/>
            <w:noWrap/>
            <w:vAlign w:val="bottom"/>
            <w:hideMark/>
          </w:tcPr>
          <w:p w14:paraId="2CD31B32"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0.135827</w:t>
            </w:r>
          </w:p>
        </w:tc>
      </w:tr>
      <w:tr w:rsidR="00571898" w:rsidRPr="00571898" w14:paraId="015F2395" w14:textId="77777777" w:rsidTr="00571898">
        <w:trPr>
          <w:trHeight w:val="300"/>
        </w:trPr>
        <w:tc>
          <w:tcPr>
            <w:tcW w:w="2414" w:type="dxa"/>
            <w:shd w:val="clear" w:color="auto" w:fill="auto"/>
            <w:noWrap/>
            <w:vAlign w:val="bottom"/>
            <w:hideMark/>
          </w:tcPr>
          <w:p w14:paraId="275E4C7A"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proofErr w:type="spellStart"/>
            <w:r w:rsidRPr="00571898">
              <w:rPr>
                <w:rFonts w:ascii="Aptos Narrow" w:hAnsi="Aptos Narrow" w:cs="Times New Roman"/>
                <w:color w:val="000000"/>
                <w:sz w:val="22"/>
                <w:szCs w:val="22"/>
                <w:lang w:val="en-US" w:eastAsia="en-US"/>
              </w:rPr>
              <w:t>cycle_time</w:t>
            </w:r>
            <w:proofErr w:type="spellEnd"/>
          </w:p>
        </w:tc>
        <w:tc>
          <w:tcPr>
            <w:tcW w:w="3427" w:type="dxa"/>
            <w:shd w:val="clear" w:color="auto" w:fill="auto"/>
            <w:noWrap/>
            <w:vAlign w:val="bottom"/>
            <w:hideMark/>
          </w:tcPr>
          <w:p w14:paraId="4E99E7D1"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0.094819</w:t>
            </w:r>
          </w:p>
        </w:tc>
      </w:tr>
      <w:tr w:rsidR="00571898" w:rsidRPr="00571898" w14:paraId="0AC66907" w14:textId="77777777" w:rsidTr="00571898">
        <w:trPr>
          <w:trHeight w:val="300"/>
        </w:trPr>
        <w:tc>
          <w:tcPr>
            <w:tcW w:w="2414" w:type="dxa"/>
            <w:shd w:val="clear" w:color="auto" w:fill="auto"/>
            <w:noWrap/>
            <w:vAlign w:val="bottom"/>
            <w:hideMark/>
          </w:tcPr>
          <w:p w14:paraId="39E4B8C3"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proofErr w:type="spellStart"/>
            <w:r w:rsidRPr="00571898">
              <w:rPr>
                <w:rFonts w:ascii="Aptos Narrow" w:hAnsi="Aptos Narrow" w:cs="Times New Roman"/>
                <w:color w:val="000000"/>
                <w:sz w:val="22"/>
                <w:szCs w:val="22"/>
                <w:lang w:val="en-US" w:eastAsia="en-US"/>
              </w:rPr>
              <w:t>reset_rate</w:t>
            </w:r>
            <w:proofErr w:type="spellEnd"/>
          </w:p>
        </w:tc>
        <w:tc>
          <w:tcPr>
            <w:tcW w:w="3427" w:type="dxa"/>
            <w:shd w:val="clear" w:color="auto" w:fill="auto"/>
            <w:noWrap/>
            <w:vAlign w:val="bottom"/>
            <w:hideMark/>
          </w:tcPr>
          <w:p w14:paraId="4E576B91"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0.093911</w:t>
            </w:r>
          </w:p>
        </w:tc>
      </w:tr>
      <w:tr w:rsidR="00571898" w:rsidRPr="00571898" w14:paraId="375FD1AD" w14:textId="77777777" w:rsidTr="00571898">
        <w:trPr>
          <w:trHeight w:val="300"/>
        </w:trPr>
        <w:tc>
          <w:tcPr>
            <w:tcW w:w="2414" w:type="dxa"/>
            <w:shd w:val="clear" w:color="auto" w:fill="auto"/>
            <w:noWrap/>
            <w:vAlign w:val="bottom"/>
            <w:hideMark/>
          </w:tcPr>
          <w:p w14:paraId="78B7F2BA"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setpoint</w:t>
            </w:r>
          </w:p>
        </w:tc>
        <w:tc>
          <w:tcPr>
            <w:tcW w:w="3427" w:type="dxa"/>
            <w:shd w:val="clear" w:color="auto" w:fill="auto"/>
            <w:noWrap/>
            <w:vAlign w:val="bottom"/>
            <w:hideMark/>
          </w:tcPr>
          <w:p w14:paraId="2E5CC0DE"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0.088682</w:t>
            </w:r>
          </w:p>
        </w:tc>
      </w:tr>
      <w:tr w:rsidR="00571898" w:rsidRPr="00571898" w14:paraId="40D32164" w14:textId="77777777" w:rsidTr="00571898">
        <w:trPr>
          <w:trHeight w:val="300"/>
        </w:trPr>
        <w:tc>
          <w:tcPr>
            <w:tcW w:w="2414" w:type="dxa"/>
            <w:shd w:val="clear" w:color="auto" w:fill="auto"/>
            <w:noWrap/>
            <w:vAlign w:val="bottom"/>
            <w:hideMark/>
          </w:tcPr>
          <w:p w14:paraId="71FBA932"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gain</w:t>
            </w:r>
          </w:p>
        </w:tc>
        <w:tc>
          <w:tcPr>
            <w:tcW w:w="3427" w:type="dxa"/>
            <w:shd w:val="clear" w:color="auto" w:fill="auto"/>
            <w:noWrap/>
            <w:vAlign w:val="bottom"/>
            <w:hideMark/>
          </w:tcPr>
          <w:p w14:paraId="59EBA984"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0.074429</w:t>
            </w:r>
          </w:p>
        </w:tc>
      </w:tr>
      <w:tr w:rsidR="00571898" w:rsidRPr="00571898" w14:paraId="6C432F7F" w14:textId="77777777" w:rsidTr="00571898">
        <w:trPr>
          <w:trHeight w:val="300"/>
        </w:trPr>
        <w:tc>
          <w:tcPr>
            <w:tcW w:w="2414" w:type="dxa"/>
            <w:shd w:val="clear" w:color="auto" w:fill="auto"/>
            <w:noWrap/>
            <w:vAlign w:val="bottom"/>
            <w:hideMark/>
          </w:tcPr>
          <w:p w14:paraId="7EB4DD81"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deadband</w:t>
            </w:r>
          </w:p>
        </w:tc>
        <w:tc>
          <w:tcPr>
            <w:tcW w:w="3427" w:type="dxa"/>
            <w:shd w:val="clear" w:color="auto" w:fill="auto"/>
            <w:noWrap/>
            <w:vAlign w:val="bottom"/>
            <w:hideMark/>
          </w:tcPr>
          <w:p w14:paraId="27BF2D8D"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0.071171</w:t>
            </w:r>
          </w:p>
        </w:tc>
      </w:tr>
      <w:tr w:rsidR="00571898" w:rsidRPr="00571898" w14:paraId="5E10A778" w14:textId="77777777" w:rsidTr="00571898">
        <w:trPr>
          <w:trHeight w:val="300"/>
        </w:trPr>
        <w:tc>
          <w:tcPr>
            <w:tcW w:w="2414" w:type="dxa"/>
            <w:shd w:val="clear" w:color="auto" w:fill="auto"/>
            <w:noWrap/>
            <w:vAlign w:val="bottom"/>
            <w:hideMark/>
          </w:tcPr>
          <w:p w14:paraId="6881FA98"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rate</w:t>
            </w:r>
          </w:p>
        </w:tc>
        <w:tc>
          <w:tcPr>
            <w:tcW w:w="3427" w:type="dxa"/>
            <w:shd w:val="clear" w:color="auto" w:fill="auto"/>
            <w:noWrap/>
            <w:vAlign w:val="bottom"/>
            <w:hideMark/>
          </w:tcPr>
          <w:p w14:paraId="4CE73CB4"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0.047493</w:t>
            </w:r>
          </w:p>
        </w:tc>
      </w:tr>
      <w:tr w:rsidR="00571898" w:rsidRPr="00571898" w14:paraId="01F39576" w14:textId="77777777" w:rsidTr="00571898">
        <w:trPr>
          <w:trHeight w:val="300"/>
        </w:trPr>
        <w:tc>
          <w:tcPr>
            <w:tcW w:w="2414" w:type="dxa"/>
            <w:shd w:val="clear" w:color="auto" w:fill="auto"/>
            <w:noWrap/>
            <w:vAlign w:val="bottom"/>
            <w:hideMark/>
          </w:tcPr>
          <w:p w14:paraId="3FF59DE1"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pump</w:t>
            </w:r>
          </w:p>
        </w:tc>
        <w:tc>
          <w:tcPr>
            <w:tcW w:w="3427" w:type="dxa"/>
            <w:shd w:val="clear" w:color="auto" w:fill="auto"/>
            <w:noWrap/>
            <w:vAlign w:val="bottom"/>
            <w:hideMark/>
          </w:tcPr>
          <w:p w14:paraId="1551E60F"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0.027476</w:t>
            </w:r>
          </w:p>
        </w:tc>
      </w:tr>
      <w:tr w:rsidR="00571898" w:rsidRPr="00571898" w14:paraId="18B8E6AA" w14:textId="77777777" w:rsidTr="00571898">
        <w:trPr>
          <w:trHeight w:val="300"/>
        </w:trPr>
        <w:tc>
          <w:tcPr>
            <w:tcW w:w="2414" w:type="dxa"/>
            <w:shd w:val="clear" w:color="auto" w:fill="auto"/>
            <w:noWrap/>
            <w:vAlign w:val="bottom"/>
            <w:hideMark/>
          </w:tcPr>
          <w:p w14:paraId="78B97255"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proofErr w:type="spellStart"/>
            <w:r w:rsidRPr="00571898">
              <w:rPr>
                <w:rFonts w:ascii="Aptos Narrow" w:hAnsi="Aptos Narrow" w:cs="Times New Roman"/>
                <w:color w:val="000000"/>
                <w:sz w:val="22"/>
                <w:szCs w:val="22"/>
                <w:lang w:val="en-US" w:eastAsia="en-US"/>
              </w:rPr>
              <w:t>system_mode</w:t>
            </w:r>
            <w:proofErr w:type="spellEnd"/>
          </w:p>
        </w:tc>
        <w:tc>
          <w:tcPr>
            <w:tcW w:w="3427" w:type="dxa"/>
            <w:shd w:val="clear" w:color="auto" w:fill="auto"/>
            <w:noWrap/>
            <w:vAlign w:val="bottom"/>
            <w:hideMark/>
          </w:tcPr>
          <w:p w14:paraId="03ACD6CB"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0.025344</w:t>
            </w:r>
          </w:p>
        </w:tc>
      </w:tr>
      <w:tr w:rsidR="00571898" w:rsidRPr="00571898" w14:paraId="0F0CD9BB" w14:textId="77777777" w:rsidTr="00571898">
        <w:trPr>
          <w:trHeight w:val="300"/>
        </w:trPr>
        <w:tc>
          <w:tcPr>
            <w:tcW w:w="2414" w:type="dxa"/>
            <w:shd w:val="clear" w:color="auto" w:fill="auto"/>
            <w:noWrap/>
            <w:vAlign w:val="bottom"/>
            <w:hideMark/>
          </w:tcPr>
          <w:p w14:paraId="0875D516"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control_scheme</w:t>
            </w:r>
          </w:p>
        </w:tc>
        <w:tc>
          <w:tcPr>
            <w:tcW w:w="3427" w:type="dxa"/>
            <w:shd w:val="clear" w:color="auto" w:fill="auto"/>
            <w:noWrap/>
            <w:vAlign w:val="bottom"/>
            <w:hideMark/>
          </w:tcPr>
          <w:p w14:paraId="60288F43"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0.008638</w:t>
            </w:r>
          </w:p>
        </w:tc>
      </w:tr>
      <w:tr w:rsidR="00571898" w:rsidRPr="00571898" w14:paraId="4282F7AB" w14:textId="77777777" w:rsidTr="00571898">
        <w:trPr>
          <w:trHeight w:val="300"/>
        </w:trPr>
        <w:tc>
          <w:tcPr>
            <w:tcW w:w="2414" w:type="dxa"/>
            <w:shd w:val="clear" w:color="auto" w:fill="auto"/>
            <w:noWrap/>
            <w:vAlign w:val="bottom"/>
            <w:hideMark/>
          </w:tcPr>
          <w:p w14:paraId="7B098CFB"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solenoid</w:t>
            </w:r>
          </w:p>
        </w:tc>
        <w:tc>
          <w:tcPr>
            <w:tcW w:w="3427" w:type="dxa"/>
            <w:shd w:val="clear" w:color="auto" w:fill="auto"/>
            <w:noWrap/>
            <w:vAlign w:val="bottom"/>
            <w:hideMark/>
          </w:tcPr>
          <w:p w14:paraId="1C960678"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0.006637</w:t>
            </w:r>
          </w:p>
        </w:tc>
      </w:tr>
      <w:tr w:rsidR="00571898" w:rsidRPr="00571898" w14:paraId="2067B064" w14:textId="77777777" w:rsidTr="00571898">
        <w:trPr>
          <w:trHeight w:val="300"/>
        </w:trPr>
        <w:tc>
          <w:tcPr>
            <w:tcW w:w="2414" w:type="dxa"/>
            <w:shd w:val="clear" w:color="auto" w:fill="auto"/>
            <w:noWrap/>
            <w:vAlign w:val="bottom"/>
            <w:hideMark/>
          </w:tcPr>
          <w:p w14:paraId="35643F4D"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address</w:t>
            </w:r>
          </w:p>
        </w:tc>
        <w:tc>
          <w:tcPr>
            <w:tcW w:w="3427" w:type="dxa"/>
            <w:shd w:val="clear" w:color="auto" w:fill="auto"/>
            <w:noWrap/>
            <w:vAlign w:val="bottom"/>
            <w:hideMark/>
          </w:tcPr>
          <w:p w14:paraId="001AD4F0"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0.006363</w:t>
            </w:r>
          </w:p>
        </w:tc>
      </w:tr>
      <w:tr w:rsidR="00571898" w:rsidRPr="00571898" w14:paraId="33C311FB" w14:textId="77777777" w:rsidTr="00571898">
        <w:trPr>
          <w:trHeight w:val="300"/>
        </w:trPr>
        <w:tc>
          <w:tcPr>
            <w:tcW w:w="2414" w:type="dxa"/>
            <w:shd w:val="clear" w:color="auto" w:fill="auto"/>
            <w:noWrap/>
            <w:vAlign w:val="bottom"/>
            <w:hideMark/>
          </w:tcPr>
          <w:p w14:paraId="44E69E75"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proofErr w:type="spellStart"/>
            <w:r w:rsidRPr="00571898">
              <w:rPr>
                <w:rFonts w:ascii="Aptos Narrow" w:hAnsi="Aptos Narrow" w:cs="Times New Roman"/>
                <w:color w:val="000000"/>
                <w:sz w:val="22"/>
                <w:szCs w:val="22"/>
                <w:lang w:val="en-US" w:eastAsia="en-US"/>
              </w:rPr>
              <w:t>pressure_measurement</w:t>
            </w:r>
            <w:proofErr w:type="spellEnd"/>
          </w:p>
        </w:tc>
        <w:tc>
          <w:tcPr>
            <w:tcW w:w="3427" w:type="dxa"/>
            <w:shd w:val="clear" w:color="auto" w:fill="auto"/>
            <w:noWrap/>
            <w:vAlign w:val="bottom"/>
            <w:hideMark/>
          </w:tcPr>
          <w:p w14:paraId="34C990C1"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0.001208</w:t>
            </w:r>
          </w:p>
        </w:tc>
      </w:tr>
    </w:tbl>
    <w:p w14:paraId="194F3ADD" w14:textId="77777777" w:rsidR="000B55DF" w:rsidRDefault="000B55DF" w:rsidP="000B55DF">
      <w:pPr>
        <w:rPr>
          <w:lang w:val="en-US" w:eastAsia="en-US"/>
        </w:rPr>
      </w:pPr>
    </w:p>
    <w:p w14:paraId="0FB4C640" w14:textId="797BB156" w:rsidR="000B55DF" w:rsidRPr="00D70DF0" w:rsidRDefault="000B55DF" w:rsidP="000B55DF">
      <w:pPr>
        <w:rPr>
          <w:lang w:val="en-US" w:eastAsia="en-US"/>
        </w:rPr>
      </w:pPr>
      <w:r w:rsidRPr="00D70DF0">
        <w:rPr>
          <w:lang w:val="en-US" w:eastAsia="en-US"/>
        </w:rPr>
        <w:t>The feature-importanc</w:t>
      </w:r>
      <w:r>
        <w:rPr>
          <w:lang w:val="en-US" w:eastAsia="en-US"/>
        </w:rPr>
        <w:t xml:space="preserve">e </w:t>
      </w:r>
      <w:r w:rsidRPr="00D70DF0">
        <w:rPr>
          <w:lang w:val="en-US" w:eastAsia="en-US"/>
        </w:rPr>
        <w:t>results obtained from the Random Forest model provide a different perspective on the significance of various features compared to the SP ranking method. According to this analysis, the most influential features were Function (Feature Importance = 0.1703), CRC Rate (0.1477), and Length (0.1358). These features were assigned the highest importance scores by the Random Forest model, indicating that they played a crucial role in the predictive performance. Their strong feature importance suggests that they should be retained when using feature selection methods based on Random Forest rankings.</w:t>
      </w:r>
    </w:p>
    <w:p w14:paraId="25262C97" w14:textId="77777777" w:rsidR="000B55DF" w:rsidRPr="00D70DF0" w:rsidRDefault="000B55DF" w:rsidP="000B55DF">
      <w:pPr>
        <w:rPr>
          <w:lang w:val="en-US" w:eastAsia="en-US"/>
        </w:rPr>
      </w:pPr>
      <w:r w:rsidRPr="00D70DF0">
        <w:rPr>
          <w:lang w:val="en-US" w:eastAsia="en-US"/>
        </w:rPr>
        <w:t>A set of moderately important features followed, including Cycle Time (0.0948), Reset Rate (0.0939), Setpoint (0.0887), and Gain (0.0744). These features contributed to model performance but to a lesser extent than the top-ranked ones. While they may still provide valuable information, their importance may vary depending on the specific model and dataset characteristics.</w:t>
      </w:r>
    </w:p>
    <w:p w14:paraId="44895E31" w14:textId="77777777" w:rsidR="000B55DF" w:rsidRPr="00D70DF0" w:rsidRDefault="000B55DF" w:rsidP="000B55DF">
      <w:pPr>
        <w:rPr>
          <w:lang w:val="en-US" w:eastAsia="en-US"/>
        </w:rPr>
      </w:pPr>
      <w:r w:rsidRPr="00D70DF0">
        <w:rPr>
          <w:lang w:val="en-US" w:eastAsia="en-US"/>
        </w:rPr>
        <w:t xml:space="preserve">On the other hand, the least important features were Address (0.0064) and Pressure Measurement (0.0012), along with Solenoid (0.0066), Control Scheme (0.0086), and System Mode (0.0253). These features had significantly </w:t>
      </w:r>
      <w:proofErr w:type="gramStart"/>
      <w:r w:rsidRPr="00D70DF0">
        <w:rPr>
          <w:lang w:val="en-US" w:eastAsia="en-US"/>
        </w:rPr>
        <w:t>lower importance</w:t>
      </w:r>
      <w:proofErr w:type="gramEnd"/>
      <w:r w:rsidRPr="00D70DF0">
        <w:rPr>
          <w:lang w:val="en-US" w:eastAsia="en-US"/>
        </w:rPr>
        <w:t xml:space="preserve"> scores, indicating that they had minimal impact on the model’s decision-making process. Given their low importance, these features could be considered for removal during feature selection, as they may not contribute significantly to model performance when using Random Forest as the ranking method.</w:t>
      </w:r>
    </w:p>
    <w:p w14:paraId="64EF66A0" w14:textId="77777777" w:rsidR="000B55DF" w:rsidRPr="00D70DF0" w:rsidRDefault="000B55DF" w:rsidP="000B55DF">
      <w:pPr>
        <w:rPr>
          <w:lang w:val="en-US" w:eastAsia="en-US"/>
        </w:rPr>
      </w:pPr>
      <w:r w:rsidRPr="00D70DF0">
        <w:rPr>
          <w:lang w:val="en-US" w:eastAsia="en-US"/>
        </w:rPr>
        <w:t>These findings highlight how different feature ranking techniques can yield varying results. Unlike the SP ranking method, which identified Address and Pressure Measurement as the most important features, the Random Forest model ranked these features as the least significant. This contrast underscores the importance of selecting a ranking method that aligns with the specific modeling approach being used. For Random Forest-based feature selection, Function, CRC Rate, and Length should be prioritized, whereas Address and Pressure Measurement may be less relevant.</w:t>
      </w:r>
    </w:p>
    <w:p w14:paraId="0D7D63C6" w14:textId="77777777" w:rsidR="00722E0F" w:rsidRPr="00722E0F" w:rsidRDefault="00722E0F" w:rsidP="00722E0F">
      <w:pPr>
        <w:rPr>
          <w:lang w:val="en-US" w:eastAsia="en-US"/>
        </w:rPr>
      </w:pPr>
    </w:p>
    <w:p w14:paraId="3C484117" w14:textId="6BFD08BF" w:rsidR="00722E0F" w:rsidRDefault="00722E0F" w:rsidP="00722E0F">
      <w:pPr>
        <w:pStyle w:val="Heading3"/>
        <w:rPr>
          <w:lang w:val="en-US" w:eastAsia="en-US"/>
        </w:rPr>
      </w:pPr>
      <w:bookmarkStart w:id="52" w:name="_Toc192164963"/>
      <w:r>
        <w:rPr>
          <w:lang w:val="en-US" w:eastAsia="en-US"/>
        </w:rPr>
        <w:t xml:space="preserve">Weighted feature selection </w:t>
      </w:r>
      <w:r w:rsidR="0059382B">
        <w:rPr>
          <w:lang w:val="en-US" w:eastAsia="en-US"/>
        </w:rPr>
        <w:t xml:space="preserve">ranking results </w:t>
      </w:r>
      <w:r>
        <w:rPr>
          <w:lang w:val="en-US" w:eastAsia="en-US"/>
        </w:rPr>
        <w:t>using XGBoost Classifier</w:t>
      </w:r>
      <w:bookmarkEnd w:id="52"/>
    </w:p>
    <w:p w14:paraId="0237C179" w14:textId="3449A631" w:rsidR="006F6A40" w:rsidRDefault="524D1CB7" w:rsidP="524D1CB7">
      <w:pPr>
        <w:rPr>
          <w:lang w:eastAsia="en-US"/>
        </w:rPr>
      </w:pPr>
      <w:r w:rsidRPr="524D1CB7">
        <w:rPr>
          <w:lang w:eastAsia="en-US"/>
        </w:rPr>
        <w:t>This section details the feature importance rankings as determined by an XGBoost classifier. XGBoost is a gradient boosting algorithm that evaluates the contribution of each feature based on the improvement it brings to the model’s loss function. The resulting importance scores reflect the degree to which each feature influences predictive accuracy. In this context, higher scores indicate a more substantial impact on model performance. Table 7 summarizes the feature importance rankings for the function dataset using the XGBoost classifier.</w:t>
      </w:r>
    </w:p>
    <w:p w14:paraId="2AC2500E" w14:textId="77777777" w:rsidR="006F6A40" w:rsidRPr="006F6A40" w:rsidRDefault="006F6A40" w:rsidP="006F6A40">
      <w:pPr>
        <w:rPr>
          <w:lang w:val="en-US" w:eastAsia="en-US"/>
        </w:rPr>
      </w:pPr>
    </w:p>
    <w:p w14:paraId="3CA44BBD" w14:textId="4A7CBB2E" w:rsidR="00E2534B" w:rsidRDefault="524D1CB7" w:rsidP="00E2534B">
      <w:pPr>
        <w:pStyle w:val="Caption"/>
        <w:keepNext/>
      </w:pPr>
      <w:bookmarkStart w:id="53" w:name="_Toc191292390"/>
      <w:r w:rsidRPr="524D1CB7">
        <w:t xml:space="preserve">Table </w:t>
      </w:r>
      <w:r>
        <w:fldChar w:fldCharType="begin"/>
      </w:r>
      <w:r>
        <w:instrText>SEQ Table \* ARABIC</w:instrText>
      </w:r>
      <w:r>
        <w:fldChar w:fldCharType="separate"/>
      </w:r>
      <w:r w:rsidR="00B0672D">
        <w:rPr>
          <w:noProof/>
        </w:rPr>
        <w:t>7</w:t>
      </w:r>
      <w:r>
        <w:fldChar w:fldCharType="end"/>
      </w:r>
      <w:r w:rsidRPr="524D1CB7">
        <w:t xml:space="preserve"> Feature importance rankings for the function dataset using the XGBoost classifier</w:t>
      </w:r>
      <w:bookmarkEnd w:id="53"/>
    </w:p>
    <w:tbl>
      <w:tblPr>
        <w:tblW w:w="5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2854"/>
      </w:tblGrid>
      <w:tr w:rsidR="0022138C" w:rsidRPr="0022138C" w14:paraId="66CEB315" w14:textId="77777777" w:rsidTr="00835E1D">
        <w:trPr>
          <w:trHeight w:val="300"/>
        </w:trPr>
        <w:tc>
          <w:tcPr>
            <w:tcW w:w="2305" w:type="dxa"/>
            <w:shd w:val="clear" w:color="auto" w:fill="auto"/>
            <w:noWrap/>
            <w:vAlign w:val="bottom"/>
            <w:hideMark/>
          </w:tcPr>
          <w:p w14:paraId="672A84E2"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Name</w:t>
            </w:r>
          </w:p>
        </w:tc>
        <w:tc>
          <w:tcPr>
            <w:tcW w:w="2854" w:type="dxa"/>
            <w:shd w:val="clear" w:color="auto" w:fill="auto"/>
            <w:noWrap/>
            <w:vAlign w:val="bottom"/>
            <w:hideMark/>
          </w:tcPr>
          <w:p w14:paraId="4B7F1ED5"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XGBoost Feature Importance</w:t>
            </w:r>
          </w:p>
        </w:tc>
      </w:tr>
      <w:tr w:rsidR="0022138C" w:rsidRPr="0022138C" w14:paraId="30E9F52A" w14:textId="77777777" w:rsidTr="00835E1D">
        <w:trPr>
          <w:trHeight w:val="300"/>
        </w:trPr>
        <w:tc>
          <w:tcPr>
            <w:tcW w:w="2305" w:type="dxa"/>
            <w:shd w:val="clear" w:color="auto" w:fill="auto"/>
            <w:noWrap/>
            <w:vAlign w:val="bottom"/>
            <w:hideMark/>
          </w:tcPr>
          <w:p w14:paraId="22B92770"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length</w:t>
            </w:r>
          </w:p>
        </w:tc>
        <w:tc>
          <w:tcPr>
            <w:tcW w:w="2854" w:type="dxa"/>
            <w:shd w:val="clear" w:color="auto" w:fill="auto"/>
            <w:noWrap/>
            <w:vAlign w:val="bottom"/>
            <w:hideMark/>
          </w:tcPr>
          <w:p w14:paraId="676F38FB"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0.349779</w:t>
            </w:r>
          </w:p>
        </w:tc>
      </w:tr>
      <w:tr w:rsidR="0022138C" w:rsidRPr="0022138C" w14:paraId="430DF36A" w14:textId="77777777" w:rsidTr="00835E1D">
        <w:trPr>
          <w:trHeight w:val="300"/>
        </w:trPr>
        <w:tc>
          <w:tcPr>
            <w:tcW w:w="2305" w:type="dxa"/>
            <w:shd w:val="clear" w:color="auto" w:fill="auto"/>
            <w:noWrap/>
            <w:vAlign w:val="bottom"/>
            <w:hideMark/>
          </w:tcPr>
          <w:p w14:paraId="1A6F0907"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function</w:t>
            </w:r>
          </w:p>
        </w:tc>
        <w:tc>
          <w:tcPr>
            <w:tcW w:w="2854" w:type="dxa"/>
            <w:shd w:val="clear" w:color="auto" w:fill="auto"/>
            <w:noWrap/>
            <w:vAlign w:val="bottom"/>
            <w:hideMark/>
          </w:tcPr>
          <w:p w14:paraId="6D286DEC"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0.183473</w:t>
            </w:r>
          </w:p>
        </w:tc>
      </w:tr>
      <w:tr w:rsidR="0022138C" w:rsidRPr="0022138C" w14:paraId="1B8DEE5F" w14:textId="77777777" w:rsidTr="00835E1D">
        <w:trPr>
          <w:trHeight w:val="300"/>
        </w:trPr>
        <w:tc>
          <w:tcPr>
            <w:tcW w:w="2305" w:type="dxa"/>
            <w:shd w:val="clear" w:color="auto" w:fill="auto"/>
            <w:noWrap/>
            <w:vAlign w:val="bottom"/>
            <w:hideMark/>
          </w:tcPr>
          <w:p w14:paraId="09400CF1"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proofErr w:type="spellStart"/>
            <w:r w:rsidRPr="0022138C">
              <w:rPr>
                <w:rFonts w:ascii="Aptos Narrow" w:hAnsi="Aptos Narrow" w:cs="Times New Roman"/>
                <w:color w:val="000000"/>
                <w:sz w:val="22"/>
                <w:szCs w:val="22"/>
                <w:lang w:val="en-US" w:eastAsia="en-US"/>
              </w:rPr>
              <w:t>crc_rate</w:t>
            </w:r>
            <w:proofErr w:type="spellEnd"/>
          </w:p>
        </w:tc>
        <w:tc>
          <w:tcPr>
            <w:tcW w:w="2854" w:type="dxa"/>
            <w:shd w:val="clear" w:color="auto" w:fill="auto"/>
            <w:noWrap/>
            <w:vAlign w:val="bottom"/>
            <w:hideMark/>
          </w:tcPr>
          <w:p w14:paraId="3B2BD4C2"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0.175295</w:t>
            </w:r>
          </w:p>
        </w:tc>
      </w:tr>
      <w:tr w:rsidR="0022138C" w:rsidRPr="0022138C" w14:paraId="59303862" w14:textId="77777777" w:rsidTr="00835E1D">
        <w:trPr>
          <w:trHeight w:val="300"/>
        </w:trPr>
        <w:tc>
          <w:tcPr>
            <w:tcW w:w="2305" w:type="dxa"/>
            <w:shd w:val="clear" w:color="auto" w:fill="auto"/>
            <w:noWrap/>
            <w:vAlign w:val="bottom"/>
            <w:hideMark/>
          </w:tcPr>
          <w:p w14:paraId="2EFE6876"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rate</w:t>
            </w:r>
          </w:p>
        </w:tc>
        <w:tc>
          <w:tcPr>
            <w:tcW w:w="2854" w:type="dxa"/>
            <w:shd w:val="clear" w:color="auto" w:fill="auto"/>
            <w:noWrap/>
            <w:vAlign w:val="bottom"/>
            <w:hideMark/>
          </w:tcPr>
          <w:p w14:paraId="4CB50FE9"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0.154045</w:t>
            </w:r>
          </w:p>
        </w:tc>
      </w:tr>
      <w:tr w:rsidR="0022138C" w:rsidRPr="0022138C" w14:paraId="740E975B" w14:textId="77777777" w:rsidTr="00835E1D">
        <w:trPr>
          <w:trHeight w:val="300"/>
        </w:trPr>
        <w:tc>
          <w:tcPr>
            <w:tcW w:w="2305" w:type="dxa"/>
            <w:shd w:val="clear" w:color="auto" w:fill="auto"/>
            <w:noWrap/>
            <w:vAlign w:val="bottom"/>
            <w:hideMark/>
          </w:tcPr>
          <w:p w14:paraId="29EFE02B"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pump</w:t>
            </w:r>
          </w:p>
        </w:tc>
        <w:tc>
          <w:tcPr>
            <w:tcW w:w="2854" w:type="dxa"/>
            <w:shd w:val="clear" w:color="auto" w:fill="auto"/>
            <w:noWrap/>
            <w:vAlign w:val="bottom"/>
            <w:hideMark/>
          </w:tcPr>
          <w:p w14:paraId="723EF374"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0.032862</w:t>
            </w:r>
          </w:p>
        </w:tc>
      </w:tr>
      <w:tr w:rsidR="0022138C" w:rsidRPr="0022138C" w14:paraId="183AA906" w14:textId="77777777" w:rsidTr="00835E1D">
        <w:trPr>
          <w:trHeight w:val="300"/>
        </w:trPr>
        <w:tc>
          <w:tcPr>
            <w:tcW w:w="2305" w:type="dxa"/>
            <w:shd w:val="clear" w:color="auto" w:fill="auto"/>
            <w:noWrap/>
            <w:vAlign w:val="bottom"/>
            <w:hideMark/>
          </w:tcPr>
          <w:p w14:paraId="6ED185C0"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gain</w:t>
            </w:r>
          </w:p>
        </w:tc>
        <w:tc>
          <w:tcPr>
            <w:tcW w:w="2854" w:type="dxa"/>
            <w:shd w:val="clear" w:color="auto" w:fill="auto"/>
            <w:noWrap/>
            <w:vAlign w:val="bottom"/>
            <w:hideMark/>
          </w:tcPr>
          <w:p w14:paraId="1909637E"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0.021015</w:t>
            </w:r>
          </w:p>
        </w:tc>
      </w:tr>
      <w:tr w:rsidR="0022138C" w:rsidRPr="0022138C" w14:paraId="0FD19CA5" w14:textId="77777777" w:rsidTr="00835E1D">
        <w:trPr>
          <w:trHeight w:val="300"/>
        </w:trPr>
        <w:tc>
          <w:tcPr>
            <w:tcW w:w="2305" w:type="dxa"/>
            <w:shd w:val="clear" w:color="auto" w:fill="auto"/>
            <w:noWrap/>
            <w:vAlign w:val="bottom"/>
            <w:hideMark/>
          </w:tcPr>
          <w:p w14:paraId="1D731343"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proofErr w:type="spellStart"/>
            <w:r w:rsidRPr="0022138C">
              <w:rPr>
                <w:rFonts w:ascii="Aptos Narrow" w:hAnsi="Aptos Narrow" w:cs="Times New Roman"/>
                <w:color w:val="000000"/>
                <w:sz w:val="22"/>
                <w:szCs w:val="22"/>
                <w:lang w:val="en-US" w:eastAsia="en-US"/>
              </w:rPr>
              <w:t>cycle_time</w:t>
            </w:r>
            <w:proofErr w:type="spellEnd"/>
          </w:p>
        </w:tc>
        <w:tc>
          <w:tcPr>
            <w:tcW w:w="2854" w:type="dxa"/>
            <w:shd w:val="clear" w:color="auto" w:fill="auto"/>
            <w:noWrap/>
            <w:vAlign w:val="bottom"/>
            <w:hideMark/>
          </w:tcPr>
          <w:p w14:paraId="181C46B7"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0.018802</w:t>
            </w:r>
          </w:p>
        </w:tc>
      </w:tr>
      <w:tr w:rsidR="0022138C" w:rsidRPr="0022138C" w14:paraId="1ECE8AEA" w14:textId="77777777" w:rsidTr="00835E1D">
        <w:trPr>
          <w:trHeight w:val="300"/>
        </w:trPr>
        <w:tc>
          <w:tcPr>
            <w:tcW w:w="2305" w:type="dxa"/>
            <w:shd w:val="clear" w:color="auto" w:fill="auto"/>
            <w:noWrap/>
            <w:vAlign w:val="bottom"/>
            <w:hideMark/>
          </w:tcPr>
          <w:p w14:paraId="77732853"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proofErr w:type="spellStart"/>
            <w:r w:rsidRPr="0022138C">
              <w:rPr>
                <w:rFonts w:ascii="Aptos Narrow" w:hAnsi="Aptos Narrow" w:cs="Times New Roman"/>
                <w:color w:val="000000"/>
                <w:sz w:val="22"/>
                <w:szCs w:val="22"/>
                <w:lang w:val="en-US" w:eastAsia="en-US"/>
              </w:rPr>
              <w:t>system_mode</w:t>
            </w:r>
            <w:proofErr w:type="spellEnd"/>
          </w:p>
        </w:tc>
        <w:tc>
          <w:tcPr>
            <w:tcW w:w="2854" w:type="dxa"/>
            <w:shd w:val="clear" w:color="auto" w:fill="auto"/>
            <w:noWrap/>
            <w:vAlign w:val="bottom"/>
            <w:hideMark/>
          </w:tcPr>
          <w:p w14:paraId="5F88D133"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0.013917</w:t>
            </w:r>
          </w:p>
        </w:tc>
      </w:tr>
      <w:tr w:rsidR="0022138C" w:rsidRPr="0022138C" w14:paraId="2554B688" w14:textId="77777777" w:rsidTr="00835E1D">
        <w:trPr>
          <w:trHeight w:val="300"/>
        </w:trPr>
        <w:tc>
          <w:tcPr>
            <w:tcW w:w="2305" w:type="dxa"/>
            <w:shd w:val="clear" w:color="auto" w:fill="auto"/>
            <w:noWrap/>
            <w:vAlign w:val="bottom"/>
            <w:hideMark/>
          </w:tcPr>
          <w:p w14:paraId="74B3F05F"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proofErr w:type="spellStart"/>
            <w:r w:rsidRPr="0022138C">
              <w:rPr>
                <w:rFonts w:ascii="Aptos Narrow" w:hAnsi="Aptos Narrow" w:cs="Times New Roman"/>
                <w:color w:val="000000"/>
                <w:sz w:val="22"/>
                <w:szCs w:val="22"/>
                <w:lang w:val="en-US" w:eastAsia="en-US"/>
              </w:rPr>
              <w:t>reset_rate</w:t>
            </w:r>
            <w:proofErr w:type="spellEnd"/>
          </w:p>
        </w:tc>
        <w:tc>
          <w:tcPr>
            <w:tcW w:w="2854" w:type="dxa"/>
            <w:shd w:val="clear" w:color="auto" w:fill="auto"/>
            <w:noWrap/>
            <w:vAlign w:val="bottom"/>
            <w:hideMark/>
          </w:tcPr>
          <w:p w14:paraId="0710A9F4"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0.011271</w:t>
            </w:r>
          </w:p>
        </w:tc>
      </w:tr>
      <w:tr w:rsidR="0022138C" w:rsidRPr="0022138C" w14:paraId="4FB4093D" w14:textId="77777777" w:rsidTr="00835E1D">
        <w:trPr>
          <w:trHeight w:val="300"/>
        </w:trPr>
        <w:tc>
          <w:tcPr>
            <w:tcW w:w="2305" w:type="dxa"/>
            <w:shd w:val="clear" w:color="auto" w:fill="auto"/>
            <w:noWrap/>
            <w:vAlign w:val="bottom"/>
            <w:hideMark/>
          </w:tcPr>
          <w:p w14:paraId="3DEB3E6C"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setpoint</w:t>
            </w:r>
          </w:p>
        </w:tc>
        <w:tc>
          <w:tcPr>
            <w:tcW w:w="2854" w:type="dxa"/>
            <w:shd w:val="clear" w:color="auto" w:fill="auto"/>
            <w:noWrap/>
            <w:vAlign w:val="bottom"/>
            <w:hideMark/>
          </w:tcPr>
          <w:p w14:paraId="4F0A0D7B"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0.011252</w:t>
            </w:r>
          </w:p>
        </w:tc>
      </w:tr>
      <w:tr w:rsidR="0022138C" w:rsidRPr="0022138C" w14:paraId="4D5D1E2D" w14:textId="77777777" w:rsidTr="00835E1D">
        <w:trPr>
          <w:trHeight w:val="300"/>
        </w:trPr>
        <w:tc>
          <w:tcPr>
            <w:tcW w:w="2305" w:type="dxa"/>
            <w:shd w:val="clear" w:color="auto" w:fill="auto"/>
            <w:noWrap/>
            <w:vAlign w:val="bottom"/>
            <w:hideMark/>
          </w:tcPr>
          <w:p w14:paraId="48D35608"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deadband</w:t>
            </w:r>
          </w:p>
        </w:tc>
        <w:tc>
          <w:tcPr>
            <w:tcW w:w="2854" w:type="dxa"/>
            <w:shd w:val="clear" w:color="auto" w:fill="auto"/>
            <w:noWrap/>
            <w:vAlign w:val="bottom"/>
            <w:hideMark/>
          </w:tcPr>
          <w:p w14:paraId="6308381A"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0.009006</w:t>
            </w:r>
          </w:p>
        </w:tc>
      </w:tr>
      <w:tr w:rsidR="0022138C" w:rsidRPr="0022138C" w14:paraId="0520163F" w14:textId="77777777" w:rsidTr="00835E1D">
        <w:trPr>
          <w:trHeight w:val="300"/>
        </w:trPr>
        <w:tc>
          <w:tcPr>
            <w:tcW w:w="2305" w:type="dxa"/>
            <w:shd w:val="clear" w:color="auto" w:fill="auto"/>
            <w:noWrap/>
            <w:vAlign w:val="bottom"/>
            <w:hideMark/>
          </w:tcPr>
          <w:p w14:paraId="085B914C"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control_scheme</w:t>
            </w:r>
          </w:p>
        </w:tc>
        <w:tc>
          <w:tcPr>
            <w:tcW w:w="2854" w:type="dxa"/>
            <w:shd w:val="clear" w:color="auto" w:fill="auto"/>
            <w:noWrap/>
            <w:vAlign w:val="bottom"/>
            <w:hideMark/>
          </w:tcPr>
          <w:p w14:paraId="5FC78AAE"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0.008318</w:t>
            </w:r>
          </w:p>
        </w:tc>
      </w:tr>
      <w:tr w:rsidR="0022138C" w:rsidRPr="0022138C" w14:paraId="51FF96BC" w14:textId="77777777" w:rsidTr="00835E1D">
        <w:trPr>
          <w:trHeight w:val="300"/>
        </w:trPr>
        <w:tc>
          <w:tcPr>
            <w:tcW w:w="2305" w:type="dxa"/>
            <w:shd w:val="clear" w:color="auto" w:fill="auto"/>
            <w:noWrap/>
            <w:vAlign w:val="bottom"/>
            <w:hideMark/>
          </w:tcPr>
          <w:p w14:paraId="3B022AFB"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solenoid</w:t>
            </w:r>
          </w:p>
        </w:tc>
        <w:tc>
          <w:tcPr>
            <w:tcW w:w="2854" w:type="dxa"/>
            <w:shd w:val="clear" w:color="auto" w:fill="auto"/>
            <w:noWrap/>
            <w:vAlign w:val="bottom"/>
            <w:hideMark/>
          </w:tcPr>
          <w:p w14:paraId="3BE4C252"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0.0062</w:t>
            </w:r>
          </w:p>
        </w:tc>
      </w:tr>
      <w:tr w:rsidR="0022138C" w:rsidRPr="0022138C" w14:paraId="25426032" w14:textId="77777777" w:rsidTr="00835E1D">
        <w:trPr>
          <w:trHeight w:val="300"/>
        </w:trPr>
        <w:tc>
          <w:tcPr>
            <w:tcW w:w="2305" w:type="dxa"/>
            <w:shd w:val="clear" w:color="auto" w:fill="auto"/>
            <w:noWrap/>
            <w:vAlign w:val="bottom"/>
            <w:hideMark/>
          </w:tcPr>
          <w:p w14:paraId="5546870F"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proofErr w:type="spellStart"/>
            <w:r w:rsidRPr="0022138C">
              <w:rPr>
                <w:rFonts w:ascii="Aptos Narrow" w:hAnsi="Aptos Narrow" w:cs="Times New Roman"/>
                <w:color w:val="000000"/>
                <w:sz w:val="22"/>
                <w:szCs w:val="22"/>
                <w:lang w:val="en-US" w:eastAsia="en-US"/>
              </w:rPr>
              <w:t>pressure_measurement</w:t>
            </w:r>
            <w:proofErr w:type="spellEnd"/>
          </w:p>
        </w:tc>
        <w:tc>
          <w:tcPr>
            <w:tcW w:w="2854" w:type="dxa"/>
            <w:shd w:val="clear" w:color="auto" w:fill="auto"/>
            <w:noWrap/>
            <w:vAlign w:val="bottom"/>
            <w:hideMark/>
          </w:tcPr>
          <w:p w14:paraId="6B974516"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0.004765</w:t>
            </w:r>
          </w:p>
        </w:tc>
      </w:tr>
      <w:tr w:rsidR="0022138C" w:rsidRPr="0022138C" w14:paraId="3AB53939" w14:textId="77777777" w:rsidTr="00835E1D">
        <w:trPr>
          <w:trHeight w:val="300"/>
        </w:trPr>
        <w:tc>
          <w:tcPr>
            <w:tcW w:w="2305" w:type="dxa"/>
            <w:shd w:val="clear" w:color="auto" w:fill="auto"/>
            <w:noWrap/>
            <w:vAlign w:val="bottom"/>
            <w:hideMark/>
          </w:tcPr>
          <w:p w14:paraId="7E7113BC"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address</w:t>
            </w:r>
          </w:p>
        </w:tc>
        <w:tc>
          <w:tcPr>
            <w:tcW w:w="2854" w:type="dxa"/>
            <w:shd w:val="clear" w:color="auto" w:fill="auto"/>
            <w:noWrap/>
            <w:vAlign w:val="bottom"/>
            <w:hideMark/>
          </w:tcPr>
          <w:p w14:paraId="03B10FBB"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w:t>
            </w:r>
          </w:p>
        </w:tc>
      </w:tr>
    </w:tbl>
    <w:p w14:paraId="7FD7EFB1" w14:textId="77777777" w:rsidR="000E69BB" w:rsidRPr="000E69BB" w:rsidRDefault="00D70DF0" w:rsidP="524D1CB7">
      <w:pPr>
        <w:rPr>
          <w:lang w:eastAsia="en-US"/>
        </w:rPr>
      </w:pPr>
      <w:r>
        <w:br/>
      </w:r>
      <w:r w:rsidR="524D1CB7" w:rsidRPr="524D1CB7">
        <w:rPr>
          <w:lang w:eastAsia="en-US"/>
        </w:rPr>
        <w:t>The feature importance results obtained from the XGBoost model reveal a distinct prioritization of features compared to both the SP ranking method and the Random Forest model. According to XGBoost, the most influential feature was Length (Feature Importance = 0.3498), followed by Function (0.1835) and CRC Rate (0.1753). These three features received the highest importance scores, suggesting they play a crucial role in the model’s predictive performance. Given their strong influence, these features should be prioritized in feature selection when using XGBoost-based ranking methods.</w:t>
      </w:r>
    </w:p>
    <w:p w14:paraId="1A136784" w14:textId="77777777" w:rsidR="000E69BB" w:rsidRPr="000E69BB" w:rsidRDefault="000E69BB" w:rsidP="000E69BB">
      <w:pPr>
        <w:rPr>
          <w:lang w:val="en-US" w:eastAsia="en-US"/>
        </w:rPr>
      </w:pPr>
      <w:r w:rsidRPr="000E69BB">
        <w:rPr>
          <w:lang w:val="en-US" w:eastAsia="en-US"/>
        </w:rPr>
        <w:t xml:space="preserve">A set of moderately important features followed, including Rate (0.1540), Pump (0.0329), Gain (0.0210), and Cycle Time (0.0188). While these features were not as dominant as the top three, they still contributed meaningfully to the model’s decision-making. Retaining these features may improve performance, though their impact might be more </w:t>
      </w:r>
      <w:proofErr w:type="gramStart"/>
      <w:r w:rsidRPr="000E69BB">
        <w:rPr>
          <w:lang w:val="en-US" w:eastAsia="en-US"/>
        </w:rPr>
        <w:t>context-dependent</w:t>
      </w:r>
      <w:proofErr w:type="gramEnd"/>
      <w:r w:rsidRPr="000E69BB">
        <w:rPr>
          <w:lang w:val="en-US" w:eastAsia="en-US"/>
        </w:rPr>
        <w:t>.</w:t>
      </w:r>
    </w:p>
    <w:p w14:paraId="75770380" w14:textId="77777777" w:rsidR="000E69BB" w:rsidRPr="000E69BB" w:rsidRDefault="000E69BB" w:rsidP="000E69BB">
      <w:pPr>
        <w:rPr>
          <w:lang w:val="en-US" w:eastAsia="en-US"/>
        </w:rPr>
      </w:pPr>
      <w:r w:rsidRPr="000E69BB">
        <w:rPr>
          <w:lang w:val="en-US" w:eastAsia="en-US"/>
        </w:rPr>
        <w:t xml:space="preserve">The </w:t>
      </w:r>
      <w:proofErr w:type="gramStart"/>
      <w:r w:rsidRPr="000E69BB">
        <w:rPr>
          <w:lang w:val="en-US" w:eastAsia="en-US"/>
        </w:rPr>
        <w:t>least</w:t>
      </w:r>
      <w:proofErr w:type="gramEnd"/>
      <w:r w:rsidRPr="000E69BB">
        <w:rPr>
          <w:lang w:val="en-US" w:eastAsia="en-US"/>
        </w:rPr>
        <w:t xml:space="preserve"> important features in the XGBoost analysis were Solenoid (0.0062), Pressure Measurement (0.0048), and Address (0.0000). Address, which was ranked highly in the SP ranking method, was found to have no importance in the XGBoost model. Similarly, Pressure Measurement, which was among the most significant features in SP but least important in Random Forest, was again found to be one of the least valuable features under XGBoost. This suggests that these features may not contribute meaningful information when using XGBoost as a model, reinforcing the need to tailor feature selection based on the specific ranking methodology being used.</w:t>
      </w:r>
    </w:p>
    <w:p w14:paraId="71CE2974" w14:textId="77777777" w:rsidR="000E69BB" w:rsidRPr="000E69BB" w:rsidRDefault="000E69BB" w:rsidP="000E69BB">
      <w:pPr>
        <w:rPr>
          <w:lang w:val="en-US" w:eastAsia="en-US"/>
        </w:rPr>
      </w:pPr>
      <w:r w:rsidRPr="000E69BB">
        <w:rPr>
          <w:lang w:val="en-US" w:eastAsia="en-US"/>
        </w:rPr>
        <w:t>Overall, the XGBoost model places strong importance on Length, Function, and CRC Rate, while deeming Address and Pressure Measurement as nearly irrelevant. This contrasts sharply with both the SP ranking method, where Address was the top feature, and the Random Forest ranking, which found Function and CRC Rate important but ranked Address and Pressure Measurement among the lowest. These variations highlight the importance of selecting a ranking method that aligns with the underlying model being used for classification.</w:t>
      </w:r>
    </w:p>
    <w:p w14:paraId="5A83C23E" w14:textId="0D192CF9" w:rsidR="00D70DF0" w:rsidRPr="00D70DF0" w:rsidRDefault="00D70DF0" w:rsidP="000B55DF">
      <w:pPr>
        <w:rPr>
          <w:lang w:val="en-US" w:eastAsia="en-US"/>
        </w:rPr>
      </w:pPr>
    </w:p>
    <w:p w14:paraId="36222C79" w14:textId="48192127" w:rsidR="001161B6" w:rsidRPr="00E619D6" w:rsidRDefault="001161B6" w:rsidP="00E619D6">
      <w:pPr>
        <w:rPr>
          <w:lang w:val="en-US" w:eastAsia="en-US"/>
        </w:rPr>
      </w:pPr>
    </w:p>
    <w:p w14:paraId="3A0A5AEF" w14:textId="441D7C3B" w:rsidR="00256E29" w:rsidRDefault="00256E29" w:rsidP="005D4B59">
      <w:pPr>
        <w:pStyle w:val="Heading2"/>
        <w:rPr>
          <w:rStyle w:val="Strong"/>
          <w:b/>
          <w:bCs/>
        </w:rPr>
      </w:pPr>
      <w:bookmarkStart w:id="54" w:name="_Toc192164964"/>
      <w:r w:rsidRPr="005D4B59">
        <w:rPr>
          <w:rStyle w:val="Strong"/>
          <w:b/>
          <w:bCs/>
        </w:rPr>
        <w:t>Summary of Best-Performing Models</w:t>
      </w:r>
      <w:bookmarkEnd w:id="54"/>
    </w:p>
    <w:p w14:paraId="1BB83A5A" w14:textId="53EB5A10" w:rsidR="00350CAE" w:rsidRPr="00350CAE" w:rsidRDefault="00350CAE" w:rsidP="00350CAE">
      <w:pPr>
        <w:pStyle w:val="Heading3"/>
        <w:rPr>
          <w:lang w:val="en-US"/>
        </w:rPr>
      </w:pPr>
      <w:bookmarkStart w:id="55" w:name="_Toc192164965"/>
      <w:r>
        <w:rPr>
          <w:lang w:val="en-US"/>
        </w:rPr>
        <w:t>Best F1 Scores</w:t>
      </w:r>
      <w:bookmarkEnd w:id="55"/>
    </w:p>
    <w:p w14:paraId="716E5264" w14:textId="77777777" w:rsidR="004B4835" w:rsidRDefault="004B4835" w:rsidP="00AF314F">
      <w:pPr>
        <w:pStyle w:val="Caption"/>
        <w:keepNext/>
        <w:rPr>
          <w:i w:val="0"/>
          <w:sz w:val="24"/>
          <w:szCs w:val="24"/>
          <w:lang w:eastAsia="en-US"/>
        </w:rPr>
      </w:pPr>
      <w:bookmarkStart w:id="56" w:name="_Toc191292391"/>
      <w:r w:rsidRPr="004B4835">
        <w:rPr>
          <w:i w:val="0"/>
          <w:sz w:val="24"/>
          <w:szCs w:val="24"/>
          <w:lang w:eastAsia="en-US"/>
        </w:rPr>
        <w:t xml:space="preserve">To identify the most effective model configurations, we analyzed various feature selection methods, classifiers, and ranking approaches. Table 8 presents the </w:t>
      </w:r>
      <w:r w:rsidRPr="004B4835">
        <w:rPr>
          <w:b/>
          <w:i w:val="0"/>
          <w:sz w:val="24"/>
          <w:szCs w:val="24"/>
          <w:lang w:eastAsia="en-US"/>
        </w:rPr>
        <w:t>top 30 models ranked by F1 score</w:t>
      </w:r>
      <w:r w:rsidRPr="004B4835">
        <w:rPr>
          <w:i w:val="0"/>
          <w:sz w:val="24"/>
          <w:szCs w:val="24"/>
          <w:lang w:eastAsia="en-US"/>
        </w:rPr>
        <w:t>, highlighting optimal configurations for intrusion detection.</w:t>
      </w:r>
    </w:p>
    <w:p w14:paraId="0C3FC43A" w14:textId="6CADA092" w:rsidR="00D36ABA" w:rsidRDefault="00D36ABA" w:rsidP="00AF314F">
      <w:pPr>
        <w:pStyle w:val="Caption"/>
        <w:keepNext/>
      </w:pPr>
      <w:r>
        <w:t xml:space="preserve">Table </w:t>
      </w:r>
      <w:r>
        <w:fldChar w:fldCharType="begin"/>
      </w:r>
      <w:r>
        <w:instrText>SEQ Table \* ARABIC</w:instrText>
      </w:r>
      <w:r>
        <w:fldChar w:fldCharType="separate"/>
      </w:r>
      <w:r w:rsidR="00B0672D">
        <w:rPr>
          <w:noProof/>
        </w:rPr>
        <w:t>8</w:t>
      </w:r>
      <w:r>
        <w:fldChar w:fldCharType="end"/>
      </w:r>
      <w:r>
        <w:t xml:space="preserve"> Top 30 best preforming combinations based on greatest F1 score</w:t>
      </w:r>
      <w:bookmarkEnd w:id="56"/>
    </w:p>
    <w:tbl>
      <w:tblPr>
        <w:tblW w:w="12027"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40"/>
        <w:gridCol w:w="760"/>
        <w:gridCol w:w="1012"/>
        <w:gridCol w:w="1148"/>
        <w:gridCol w:w="2362"/>
        <w:gridCol w:w="831"/>
        <w:gridCol w:w="916"/>
        <w:gridCol w:w="1040"/>
        <w:gridCol w:w="1007"/>
        <w:gridCol w:w="831"/>
      </w:tblGrid>
      <w:tr w:rsidR="00FD7087" w:rsidRPr="00FD7087" w14:paraId="008FE775" w14:textId="77777777" w:rsidTr="00FD7087">
        <w:trPr>
          <w:trHeight w:val="300"/>
        </w:trPr>
        <w:tc>
          <w:tcPr>
            <w:tcW w:w="1080" w:type="dxa"/>
            <w:shd w:val="clear" w:color="auto" w:fill="auto"/>
            <w:noWrap/>
            <w:vAlign w:val="bottom"/>
            <w:hideMark/>
          </w:tcPr>
          <w:p w14:paraId="636D207D"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6C843A1E"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27B6818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Model Type</w:t>
            </w:r>
          </w:p>
        </w:tc>
        <w:tc>
          <w:tcPr>
            <w:tcW w:w="1012" w:type="dxa"/>
            <w:shd w:val="clear" w:color="auto" w:fill="auto"/>
            <w:noWrap/>
            <w:vAlign w:val="bottom"/>
            <w:hideMark/>
          </w:tcPr>
          <w:p w14:paraId="1F937F1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Average Type</w:t>
            </w:r>
          </w:p>
        </w:tc>
        <w:tc>
          <w:tcPr>
            <w:tcW w:w="1148" w:type="dxa"/>
            <w:shd w:val="clear" w:color="auto" w:fill="auto"/>
            <w:noWrap/>
            <w:vAlign w:val="bottom"/>
            <w:hideMark/>
          </w:tcPr>
          <w:p w14:paraId="787F82E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Number of Features</w:t>
            </w:r>
          </w:p>
        </w:tc>
        <w:tc>
          <w:tcPr>
            <w:tcW w:w="2362" w:type="dxa"/>
            <w:shd w:val="clear" w:color="auto" w:fill="auto"/>
            <w:noWrap/>
            <w:vAlign w:val="bottom"/>
            <w:hideMark/>
          </w:tcPr>
          <w:p w14:paraId="4ECDA0D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Removed Features</w:t>
            </w:r>
          </w:p>
        </w:tc>
        <w:tc>
          <w:tcPr>
            <w:tcW w:w="831" w:type="dxa"/>
            <w:shd w:val="clear" w:color="auto" w:fill="auto"/>
            <w:noWrap/>
            <w:vAlign w:val="bottom"/>
            <w:hideMark/>
          </w:tcPr>
          <w:p w14:paraId="1089C41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1EE20E0C"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6141B2E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Feature Selection Time</w:t>
            </w:r>
          </w:p>
        </w:tc>
        <w:tc>
          <w:tcPr>
            <w:tcW w:w="1007" w:type="dxa"/>
            <w:shd w:val="clear" w:color="auto" w:fill="auto"/>
            <w:noWrap/>
            <w:vAlign w:val="bottom"/>
            <w:hideMark/>
          </w:tcPr>
          <w:p w14:paraId="3079523D" w14:textId="6E16CED8"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Eval</w:t>
            </w:r>
            <w:r>
              <w:rPr>
                <w:rFonts w:ascii="Aptos Narrow" w:hAnsi="Aptos Narrow" w:cs="Times New Roman"/>
                <w:color w:val="000000"/>
                <w:sz w:val="22"/>
                <w:szCs w:val="22"/>
                <w:lang w:val="en-US" w:eastAsia="en-US"/>
              </w:rPr>
              <w:t>.</w:t>
            </w:r>
            <w:r w:rsidRPr="00FD7087">
              <w:rPr>
                <w:rFonts w:ascii="Aptos Narrow" w:hAnsi="Aptos Narrow" w:cs="Times New Roman"/>
                <w:color w:val="000000"/>
                <w:sz w:val="22"/>
                <w:szCs w:val="22"/>
                <w:lang w:val="en-US" w:eastAsia="en-US"/>
              </w:rPr>
              <w:t xml:space="preserve"> Time</w:t>
            </w:r>
          </w:p>
        </w:tc>
        <w:tc>
          <w:tcPr>
            <w:tcW w:w="831" w:type="dxa"/>
            <w:shd w:val="clear" w:color="auto" w:fill="auto"/>
            <w:noWrap/>
            <w:vAlign w:val="bottom"/>
            <w:hideMark/>
          </w:tcPr>
          <w:p w14:paraId="3954AD7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Total Time</w:t>
            </w:r>
          </w:p>
        </w:tc>
      </w:tr>
      <w:tr w:rsidR="00FD7087" w:rsidRPr="00FD7087" w14:paraId="24F13764" w14:textId="77777777" w:rsidTr="00FD7087">
        <w:trPr>
          <w:trHeight w:val="300"/>
        </w:trPr>
        <w:tc>
          <w:tcPr>
            <w:tcW w:w="1080" w:type="dxa"/>
            <w:shd w:val="clear" w:color="auto" w:fill="auto"/>
            <w:noWrap/>
            <w:vAlign w:val="bottom"/>
            <w:hideMark/>
          </w:tcPr>
          <w:p w14:paraId="798E3BD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099D19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0809D46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C25A79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4B9B2C9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1B0A638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crc_rate</w:t>
            </w:r>
            <w:proofErr w:type="spellEnd"/>
            <w:r w:rsidRPr="00FD7087">
              <w:rPr>
                <w:rFonts w:ascii="Aptos Narrow" w:hAnsi="Aptos Narrow" w:cs="Times New Roman"/>
                <w:color w:val="000000"/>
                <w:sz w:val="22"/>
                <w:szCs w:val="22"/>
                <w:lang w:val="en-US" w:eastAsia="en-US"/>
              </w:rPr>
              <w:t xml:space="preserve">, </w:t>
            </w:r>
            <w:proofErr w:type="spellStart"/>
            <w:r w:rsidRPr="00FD7087">
              <w:rPr>
                <w:rFonts w:ascii="Aptos Narrow" w:hAnsi="Aptos Narrow" w:cs="Times New Roman"/>
                <w:color w:val="000000"/>
                <w:sz w:val="22"/>
                <w:szCs w:val="22"/>
                <w:lang w:val="en-US" w:eastAsia="en-US"/>
              </w:rPr>
              <w:t>pressure_measurement</w:t>
            </w:r>
            <w:proofErr w:type="spellEnd"/>
          </w:p>
        </w:tc>
        <w:tc>
          <w:tcPr>
            <w:tcW w:w="831" w:type="dxa"/>
            <w:shd w:val="clear" w:color="auto" w:fill="auto"/>
            <w:noWrap/>
            <w:vAlign w:val="bottom"/>
            <w:hideMark/>
          </w:tcPr>
          <w:p w14:paraId="7C3611A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0.9871</w:t>
            </w:r>
          </w:p>
        </w:tc>
        <w:tc>
          <w:tcPr>
            <w:tcW w:w="916" w:type="dxa"/>
            <w:shd w:val="clear" w:color="auto" w:fill="auto"/>
            <w:noWrap/>
            <w:vAlign w:val="bottom"/>
            <w:hideMark/>
          </w:tcPr>
          <w:p w14:paraId="012DD0C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55AF13D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140.38</w:t>
            </w:r>
          </w:p>
        </w:tc>
        <w:tc>
          <w:tcPr>
            <w:tcW w:w="1007" w:type="dxa"/>
            <w:shd w:val="clear" w:color="auto" w:fill="auto"/>
            <w:noWrap/>
            <w:vAlign w:val="bottom"/>
            <w:hideMark/>
          </w:tcPr>
          <w:p w14:paraId="38983B9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67.12</w:t>
            </w:r>
          </w:p>
        </w:tc>
        <w:tc>
          <w:tcPr>
            <w:tcW w:w="831" w:type="dxa"/>
            <w:shd w:val="clear" w:color="auto" w:fill="auto"/>
            <w:noWrap/>
            <w:vAlign w:val="bottom"/>
            <w:hideMark/>
          </w:tcPr>
          <w:p w14:paraId="43335FD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207.78</w:t>
            </w:r>
          </w:p>
        </w:tc>
      </w:tr>
      <w:tr w:rsidR="00FD7087" w:rsidRPr="00FD7087" w14:paraId="25825F47" w14:textId="77777777" w:rsidTr="00FD7087">
        <w:trPr>
          <w:trHeight w:val="300"/>
        </w:trPr>
        <w:tc>
          <w:tcPr>
            <w:tcW w:w="1080" w:type="dxa"/>
            <w:shd w:val="clear" w:color="auto" w:fill="auto"/>
            <w:noWrap/>
            <w:vAlign w:val="bottom"/>
            <w:hideMark/>
          </w:tcPr>
          <w:p w14:paraId="338EEBD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CFA6BEE"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7E0B2E3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DFA2E3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51CB82E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0769444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 xml:space="preserve">function, </w:t>
            </w: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3D00274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0.9871</w:t>
            </w:r>
          </w:p>
        </w:tc>
        <w:tc>
          <w:tcPr>
            <w:tcW w:w="916" w:type="dxa"/>
            <w:shd w:val="clear" w:color="auto" w:fill="auto"/>
            <w:noWrap/>
            <w:vAlign w:val="bottom"/>
            <w:hideMark/>
          </w:tcPr>
          <w:p w14:paraId="05C5C8C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0FB55DD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118.17</w:t>
            </w:r>
          </w:p>
        </w:tc>
        <w:tc>
          <w:tcPr>
            <w:tcW w:w="1007" w:type="dxa"/>
            <w:shd w:val="clear" w:color="auto" w:fill="auto"/>
            <w:noWrap/>
            <w:vAlign w:val="bottom"/>
            <w:hideMark/>
          </w:tcPr>
          <w:p w14:paraId="3BDD636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67.25</w:t>
            </w:r>
          </w:p>
        </w:tc>
        <w:tc>
          <w:tcPr>
            <w:tcW w:w="831" w:type="dxa"/>
            <w:shd w:val="clear" w:color="auto" w:fill="auto"/>
            <w:noWrap/>
            <w:vAlign w:val="bottom"/>
            <w:hideMark/>
          </w:tcPr>
          <w:p w14:paraId="373C75D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188.97</w:t>
            </w:r>
          </w:p>
        </w:tc>
      </w:tr>
      <w:tr w:rsidR="00FD7087" w:rsidRPr="00FD7087" w14:paraId="47C08543" w14:textId="77777777" w:rsidTr="00FD7087">
        <w:trPr>
          <w:trHeight w:val="300"/>
        </w:trPr>
        <w:tc>
          <w:tcPr>
            <w:tcW w:w="1080" w:type="dxa"/>
            <w:shd w:val="clear" w:color="auto" w:fill="auto"/>
            <w:noWrap/>
            <w:vAlign w:val="bottom"/>
            <w:hideMark/>
          </w:tcPr>
          <w:p w14:paraId="7EAD92B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3E28345"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3D2D399"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A0C4CC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54EA50F9"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3C3142C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1E8A45C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0.987</w:t>
            </w:r>
          </w:p>
        </w:tc>
        <w:tc>
          <w:tcPr>
            <w:tcW w:w="916" w:type="dxa"/>
            <w:shd w:val="clear" w:color="auto" w:fill="auto"/>
            <w:noWrap/>
            <w:vAlign w:val="bottom"/>
            <w:hideMark/>
          </w:tcPr>
          <w:p w14:paraId="0B9DFD6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470E2D8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8.35</w:t>
            </w:r>
          </w:p>
        </w:tc>
        <w:tc>
          <w:tcPr>
            <w:tcW w:w="1007" w:type="dxa"/>
            <w:shd w:val="clear" w:color="auto" w:fill="auto"/>
            <w:noWrap/>
            <w:vAlign w:val="bottom"/>
            <w:hideMark/>
          </w:tcPr>
          <w:p w14:paraId="05F4A1B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72.78</w:t>
            </w:r>
          </w:p>
        </w:tc>
        <w:tc>
          <w:tcPr>
            <w:tcW w:w="831" w:type="dxa"/>
            <w:shd w:val="clear" w:color="auto" w:fill="auto"/>
            <w:noWrap/>
            <w:vAlign w:val="bottom"/>
            <w:hideMark/>
          </w:tcPr>
          <w:p w14:paraId="14EC493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81.40</w:t>
            </w:r>
          </w:p>
        </w:tc>
      </w:tr>
      <w:tr w:rsidR="00FD7087" w:rsidRPr="00FD7087" w14:paraId="46E0F352" w14:textId="77777777" w:rsidTr="00FD7087">
        <w:trPr>
          <w:trHeight w:val="300"/>
        </w:trPr>
        <w:tc>
          <w:tcPr>
            <w:tcW w:w="1080" w:type="dxa"/>
            <w:shd w:val="clear" w:color="auto" w:fill="auto"/>
            <w:noWrap/>
            <w:vAlign w:val="bottom"/>
            <w:hideMark/>
          </w:tcPr>
          <w:p w14:paraId="0C1471B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75A772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349AFE6C"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91F3F7D"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7ED3787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11C1A089"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514CDE5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0.987</w:t>
            </w:r>
          </w:p>
        </w:tc>
        <w:tc>
          <w:tcPr>
            <w:tcW w:w="916" w:type="dxa"/>
            <w:shd w:val="clear" w:color="auto" w:fill="auto"/>
            <w:noWrap/>
            <w:vAlign w:val="bottom"/>
            <w:hideMark/>
          </w:tcPr>
          <w:p w14:paraId="6A6F882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53C79E2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8.11</w:t>
            </w:r>
          </w:p>
        </w:tc>
        <w:tc>
          <w:tcPr>
            <w:tcW w:w="1007" w:type="dxa"/>
            <w:shd w:val="clear" w:color="auto" w:fill="auto"/>
            <w:noWrap/>
            <w:vAlign w:val="bottom"/>
            <w:hideMark/>
          </w:tcPr>
          <w:p w14:paraId="2C0C2C4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73.41</w:t>
            </w:r>
          </w:p>
        </w:tc>
        <w:tc>
          <w:tcPr>
            <w:tcW w:w="831" w:type="dxa"/>
            <w:shd w:val="clear" w:color="auto" w:fill="auto"/>
            <w:noWrap/>
            <w:vAlign w:val="bottom"/>
            <w:hideMark/>
          </w:tcPr>
          <w:p w14:paraId="6A0B199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89.13</w:t>
            </w:r>
          </w:p>
        </w:tc>
      </w:tr>
      <w:tr w:rsidR="00FD7087" w:rsidRPr="00FD7087" w14:paraId="379230B4" w14:textId="77777777" w:rsidTr="00FD7087">
        <w:trPr>
          <w:trHeight w:val="300"/>
        </w:trPr>
        <w:tc>
          <w:tcPr>
            <w:tcW w:w="1080" w:type="dxa"/>
            <w:shd w:val="clear" w:color="auto" w:fill="auto"/>
            <w:noWrap/>
            <w:vAlign w:val="bottom"/>
            <w:hideMark/>
          </w:tcPr>
          <w:p w14:paraId="33C987D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56C42E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354F79ED"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505430D"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75EA2E4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33FE2A7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6DA08EB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0.987</w:t>
            </w:r>
          </w:p>
        </w:tc>
        <w:tc>
          <w:tcPr>
            <w:tcW w:w="916" w:type="dxa"/>
            <w:shd w:val="clear" w:color="auto" w:fill="auto"/>
            <w:noWrap/>
            <w:vAlign w:val="bottom"/>
            <w:hideMark/>
          </w:tcPr>
          <w:p w14:paraId="6688FE3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308D1CC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8.26</w:t>
            </w:r>
          </w:p>
        </w:tc>
        <w:tc>
          <w:tcPr>
            <w:tcW w:w="1007" w:type="dxa"/>
            <w:shd w:val="clear" w:color="auto" w:fill="auto"/>
            <w:noWrap/>
            <w:vAlign w:val="bottom"/>
            <w:hideMark/>
          </w:tcPr>
          <w:p w14:paraId="3096033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74.10</w:t>
            </w:r>
          </w:p>
        </w:tc>
        <w:tc>
          <w:tcPr>
            <w:tcW w:w="831" w:type="dxa"/>
            <w:shd w:val="clear" w:color="auto" w:fill="auto"/>
            <w:noWrap/>
            <w:vAlign w:val="bottom"/>
            <w:hideMark/>
          </w:tcPr>
          <w:p w14:paraId="060637A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85.91</w:t>
            </w:r>
          </w:p>
        </w:tc>
      </w:tr>
      <w:tr w:rsidR="00FD7087" w:rsidRPr="00FD7087" w14:paraId="26CCBB74" w14:textId="77777777" w:rsidTr="00FD7087">
        <w:trPr>
          <w:trHeight w:val="300"/>
        </w:trPr>
        <w:tc>
          <w:tcPr>
            <w:tcW w:w="1080" w:type="dxa"/>
            <w:shd w:val="clear" w:color="auto" w:fill="auto"/>
            <w:noWrap/>
            <w:vAlign w:val="bottom"/>
            <w:hideMark/>
          </w:tcPr>
          <w:p w14:paraId="3D232DA1"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99A4BD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7F5C1C1E"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BAFA0C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6BB72809"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6C87E13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crc_rate</w:t>
            </w:r>
            <w:proofErr w:type="spellEnd"/>
            <w:r w:rsidRPr="00FD7087">
              <w:rPr>
                <w:rFonts w:ascii="Aptos Narrow" w:hAnsi="Aptos Narrow" w:cs="Times New Roman"/>
                <w:color w:val="000000"/>
                <w:sz w:val="22"/>
                <w:szCs w:val="22"/>
                <w:lang w:val="en-US" w:eastAsia="en-US"/>
              </w:rPr>
              <w:t xml:space="preserve">, </w:t>
            </w:r>
            <w:proofErr w:type="spellStart"/>
            <w:r w:rsidRPr="00FD7087">
              <w:rPr>
                <w:rFonts w:ascii="Aptos Narrow" w:hAnsi="Aptos Narrow" w:cs="Times New Roman"/>
                <w:color w:val="000000"/>
                <w:sz w:val="22"/>
                <w:szCs w:val="22"/>
                <w:lang w:val="en-US" w:eastAsia="en-US"/>
              </w:rPr>
              <w:t>pressure_measurement</w:t>
            </w:r>
            <w:proofErr w:type="spellEnd"/>
          </w:p>
        </w:tc>
        <w:tc>
          <w:tcPr>
            <w:tcW w:w="831" w:type="dxa"/>
            <w:shd w:val="clear" w:color="auto" w:fill="auto"/>
            <w:noWrap/>
            <w:vAlign w:val="bottom"/>
            <w:hideMark/>
          </w:tcPr>
          <w:p w14:paraId="4414158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0.9869</w:t>
            </w:r>
          </w:p>
        </w:tc>
        <w:tc>
          <w:tcPr>
            <w:tcW w:w="916" w:type="dxa"/>
            <w:shd w:val="clear" w:color="auto" w:fill="auto"/>
            <w:noWrap/>
            <w:vAlign w:val="bottom"/>
            <w:hideMark/>
          </w:tcPr>
          <w:p w14:paraId="11CCB849"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75C68C4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140.38</w:t>
            </w:r>
          </w:p>
        </w:tc>
        <w:tc>
          <w:tcPr>
            <w:tcW w:w="1007" w:type="dxa"/>
            <w:shd w:val="clear" w:color="auto" w:fill="auto"/>
            <w:noWrap/>
            <w:vAlign w:val="bottom"/>
            <w:hideMark/>
          </w:tcPr>
          <w:p w14:paraId="5CFF7B3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66.52</w:t>
            </w:r>
          </w:p>
        </w:tc>
        <w:tc>
          <w:tcPr>
            <w:tcW w:w="831" w:type="dxa"/>
            <w:shd w:val="clear" w:color="auto" w:fill="auto"/>
            <w:noWrap/>
            <w:vAlign w:val="bottom"/>
            <w:hideMark/>
          </w:tcPr>
          <w:p w14:paraId="5027ED7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207.18</w:t>
            </w:r>
          </w:p>
        </w:tc>
      </w:tr>
      <w:tr w:rsidR="00FD7087" w:rsidRPr="00FD7087" w14:paraId="59EE9CB4" w14:textId="77777777" w:rsidTr="00FD7087">
        <w:trPr>
          <w:trHeight w:val="300"/>
        </w:trPr>
        <w:tc>
          <w:tcPr>
            <w:tcW w:w="1080" w:type="dxa"/>
            <w:shd w:val="clear" w:color="auto" w:fill="auto"/>
            <w:noWrap/>
            <w:vAlign w:val="bottom"/>
            <w:hideMark/>
          </w:tcPr>
          <w:p w14:paraId="11790AFC"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BA70D0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02ABE18C"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6F8723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5443080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2A97765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 xml:space="preserve">function, </w:t>
            </w: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22B4E6A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0.9869</w:t>
            </w:r>
          </w:p>
        </w:tc>
        <w:tc>
          <w:tcPr>
            <w:tcW w:w="916" w:type="dxa"/>
            <w:shd w:val="clear" w:color="auto" w:fill="auto"/>
            <w:noWrap/>
            <w:vAlign w:val="bottom"/>
            <w:hideMark/>
          </w:tcPr>
          <w:p w14:paraId="1955839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00A6C7E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118.17</w:t>
            </w:r>
          </w:p>
        </w:tc>
        <w:tc>
          <w:tcPr>
            <w:tcW w:w="1007" w:type="dxa"/>
            <w:shd w:val="clear" w:color="auto" w:fill="auto"/>
            <w:noWrap/>
            <w:vAlign w:val="bottom"/>
            <w:hideMark/>
          </w:tcPr>
          <w:p w14:paraId="195070D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68.03</w:t>
            </w:r>
          </w:p>
        </w:tc>
        <w:tc>
          <w:tcPr>
            <w:tcW w:w="831" w:type="dxa"/>
            <w:shd w:val="clear" w:color="auto" w:fill="auto"/>
            <w:noWrap/>
            <w:vAlign w:val="bottom"/>
            <w:hideMark/>
          </w:tcPr>
          <w:p w14:paraId="3E04D1B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189.75</w:t>
            </w:r>
          </w:p>
        </w:tc>
      </w:tr>
      <w:tr w:rsidR="00FD7087" w:rsidRPr="00FD7087" w14:paraId="48958C1B" w14:textId="77777777" w:rsidTr="00FD7087">
        <w:trPr>
          <w:trHeight w:val="300"/>
        </w:trPr>
        <w:tc>
          <w:tcPr>
            <w:tcW w:w="1080" w:type="dxa"/>
            <w:shd w:val="clear" w:color="auto" w:fill="auto"/>
            <w:noWrap/>
            <w:vAlign w:val="bottom"/>
            <w:hideMark/>
          </w:tcPr>
          <w:p w14:paraId="0FC7B98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C25BC7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EBB4F09"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2D3DC39"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14B422E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5DAC4B4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pressure_measurement</w:t>
            </w:r>
            <w:proofErr w:type="spellEnd"/>
          </w:p>
        </w:tc>
        <w:tc>
          <w:tcPr>
            <w:tcW w:w="831" w:type="dxa"/>
            <w:shd w:val="clear" w:color="auto" w:fill="auto"/>
            <w:noWrap/>
            <w:vAlign w:val="bottom"/>
            <w:hideMark/>
          </w:tcPr>
          <w:p w14:paraId="4221CE2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0.9869</w:t>
            </w:r>
          </w:p>
        </w:tc>
        <w:tc>
          <w:tcPr>
            <w:tcW w:w="916" w:type="dxa"/>
            <w:shd w:val="clear" w:color="auto" w:fill="auto"/>
            <w:noWrap/>
            <w:vAlign w:val="bottom"/>
            <w:hideMark/>
          </w:tcPr>
          <w:p w14:paraId="093224C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63BA5FA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8.11</w:t>
            </w:r>
          </w:p>
        </w:tc>
        <w:tc>
          <w:tcPr>
            <w:tcW w:w="1007" w:type="dxa"/>
            <w:shd w:val="clear" w:color="auto" w:fill="auto"/>
            <w:noWrap/>
            <w:vAlign w:val="bottom"/>
            <w:hideMark/>
          </w:tcPr>
          <w:p w14:paraId="7FF476A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62.77</w:t>
            </w:r>
          </w:p>
        </w:tc>
        <w:tc>
          <w:tcPr>
            <w:tcW w:w="831" w:type="dxa"/>
            <w:shd w:val="clear" w:color="auto" w:fill="auto"/>
            <w:noWrap/>
            <w:vAlign w:val="bottom"/>
            <w:hideMark/>
          </w:tcPr>
          <w:p w14:paraId="607A22C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78.50</w:t>
            </w:r>
          </w:p>
        </w:tc>
      </w:tr>
      <w:tr w:rsidR="00FD7087" w:rsidRPr="00FD7087" w14:paraId="00DE57F2" w14:textId="77777777" w:rsidTr="00FD7087">
        <w:trPr>
          <w:trHeight w:val="300"/>
        </w:trPr>
        <w:tc>
          <w:tcPr>
            <w:tcW w:w="1080" w:type="dxa"/>
            <w:shd w:val="clear" w:color="auto" w:fill="auto"/>
            <w:noWrap/>
            <w:vAlign w:val="bottom"/>
            <w:hideMark/>
          </w:tcPr>
          <w:p w14:paraId="49870C1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CE714C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8163639"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72AE73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43F455B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0F89EEC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address</w:t>
            </w:r>
          </w:p>
        </w:tc>
        <w:tc>
          <w:tcPr>
            <w:tcW w:w="831" w:type="dxa"/>
            <w:shd w:val="clear" w:color="auto" w:fill="auto"/>
            <w:noWrap/>
            <w:vAlign w:val="bottom"/>
            <w:hideMark/>
          </w:tcPr>
          <w:p w14:paraId="5B530C9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0.9869</w:t>
            </w:r>
          </w:p>
        </w:tc>
        <w:tc>
          <w:tcPr>
            <w:tcW w:w="916" w:type="dxa"/>
            <w:shd w:val="clear" w:color="auto" w:fill="auto"/>
            <w:noWrap/>
            <w:vAlign w:val="bottom"/>
            <w:hideMark/>
          </w:tcPr>
          <w:p w14:paraId="693AE78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13D1F71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8.26</w:t>
            </w:r>
          </w:p>
        </w:tc>
        <w:tc>
          <w:tcPr>
            <w:tcW w:w="1007" w:type="dxa"/>
            <w:shd w:val="clear" w:color="auto" w:fill="auto"/>
            <w:noWrap/>
            <w:vAlign w:val="bottom"/>
            <w:hideMark/>
          </w:tcPr>
          <w:p w14:paraId="7900482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72.81</w:t>
            </w:r>
          </w:p>
        </w:tc>
        <w:tc>
          <w:tcPr>
            <w:tcW w:w="831" w:type="dxa"/>
            <w:shd w:val="clear" w:color="auto" w:fill="auto"/>
            <w:noWrap/>
            <w:vAlign w:val="bottom"/>
            <w:hideMark/>
          </w:tcPr>
          <w:p w14:paraId="1ADBE49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84.61</w:t>
            </w:r>
          </w:p>
        </w:tc>
      </w:tr>
      <w:tr w:rsidR="00FD7087" w:rsidRPr="00FD7087" w14:paraId="510C82EA" w14:textId="77777777" w:rsidTr="00FD7087">
        <w:trPr>
          <w:trHeight w:val="300"/>
        </w:trPr>
        <w:tc>
          <w:tcPr>
            <w:tcW w:w="1080" w:type="dxa"/>
            <w:shd w:val="clear" w:color="auto" w:fill="auto"/>
            <w:noWrap/>
            <w:vAlign w:val="bottom"/>
            <w:hideMark/>
          </w:tcPr>
          <w:p w14:paraId="7D2F059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FF5EE7D"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8CADE4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9BEB58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344673B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0DD27A3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36C040F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0.9869</w:t>
            </w:r>
          </w:p>
        </w:tc>
        <w:tc>
          <w:tcPr>
            <w:tcW w:w="916" w:type="dxa"/>
            <w:shd w:val="clear" w:color="auto" w:fill="auto"/>
            <w:noWrap/>
            <w:vAlign w:val="bottom"/>
            <w:hideMark/>
          </w:tcPr>
          <w:p w14:paraId="31289D3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7E25147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70.69</w:t>
            </w:r>
          </w:p>
        </w:tc>
        <w:tc>
          <w:tcPr>
            <w:tcW w:w="1007" w:type="dxa"/>
            <w:shd w:val="clear" w:color="auto" w:fill="auto"/>
            <w:noWrap/>
            <w:vAlign w:val="bottom"/>
            <w:hideMark/>
          </w:tcPr>
          <w:p w14:paraId="6F8FC56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74.46</w:t>
            </w:r>
          </w:p>
        </w:tc>
        <w:tc>
          <w:tcPr>
            <w:tcW w:w="831" w:type="dxa"/>
            <w:shd w:val="clear" w:color="auto" w:fill="auto"/>
            <w:noWrap/>
            <w:vAlign w:val="bottom"/>
            <w:hideMark/>
          </w:tcPr>
          <w:p w14:paraId="7994805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148.69</w:t>
            </w:r>
          </w:p>
        </w:tc>
      </w:tr>
      <w:tr w:rsidR="00FD7087" w:rsidRPr="00FD7087" w14:paraId="01E7F84F" w14:textId="77777777" w:rsidTr="00FD7087">
        <w:trPr>
          <w:trHeight w:val="300"/>
        </w:trPr>
        <w:tc>
          <w:tcPr>
            <w:tcW w:w="1080" w:type="dxa"/>
            <w:shd w:val="clear" w:color="auto" w:fill="auto"/>
            <w:noWrap/>
            <w:vAlign w:val="bottom"/>
            <w:hideMark/>
          </w:tcPr>
          <w:p w14:paraId="7590655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F8C3BE1"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1E2040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6C1397D"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4DC74C0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71BD5ED1"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2071887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0.9868</w:t>
            </w:r>
          </w:p>
        </w:tc>
        <w:tc>
          <w:tcPr>
            <w:tcW w:w="916" w:type="dxa"/>
            <w:shd w:val="clear" w:color="auto" w:fill="auto"/>
            <w:noWrap/>
            <w:vAlign w:val="bottom"/>
            <w:hideMark/>
          </w:tcPr>
          <w:p w14:paraId="3146554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72420D2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8.26</w:t>
            </w:r>
          </w:p>
        </w:tc>
        <w:tc>
          <w:tcPr>
            <w:tcW w:w="1007" w:type="dxa"/>
            <w:shd w:val="clear" w:color="auto" w:fill="auto"/>
            <w:noWrap/>
            <w:vAlign w:val="bottom"/>
            <w:hideMark/>
          </w:tcPr>
          <w:p w14:paraId="6B00AB19"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65.85</w:t>
            </w:r>
          </w:p>
        </w:tc>
        <w:tc>
          <w:tcPr>
            <w:tcW w:w="831" w:type="dxa"/>
            <w:shd w:val="clear" w:color="auto" w:fill="auto"/>
            <w:noWrap/>
            <w:vAlign w:val="bottom"/>
            <w:hideMark/>
          </w:tcPr>
          <w:p w14:paraId="13B0D4F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77.65</w:t>
            </w:r>
          </w:p>
        </w:tc>
      </w:tr>
      <w:tr w:rsidR="00FD7087" w:rsidRPr="00FD7087" w14:paraId="712F20DF" w14:textId="77777777" w:rsidTr="00FD7087">
        <w:trPr>
          <w:trHeight w:val="300"/>
        </w:trPr>
        <w:tc>
          <w:tcPr>
            <w:tcW w:w="1080" w:type="dxa"/>
            <w:shd w:val="clear" w:color="auto" w:fill="auto"/>
            <w:noWrap/>
            <w:vAlign w:val="bottom"/>
            <w:hideMark/>
          </w:tcPr>
          <w:p w14:paraId="5DC52BC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02D3CBE"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28041D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D6B39B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7591DC1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7B4A06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3A015A6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2CC1168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068ACCB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8.11</w:t>
            </w:r>
          </w:p>
        </w:tc>
        <w:tc>
          <w:tcPr>
            <w:tcW w:w="1007" w:type="dxa"/>
            <w:shd w:val="clear" w:color="auto" w:fill="auto"/>
            <w:noWrap/>
            <w:vAlign w:val="bottom"/>
            <w:hideMark/>
          </w:tcPr>
          <w:p w14:paraId="15DBF90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74.23</w:t>
            </w:r>
          </w:p>
        </w:tc>
        <w:tc>
          <w:tcPr>
            <w:tcW w:w="831" w:type="dxa"/>
            <w:shd w:val="clear" w:color="auto" w:fill="auto"/>
            <w:noWrap/>
            <w:vAlign w:val="bottom"/>
            <w:hideMark/>
          </w:tcPr>
          <w:p w14:paraId="32EE0B2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89.96</w:t>
            </w:r>
          </w:p>
        </w:tc>
      </w:tr>
      <w:tr w:rsidR="00FD7087" w:rsidRPr="00FD7087" w14:paraId="1E085C90" w14:textId="77777777" w:rsidTr="00FD7087">
        <w:trPr>
          <w:trHeight w:val="300"/>
        </w:trPr>
        <w:tc>
          <w:tcPr>
            <w:tcW w:w="1080" w:type="dxa"/>
            <w:shd w:val="clear" w:color="auto" w:fill="auto"/>
            <w:noWrap/>
            <w:vAlign w:val="bottom"/>
            <w:hideMark/>
          </w:tcPr>
          <w:p w14:paraId="6751904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F18DF3E"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3839132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09FCF61"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0DE36F6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693611A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7EA4EBE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3A80D11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7AE1774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8.35</w:t>
            </w:r>
          </w:p>
        </w:tc>
        <w:tc>
          <w:tcPr>
            <w:tcW w:w="1007" w:type="dxa"/>
            <w:shd w:val="clear" w:color="auto" w:fill="auto"/>
            <w:noWrap/>
            <w:vAlign w:val="bottom"/>
            <w:hideMark/>
          </w:tcPr>
          <w:p w14:paraId="36A9D38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74.61</w:t>
            </w:r>
          </w:p>
        </w:tc>
        <w:tc>
          <w:tcPr>
            <w:tcW w:w="831" w:type="dxa"/>
            <w:shd w:val="clear" w:color="auto" w:fill="auto"/>
            <w:noWrap/>
            <w:vAlign w:val="bottom"/>
            <w:hideMark/>
          </w:tcPr>
          <w:p w14:paraId="2C24E23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83.23</w:t>
            </w:r>
          </w:p>
        </w:tc>
      </w:tr>
      <w:tr w:rsidR="00FD7087" w:rsidRPr="00FD7087" w14:paraId="6908ECA1" w14:textId="77777777" w:rsidTr="00FD7087">
        <w:trPr>
          <w:trHeight w:val="300"/>
        </w:trPr>
        <w:tc>
          <w:tcPr>
            <w:tcW w:w="1080" w:type="dxa"/>
            <w:shd w:val="clear" w:color="auto" w:fill="auto"/>
            <w:noWrap/>
            <w:vAlign w:val="bottom"/>
            <w:hideMark/>
          </w:tcPr>
          <w:p w14:paraId="7193DED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0D85D21"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779AD6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1FE3045"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7F8E977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1C55864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67CEAB7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4016022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275C931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8.26</w:t>
            </w:r>
          </w:p>
        </w:tc>
        <w:tc>
          <w:tcPr>
            <w:tcW w:w="1007" w:type="dxa"/>
            <w:shd w:val="clear" w:color="auto" w:fill="auto"/>
            <w:noWrap/>
            <w:vAlign w:val="bottom"/>
            <w:hideMark/>
          </w:tcPr>
          <w:p w14:paraId="2583B0C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72.91</w:t>
            </w:r>
          </w:p>
        </w:tc>
        <w:tc>
          <w:tcPr>
            <w:tcW w:w="831" w:type="dxa"/>
            <w:shd w:val="clear" w:color="auto" w:fill="auto"/>
            <w:noWrap/>
            <w:vAlign w:val="bottom"/>
            <w:hideMark/>
          </w:tcPr>
          <w:p w14:paraId="48225AF9"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84.72</w:t>
            </w:r>
          </w:p>
        </w:tc>
      </w:tr>
      <w:tr w:rsidR="00FD7087" w:rsidRPr="00FD7087" w14:paraId="7395CB13" w14:textId="77777777" w:rsidTr="00FD7087">
        <w:trPr>
          <w:trHeight w:val="300"/>
        </w:trPr>
        <w:tc>
          <w:tcPr>
            <w:tcW w:w="1080" w:type="dxa"/>
            <w:shd w:val="clear" w:color="auto" w:fill="auto"/>
            <w:noWrap/>
            <w:vAlign w:val="bottom"/>
            <w:hideMark/>
          </w:tcPr>
          <w:p w14:paraId="1917CCB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115354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5AA232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B14B0F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73D5ED5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70FEF4E0"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pressure_measurement</w:t>
            </w:r>
            <w:proofErr w:type="spellEnd"/>
          </w:p>
        </w:tc>
        <w:tc>
          <w:tcPr>
            <w:tcW w:w="831" w:type="dxa"/>
            <w:shd w:val="clear" w:color="auto" w:fill="auto"/>
            <w:noWrap/>
            <w:vAlign w:val="bottom"/>
            <w:hideMark/>
          </w:tcPr>
          <w:p w14:paraId="4494C40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73D2CBC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78E16E8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8.11</w:t>
            </w:r>
          </w:p>
        </w:tc>
        <w:tc>
          <w:tcPr>
            <w:tcW w:w="1007" w:type="dxa"/>
            <w:shd w:val="clear" w:color="auto" w:fill="auto"/>
            <w:noWrap/>
            <w:vAlign w:val="bottom"/>
            <w:hideMark/>
          </w:tcPr>
          <w:p w14:paraId="7B5A495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61.37</w:t>
            </w:r>
          </w:p>
        </w:tc>
        <w:tc>
          <w:tcPr>
            <w:tcW w:w="831" w:type="dxa"/>
            <w:shd w:val="clear" w:color="auto" w:fill="auto"/>
            <w:noWrap/>
            <w:vAlign w:val="bottom"/>
            <w:hideMark/>
          </w:tcPr>
          <w:p w14:paraId="51BDA5F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77.09</w:t>
            </w:r>
          </w:p>
        </w:tc>
      </w:tr>
      <w:tr w:rsidR="00FD7087" w:rsidRPr="00FD7087" w14:paraId="18AE0870" w14:textId="77777777" w:rsidTr="00FD7087">
        <w:trPr>
          <w:trHeight w:val="300"/>
        </w:trPr>
        <w:tc>
          <w:tcPr>
            <w:tcW w:w="1080" w:type="dxa"/>
            <w:shd w:val="clear" w:color="auto" w:fill="auto"/>
            <w:noWrap/>
            <w:vAlign w:val="bottom"/>
            <w:hideMark/>
          </w:tcPr>
          <w:p w14:paraId="16087B0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E651FC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880D36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13B2CE0"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46355D0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083E8C3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address</w:t>
            </w:r>
          </w:p>
        </w:tc>
        <w:tc>
          <w:tcPr>
            <w:tcW w:w="831" w:type="dxa"/>
            <w:shd w:val="clear" w:color="auto" w:fill="auto"/>
            <w:noWrap/>
            <w:vAlign w:val="bottom"/>
            <w:hideMark/>
          </w:tcPr>
          <w:p w14:paraId="7B73B79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3652C1E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1FE48C9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8.26</w:t>
            </w:r>
          </w:p>
        </w:tc>
        <w:tc>
          <w:tcPr>
            <w:tcW w:w="1007" w:type="dxa"/>
            <w:shd w:val="clear" w:color="auto" w:fill="auto"/>
            <w:noWrap/>
            <w:vAlign w:val="bottom"/>
            <w:hideMark/>
          </w:tcPr>
          <w:p w14:paraId="1DF1302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77.16</w:t>
            </w:r>
          </w:p>
        </w:tc>
        <w:tc>
          <w:tcPr>
            <w:tcW w:w="831" w:type="dxa"/>
            <w:shd w:val="clear" w:color="auto" w:fill="auto"/>
            <w:noWrap/>
            <w:vAlign w:val="bottom"/>
            <w:hideMark/>
          </w:tcPr>
          <w:p w14:paraId="48D118B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88.96</w:t>
            </w:r>
          </w:p>
        </w:tc>
      </w:tr>
      <w:tr w:rsidR="00FD7087" w:rsidRPr="00FD7087" w14:paraId="0A37893E" w14:textId="77777777" w:rsidTr="00FD7087">
        <w:trPr>
          <w:trHeight w:val="300"/>
        </w:trPr>
        <w:tc>
          <w:tcPr>
            <w:tcW w:w="1080" w:type="dxa"/>
            <w:shd w:val="clear" w:color="auto" w:fill="auto"/>
            <w:noWrap/>
            <w:vAlign w:val="bottom"/>
            <w:hideMark/>
          </w:tcPr>
          <w:p w14:paraId="2B839C7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3178E9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9C58075"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DDE770"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540492D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4E825C8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3F701F3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75B5B7D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575A061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8.11</w:t>
            </w:r>
          </w:p>
        </w:tc>
        <w:tc>
          <w:tcPr>
            <w:tcW w:w="1007" w:type="dxa"/>
            <w:shd w:val="clear" w:color="auto" w:fill="auto"/>
            <w:noWrap/>
            <w:vAlign w:val="bottom"/>
            <w:hideMark/>
          </w:tcPr>
          <w:p w14:paraId="33A7DA7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64.98</w:t>
            </w:r>
          </w:p>
        </w:tc>
        <w:tc>
          <w:tcPr>
            <w:tcW w:w="831" w:type="dxa"/>
            <w:shd w:val="clear" w:color="auto" w:fill="auto"/>
            <w:noWrap/>
            <w:vAlign w:val="bottom"/>
            <w:hideMark/>
          </w:tcPr>
          <w:p w14:paraId="4974358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80.70</w:t>
            </w:r>
          </w:p>
        </w:tc>
      </w:tr>
      <w:tr w:rsidR="00FD7087" w:rsidRPr="00FD7087" w14:paraId="0C152BE2" w14:textId="77777777" w:rsidTr="00FD7087">
        <w:trPr>
          <w:trHeight w:val="300"/>
        </w:trPr>
        <w:tc>
          <w:tcPr>
            <w:tcW w:w="1080" w:type="dxa"/>
            <w:shd w:val="clear" w:color="auto" w:fill="auto"/>
            <w:noWrap/>
            <w:vAlign w:val="bottom"/>
            <w:hideMark/>
          </w:tcPr>
          <w:p w14:paraId="71C890D1"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66898C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5B94DF9"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0F1413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125ED8A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5BAB69E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crc_rate</w:t>
            </w:r>
            <w:proofErr w:type="spellEnd"/>
            <w:r w:rsidRPr="00FD7087">
              <w:rPr>
                <w:rFonts w:ascii="Aptos Narrow" w:hAnsi="Aptos Narrow" w:cs="Times New Roman"/>
                <w:color w:val="000000"/>
                <w:sz w:val="22"/>
                <w:szCs w:val="22"/>
                <w:lang w:val="en-US" w:eastAsia="en-US"/>
              </w:rPr>
              <w:t xml:space="preserve">, </w:t>
            </w: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770DEAD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1CD759C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0C9BDBA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119.02</w:t>
            </w:r>
          </w:p>
        </w:tc>
        <w:tc>
          <w:tcPr>
            <w:tcW w:w="1007" w:type="dxa"/>
            <w:shd w:val="clear" w:color="auto" w:fill="auto"/>
            <w:noWrap/>
            <w:vAlign w:val="bottom"/>
            <w:hideMark/>
          </w:tcPr>
          <w:p w14:paraId="524707A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66.42</w:t>
            </w:r>
          </w:p>
        </w:tc>
        <w:tc>
          <w:tcPr>
            <w:tcW w:w="831" w:type="dxa"/>
            <w:shd w:val="clear" w:color="auto" w:fill="auto"/>
            <w:noWrap/>
            <w:vAlign w:val="bottom"/>
            <w:hideMark/>
          </w:tcPr>
          <w:p w14:paraId="09FEB93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193.04</w:t>
            </w:r>
          </w:p>
        </w:tc>
      </w:tr>
      <w:tr w:rsidR="00FD7087" w:rsidRPr="00FD7087" w14:paraId="29BD539A" w14:textId="77777777" w:rsidTr="00FD7087">
        <w:trPr>
          <w:trHeight w:val="300"/>
        </w:trPr>
        <w:tc>
          <w:tcPr>
            <w:tcW w:w="1080" w:type="dxa"/>
            <w:shd w:val="clear" w:color="auto" w:fill="auto"/>
            <w:noWrap/>
            <w:vAlign w:val="bottom"/>
            <w:hideMark/>
          </w:tcPr>
          <w:p w14:paraId="19FF4C4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21D775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F7805A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A7D57E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65A1B4A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079C109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40DFBB3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0.9866</w:t>
            </w:r>
          </w:p>
        </w:tc>
        <w:tc>
          <w:tcPr>
            <w:tcW w:w="916" w:type="dxa"/>
            <w:shd w:val="clear" w:color="auto" w:fill="auto"/>
            <w:noWrap/>
            <w:vAlign w:val="bottom"/>
            <w:hideMark/>
          </w:tcPr>
          <w:p w14:paraId="2CD7784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612E72B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70.69</w:t>
            </w:r>
          </w:p>
        </w:tc>
        <w:tc>
          <w:tcPr>
            <w:tcW w:w="1007" w:type="dxa"/>
            <w:shd w:val="clear" w:color="auto" w:fill="auto"/>
            <w:noWrap/>
            <w:vAlign w:val="bottom"/>
            <w:hideMark/>
          </w:tcPr>
          <w:p w14:paraId="4DF2D8E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74.01</w:t>
            </w:r>
          </w:p>
        </w:tc>
        <w:tc>
          <w:tcPr>
            <w:tcW w:w="831" w:type="dxa"/>
            <w:shd w:val="clear" w:color="auto" w:fill="auto"/>
            <w:noWrap/>
            <w:vAlign w:val="bottom"/>
            <w:hideMark/>
          </w:tcPr>
          <w:p w14:paraId="7877DF4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148.24</w:t>
            </w:r>
          </w:p>
        </w:tc>
      </w:tr>
      <w:tr w:rsidR="00FD7087" w:rsidRPr="00FD7087" w14:paraId="36A53CE8" w14:textId="77777777" w:rsidTr="00FD7087">
        <w:trPr>
          <w:trHeight w:val="300"/>
        </w:trPr>
        <w:tc>
          <w:tcPr>
            <w:tcW w:w="1080" w:type="dxa"/>
            <w:shd w:val="clear" w:color="auto" w:fill="auto"/>
            <w:noWrap/>
            <w:vAlign w:val="bottom"/>
            <w:hideMark/>
          </w:tcPr>
          <w:p w14:paraId="432B4D8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49D8AE"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F0A849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18D9EF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4117A12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428D221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5936F2A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0.9866</w:t>
            </w:r>
          </w:p>
        </w:tc>
        <w:tc>
          <w:tcPr>
            <w:tcW w:w="916" w:type="dxa"/>
            <w:shd w:val="clear" w:color="auto" w:fill="auto"/>
            <w:noWrap/>
            <w:vAlign w:val="bottom"/>
            <w:hideMark/>
          </w:tcPr>
          <w:p w14:paraId="48705C4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1990D26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89.74</w:t>
            </w:r>
          </w:p>
        </w:tc>
        <w:tc>
          <w:tcPr>
            <w:tcW w:w="1007" w:type="dxa"/>
            <w:shd w:val="clear" w:color="auto" w:fill="auto"/>
            <w:noWrap/>
            <w:vAlign w:val="bottom"/>
            <w:hideMark/>
          </w:tcPr>
          <w:p w14:paraId="63E4A59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74.15</w:t>
            </w:r>
          </w:p>
        </w:tc>
        <w:tc>
          <w:tcPr>
            <w:tcW w:w="831" w:type="dxa"/>
            <w:shd w:val="clear" w:color="auto" w:fill="auto"/>
            <w:noWrap/>
            <w:vAlign w:val="bottom"/>
            <w:hideMark/>
          </w:tcPr>
          <w:p w14:paraId="55B25CF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171.50</w:t>
            </w:r>
          </w:p>
        </w:tc>
      </w:tr>
      <w:tr w:rsidR="00FD7087" w:rsidRPr="00FD7087" w14:paraId="05FB179A" w14:textId="77777777" w:rsidTr="00FD7087">
        <w:trPr>
          <w:trHeight w:val="300"/>
        </w:trPr>
        <w:tc>
          <w:tcPr>
            <w:tcW w:w="1080" w:type="dxa"/>
            <w:shd w:val="clear" w:color="auto" w:fill="auto"/>
            <w:noWrap/>
            <w:vAlign w:val="bottom"/>
            <w:hideMark/>
          </w:tcPr>
          <w:p w14:paraId="365E32FC"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6D6C92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8F0EF89"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E221DFC"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1DE4FD6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4DA1C6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135BADB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0.9866</w:t>
            </w:r>
          </w:p>
        </w:tc>
        <w:tc>
          <w:tcPr>
            <w:tcW w:w="916" w:type="dxa"/>
            <w:shd w:val="clear" w:color="auto" w:fill="auto"/>
            <w:noWrap/>
            <w:vAlign w:val="bottom"/>
            <w:hideMark/>
          </w:tcPr>
          <w:p w14:paraId="7137B62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0154EE3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139.50</w:t>
            </w:r>
          </w:p>
        </w:tc>
        <w:tc>
          <w:tcPr>
            <w:tcW w:w="1007" w:type="dxa"/>
            <w:shd w:val="clear" w:color="auto" w:fill="auto"/>
            <w:noWrap/>
            <w:vAlign w:val="bottom"/>
            <w:hideMark/>
          </w:tcPr>
          <w:p w14:paraId="3244407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75.16</w:t>
            </w:r>
          </w:p>
        </w:tc>
        <w:tc>
          <w:tcPr>
            <w:tcW w:w="831" w:type="dxa"/>
            <w:shd w:val="clear" w:color="auto" w:fill="auto"/>
            <w:noWrap/>
            <w:vAlign w:val="bottom"/>
            <w:hideMark/>
          </w:tcPr>
          <w:p w14:paraId="7F694EA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214.93</w:t>
            </w:r>
          </w:p>
        </w:tc>
      </w:tr>
      <w:tr w:rsidR="00FD7087" w:rsidRPr="00FD7087" w14:paraId="1DD5F4E9" w14:textId="77777777" w:rsidTr="00FD7087">
        <w:trPr>
          <w:trHeight w:val="300"/>
        </w:trPr>
        <w:tc>
          <w:tcPr>
            <w:tcW w:w="1080" w:type="dxa"/>
            <w:shd w:val="clear" w:color="auto" w:fill="auto"/>
            <w:noWrap/>
            <w:vAlign w:val="bottom"/>
            <w:hideMark/>
          </w:tcPr>
          <w:p w14:paraId="03DD02D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0C33F55"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D618D6C"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27B5781"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60D8BFA9"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763DA16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control_scheme</w:t>
            </w:r>
          </w:p>
        </w:tc>
        <w:tc>
          <w:tcPr>
            <w:tcW w:w="831" w:type="dxa"/>
            <w:shd w:val="clear" w:color="auto" w:fill="auto"/>
            <w:noWrap/>
            <w:vAlign w:val="bottom"/>
            <w:hideMark/>
          </w:tcPr>
          <w:p w14:paraId="15D4B65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0.9866</w:t>
            </w:r>
          </w:p>
        </w:tc>
        <w:tc>
          <w:tcPr>
            <w:tcW w:w="916" w:type="dxa"/>
            <w:shd w:val="clear" w:color="auto" w:fill="auto"/>
            <w:noWrap/>
            <w:vAlign w:val="bottom"/>
            <w:hideMark/>
          </w:tcPr>
          <w:p w14:paraId="6B7F6A0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1212F7C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8.35</w:t>
            </w:r>
          </w:p>
        </w:tc>
        <w:tc>
          <w:tcPr>
            <w:tcW w:w="1007" w:type="dxa"/>
            <w:shd w:val="clear" w:color="auto" w:fill="auto"/>
            <w:noWrap/>
            <w:vAlign w:val="bottom"/>
            <w:hideMark/>
          </w:tcPr>
          <w:p w14:paraId="7CB7EBA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76.69</w:t>
            </w:r>
          </w:p>
        </w:tc>
        <w:tc>
          <w:tcPr>
            <w:tcW w:w="831" w:type="dxa"/>
            <w:shd w:val="clear" w:color="auto" w:fill="auto"/>
            <w:noWrap/>
            <w:vAlign w:val="bottom"/>
            <w:hideMark/>
          </w:tcPr>
          <w:p w14:paraId="36D82A2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85.31</w:t>
            </w:r>
          </w:p>
        </w:tc>
      </w:tr>
      <w:tr w:rsidR="00FD7087" w:rsidRPr="00FD7087" w14:paraId="2361AFE8" w14:textId="77777777" w:rsidTr="00FD7087">
        <w:trPr>
          <w:trHeight w:val="300"/>
        </w:trPr>
        <w:tc>
          <w:tcPr>
            <w:tcW w:w="1080" w:type="dxa"/>
            <w:shd w:val="clear" w:color="auto" w:fill="auto"/>
            <w:noWrap/>
            <w:vAlign w:val="bottom"/>
            <w:hideMark/>
          </w:tcPr>
          <w:p w14:paraId="7AC19321"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F36521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11F76AC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C775C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0DFF5E2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18CC548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4E400F1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0.9865</w:t>
            </w:r>
          </w:p>
        </w:tc>
        <w:tc>
          <w:tcPr>
            <w:tcW w:w="916" w:type="dxa"/>
            <w:shd w:val="clear" w:color="auto" w:fill="auto"/>
            <w:noWrap/>
            <w:vAlign w:val="bottom"/>
            <w:hideMark/>
          </w:tcPr>
          <w:p w14:paraId="55544BF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1DF27EE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8.26</w:t>
            </w:r>
          </w:p>
        </w:tc>
        <w:tc>
          <w:tcPr>
            <w:tcW w:w="1007" w:type="dxa"/>
            <w:shd w:val="clear" w:color="auto" w:fill="auto"/>
            <w:noWrap/>
            <w:vAlign w:val="bottom"/>
            <w:hideMark/>
          </w:tcPr>
          <w:p w14:paraId="7AFBEEC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64.52</w:t>
            </w:r>
          </w:p>
        </w:tc>
        <w:tc>
          <w:tcPr>
            <w:tcW w:w="831" w:type="dxa"/>
            <w:shd w:val="clear" w:color="auto" w:fill="auto"/>
            <w:noWrap/>
            <w:vAlign w:val="bottom"/>
            <w:hideMark/>
          </w:tcPr>
          <w:p w14:paraId="2E057B8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76.33</w:t>
            </w:r>
          </w:p>
        </w:tc>
      </w:tr>
      <w:tr w:rsidR="00FD7087" w:rsidRPr="00FD7087" w14:paraId="692AE439" w14:textId="77777777" w:rsidTr="00FD7087">
        <w:trPr>
          <w:trHeight w:val="300"/>
        </w:trPr>
        <w:tc>
          <w:tcPr>
            <w:tcW w:w="1080" w:type="dxa"/>
            <w:shd w:val="clear" w:color="auto" w:fill="auto"/>
            <w:noWrap/>
            <w:vAlign w:val="bottom"/>
            <w:hideMark/>
          </w:tcPr>
          <w:p w14:paraId="037526E9"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0627DCE"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D81146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BF8F26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1878801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61D5981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crc_rate</w:t>
            </w:r>
            <w:proofErr w:type="spellEnd"/>
            <w:r w:rsidRPr="00FD7087">
              <w:rPr>
                <w:rFonts w:ascii="Aptos Narrow" w:hAnsi="Aptos Narrow" w:cs="Times New Roman"/>
                <w:color w:val="000000"/>
                <w:sz w:val="22"/>
                <w:szCs w:val="22"/>
                <w:lang w:val="en-US" w:eastAsia="en-US"/>
              </w:rPr>
              <w:t xml:space="preserve">, </w:t>
            </w: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4095080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0.9865</w:t>
            </w:r>
          </w:p>
        </w:tc>
        <w:tc>
          <w:tcPr>
            <w:tcW w:w="916" w:type="dxa"/>
            <w:shd w:val="clear" w:color="auto" w:fill="auto"/>
            <w:noWrap/>
            <w:vAlign w:val="bottom"/>
            <w:hideMark/>
          </w:tcPr>
          <w:p w14:paraId="69A23F3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105F563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119.02</w:t>
            </w:r>
          </w:p>
        </w:tc>
        <w:tc>
          <w:tcPr>
            <w:tcW w:w="1007" w:type="dxa"/>
            <w:shd w:val="clear" w:color="auto" w:fill="auto"/>
            <w:noWrap/>
            <w:vAlign w:val="bottom"/>
            <w:hideMark/>
          </w:tcPr>
          <w:p w14:paraId="347AD81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65.53</w:t>
            </w:r>
          </w:p>
        </w:tc>
        <w:tc>
          <w:tcPr>
            <w:tcW w:w="831" w:type="dxa"/>
            <w:shd w:val="clear" w:color="auto" w:fill="auto"/>
            <w:noWrap/>
            <w:vAlign w:val="bottom"/>
            <w:hideMark/>
          </w:tcPr>
          <w:p w14:paraId="67C0C3F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192.16</w:t>
            </w:r>
          </w:p>
        </w:tc>
      </w:tr>
      <w:tr w:rsidR="00FD7087" w:rsidRPr="00FD7087" w14:paraId="48F38B7F" w14:textId="77777777" w:rsidTr="00FD7087">
        <w:trPr>
          <w:trHeight w:val="300"/>
        </w:trPr>
        <w:tc>
          <w:tcPr>
            <w:tcW w:w="1080" w:type="dxa"/>
            <w:shd w:val="clear" w:color="auto" w:fill="auto"/>
            <w:noWrap/>
            <w:vAlign w:val="bottom"/>
            <w:hideMark/>
          </w:tcPr>
          <w:p w14:paraId="79892FF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F02136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DAF869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1CA90A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131CACB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4E1BA67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60EBE50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0.9865</w:t>
            </w:r>
          </w:p>
        </w:tc>
        <w:tc>
          <w:tcPr>
            <w:tcW w:w="916" w:type="dxa"/>
            <w:shd w:val="clear" w:color="auto" w:fill="auto"/>
            <w:noWrap/>
            <w:vAlign w:val="bottom"/>
            <w:hideMark/>
          </w:tcPr>
          <w:p w14:paraId="05868EA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161BEC8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8.11</w:t>
            </w:r>
          </w:p>
        </w:tc>
        <w:tc>
          <w:tcPr>
            <w:tcW w:w="1007" w:type="dxa"/>
            <w:shd w:val="clear" w:color="auto" w:fill="auto"/>
            <w:noWrap/>
            <w:vAlign w:val="bottom"/>
            <w:hideMark/>
          </w:tcPr>
          <w:p w14:paraId="484D7F3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65.10</w:t>
            </w:r>
          </w:p>
        </w:tc>
        <w:tc>
          <w:tcPr>
            <w:tcW w:w="831" w:type="dxa"/>
            <w:shd w:val="clear" w:color="auto" w:fill="auto"/>
            <w:noWrap/>
            <w:vAlign w:val="bottom"/>
            <w:hideMark/>
          </w:tcPr>
          <w:p w14:paraId="60160CB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80.83</w:t>
            </w:r>
          </w:p>
        </w:tc>
      </w:tr>
      <w:tr w:rsidR="00FD7087" w:rsidRPr="00FD7087" w14:paraId="6E649327" w14:textId="77777777" w:rsidTr="00FD7087">
        <w:trPr>
          <w:trHeight w:val="300"/>
        </w:trPr>
        <w:tc>
          <w:tcPr>
            <w:tcW w:w="1080" w:type="dxa"/>
            <w:shd w:val="clear" w:color="auto" w:fill="auto"/>
            <w:noWrap/>
            <w:vAlign w:val="bottom"/>
            <w:hideMark/>
          </w:tcPr>
          <w:p w14:paraId="7B51C4F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AFF6E3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433E5F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609C7C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504162E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77CE4D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1CB1694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0.9863</w:t>
            </w:r>
          </w:p>
        </w:tc>
        <w:tc>
          <w:tcPr>
            <w:tcW w:w="916" w:type="dxa"/>
            <w:shd w:val="clear" w:color="auto" w:fill="auto"/>
            <w:noWrap/>
            <w:vAlign w:val="bottom"/>
            <w:hideMark/>
          </w:tcPr>
          <w:p w14:paraId="7DD10C1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57C8E48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139.50</w:t>
            </w:r>
          </w:p>
        </w:tc>
        <w:tc>
          <w:tcPr>
            <w:tcW w:w="1007" w:type="dxa"/>
            <w:shd w:val="clear" w:color="auto" w:fill="auto"/>
            <w:noWrap/>
            <w:vAlign w:val="bottom"/>
            <w:hideMark/>
          </w:tcPr>
          <w:p w14:paraId="50F5098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72.74</w:t>
            </w:r>
          </w:p>
        </w:tc>
        <w:tc>
          <w:tcPr>
            <w:tcW w:w="831" w:type="dxa"/>
            <w:shd w:val="clear" w:color="auto" w:fill="auto"/>
            <w:noWrap/>
            <w:vAlign w:val="bottom"/>
            <w:hideMark/>
          </w:tcPr>
          <w:p w14:paraId="637A859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212.51</w:t>
            </w:r>
          </w:p>
        </w:tc>
      </w:tr>
      <w:tr w:rsidR="00FD7087" w:rsidRPr="00FD7087" w14:paraId="13E3B2ED" w14:textId="77777777" w:rsidTr="00FD7087">
        <w:trPr>
          <w:trHeight w:val="300"/>
        </w:trPr>
        <w:tc>
          <w:tcPr>
            <w:tcW w:w="1080" w:type="dxa"/>
            <w:shd w:val="clear" w:color="auto" w:fill="auto"/>
            <w:noWrap/>
            <w:vAlign w:val="bottom"/>
            <w:hideMark/>
          </w:tcPr>
          <w:p w14:paraId="5390FE9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C8341D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5281B949"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5ADF9D0"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0E5587A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02425C3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08EC843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0.9863</w:t>
            </w:r>
          </w:p>
        </w:tc>
        <w:tc>
          <w:tcPr>
            <w:tcW w:w="916" w:type="dxa"/>
            <w:shd w:val="clear" w:color="auto" w:fill="auto"/>
            <w:noWrap/>
            <w:vAlign w:val="bottom"/>
            <w:hideMark/>
          </w:tcPr>
          <w:p w14:paraId="11687DE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70B1CC3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89.74</w:t>
            </w:r>
          </w:p>
        </w:tc>
        <w:tc>
          <w:tcPr>
            <w:tcW w:w="1007" w:type="dxa"/>
            <w:shd w:val="clear" w:color="auto" w:fill="auto"/>
            <w:noWrap/>
            <w:vAlign w:val="bottom"/>
            <w:hideMark/>
          </w:tcPr>
          <w:p w14:paraId="6FF3817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72.23</w:t>
            </w:r>
          </w:p>
        </w:tc>
        <w:tc>
          <w:tcPr>
            <w:tcW w:w="831" w:type="dxa"/>
            <w:shd w:val="clear" w:color="auto" w:fill="auto"/>
            <w:noWrap/>
            <w:vAlign w:val="bottom"/>
            <w:hideMark/>
          </w:tcPr>
          <w:p w14:paraId="6BBB84D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169.58</w:t>
            </w:r>
          </w:p>
        </w:tc>
      </w:tr>
      <w:tr w:rsidR="00FD7087" w:rsidRPr="00FD7087" w14:paraId="1C0BD582" w14:textId="77777777" w:rsidTr="00FD7087">
        <w:trPr>
          <w:trHeight w:val="300"/>
        </w:trPr>
        <w:tc>
          <w:tcPr>
            <w:tcW w:w="1080" w:type="dxa"/>
            <w:shd w:val="clear" w:color="auto" w:fill="auto"/>
            <w:noWrap/>
            <w:vAlign w:val="bottom"/>
            <w:hideMark/>
          </w:tcPr>
          <w:p w14:paraId="2D0F72E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4B7B28D"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5649B29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456711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633CD4A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2FB6A99D"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control_scheme</w:t>
            </w:r>
          </w:p>
        </w:tc>
        <w:tc>
          <w:tcPr>
            <w:tcW w:w="831" w:type="dxa"/>
            <w:shd w:val="clear" w:color="auto" w:fill="auto"/>
            <w:noWrap/>
            <w:vAlign w:val="bottom"/>
            <w:hideMark/>
          </w:tcPr>
          <w:p w14:paraId="61DF8CF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0.9862</w:t>
            </w:r>
          </w:p>
        </w:tc>
        <w:tc>
          <w:tcPr>
            <w:tcW w:w="916" w:type="dxa"/>
            <w:shd w:val="clear" w:color="auto" w:fill="auto"/>
            <w:noWrap/>
            <w:vAlign w:val="bottom"/>
            <w:hideMark/>
          </w:tcPr>
          <w:p w14:paraId="2622ED4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24F621D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8.35</w:t>
            </w:r>
          </w:p>
        </w:tc>
        <w:tc>
          <w:tcPr>
            <w:tcW w:w="1007" w:type="dxa"/>
            <w:shd w:val="clear" w:color="auto" w:fill="auto"/>
            <w:noWrap/>
            <w:vAlign w:val="bottom"/>
            <w:hideMark/>
          </w:tcPr>
          <w:p w14:paraId="117D663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75.18</w:t>
            </w:r>
          </w:p>
        </w:tc>
        <w:tc>
          <w:tcPr>
            <w:tcW w:w="831" w:type="dxa"/>
            <w:shd w:val="clear" w:color="auto" w:fill="auto"/>
            <w:noWrap/>
            <w:vAlign w:val="bottom"/>
            <w:hideMark/>
          </w:tcPr>
          <w:p w14:paraId="12C7F4E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83.80</w:t>
            </w:r>
          </w:p>
        </w:tc>
      </w:tr>
      <w:tr w:rsidR="00FD7087" w:rsidRPr="00FD7087" w14:paraId="5DBE7489" w14:textId="77777777" w:rsidTr="00FD7087">
        <w:trPr>
          <w:trHeight w:val="300"/>
        </w:trPr>
        <w:tc>
          <w:tcPr>
            <w:tcW w:w="1080" w:type="dxa"/>
            <w:shd w:val="clear" w:color="auto" w:fill="auto"/>
            <w:noWrap/>
            <w:vAlign w:val="bottom"/>
            <w:hideMark/>
          </w:tcPr>
          <w:p w14:paraId="69A4F925"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8F6FD0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65691D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22504D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5136DCD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40C2AA7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 xml:space="preserve">solenoid, </w:t>
            </w: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03E1600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0.9855</w:t>
            </w:r>
          </w:p>
        </w:tc>
        <w:tc>
          <w:tcPr>
            <w:tcW w:w="916" w:type="dxa"/>
            <w:shd w:val="clear" w:color="auto" w:fill="auto"/>
            <w:noWrap/>
            <w:vAlign w:val="bottom"/>
            <w:hideMark/>
          </w:tcPr>
          <w:p w14:paraId="528679F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0C00BB3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8.11</w:t>
            </w:r>
          </w:p>
        </w:tc>
        <w:tc>
          <w:tcPr>
            <w:tcW w:w="1007" w:type="dxa"/>
            <w:shd w:val="clear" w:color="auto" w:fill="auto"/>
            <w:noWrap/>
            <w:vAlign w:val="bottom"/>
            <w:hideMark/>
          </w:tcPr>
          <w:p w14:paraId="131BDED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64.55</w:t>
            </w:r>
          </w:p>
        </w:tc>
        <w:tc>
          <w:tcPr>
            <w:tcW w:w="831" w:type="dxa"/>
            <w:shd w:val="clear" w:color="auto" w:fill="auto"/>
            <w:noWrap/>
            <w:vAlign w:val="bottom"/>
            <w:hideMark/>
          </w:tcPr>
          <w:p w14:paraId="2F40A31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80.28</w:t>
            </w:r>
          </w:p>
        </w:tc>
      </w:tr>
      <w:tr w:rsidR="00FD7087" w:rsidRPr="00FD7087" w14:paraId="09A2A91F" w14:textId="77777777" w:rsidTr="00FD7087">
        <w:trPr>
          <w:trHeight w:val="300"/>
        </w:trPr>
        <w:tc>
          <w:tcPr>
            <w:tcW w:w="1080" w:type="dxa"/>
            <w:shd w:val="clear" w:color="auto" w:fill="auto"/>
            <w:noWrap/>
            <w:vAlign w:val="bottom"/>
            <w:hideMark/>
          </w:tcPr>
          <w:p w14:paraId="31BCCAF5"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2C2F8D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CD10FC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B57C7B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7195CA1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1A77A68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 xml:space="preserve">solenoid, </w:t>
            </w: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5F92E89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0.9854</w:t>
            </w:r>
          </w:p>
        </w:tc>
        <w:tc>
          <w:tcPr>
            <w:tcW w:w="916" w:type="dxa"/>
            <w:shd w:val="clear" w:color="auto" w:fill="auto"/>
            <w:noWrap/>
            <w:vAlign w:val="bottom"/>
            <w:hideMark/>
          </w:tcPr>
          <w:p w14:paraId="00B0FCC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20DEF88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8.26</w:t>
            </w:r>
          </w:p>
        </w:tc>
        <w:tc>
          <w:tcPr>
            <w:tcW w:w="1007" w:type="dxa"/>
            <w:shd w:val="clear" w:color="auto" w:fill="auto"/>
            <w:noWrap/>
            <w:vAlign w:val="bottom"/>
            <w:hideMark/>
          </w:tcPr>
          <w:p w14:paraId="24F1F5E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64.85</w:t>
            </w:r>
          </w:p>
        </w:tc>
        <w:tc>
          <w:tcPr>
            <w:tcW w:w="831" w:type="dxa"/>
            <w:shd w:val="clear" w:color="auto" w:fill="auto"/>
            <w:noWrap/>
            <w:vAlign w:val="bottom"/>
            <w:hideMark/>
          </w:tcPr>
          <w:p w14:paraId="7173FC4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76.65</w:t>
            </w:r>
          </w:p>
        </w:tc>
      </w:tr>
    </w:tbl>
    <w:p w14:paraId="439A9013" w14:textId="77777777" w:rsidR="005D4B59" w:rsidRDefault="005D4B59" w:rsidP="00915D89">
      <w:pPr>
        <w:rPr>
          <w:rFonts w:eastAsiaTheme="minorEastAsia"/>
          <w:lang w:val="en-US"/>
        </w:rPr>
      </w:pPr>
    </w:p>
    <w:p w14:paraId="22B9866A" w14:textId="50BEA515" w:rsidR="004D6FD0" w:rsidRPr="004D6FD0" w:rsidRDefault="004D6FD0" w:rsidP="004D6FD0">
      <w:pPr>
        <w:rPr>
          <w:rFonts w:eastAsiaTheme="minorEastAsia"/>
          <w:lang w:val="en-US"/>
        </w:rPr>
      </w:pPr>
      <w:r>
        <w:rPr>
          <w:rFonts w:eastAsiaTheme="minorEastAsia"/>
          <w:lang w:val="en-US"/>
        </w:rPr>
        <w:t xml:space="preserve">Based on the best preforming models, </w:t>
      </w:r>
      <w:r w:rsidRPr="004D6FD0">
        <w:rPr>
          <w:rFonts w:eastAsiaTheme="minorEastAsia"/>
          <w:lang w:val="en-US"/>
        </w:rPr>
        <w:t>Random Forest (RF) models consistently outperformed XGBoost (XGB), achieving a maximum F1 score of 0.9871, compared to 0.9853 for XGB. However, RF models required three times longer to evaluate and train than XGB, adding approximately 100 extra seconds to the total process.</w:t>
      </w:r>
    </w:p>
    <w:p w14:paraId="42664C00" w14:textId="24BBF253" w:rsidR="004D6FD0" w:rsidRPr="004D6FD0" w:rsidRDefault="004D6FD0" w:rsidP="004D6FD0">
      <w:pPr>
        <w:rPr>
          <w:rFonts w:eastAsiaTheme="minorEastAsia"/>
          <w:lang w:val="en-US"/>
        </w:rPr>
      </w:pPr>
      <w:r w:rsidRPr="004D6FD0">
        <w:rPr>
          <w:rFonts w:eastAsiaTheme="minorEastAsia"/>
          <w:lang w:val="en-US"/>
        </w:rPr>
        <w:t>Feature selection methods significantly influenced performance and runtime. Recursive Feature Elimination (RFE) yielded the highest F1 scores but</w:t>
      </w:r>
      <w:r w:rsidR="00223B0A">
        <w:rPr>
          <w:rFonts w:eastAsiaTheme="minorEastAsia"/>
          <w:lang w:val="en-US"/>
        </w:rPr>
        <w:t xml:space="preserve"> was</w:t>
      </w:r>
      <w:r w:rsidRPr="004D6FD0">
        <w:rPr>
          <w:rFonts w:eastAsiaTheme="minorEastAsia"/>
          <w:lang w:val="en-US"/>
        </w:rPr>
        <w:t xml:space="preserve"> computationally expensive, often taking over 140 seconds for feature selection alone. In contrast, directly removing the least important features (e.g., </w:t>
      </w:r>
      <w:proofErr w:type="spellStart"/>
      <w:r w:rsidRPr="004D6FD0">
        <w:rPr>
          <w:rFonts w:eastAsiaTheme="minorEastAsia"/>
          <w:lang w:val="en-US"/>
        </w:rPr>
        <w:t>crc_rate</w:t>
      </w:r>
      <w:proofErr w:type="spellEnd"/>
      <w:r w:rsidRPr="004D6FD0">
        <w:rPr>
          <w:rFonts w:eastAsiaTheme="minorEastAsia"/>
          <w:lang w:val="en-US"/>
        </w:rPr>
        <w:t xml:space="preserve">, </w:t>
      </w:r>
      <w:proofErr w:type="spellStart"/>
      <w:r w:rsidRPr="004D6FD0">
        <w:rPr>
          <w:rFonts w:eastAsiaTheme="minorEastAsia"/>
          <w:lang w:val="en-US"/>
        </w:rPr>
        <w:t>pressure_measurement</w:t>
      </w:r>
      <w:proofErr w:type="spellEnd"/>
      <w:r w:rsidRPr="004D6FD0">
        <w:rPr>
          <w:rFonts w:eastAsiaTheme="minorEastAsia"/>
          <w:lang w:val="en-US"/>
        </w:rPr>
        <w:t>, function, and address) achieved similar performance with much lower computational cost.</w:t>
      </w:r>
    </w:p>
    <w:p w14:paraId="697E7E61" w14:textId="77777777" w:rsidR="004D6FD0" w:rsidRPr="004D6FD0" w:rsidRDefault="004D6FD0" w:rsidP="004D6FD0">
      <w:pPr>
        <w:rPr>
          <w:rFonts w:eastAsiaTheme="minorEastAsia"/>
          <w:lang w:val="en-US"/>
        </w:rPr>
      </w:pPr>
      <w:r w:rsidRPr="004D6FD0">
        <w:rPr>
          <w:rFonts w:eastAsiaTheme="minorEastAsia"/>
          <w:lang w:val="en-US"/>
        </w:rPr>
        <w:t>When calculating the F1 score during cross-validation, the micro-average method slightly outperformed the weighted approach across top models. The best-performing configurations used 12 to 15 features, with models retaining 13 or 14 features yielding optimal results while maintaining reasonable evaluation times.</w:t>
      </w:r>
    </w:p>
    <w:p w14:paraId="34C33C09" w14:textId="04B03701" w:rsidR="004D6FD0" w:rsidRPr="004D6FD0" w:rsidRDefault="004D6FD0" w:rsidP="004D6FD0">
      <w:pPr>
        <w:rPr>
          <w:rFonts w:eastAsiaTheme="minorEastAsia"/>
          <w:lang w:val="en-US"/>
        </w:rPr>
      </w:pPr>
      <w:r w:rsidRPr="004D6FD0">
        <w:rPr>
          <w:rFonts w:eastAsiaTheme="minorEastAsia"/>
          <w:lang w:val="en-US"/>
        </w:rPr>
        <w:t>Overall, RF models provided superior accuracy, but XGB offered a significantly faster alternative</w:t>
      </w:r>
      <w:r w:rsidR="00A11D4C">
        <w:rPr>
          <w:rFonts w:eastAsiaTheme="minorEastAsia"/>
          <w:lang w:val="en-US"/>
        </w:rPr>
        <w:t>.</w:t>
      </w:r>
    </w:p>
    <w:p w14:paraId="6D593DBA" w14:textId="77777777" w:rsidR="0020460A" w:rsidRDefault="0020460A" w:rsidP="00915D89">
      <w:pPr>
        <w:rPr>
          <w:rFonts w:eastAsiaTheme="minorEastAsia"/>
          <w:lang w:val="en-US"/>
        </w:rPr>
      </w:pPr>
    </w:p>
    <w:p w14:paraId="0C792D27" w14:textId="57B10FC2" w:rsidR="00016B00" w:rsidRDefault="00350CAE" w:rsidP="00016B00">
      <w:pPr>
        <w:pStyle w:val="Heading3"/>
        <w:rPr>
          <w:rFonts w:eastAsiaTheme="minorEastAsia"/>
          <w:lang w:val="en-US"/>
        </w:rPr>
      </w:pPr>
      <w:bookmarkStart w:id="57" w:name="_Toc192164966"/>
      <w:r>
        <w:rPr>
          <w:rFonts w:eastAsiaTheme="minorEastAsia"/>
          <w:lang w:val="en-US"/>
        </w:rPr>
        <w:t>Best accuracy</w:t>
      </w:r>
      <w:bookmarkEnd w:id="57"/>
    </w:p>
    <w:p w14:paraId="3477006E" w14:textId="77777777" w:rsidR="00387313" w:rsidRDefault="003E145C" w:rsidP="00274769">
      <w:pPr>
        <w:pStyle w:val="Caption"/>
        <w:keepNext/>
        <w:rPr>
          <w:rFonts w:eastAsiaTheme="minorEastAsia"/>
          <w:bCs w:val="0"/>
          <w:i w:val="0"/>
          <w:sz w:val="24"/>
          <w:szCs w:val="24"/>
        </w:rPr>
      </w:pPr>
      <w:r w:rsidRPr="003E145C">
        <w:rPr>
          <w:rFonts w:eastAsiaTheme="minorEastAsia"/>
          <w:bCs w:val="0"/>
          <w:i w:val="0"/>
          <w:sz w:val="24"/>
          <w:szCs w:val="24"/>
        </w:rPr>
        <w:t xml:space="preserve">Tabel 9 </w:t>
      </w:r>
      <w:r w:rsidR="00647F33" w:rsidRPr="003E145C">
        <w:rPr>
          <w:rFonts w:eastAsiaTheme="minorEastAsia"/>
          <w:bCs w:val="0"/>
          <w:i w:val="0"/>
          <w:sz w:val="24"/>
          <w:szCs w:val="24"/>
        </w:rPr>
        <w:t>ranks the top 30 model configurations based on accuracy, highlighting the trade-off</w:t>
      </w:r>
      <w:r w:rsidRPr="003E145C">
        <w:rPr>
          <w:rFonts w:eastAsiaTheme="minorEastAsia"/>
          <w:bCs w:val="0"/>
          <w:i w:val="0"/>
          <w:sz w:val="24"/>
          <w:szCs w:val="24"/>
        </w:rPr>
        <w:t xml:space="preserve">s </w:t>
      </w:r>
      <w:r w:rsidR="00647F33" w:rsidRPr="003E145C">
        <w:rPr>
          <w:rFonts w:eastAsiaTheme="minorEastAsia"/>
          <w:bCs w:val="0"/>
          <w:i w:val="0"/>
          <w:sz w:val="24"/>
          <w:szCs w:val="24"/>
        </w:rPr>
        <w:t>between feature selection methods, classifier choice, and computational</w:t>
      </w:r>
      <w:r w:rsidR="00647F33" w:rsidRPr="00647F33">
        <w:rPr>
          <w:rFonts w:eastAsiaTheme="minorEastAsia"/>
          <w:bCs w:val="0"/>
          <w:i w:val="0"/>
          <w:sz w:val="24"/>
          <w:szCs w:val="24"/>
        </w:rPr>
        <w:t xml:space="preserve"> efficiency.</w:t>
      </w:r>
    </w:p>
    <w:p w14:paraId="19FE8FDD" w14:textId="014E86CF" w:rsidR="00274769" w:rsidRDefault="00274769" w:rsidP="00274769">
      <w:pPr>
        <w:pStyle w:val="Caption"/>
        <w:keepNext/>
      </w:pPr>
      <w:r>
        <w:t xml:space="preserve">Table </w:t>
      </w:r>
      <w:r>
        <w:fldChar w:fldCharType="begin"/>
      </w:r>
      <w:r>
        <w:instrText>SEQ Table \* ARABIC</w:instrText>
      </w:r>
      <w:r>
        <w:fldChar w:fldCharType="separate"/>
      </w:r>
      <w:r w:rsidR="00B0672D">
        <w:rPr>
          <w:noProof/>
        </w:rPr>
        <w:t>9</w:t>
      </w:r>
      <w:r>
        <w:fldChar w:fldCharType="end"/>
      </w:r>
      <w:r>
        <w:t xml:space="preserve"> Best </w:t>
      </w:r>
      <w:r w:rsidR="00755C81">
        <w:t xml:space="preserve">30 </w:t>
      </w:r>
      <w:r>
        <w:t>accuracy scores</w:t>
      </w:r>
      <w:r w:rsidR="00DA2CFF">
        <w:t xml:space="preserve"> (Micro Averaging)</w:t>
      </w:r>
    </w:p>
    <w:tbl>
      <w:tblPr>
        <w:tblW w:w="12012"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40"/>
        <w:gridCol w:w="760"/>
        <w:gridCol w:w="986"/>
        <w:gridCol w:w="2362"/>
        <w:gridCol w:w="1029"/>
        <w:gridCol w:w="831"/>
        <w:gridCol w:w="916"/>
        <w:gridCol w:w="1040"/>
        <w:gridCol w:w="1137"/>
        <w:gridCol w:w="831"/>
      </w:tblGrid>
      <w:tr w:rsidR="00E3480C" w:rsidRPr="00E3480C" w14:paraId="3DE5041B" w14:textId="77777777" w:rsidTr="00E3480C">
        <w:trPr>
          <w:trHeight w:val="300"/>
        </w:trPr>
        <w:tc>
          <w:tcPr>
            <w:tcW w:w="1080" w:type="dxa"/>
            <w:shd w:val="clear" w:color="auto" w:fill="auto"/>
            <w:noWrap/>
            <w:vAlign w:val="bottom"/>
            <w:hideMark/>
          </w:tcPr>
          <w:p w14:paraId="72D5DFB6"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11F43D8F"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61EA54E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Model Type</w:t>
            </w:r>
          </w:p>
        </w:tc>
        <w:tc>
          <w:tcPr>
            <w:tcW w:w="986" w:type="dxa"/>
            <w:shd w:val="clear" w:color="auto" w:fill="auto"/>
            <w:noWrap/>
            <w:vAlign w:val="bottom"/>
            <w:hideMark/>
          </w:tcPr>
          <w:p w14:paraId="26905E2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Number of Features</w:t>
            </w:r>
          </w:p>
        </w:tc>
        <w:tc>
          <w:tcPr>
            <w:tcW w:w="2362" w:type="dxa"/>
            <w:shd w:val="clear" w:color="auto" w:fill="auto"/>
            <w:noWrap/>
            <w:vAlign w:val="bottom"/>
            <w:hideMark/>
          </w:tcPr>
          <w:p w14:paraId="0B78B432"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Removed Features</w:t>
            </w:r>
          </w:p>
        </w:tc>
        <w:tc>
          <w:tcPr>
            <w:tcW w:w="1029" w:type="dxa"/>
            <w:shd w:val="clear" w:color="auto" w:fill="auto"/>
            <w:noWrap/>
            <w:vAlign w:val="bottom"/>
            <w:hideMark/>
          </w:tcPr>
          <w:p w14:paraId="5B33E8B5"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5F4879A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661BF46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597C59F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1294B300"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Evaluation Time</w:t>
            </w:r>
          </w:p>
        </w:tc>
        <w:tc>
          <w:tcPr>
            <w:tcW w:w="831" w:type="dxa"/>
            <w:shd w:val="clear" w:color="auto" w:fill="auto"/>
            <w:noWrap/>
            <w:vAlign w:val="bottom"/>
            <w:hideMark/>
          </w:tcPr>
          <w:p w14:paraId="6DA3BF0B"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Total Time</w:t>
            </w:r>
          </w:p>
        </w:tc>
      </w:tr>
      <w:tr w:rsidR="00E3480C" w:rsidRPr="00E3480C" w14:paraId="34A68A50" w14:textId="77777777" w:rsidTr="00E3480C">
        <w:trPr>
          <w:trHeight w:val="300"/>
        </w:trPr>
        <w:tc>
          <w:tcPr>
            <w:tcW w:w="1080" w:type="dxa"/>
            <w:shd w:val="clear" w:color="auto" w:fill="auto"/>
            <w:noWrap/>
            <w:vAlign w:val="bottom"/>
            <w:hideMark/>
          </w:tcPr>
          <w:p w14:paraId="17CF2C3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1E05DB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7777173"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510CADA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6E6DF54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proofErr w:type="spellStart"/>
            <w:r w:rsidRPr="00E3480C">
              <w:rPr>
                <w:rFonts w:ascii="Aptos Narrow" w:hAnsi="Aptos Narrow" w:cs="Times New Roman"/>
                <w:color w:val="000000"/>
                <w:sz w:val="22"/>
                <w:szCs w:val="22"/>
                <w:lang w:val="en-US" w:eastAsia="en-US"/>
              </w:rPr>
              <w:t>crc_rate</w:t>
            </w:r>
            <w:proofErr w:type="spellEnd"/>
            <w:r w:rsidRPr="00E3480C">
              <w:rPr>
                <w:rFonts w:ascii="Aptos Narrow" w:hAnsi="Aptos Narrow" w:cs="Times New Roman"/>
                <w:color w:val="000000"/>
                <w:sz w:val="22"/>
                <w:szCs w:val="22"/>
                <w:lang w:val="en-US" w:eastAsia="en-US"/>
              </w:rPr>
              <w:t xml:space="preserve">, </w:t>
            </w:r>
            <w:proofErr w:type="spellStart"/>
            <w:r w:rsidRPr="00E3480C">
              <w:rPr>
                <w:rFonts w:ascii="Aptos Narrow" w:hAnsi="Aptos Narrow" w:cs="Times New Roman"/>
                <w:color w:val="000000"/>
                <w:sz w:val="22"/>
                <w:szCs w:val="22"/>
                <w:lang w:val="en-US" w:eastAsia="en-US"/>
              </w:rPr>
              <w:t>pressure_measurement</w:t>
            </w:r>
            <w:proofErr w:type="spellEnd"/>
          </w:p>
        </w:tc>
        <w:tc>
          <w:tcPr>
            <w:tcW w:w="1029" w:type="dxa"/>
            <w:shd w:val="clear" w:color="auto" w:fill="auto"/>
            <w:noWrap/>
            <w:vAlign w:val="bottom"/>
            <w:hideMark/>
          </w:tcPr>
          <w:p w14:paraId="1159DE6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0.9871</w:t>
            </w:r>
          </w:p>
        </w:tc>
        <w:tc>
          <w:tcPr>
            <w:tcW w:w="831" w:type="dxa"/>
            <w:shd w:val="clear" w:color="auto" w:fill="auto"/>
            <w:noWrap/>
            <w:vAlign w:val="bottom"/>
            <w:hideMark/>
          </w:tcPr>
          <w:p w14:paraId="5792FE9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0.9871</w:t>
            </w:r>
          </w:p>
        </w:tc>
        <w:tc>
          <w:tcPr>
            <w:tcW w:w="916" w:type="dxa"/>
            <w:shd w:val="clear" w:color="auto" w:fill="auto"/>
            <w:noWrap/>
            <w:vAlign w:val="bottom"/>
            <w:hideMark/>
          </w:tcPr>
          <w:p w14:paraId="4716EED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55D4E4F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140.38</w:t>
            </w:r>
          </w:p>
        </w:tc>
        <w:tc>
          <w:tcPr>
            <w:tcW w:w="1137" w:type="dxa"/>
            <w:shd w:val="clear" w:color="auto" w:fill="auto"/>
            <w:noWrap/>
            <w:vAlign w:val="bottom"/>
            <w:hideMark/>
          </w:tcPr>
          <w:p w14:paraId="636119D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67.12</w:t>
            </w:r>
          </w:p>
        </w:tc>
        <w:tc>
          <w:tcPr>
            <w:tcW w:w="831" w:type="dxa"/>
            <w:shd w:val="clear" w:color="auto" w:fill="auto"/>
            <w:noWrap/>
            <w:vAlign w:val="bottom"/>
            <w:hideMark/>
          </w:tcPr>
          <w:p w14:paraId="1F2A4BB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207.78</w:t>
            </w:r>
          </w:p>
        </w:tc>
      </w:tr>
      <w:tr w:rsidR="00E3480C" w:rsidRPr="00E3480C" w14:paraId="0B174317" w14:textId="77777777" w:rsidTr="00E3480C">
        <w:trPr>
          <w:trHeight w:val="300"/>
        </w:trPr>
        <w:tc>
          <w:tcPr>
            <w:tcW w:w="1080" w:type="dxa"/>
            <w:shd w:val="clear" w:color="auto" w:fill="auto"/>
            <w:noWrap/>
            <w:vAlign w:val="bottom"/>
            <w:hideMark/>
          </w:tcPr>
          <w:p w14:paraId="5F8A168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F8F5F02"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4A3CB661"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69DD780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7052661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 xml:space="preserve">function, </w:t>
            </w:r>
            <w:proofErr w:type="spellStart"/>
            <w:r w:rsidRPr="00E3480C">
              <w:rPr>
                <w:rFonts w:ascii="Aptos Narrow" w:hAnsi="Aptos Narrow" w:cs="Times New Roman"/>
                <w:color w:val="000000"/>
                <w:sz w:val="22"/>
                <w:szCs w:val="22"/>
                <w:lang w:val="en-US" w:eastAsia="en-US"/>
              </w:rPr>
              <w:t>pressure_measurement</w:t>
            </w:r>
            <w:proofErr w:type="spellEnd"/>
            <w:r w:rsidRPr="00E3480C">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11E81D6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0.9871</w:t>
            </w:r>
          </w:p>
        </w:tc>
        <w:tc>
          <w:tcPr>
            <w:tcW w:w="831" w:type="dxa"/>
            <w:shd w:val="clear" w:color="auto" w:fill="auto"/>
            <w:noWrap/>
            <w:vAlign w:val="bottom"/>
            <w:hideMark/>
          </w:tcPr>
          <w:p w14:paraId="1C52E07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0.9871</w:t>
            </w:r>
          </w:p>
        </w:tc>
        <w:tc>
          <w:tcPr>
            <w:tcW w:w="916" w:type="dxa"/>
            <w:shd w:val="clear" w:color="auto" w:fill="auto"/>
            <w:noWrap/>
            <w:vAlign w:val="bottom"/>
            <w:hideMark/>
          </w:tcPr>
          <w:p w14:paraId="1B3799DF"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3F16CA6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118.17</w:t>
            </w:r>
          </w:p>
        </w:tc>
        <w:tc>
          <w:tcPr>
            <w:tcW w:w="1137" w:type="dxa"/>
            <w:shd w:val="clear" w:color="auto" w:fill="auto"/>
            <w:noWrap/>
            <w:vAlign w:val="bottom"/>
            <w:hideMark/>
          </w:tcPr>
          <w:p w14:paraId="68602C8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67.25</w:t>
            </w:r>
          </w:p>
        </w:tc>
        <w:tc>
          <w:tcPr>
            <w:tcW w:w="831" w:type="dxa"/>
            <w:shd w:val="clear" w:color="auto" w:fill="auto"/>
            <w:noWrap/>
            <w:vAlign w:val="bottom"/>
            <w:hideMark/>
          </w:tcPr>
          <w:p w14:paraId="4C98559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188.97</w:t>
            </w:r>
          </w:p>
        </w:tc>
      </w:tr>
      <w:tr w:rsidR="00E3480C" w:rsidRPr="00E3480C" w14:paraId="6061CAC2" w14:textId="77777777" w:rsidTr="00E3480C">
        <w:trPr>
          <w:trHeight w:val="300"/>
        </w:trPr>
        <w:tc>
          <w:tcPr>
            <w:tcW w:w="1080" w:type="dxa"/>
            <w:shd w:val="clear" w:color="auto" w:fill="auto"/>
            <w:noWrap/>
            <w:vAlign w:val="bottom"/>
            <w:hideMark/>
          </w:tcPr>
          <w:p w14:paraId="3761E51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19ECEB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46D2C22"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7C9F9A2F"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11EAF3F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5336A0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w:t>
            </w:r>
          </w:p>
        </w:tc>
        <w:tc>
          <w:tcPr>
            <w:tcW w:w="831" w:type="dxa"/>
            <w:shd w:val="clear" w:color="auto" w:fill="auto"/>
            <w:noWrap/>
            <w:vAlign w:val="bottom"/>
            <w:hideMark/>
          </w:tcPr>
          <w:p w14:paraId="04CFD67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w:t>
            </w:r>
          </w:p>
        </w:tc>
        <w:tc>
          <w:tcPr>
            <w:tcW w:w="916" w:type="dxa"/>
            <w:shd w:val="clear" w:color="auto" w:fill="auto"/>
            <w:noWrap/>
            <w:vAlign w:val="bottom"/>
            <w:hideMark/>
          </w:tcPr>
          <w:p w14:paraId="2E13D9E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4A9A838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8.35</w:t>
            </w:r>
          </w:p>
        </w:tc>
        <w:tc>
          <w:tcPr>
            <w:tcW w:w="1137" w:type="dxa"/>
            <w:shd w:val="clear" w:color="auto" w:fill="auto"/>
            <w:noWrap/>
            <w:vAlign w:val="bottom"/>
            <w:hideMark/>
          </w:tcPr>
          <w:p w14:paraId="24B39B8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72.78</w:t>
            </w:r>
          </w:p>
        </w:tc>
        <w:tc>
          <w:tcPr>
            <w:tcW w:w="831" w:type="dxa"/>
            <w:shd w:val="clear" w:color="auto" w:fill="auto"/>
            <w:noWrap/>
            <w:vAlign w:val="bottom"/>
            <w:hideMark/>
          </w:tcPr>
          <w:p w14:paraId="196204E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81.40</w:t>
            </w:r>
          </w:p>
        </w:tc>
      </w:tr>
      <w:tr w:rsidR="00E3480C" w:rsidRPr="00E3480C" w14:paraId="7C917891" w14:textId="77777777" w:rsidTr="00E3480C">
        <w:trPr>
          <w:trHeight w:val="300"/>
        </w:trPr>
        <w:tc>
          <w:tcPr>
            <w:tcW w:w="1080" w:type="dxa"/>
            <w:shd w:val="clear" w:color="auto" w:fill="auto"/>
            <w:noWrap/>
            <w:vAlign w:val="bottom"/>
            <w:hideMark/>
          </w:tcPr>
          <w:p w14:paraId="486A7DE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86D0852"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9E4FFDD"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25309A7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54A20DE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CA8ECB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w:t>
            </w:r>
          </w:p>
        </w:tc>
        <w:tc>
          <w:tcPr>
            <w:tcW w:w="831" w:type="dxa"/>
            <w:shd w:val="clear" w:color="auto" w:fill="auto"/>
            <w:noWrap/>
            <w:vAlign w:val="bottom"/>
            <w:hideMark/>
          </w:tcPr>
          <w:p w14:paraId="41E6FE6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w:t>
            </w:r>
          </w:p>
        </w:tc>
        <w:tc>
          <w:tcPr>
            <w:tcW w:w="916" w:type="dxa"/>
            <w:shd w:val="clear" w:color="auto" w:fill="auto"/>
            <w:noWrap/>
            <w:vAlign w:val="bottom"/>
            <w:hideMark/>
          </w:tcPr>
          <w:p w14:paraId="24C845D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322AF4C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8.11</w:t>
            </w:r>
          </w:p>
        </w:tc>
        <w:tc>
          <w:tcPr>
            <w:tcW w:w="1137" w:type="dxa"/>
            <w:shd w:val="clear" w:color="auto" w:fill="auto"/>
            <w:noWrap/>
            <w:vAlign w:val="bottom"/>
            <w:hideMark/>
          </w:tcPr>
          <w:p w14:paraId="34FC992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73.41</w:t>
            </w:r>
          </w:p>
        </w:tc>
        <w:tc>
          <w:tcPr>
            <w:tcW w:w="831" w:type="dxa"/>
            <w:shd w:val="clear" w:color="auto" w:fill="auto"/>
            <w:noWrap/>
            <w:vAlign w:val="bottom"/>
            <w:hideMark/>
          </w:tcPr>
          <w:p w14:paraId="598C75D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89.13</w:t>
            </w:r>
          </w:p>
        </w:tc>
      </w:tr>
      <w:tr w:rsidR="00E3480C" w:rsidRPr="00E3480C" w14:paraId="28EE8EC8" w14:textId="77777777" w:rsidTr="00E3480C">
        <w:trPr>
          <w:trHeight w:val="300"/>
        </w:trPr>
        <w:tc>
          <w:tcPr>
            <w:tcW w:w="1080" w:type="dxa"/>
            <w:shd w:val="clear" w:color="auto" w:fill="auto"/>
            <w:noWrap/>
            <w:vAlign w:val="bottom"/>
            <w:hideMark/>
          </w:tcPr>
          <w:p w14:paraId="5959FD8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C5FA2C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BF4360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21348A3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7A6554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2895663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w:t>
            </w:r>
          </w:p>
        </w:tc>
        <w:tc>
          <w:tcPr>
            <w:tcW w:w="831" w:type="dxa"/>
            <w:shd w:val="clear" w:color="auto" w:fill="auto"/>
            <w:noWrap/>
            <w:vAlign w:val="bottom"/>
            <w:hideMark/>
          </w:tcPr>
          <w:p w14:paraId="7E0593C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w:t>
            </w:r>
          </w:p>
        </w:tc>
        <w:tc>
          <w:tcPr>
            <w:tcW w:w="916" w:type="dxa"/>
            <w:shd w:val="clear" w:color="auto" w:fill="auto"/>
            <w:noWrap/>
            <w:vAlign w:val="bottom"/>
            <w:hideMark/>
          </w:tcPr>
          <w:p w14:paraId="0C3A5DF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3634881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8.26</w:t>
            </w:r>
          </w:p>
        </w:tc>
        <w:tc>
          <w:tcPr>
            <w:tcW w:w="1137" w:type="dxa"/>
            <w:shd w:val="clear" w:color="auto" w:fill="auto"/>
            <w:noWrap/>
            <w:vAlign w:val="bottom"/>
            <w:hideMark/>
          </w:tcPr>
          <w:p w14:paraId="18563B7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74.10</w:t>
            </w:r>
          </w:p>
        </w:tc>
        <w:tc>
          <w:tcPr>
            <w:tcW w:w="831" w:type="dxa"/>
            <w:shd w:val="clear" w:color="auto" w:fill="auto"/>
            <w:noWrap/>
            <w:vAlign w:val="bottom"/>
            <w:hideMark/>
          </w:tcPr>
          <w:p w14:paraId="3F332A6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85.91</w:t>
            </w:r>
          </w:p>
        </w:tc>
      </w:tr>
      <w:tr w:rsidR="00E3480C" w:rsidRPr="00E3480C" w14:paraId="5D322787" w14:textId="77777777" w:rsidTr="00E3480C">
        <w:trPr>
          <w:trHeight w:val="300"/>
        </w:trPr>
        <w:tc>
          <w:tcPr>
            <w:tcW w:w="1080" w:type="dxa"/>
            <w:shd w:val="clear" w:color="auto" w:fill="auto"/>
            <w:noWrap/>
            <w:vAlign w:val="bottom"/>
            <w:hideMark/>
          </w:tcPr>
          <w:p w14:paraId="051B0E8F"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A0A3D6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5E317E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066348C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29EB6AD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proofErr w:type="spellStart"/>
            <w:r w:rsidRPr="00E3480C">
              <w:rPr>
                <w:rFonts w:ascii="Aptos Narrow" w:hAnsi="Aptos Narrow" w:cs="Times New Roman"/>
                <w:color w:val="000000"/>
                <w:sz w:val="22"/>
                <w:szCs w:val="22"/>
                <w:lang w:val="en-US" w:eastAsia="en-US"/>
              </w:rPr>
              <w:t>pressure_measurement</w:t>
            </w:r>
            <w:proofErr w:type="spellEnd"/>
          </w:p>
        </w:tc>
        <w:tc>
          <w:tcPr>
            <w:tcW w:w="1029" w:type="dxa"/>
            <w:shd w:val="clear" w:color="auto" w:fill="auto"/>
            <w:noWrap/>
            <w:vAlign w:val="bottom"/>
            <w:hideMark/>
          </w:tcPr>
          <w:p w14:paraId="12860D3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0.9869</w:t>
            </w:r>
          </w:p>
        </w:tc>
        <w:tc>
          <w:tcPr>
            <w:tcW w:w="831" w:type="dxa"/>
            <w:shd w:val="clear" w:color="auto" w:fill="auto"/>
            <w:noWrap/>
            <w:vAlign w:val="bottom"/>
            <w:hideMark/>
          </w:tcPr>
          <w:p w14:paraId="54571CE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0.9869</w:t>
            </w:r>
          </w:p>
        </w:tc>
        <w:tc>
          <w:tcPr>
            <w:tcW w:w="916" w:type="dxa"/>
            <w:shd w:val="clear" w:color="auto" w:fill="auto"/>
            <w:noWrap/>
            <w:vAlign w:val="bottom"/>
            <w:hideMark/>
          </w:tcPr>
          <w:p w14:paraId="6E50ABD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27DDE15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8.11</w:t>
            </w:r>
          </w:p>
        </w:tc>
        <w:tc>
          <w:tcPr>
            <w:tcW w:w="1137" w:type="dxa"/>
            <w:shd w:val="clear" w:color="auto" w:fill="auto"/>
            <w:noWrap/>
            <w:vAlign w:val="bottom"/>
            <w:hideMark/>
          </w:tcPr>
          <w:p w14:paraId="061A153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62.77</w:t>
            </w:r>
          </w:p>
        </w:tc>
        <w:tc>
          <w:tcPr>
            <w:tcW w:w="831" w:type="dxa"/>
            <w:shd w:val="clear" w:color="auto" w:fill="auto"/>
            <w:noWrap/>
            <w:vAlign w:val="bottom"/>
            <w:hideMark/>
          </w:tcPr>
          <w:p w14:paraId="31AD376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78.50</w:t>
            </w:r>
          </w:p>
        </w:tc>
      </w:tr>
      <w:tr w:rsidR="00E3480C" w:rsidRPr="00E3480C" w14:paraId="29F41903" w14:textId="77777777" w:rsidTr="00E3480C">
        <w:trPr>
          <w:trHeight w:val="300"/>
        </w:trPr>
        <w:tc>
          <w:tcPr>
            <w:tcW w:w="1080" w:type="dxa"/>
            <w:shd w:val="clear" w:color="auto" w:fill="auto"/>
            <w:noWrap/>
            <w:vAlign w:val="bottom"/>
            <w:hideMark/>
          </w:tcPr>
          <w:p w14:paraId="2E840E2D"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B209E61"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D68B466"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7F9007C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5386510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address</w:t>
            </w:r>
          </w:p>
        </w:tc>
        <w:tc>
          <w:tcPr>
            <w:tcW w:w="1029" w:type="dxa"/>
            <w:shd w:val="clear" w:color="auto" w:fill="auto"/>
            <w:noWrap/>
            <w:vAlign w:val="bottom"/>
            <w:hideMark/>
          </w:tcPr>
          <w:p w14:paraId="2C60AA5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0.9869</w:t>
            </w:r>
          </w:p>
        </w:tc>
        <w:tc>
          <w:tcPr>
            <w:tcW w:w="831" w:type="dxa"/>
            <w:shd w:val="clear" w:color="auto" w:fill="auto"/>
            <w:noWrap/>
            <w:vAlign w:val="bottom"/>
            <w:hideMark/>
          </w:tcPr>
          <w:p w14:paraId="166659C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0.9869</w:t>
            </w:r>
          </w:p>
        </w:tc>
        <w:tc>
          <w:tcPr>
            <w:tcW w:w="916" w:type="dxa"/>
            <w:shd w:val="clear" w:color="auto" w:fill="auto"/>
            <w:noWrap/>
            <w:vAlign w:val="bottom"/>
            <w:hideMark/>
          </w:tcPr>
          <w:p w14:paraId="130273C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601F683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8.26</w:t>
            </w:r>
          </w:p>
        </w:tc>
        <w:tc>
          <w:tcPr>
            <w:tcW w:w="1137" w:type="dxa"/>
            <w:shd w:val="clear" w:color="auto" w:fill="auto"/>
            <w:noWrap/>
            <w:vAlign w:val="bottom"/>
            <w:hideMark/>
          </w:tcPr>
          <w:p w14:paraId="2FEEBDAF"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72.81</w:t>
            </w:r>
          </w:p>
        </w:tc>
        <w:tc>
          <w:tcPr>
            <w:tcW w:w="831" w:type="dxa"/>
            <w:shd w:val="clear" w:color="auto" w:fill="auto"/>
            <w:noWrap/>
            <w:vAlign w:val="bottom"/>
            <w:hideMark/>
          </w:tcPr>
          <w:p w14:paraId="74EFAE0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84.61</w:t>
            </w:r>
          </w:p>
        </w:tc>
      </w:tr>
      <w:tr w:rsidR="00E3480C" w:rsidRPr="00E3480C" w14:paraId="48F04EE5" w14:textId="77777777" w:rsidTr="00E3480C">
        <w:trPr>
          <w:trHeight w:val="300"/>
        </w:trPr>
        <w:tc>
          <w:tcPr>
            <w:tcW w:w="1080" w:type="dxa"/>
            <w:shd w:val="clear" w:color="auto" w:fill="auto"/>
            <w:noWrap/>
            <w:vAlign w:val="bottom"/>
            <w:hideMark/>
          </w:tcPr>
          <w:p w14:paraId="3436527B"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307142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19DAD81"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60CA2CA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4720DA5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2E840E8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0.9869</w:t>
            </w:r>
          </w:p>
        </w:tc>
        <w:tc>
          <w:tcPr>
            <w:tcW w:w="831" w:type="dxa"/>
            <w:shd w:val="clear" w:color="auto" w:fill="auto"/>
            <w:noWrap/>
            <w:vAlign w:val="bottom"/>
            <w:hideMark/>
          </w:tcPr>
          <w:p w14:paraId="2784086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0.9869</w:t>
            </w:r>
          </w:p>
        </w:tc>
        <w:tc>
          <w:tcPr>
            <w:tcW w:w="916" w:type="dxa"/>
            <w:shd w:val="clear" w:color="auto" w:fill="auto"/>
            <w:noWrap/>
            <w:vAlign w:val="bottom"/>
            <w:hideMark/>
          </w:tcPr>
          <w:p w14:paraId="5FC55D3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31964AE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70.69</w:t>
            </w:r>
          </w:p>
        </w:tc>
        <w:tc>
          <w:tcPr>
            <w:tcW w:w="1137" w:type="dxa"/>
            <w:shd w:val="clear" w:color="auto" w:fill="auto"/>
            <w:noWrap/>
            <w:vAlign w:val="bottom"/>
            <w:hideMark/>
          </w:tcPr>
          <w:p w14:paraId="6DC4F2D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74.46</w:t>
            </w:r>
          </w:p>
        </w:tc>
        <w:tc>
          <w:tcPr>
            <w:tcW w:w="831" w:type="dxa"/>
            <w:shd w:val="clear" w:color="auto" w:fill="auto"/>
            <w:noWrap/>
            <w:vAlign w:val="bottom"/>
            <w:hideMark/>
          </w:tcPr>
          <w:p w14:paraId="37A4D0F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148.69</w:t>
            </w:r>
          </w:p>
        </w:tc>
      </w:tr>
      <w:tr w:rsidR="00E3480C" w:rsidRPr="00E3480C" w14:paraId="255E7BCF" w14:textId="77777777" w:rsidTr="00E3480C">
        <w:trPr>
          <w:trHeight w:val="300"/>
        </w:trPr>
        <w:tc>
          <w:tcPr>
            <w:tcW w:w="1080" w:type="dxa"/>
            <w:shd w:val="clear" w:color="auto" w:fill="auto"/>
            <w:noWrap/>
            <w:vAlign w:val="bottom"/>
            <w:hideMark/>
          </w:tcPr>
          <w:p w14:paraId="5ADBCCD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D4DC7AB"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BF1BF1D"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3D278C8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3147D49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proofErr w:type="spellStart"/>
            <w:r w:rsidRPr="00E3480C">
              <w:rPr>
                <w:rFonts w:ascii="Aptos Narrow" w:hAnsi="Aptos Narrow" w:cs="Times New Roman"/>
                <w:color w:val="000000"/>
                <w:sz w:val="22"/>
                <w:szCs w:val="22"/>
                <w:lang w:val="en-US" w:eastAsia="en-US"/>
              </w:rPr>
              <w:t>pressure_measurement</w:t>
            </w:r>
            <w:proofErr w:type="spellEnd"/>
            <w:r w:rsidRPr="00E3480C">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1EDF920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0.9868</w:t>
            </w:r>
          </w:p>
        </w:tc>
        <w:tc>
          <w:tcPr>
            <w:tcW w:w="831" w:type="dxa"/>
            <w:shd w:val="clear" w:color="auto" w:fill="auto"/>
            <w:noWrap/>
            <w:vAlign w:val="bottom"/>
            <w:hideMark/>
          </w:tcPr>
          <w:p w14:paraId="267F2EE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0.9868</w:t>
            </w:r>
          </w:p>
        </w:tc>
        <w:tc>
          <w:tcPr>
            <w:tcW w:w="916" w:type="dxa"/>
            <w:shd w:val="clear" w:color="auto" w:fill="auto"/>
            <w:noWrap/>
            <w:vAlign w:val="bottom"/>
            <w:hideMark/>
          </w:tcPr>
          <w:p w14:paraId="58B5E2B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54C869D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8.26</w:t>
            </w:r>
          </w:p>
        </w:tc>
        <w:tc>
          <w:tcPr>
            <w:tcW w:w="1137" w:type="dxa"/>
            <w:shd w:val="clear" w:color="auto" w:fill="auto"/>
            <w:noWrap/>
            <w:vAlign w:val="bottom"/>
            <w:hideMark/>
          </w:tcPr>
          <w:p w14:paraId="2792312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65.85</w:t>
            </w:r>
          </w:p>
        </w:tc>
        <w:tc>
          <w:tcPr>
            <w:tcW w:w="831" w:type="dxa"/>
            <w:shd w:val="clear" w:color="auto" w:fill="auto"/>
            <w:noWrap/>
            <w:vAlign w:val="bottom"/>
            <w:hideMark/>
          </w:tcPr>
          <w:p w14:paraId="2E73A3C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77.65</w:t>
            </w:r>
          </w:p>
        </w:tc>
      </w:tr>
      <w:tr w:rsidR="00E3480C" w:rsidRPr="00E3480C" w14:paraId="5D95F60D" w14:textId="77777777" w:rsidTr="00E3480C">
        <w:trPr>
          <w:trHeight w:val="300"/>
        </w:trPr>
        <w:tc>
          <w:tcPr>
            <w:tcW w:w="1080" w:type="dxa"/>
            <w:shd w:val="clear" w:color="auto" w:fill="auto"/>
            <w:noWrap/>
            <w:vAlign w:val="bottom"/>
            <w:hideMark/>
          </w:tcPr>
          <w:p w14:paraId="5616955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B6C33A6"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4106499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0285C19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605FD03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proofErr w:type="spellStart"/>
            <w:r w:rsidRPr="00E3480C">
              <w:rPr>
                <w:rFonts w:ascii="Aptos Narrow" w:hAnsi="Aptos Narrow" w:cs="Times New Roman"/>
                <w:color w:val="000000"/>
                <w:sz w:val="22"/>
                <w:szCs w:val="22"/>
                <w:lang w:val="en-US" w:eastAsia="en-US"/>
              </w:rPr>
              <w:t>pressure_measurement</w:t>
            </w:r>
            <w:proofErr w:type="spellEnd"/>
            <w:r w:rsidRPr="00E3480C">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49470FB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0.9867</w:t>
            </w:r>
          </w:p>
        </w:tc>
        <w:tc>
          <w:tcPr>
            <w:tcW w:w="831" w:type="dxa"/>
            <w:shd w:val="clear" w:color="auto" w:fill="auto"/>
            <w:noWrap/>
            <w:vAlign w:val="bottom"/>
            <w:hideMark/>
          </w:tcPr>
          <w:p w14:paraId="7053921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07D88AB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194EF68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8.11</w:t>
            </w:r>
          </w:p>
        </w:tc>
        <w:tc>
          <w:tcPr>
            <w:tcW w:w="1137" w:type="dxa"/>
            <w:shd w:val="clear" w:color="auto" w:fill="auto"/>
            <w:noWrap/>
            <w:vAlign w:val="bottom"/>
            <w:hideMark/>
          </w:tcPr>
          <w:p w14:paraId="0554AE0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64.98</w:t>
            </w:r>
          </w:p>
        </w:tc>
        <w:tc>
          <w:tcPr>
            <w:tcW w:w="831" w:type="dxa"/>
            <w:shd w:val="clear" w:color="auto" w:fill="auto"/>
            <w:noWrap/>
            <w:vAlign w:val="bottom"/>
            <w:hideMark/>
          </w:tcPr>
          <w:p w14:paraId="1CA413B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80.70</w:t>
            </w:r>
          </w:p>
        </w:tc>
      </w:tr>
      <w:tr w:rsidR="00E3480C" w:rsidRPr="00E3480C" w14:paraId="4C61BAFC" w14:textId="77777777" w:rsidTr="00E3480C">
        <w:trPr>
          <w:trHeight w:val="300"/>
        </w:trPr>
        <w:tc>
          <w:tcPr>
            <w:tcW w:w="1080" w:type="dxa"/>
            <w:shd w:val="clear" w:color="auto" w:fill="auto"/>
            <w:noWrap/>
            <w:vAlign w:val="bottom"/>
            <w:hideMark/>
          </w:tcPr>
          <w:p w14:paraId="5F76CD5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BB07D6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CC81A2E"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6DFDB2D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38C383C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proofErr w:type="spellStart"/>
            <w:r w:rsidRPr="00E3480C">
              <w:rPr>
                <w:rFonts w:ascii="Aptos Narrow" w:hAnsi="Aptos Narrow" w:cs="Times New Roman"/>
                <w:color w:val="000000"/>
                <w:sz w:val="22"/>
                <w:szCs w:val="22"/>
                <w:lang w:val="en-US" w:eastAsia="en-US"/>
              </w:rPr>
              <w:t>crc_rate</w:t>
            </w:r>
            <w:proofErr w:type="spellEnd"/>
            <w:r w:rsidRPr="00E3480C">
              <w:rPr>
                <w:rFonts w:ascii="Aptos Narrow" w:hAnsi="Aptos Narrow" w:cs="Times New Roman"/>
                <w:color w:val="000000"/>
                <w:sz w:val="22"/>
                <w:szCs w:val="22"/>
                <w:lang w:val="en-US" w:eastAsia="en-US"/>
              </w:rPr>
              <w:t xml:space="preserve">, </w:t>
            </w:r>
            <w:proofErr w:type="spellStart"/>
            <w:r w:rsidRPr="00E3480C">
              <w:rPr>
                <w:rFonts w:ascii="Aptos Narrow" w:hAnsi="Aptos Narrow" w:cs="Times New Roman"/>
                <w:color w:val="000000"/>
                <w:sz w:val="22"/>
                <w:szCs w:val="22"/>
                <w:lang w:val="en-US" w:eastAsia="en-US"/>
              </w:rPr>
              <w:t>pressure_measurement</w:t>
            </w:r>
            <w:proofErr w:type="spellEnd"/>
            <w:r w:rsidRPr="00E3480C">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76A0B20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0.9867</w:t>
            </w:r>
          </w:p>
        </w:tc>
        <w:tc>
          <w:tcPr>
            <w:tcW w:w="831" w:type="dxa"/>
            <w:shd w:val="clear" w:color="auto" w:fill="auto"/>
            <w:noWrap/>
            <w:vAlign w:val="bottom"/>
            <w:hideMark/>
          </w:tcPr>
          <w:p w14:paraId="6AC5422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00CA3F8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69F37A2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119.02</w:t>
            </w:r>
          </w:p>
        </w:tc>
        <w:tc>
          <w:tcPr>
            <w:tcW w:w="1137" w:type="dxa"/>
            <w:shd w:val="clear" w:color="auto" w:fill="auto"/>
            <w:noWrap/>
            <w:vAlign w:val="bottom"/>
            <w:hideMark/>
          </w:tcPr>
          <w:p w14:paraId="3CA203C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66.42</w:t>
            </w:r>
          </w:p>
        </w:tc>
        <w:tc>
          <w:tcPr>
            <w:tcW w:w="831" w:type="dxa"/>
            <w:shd w:val="clear" w:color="auto" w:fill="auto"/>
            <w:noWrap/>
            <w:vAlign w:val="bottom"/>
            <w:hideMark/>
          </w:tcPr>
          <w:p w14:paraId="2E77FE4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193.04</w:t>
            </w:r>
          </w:p>
        </w:tc>
      </w:tr>
      <w:tr w:rsidR="00E3480C" w:rsidRPr="00E3480C" w14:paraId="7D37C99C" w14:textId="77777777" w:rsidTr="00E3480C">
        <w:trPr>
          <w:trHeight w:val="300"/>
        </w:trPr>
        <w:tc>
          <w:tcPr>
            <w:tcW w:w="1080" w:type="dxa"/>
            <w:shd w:val="clear" w:color="auto" w:fill="auto"/>
            <w:noWrap/>
            <w:vAlign w:val="bottom"/>
            <w:hideMark/>
          </w:tcPr>
          <w:p w14:paraId="662FCB3F"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295119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3BD0C8A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794AA18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3F236B4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156CEBA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0.9866</w:t>
            </w:r>
          </w:p>
        </w:tc>
        <w:tc>
          <w:tcPr>
            <w:tcW w:w="831" w:type="dxa"/>
            <w:shd w:val="clear" w:color="auto" w:fill="auto"/>
            <w:noWrap/>
            <w:vAlign w:val="bottom"/>
            <w:hideMark/>
          </w:tcPr>
          <w:p w14:paraId="544F626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0.9866</w:t>
            </w:r>
          </w:p>
        </w:tc>
        <w:tc>
          <w:tcPr>
            <w:tcW w:w="916" w:type="dxa"/>
            <w:shd w:val="clear" w:color="auto" w:fill="auto"/>
            <w:noWrap/>
            <w:vAlign w:val="bottom"/>
            <w:hideMark/>
          </w:tcPr>
          <w:p w14:paraId="392FE9A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7E24673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89.74</w:t>
            </w:r>
          </w:p>
        </w:tc>
        <w:tc>
          <w:tcPr>
            <w:tcW w:w="1137" w:type="dxa"/>
            <w:shd w:val="clear" w:color="auto" w:fill="auto"/>
            <w:noWrap/>
            <w:vAlign w:val="bottom"/>
            <w:hideMark/>
          </w:tcPr>
          <w:p w14:paraId="5597985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74.15</w:t>
            </w:r>
          </w:p>
        </w:tc>
        <w:tc>
          <w:tcPr>
            <w:tcW w:w="831" w:type="dxa"/>
            <w:shd w:val="clear" w:color="auto" w:fill="auto"/>
            <w:noWrap/>
            <w:vAlign w:val="bottom"/>
            <w:hideMark/>
          </w:tcPr>
          <w:p w14:paraId="33BD38C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171.50</w:t>
            </w:r>
          </w:p>
        </w:tc>
      </w:tr>
      <w:tr w:rsidR="00E3480C" w:rsidRPr="00E3480C" w14:paraId="363D6325" w14:textId="77777777" w:rsidTr="00E3480C">
        <w:trPr>
          <w:trHeight w:val="300"/>
        </w:trPr>
        <w:tc>
          <w:tcPr>
            <w:tcW w:w="1080" w:type="dxa"/>
            <w:shd w:val="clear" w:color="auto" w:fill="auto"/>
            <w:noWrap/>
            <w:vAlign w:val="bottom"/>
            <w:hideMark/>
          </w:tcPr>
          <w:p w14:paraId="5469D90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BB811C5"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5F8EBB2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2FA68E2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23A9220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D76B69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0.9866</w:t>
            </w:r>
          </w:p>
        </w:tc>
        <w:tc>
          <w:tcPr>
            <w:tcW w:w="831" w:type="dxa"/>
            <w:shd w:val="clear" w:color="auto" w:fill="auto"/>
            <w:noWrap/>
            <w:vAlign w:val="bottom"/>
            <w:hideMark/>
          </w:tcPr>
          <w:p w14:paraId="55B2E6E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0.9866</w:t>
            </w:r>
          </w:p>
        </w:tc>
        <w:tc>
          <w:tcPr>
            <w:tcW w:w="916" w:type="dxa"/>
            <w:shd w:val="clear" w:color="auto" w:fill="auto"/>
            <w:noWrap/>
            <w:vAlign w:val="bottom"/>
            <w:hideMark/>
          </w:tcPr>
          <w:p w14:paraId="0062AEA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64D2E13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139.50</w:t>
            </w:r>
          </w:p>
        </w:tc>
        <w:tc>
          <w:tcPr>
            <w:tcW w:w="1137" w:type="dxa"/>
            <w:shd w:val="clear" w:color="auto" w:fill="auto"/>
            <w:noWrap/>
            <w:vAlign w:val="bottom"/>
            <w:hideMark/>
          </w:tcPr>
          <w:p w14:paraId="091786D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75.16</w:t>
            </w:r>
          </w:p>
        </w:tc>
        <w:tc>
          <w:tcPr>
            <w:tcW w:w="831" w:type="dxa"/>
            <w:shd w:val="clear" w:color="auto" w:fill="auto"/>
            <w:noWrap/>
            <w:vAlign w:val="bottom"/>
            <w:hideMark/>
          </w:tcPr>
          <w:p w14:paraId="669D291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214.93</w:t>
            </w:r>
          </w:p>
        </w:tc>
      </w:tr>
      <w:tr w:rsidR="00E3480C" w:rsidRPr="00E3480C" w14:paraId="4AC0A2DC" w14:textId="77777777" w:rsidTr="00E3480C">
        <w:trPr>
          <w:trHeight w:val="300"/>
        </w:trPr>
        <w:tc>
          <w:tcPr>
            <w:tcW w:w="1080" w:type="dxa"/>
            <w:shd w:val="clear" w:color="auto" w:fill="auto"/>
            <w:noWrap/>
            <w:vAlign w:val="bottom"/>
            <w:hideMark/>
          </w:tcPr>
          <w:p w14:paraId="6CE397CE"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243B40B"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A5EEDB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2F85E75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3F08A370"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5355612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0.9866</w:t>
            </w:r>
          </w:p>
        </w:tc>
        <w:tc>
          <w:tcPr>
            <w:tcW w:w="831" w:type="dxa"/>
            <w:shd w:val="clear" w:color="auto" w:fill="auto"/>
            <w:noWrap/>
            <w:vAlign w:val="bottom"/>
            <w:hideMark/>
          </w:tcPr>
          <w:p w14:paraId="1E50C84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0.9866</w:t>
            </w:r>
          </w:p>
        </w:tc>
        <w:tc>
          <w:tcPr>
            <w:tcW w:w="916" w:type="dxa"/>
            <w:shd w:val="clear" w:color="auto" w:fill="auto"/>
            <w:noWrap/>
            <w:vAlign w:val="bottom"/>
            <w:hideMark/>
          </w:tcPr>
          <w:p w14:paraId="741B8A2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5F90598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8.35</w:t>
            </w:r>
          </w:p>
        </w:tc>
        <w:tc>
          <w:tcPr>
            <w:tcW w:w="1137" w:type="dxa"/>
            <w:shd w:val="clear" w:color="auto" w:fill="auto"/>
            <w:noWrap/>
            <w:vAlign w:val="bottom"/>
            <w:hideMark/>
          </w:tcPr>
          <w:p w14:paraId="3FC77C0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76.69</w:t>
            </w:r>
          </w:p>
        </w:tc>
        <w:tc>
          <w:tcPr>
            <w:tcW w:w="831" w:type="dxa"/>
            <w:shd w:val="clear" w:color="auto" w:fill="auto"/>
            <w:noWrap/>
            <w:vAlign w:val="bottom"/>
            <w:hideMark/>
          </w:tcPr>
          <w:p w14:paraId="62ED757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85.31</w:t>
            </w:r>
          </w:p>
        </w:tc>
      </w:tr>
      <w:tr w:rsidR="00E3480C" w:rsidRPr="00E3480C" w14:paraId="031A9BD5" w14:textId="77777777" w:rsidTr="00E3480C">
        <w:trPr>
          <w:trHeight w:val="300"/>
        </w:trPr>
        <w:tc>
          <w:tcPr>
            <w:tcW w:w="1080" w:type="dxa"/>
            <w:shd w:val="clear" w:color="auto" w:fill="auto"/>
            <w:noWrap/>
            <w:vAlign w:val="bottom"/>
            <w:hideMark/>
          </w:tcPr>
          <w:p w14:paraId="0F074582"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502329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605BA4B1"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012E46A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67588313"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 xml:space="preserve">solenoid, </w:t>
            </w:r>
            <w:proofErr w:type="spellStart"/>
            <w:r w:rsidRPr="00E3480C">
              <w:rPr>
                <w:rFonts w:ascii="Aptos Narrow" w:hAnsi="Aptos Narrow" w:cs="Times New Roman"/>
                <w:color w:val="000000"/>
                <w:sz w:val="22"/>
                <w:szCs w:val="22"/>
                <w:lang w:val="en-US" w:eastAsia="en-US"/>
              </w:rPr>
              <w:t>pressure_measurement</w:t>
            </w:r>
            <w:proofErr w:type="spellEnd"/>
            <w:r w:rsidRPr="00E3480C">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0222314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0.9855</w:t>
            </w:r>
          </w:p>
        </w:tc>
        <w:tc>
          <w:tcPr>
            <w:tcW w:w="831" w:type="dxa"/>
            <w:shd w:val="clear" w:color="auto" w:fill="auto"/>
            <w:noWrap/>
            <w:vAlign w:val="bottom"/>
            <w:hideMark/>
          </w:tcPr>
          <w:p w14:paraId="23218E6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0.9855</w:t>
            </w:r>
          </w:p>
        </w:tc>
        <w:tc>
          <w:tcPr>
            <w:tcW w:w="916" w:type="dxa"/>
            <w:shd w:val="clear" w:color="auto" w:fill="auto"/>
            <w:noWrap/>
            <w:vAlign w:val="bottom"/>
            <w:hideMark/>
          </w:tcPr>
          <w:p w14:paraId="7356BCF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619BEAE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8.11</w:t>
            </w:r>
          </w:p>
        </w:tc>
        <w:tc>
          <w:tcPr>
            <w:tcW w:w="1137" w:type="dxa"/>
            <w:shd w:val="clear" w:color="auto" w:fill="auto"/>
            <w:noWrap/>
            <w:vAlign w:val="bottom"/>
            <w:hideMark/>
          </w:tcPr>
          <w:p w14:paraId="359083E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64.55</w:t>
            </w:r>
          </w:p>
        </w:tc>
        <w:tc>
          <w:tcPr>
            <w:tcW w:w="831" w:type="dxa"/>
            <w:shd w:val="clear" w:color="auto" w:fill="auto"/>
            <w:noWrap/>
            <w:vAlign w:val="bottom"/>
            <w:hideMark/>
          </w:tcPr>
          <w:p w14:paraId="04210DC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80.28</w:t>
            </w:r>
          </w:p>
        </w:tc>
      </w:tr>
      <w:tr w:rsidR="00E3480C" w:rsidRPr="00E3480C" w14:paraId="4A45AC13" w14:textId="77777777" w:rsidTr="00E3480C">
        <w:trPr>
          <w:trHeight w:val="300"/>
        </w:trPr>
        <w:tc>
          <w:tcPr>
            <w:tcW w:w="1080" w:type="dxa"/>
            <w:shd w:val="clear" w:color="auto" w:fill="auto"/>
            <w:noWrap/>
            <w:vAlign w:val="bottom"/>
            <w:hideMark/>
          </w:tcPr>
          <w:p w14:paraId="556002C1"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F56904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16EA291F"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7BECA79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40E5575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 xml:space="preserve">solenoid, </w:t>
            </w:r>
            <w:proofErr w:type="spellStart"/>
            <w:r w:rsidRPr="00E3480C">
              <w:rPr>
                <w:rFonts w:ascii="Aptos Narrow" w:hAnsi="Aptos Narrow" w:cs="Times New Roman"/>
                <w:color w:val="000000"/>
                <w:sz w:val="22"/>
                <w:szCs w:val="22"/>
                <w:lang w:val="en-US" w:eastAsia="en-US"/>
              </w:rPr>
              <w:t>pressure_measurement</w:t>
            </w:r>
            <w:proofErr w:type="spellEnd"/>
            <w:r w:rsidRPr="00E3480C">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7CAE489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0.9854</w:t>
            </w:r>
          </w:p>
        </w:tc>
        <w:tc>
          <w:tcPr>
            <w:tcW w:w="831" w:type="dxa"/>
            <w:shd w:val="clear" w:color="auto" w:fill="auto"/>
            <w:noWrap/>
            <w:vAlign w:val="bottom"/>
            <w:hideMark/>
          </w:tcPr>
          <w:p w14:paraId="719F85B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0.9854</w:t>
            </w:r>
          </w:p>
        </w:tc>
        <w:tc>
          <w:tcPr>
            <w:tcW w:w="916" w:type="dxa"/>
            <w:shd w:val="clear" w:color="auto" w:fill="auto"/>
            <w:noWrap/>
            <w:vAlign w:val="bottom"/>
            <w:hideMark/>
          </w:tcPr>
          <w:p w14:paraId="51CBEE5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178249E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8.26</w:t>
            </w:r>
          </w:p>
        </w:tc>
        <w:tc>
          <w:tcPr>
            <w:tcW w:w="1137" w:type="dxa"/>
            <w:shd w:val="clear" w:color="auto" w:fill="auto"/>
            <w:noWrap/>
            <w:vAlign w:val="bottom"/>
            <w:hideMark/>
          </w:tcPr>
          <w:p w14:paraId="7C5A10C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64.85</w:t>
            </w:r>
          </w:p>
        </w:tc>
        <w:tc>
          <w:tcPr>
            <w:tcW w:w="831" w:type="dxa"/>
            <w:shd w:val="clear" w:color="auto" w:fill="auto"/>
            <w:noWrap/>
            <w:vAlign w:val="bottom"/>
            <w:hideMark/>
          </w:tcPr>
          <w:p w14:paraId="2641ED9F"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76.65</w:t>
            </w:r>
          </w:p>
        </w:tc>
      </w:tr>
      <w:tr w:rsidR="00E3480C" w:rsidRPr="00E3480C" w14:paraId="51A0FC64" w14:textId="77777777" w:rsidTr="00E3480C">
        <w:trPr>
          <w:trHeight w:val="300"/>
        </w:trPr>
        <w:tc>
          <w:tcPr>
            <w:tcW w:w="1080" w:type="dxa"/>
            <w:shd w:val="clear" w:color="auto" w:fill="auto"/>
            <w:noWrap/>
            <w:vAlign w:val="bottom"/>
            <w:hideMark/>
          </w:tcPr>
          <w:p w14:paraId="5BC4C07E"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61984E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3C0C77A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549D26CF"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2BE6B6A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0B5DBDB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0.9853</w:t>
            </w:r>
          </w:p>
        </w:tc>
        <w:tc>
          <w:tcPr>
            <w:tcW w:w="831" w:type="dxa"/>
            <w:shd w:val="clear" w:color="auto" w:fill="auto"/>
            <w:noWrap/>
            <w:vAlign w:val="bottom"/>
            <w:hideMark/>
          </w:tcPr>
          <w:p w14:paraId="42EAF34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0.9853</w:t>
            </w:r>
          </w:p>
        </w:tc>
        <w:tc>
          <w:tcPr>
            <w:tcW w:w="916" w:type="dxa"/>
            <w:shd w:val="clear" w:color="auto" w:fill="auto"/>
            <w:noWrap/>
            <w:vAlign w:val="bottom"/>
            <w:hideMark/>
          </w:tcPr>
          <w:p w14:paraId="390AEDD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7352FF6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2.65</w:t>
            </w:r>
          </w:p>
        </w:tc>
        <w:tc>
          <w:tcPr>
            <w:tcW w:w="1137" w:type="dxa"/>
            <w:shd w:val="clear" w:color="auto" w:fill="auto"/>
            <w:noWrap/>
            <w:vAlign w:val="bottom"/>
            <w:hideMark/>
          </w:tcPr>
          <w:p w14:paraId="521D42B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21.84</w:t>
            </w:r>
          </w:p>
        </w:tc>
        <w:tc>
          <w:tcPr>
            <w:tcW w:w="831" w:type="dxa"/>
            <w:shd w:val="clear" w:color="auto" w:fill="auto"/>
            <w:noWrap/>
            <w:vAlign w:val="bottom"/>
            <w:hideMark/>
          </w:tcPr>
          <w:p w14:paraId="47959C7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24.76</w:t>
            </w:r>
          </w:p>
        </w:tc>
      </w:tr>
      <w:tr w:rsidR="00E3480C" w:rsidRPr="00E3480C" w14:paraId="14288406" w14:textId="77777777" w:rsidTr="00E3480C">
        <w:trPr>
          <w:trHeight w:val="300"/>
        </w:trPr>
        <w:tc>
          <w:tcPr>
            <w:tcW w:w="1080" w:type="dxa"/>
            <w:shd w:val="clear" w:color="auto" w:fill="auto"/>
            <w:noWrap/>
            <w:vAlign w:val="bottom"/>
            <w:hideMark/>
          </w:tcPr>
          <w:p w14:paraId="0A96E69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A199782"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2D62FD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3858998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3A07835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0C4E280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0.9853</w:t>
            </w:r>
          </w:p>
        </w:tc>
        <w:tc>
          <w:tcPr>
            <w:tcW w:w="831" w:type="dxa"/>
            <w:shd w:val="clear" w:color="auto" w:fill="auto"/>
            <w:noWrap/>
            <w:vAlign w:val="bottom"/>
            <w:hideMark/>
          </w:tcPr>
          <w:p w14:paraId="0B1FA5B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0.9853</w:t>
            </w:r>
          </w:p>
        </w:tc>
        <w:tc>
          <w:tcPr>
            <w:tcW w:w="916" w:type="dxa"/>
            <w:shd w:val="clear" w:color="auto" w:fill="auto"/>
            <w:noWrap/>
            <w:vAlign w:val="bottom"/>
            <w:hideMark/>
          </w:tcPr>
          <w:p w14:paraId="263944D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7E1363A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2.73</w:t>
            </w:r>
          </w:p>
        </w:tc>
        <w:tc>
          <w:tcPr>
            <w:tcW w:w="1137" w:type="dxa"/>
            <w:shd w:val="clear" w:color="auto" w:fill="auto"/>
            <w:noWrap/>
            <w:vAlign w:val="bottom"/>
            <w:hideMark/>
          </w:tcPr>
          <w:p w14:paraId="48E3765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23.53</w:t>
            </w:r>
          </w:p>
        </w:tc>
        <w:tc>
          <w:tcPr>
            <w:tcW w:w="831" w:type="dxa"/>
            <w:shd w:val="clear" w:color="auto" w:fill="auto"/>
            <w:noWrap/>
            <w:vAlign w:val="bottom"/>
            <w:hideMark/>
          </w:tcPr>
          <w:p w14:paraId="594055C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33.87</w:t>
            </w:r>
          </w:p>
        </w:tc>
      </w:tr>
      <w:tr w:rsidR="00E3480C" w:rsidRPr="00E3480C" w14:paraId="07AD5F52" w14:textId="77777777" w:rsidTr="00E3480C">
        <w:trPr>
          <w:trHeight w:val="300"/>
        </w:trPr>
        <w:tc>
          <w:tcPr>
            <w:tcW w:w="1080" w:type="dxa"/>
            <w:shd w:val="clear" w:color="auto" w:fill="auto"/>
            <w:noWrap/>
            <w:vAlign w:val="bottom"/>
            <w:hideMark/>
          </w:tcPr>
          <w:p w14:paraId="2EBF644E"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F77D960"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33DB3E4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61206D3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340BC8C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710BC34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0.9853</w:t>
            </w:r>
          </w:p>
        </w:tc>
        <w:tc>
          <w:tcPr>
            <w:tcW w:w="831" w:type="dxa"/>
            <w:shd w:val="clear" w:color="auto" w:fill="auto"/>
            <w:noWrap/>
            <w:vAlign w:val="bottom"/>
            <w:hideMark/>
          </w:tcPr>
          <w:p w14:paraId="7A3849F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0.9853</w:t>
            </w:r>
          </w:p>
        </w:tc>
        <w:tc>
          <w:tcPr>
            <w:tcW w:w="916" w:type="dxa"/>
            <w:shd w:val="clear" w:color="auto" w:fill="auto"/>
            <w:noWrap/>
            <w:vAlign w:val="bottom"/>
            <w:hideMark/>
          </w:tcPr>
          <w:p w14:paraId="2402D52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1BB7168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2.86</w:t>
            </w:r>
          </w:p>
        </w:tc>
        <w:tc>
          <w:tcPr>
            <w:tcW w:w="1137" w:type="dxa"/>
            <w:shd w:val="clear" w:color="auto" w:fill="auto"/>
            <w:noWrap/>
            <w:vAlign w:val="bottom"/>
            <w:hideMark/>
          </w:tcPr>
          <w:p w14:paraId="59E6F93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24.29</w:t>
            </w:r>
          </w:p>
        </w:tc>
        <w:tc>
          <w:tcPr>
            <w:tcW w:w="831" w:type="dxa"/>
            <w:shd w:val="clear" w:color="auto" w:fill="auto"/>
            <w:noWrap/>
            <w:vAlign w:val="bottom"/>
            <w:hideMark/>
          </w:tcPr>
          <w:p w14:paraId="0CF3FFE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30.69</w:t>
            </w:r>
          </w:p>
        </w:tc>
      </w:tr>
      <w:tr w:rsidR="00E3480C" w:rsidRPr="00E3480C" w14:paraId="28AA8242" w14:textId="77777777" w:rsidTr="00E3480C">
        <w:trPr>
          <w:trHeight w:val="300"/>
        </w:trPr>
        <w:tc>
          <w:tcPr>
            <w:tcW w:w="1080" w:type="dxa"/>
            <w:shd w:val="clear" w:color="auto" w:fill="auto"/>
            <w:noWrap/>
            <w:vAlign w:val="bottom"/>
            <w:hideMark/>
          </w:tcPr>
          <w:p w14:paraId="0FEA432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91EFAE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248CFBB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7B6D128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226C4DF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49FC4C4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0.9852</w:t>
            </w:r>
          </w:p>
        </w:tc>
        <w:tc>
          <w:tcPr>
            <w:tcW w:w="831" w:type="dxa"/>
            <w:shd w:val="clear" w:color="auto" w:fill="auto"/>
            <w:noWrap/>
            <w:vAlign w:val="bottom"/>
            <w:hideMark/>
          </w:tcPr>
          <w:p w14:paraId="776B98A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0.9852</w:t>
            </w:r>
          </w:p>
        </w:tc>
        <w:tc>
          <w:tcPr>
            <w:tcW w:w="916" w:type="dxa"/>
            <w:shd w:val="clear" w:color="auto" w:fill="auto"/>
            <w:noWrap/>
            <w:vAlign w:val="bottom"/>
            <w:hideMark/>
          </w:tcPr>
          <w:p w14:paraId="466AE1A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0D5FF75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30.72</w:t>
            </w:r>
          </w:p>
        </w:tc>
        <w:tc>
          <w:tcPr>
            <w:tcW w:w="1137" w:type="dxa"/>
            <w:shd w:val="clear" w:color="auto" w:fill="auto"/>
            <w:noWrap/>
            <w:vAlign w:val="bottom"/>
            <w:hideMark/>
          </w:tcPr>
          <w:p w14:paraId="35A0DAD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21.60</w:t>
            </w:r>
          </w:p>
        </w:tc>
        <w:tc>
          <w:tcPr>
            <w:tcW w:w="831" w:type="dxa"/>
            <w:shd w:val="clear" w:color="auto" w:fill="auto"/>
            <w:noWrap/>
            <w:vAlign w:val="bottom"/>
            <w:hideMark/>
          </w:tcPr>
          <w:p w14:paraId="76F824D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52.60</w:t>
            </w:r>
          </w:p>
        </w:tc>
      </w:tr>
      <w:tr w:rsidR="00E3480C" w:rsidRPr="00E3480C" w14:paraId="2F7B5675" w14:textId="77777777" w:rsidTr="00E3480C">
        <w:trPr>
          <w:trHeight w:val="300"/>
        </w:trPr>
        <w:tc>
          <w:tcPr>
            <w:tcW w:w="1080" w:type="dxa"/>
            <w:shd w:val="clear" w:color="auto" w:fill="auto"/>
            <w:noWrap/>
            <w:vAlign w:val="bottom"/>
            <w:hideMark/>
          </w:tcPr>
          <w:p w14:paraId="1DDE7B0D"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B236D06"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91A6E1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0E425E1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231FE9A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32C57B5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0.9852</w:t>
            </w:r>
          </w:p>
        </w:tc>
        <w:tc>
          <w:tcPr>
            <w:tcW w:w="831" w:type="dxa"/>
            <w:shd w:val="clear" w:color="auto" w:fill="auto"/>
            <w:noWrap/>
            <w:vAlign w:val="bottom"/>
            <w:hideMark/>
          </w:tcPr>
          <w:p w14:paraId="3E6E35C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0.9852</w:t>
            </w:r>
          </w:p>
        </w:tc>
        <w:tc>
          <w:tcPr>
            <w:tcW w:w="916" w:type="dxa"/>
            <w:shd w:val="clear" w:color="auto" w:fill="auto"/>
            <w:noWrap/>
            <w:vAlign w:val="bottom"/>
            <w:hideMark/>
          </w:tcPr>
          <w:p w14:paraId="4203423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12107CE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30.97</w:t>
            </w:r>
          </w:p>
        </w:tc>
        <w:tc>
          <w:tcPr>
            <w:tcW w:w="1137" w:type="dxa"/>
            <w:shd w:val="clear" w:color="auto" w:fill="auto"/>
            <w:noWrap/>
            <w:vAlign w:val="bottom"/>
            <w:hideMark/>
          </w:tcPr>
          <w:p w14:paraId="1D941E2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23.81</w:t>
            </w:r>
          </w:p>
        </w:tc>
        <w:tc>
          <w:tcPr>
            <w:tcW w:w="831" w:type="dxa"/>
            <w:shd w:val="clear" w:color="auto" w:fill="auto"/>
            <w:noWrap/>
            <w:vAlign w:val="bottom"/>
            <w:hideMark/>
          </w:tcPr>
          <w:p w14:paraId="5655AA8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62.40</w:t>
            </w:r>
          </w:p>
        </w:tc>
      </w:tr>
      <w:tr w:rsidR="00E3480C" w:rsidRPr="00E3480C" w14:paraId="077ED74C" w14:textId="77777777" w:rsidTr="00E3480C">
        <w:trPr>
          <w:trHeight w:val="300"/>
        </w:trPr>
        <w:tc>
          <w:tcPr>
            <w:tcW w:w="1080" w:type="dxa"/>
            <w:shd w:val="clear" w:color="auto" w:fill="auto"/>
            <w:noWrap/>
            <w:vAlign w:val="bottom"/>
            <w:hideMark/>
          </w:tcPr>
          <w:p w14:paraId="74E225B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2CE027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5441B4E5"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748AEF5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11</w:t>
            </w:r>
          </w:p>
        </w:tc>
        <w:tc>
          <w:tcPr>
            <w:tcW w:w="2362" w:type="dxa"/>
            <w:shd w:val="clear" w:color="auto" w:fill="auto"/>
            <w:noWrap/>
            <w:vAlign w:val="bottom"/>
            <w:hideMark/>
          </w:tcPr>
          <w:p w14:paraId="110D663B"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 xml:space="preserve">solenoid, address, </w:t>
            </w:r>
            <w:proofErr w:type="spellStart"/>
            <w:r w:rsidRPr="00E3480C">
              <w:rPr>
                <w:rFonts w:ascii="Aptos Narrow" w:hAnsi="Aptos Narrow" w:cs="Times New Roman"/>
                <w:color w:val="000000"/>
                <w:sz w:val="22"/>
                <w:szCs w:val="22"/>
                <w:lang w:val="en-US" w:eastAsia="en-US"/>
              </w:rPr>
              <w:t>pressure_measurement</w:t>
            </w:r>
            <w:proofErr w:type="spellEnd"/>
            <w:r w:rsidRPr="00E3480C">
              <w:rPr>
                <w:rFonts w:ascii="Aptos Narrow" w:hAnsi="Aptos Narrow" w:cs="Times New Roman"/>
                <w:color w:val="000000"/>
                <w:sz w:val="22"/>
                <w:szCs w:val="22"/>
                <w:lang w:val="en-US" w:eastAsia="en-US"/>
              </w:rPr>
              <w:t>, control_scheme</w:t>
            </w:r>
          </w:p>
        </w:tc>
        <w:tc>
          <w:tcPr>
            <w:tcW w:w="1029" w:type="dxa"/>
            <w:shd w:val="clear" w:color="auto" w:fill="auto"/>
            <w:noWrap/>
            <w:vAlign w:val="bottom"/>
            <w:hideMark/>
          </w:tcPr>
          <w:p w14:paraId="05D939C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0.9851</w:t>
            </w:r>
          </w:p>
        </w:tc>
        <w:tc>
          <w:tcPr>
            <w:tcW w:w="831" w:type="dxa"/>
            <w:shd w:val="clear" w:color="auto" w:fill="auto"/>
            <w:noWrap/>
            <w:vAlign w:val="bottom"/>
            <w:hideMark/>
          </w:tcPr>
          <w:p w14:paraId="6F5A8E9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0.9851</w:t>
            </w:r>
          </w:p>
        </w:tc>
        <w:tc>
          <w:tcPr>
            <w:tcW w:w="916" w:type="dxa"/>
            <w:shd w:val="clear" w:color="auto" w:fill="auto"/>
            <w:noWrap/>
            <w:vAlign w:val="bottom"/>
            <w:hideMark/>
          </w:tcPr>
          <w:p w14:paraId="319BA0E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3A78645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8.26</w:t>
            </w:r>
          </w:p>
        </w:tc>
        <w:tc>
          <w:tcPr>
            <w:tcW w:w="1137" w:type="dxa"/>
            <w:shd w:val="clear" w:color="auto" w:fill="auto"/>
            <w:noWrap/>
            <w:vAlign w:val="bottom"/>
            <w:hideMark/>
          </w:tcPr>
          <w:p w14:paraId="37AED7D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68.31</w:t>
            </w:r>
          </w:p>
        </w:tc>
        <w:tc>
          <w:tcPr>
            <w:tcW w:w="831" w:type="dxa"/>
            <w:shd w:val="clear" w:color="auto" w:fill="auto"/>
            <w:noWrap/>
            <w:vAlign w:val="bottom"/>
            <w:hideMark/>
          </w:tcPr>
          <w:p w14:paraId="499C2D3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80.12</w:t>
            </w:r>
          </w:p>
        </w:tc>
      </w:tr>
      <w:tr w:rsidR="00E3480C" w:rsidRPr="00E3480C" w14:paraId="75A51EB6" w14:textId="77777777" w:rsidTr="00E3480C">
        <w:trPr>
          <w:trHeight w:val="300"/>
        </w:trPr>
        <w:tc>
          <w:tcPr>
            <w:tcW w:w="1080" w:type="dxa"/>
            <w:shd w:val="clear" w:color="auto" w:fill="auto"/>
            <w:noWrap/>
            <w:vAlign w:val="bottom"/>
            <w:hideMark/>
          </w:tcPr>
          <w:p w14:paraId="7447A1C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B16903B"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BA81D26"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353CFA0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7F50E76F"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address</w:t>
            </w:r>
          </w:p>
        </w:tc>
        <w:tc>
          <w:tcPr>
            <w:tcW w:w="1029" w:type="dxa"/>
            <w:shd w:val="clear" w:color="auto" w:fill="auto"/>
            <w:noWrap/>
            <w:vAlign w:val="bottom"/>
            <w:hideMark/>
          </w:tcPr>
          <w:p w14:paraId="642F6F4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w:t>
            </w:r>
          </w:p>
        </w:tc>
        <w:tc>
          <w:tcPr>
            <w:tcW w:w="831" w:type="dxa"/>
            <w:shd w:val="clear" w:color="auto" w:fill="auto"/>
            <w:noWrap/>
            <w:vAlign w:val="bottom"/>
            <w:hideMark/>
          </w:tcPr>
          <w:p w14:paraId="588F616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w:t>
            </w:r>
          </w:p>
        </w:tc>
        <w:tc>
          <w:tcPr>
            <w:tcW w:w="916" w:type="dxa"/>
            <w:shd w:val="clear" w:color="auto" w:fill="auto"/>
            <w:noWrap/>
            <w:vAlign w:val="bottom"/>
            <w:hideMark/>
          </w:tcPr>
          <w:p w14:paraId="4D80A36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5B0980E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2.86</w:t>
            </w:r>
          </w:p>
        </w:tc>
        <w:tc>
          <w:tcPr>
            <w:tcW w:w="1137" w:type="dxa"/>
            <w:shd w:val="clear" w:color="auto" w:fill="auto"/>
            <w:noWrap/>
            <w:vAlign w:val="bottom"/>
            <w:hideMark/>
          </w:tcPr>
          <w:p w14:paraId="16A4147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21.52</w:t>
            </w:r>
          </w:p>
        </w:tc>
        <w:tc>
          <w:tcPr>
            <w:tcW w:w="831" w:type="dxa"/>
            <w:shd w:val="clear" w:color="auto" w:fill="auto"/>
            <w:noWrap/>
            <w:vAlign w:val="bottom"/>
            <w:hideMark/>
          </w:tcPr>
          <w:p w14:paraId="2FB2B3B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27.92</w:t>
            </w:r>
          </w:p>
        </w:tc>
      </w:tr>
      <w:tr w:rsidR="00E3480C" w:rsidRPr="00E3480C" w14:paraId="14E25372" w14:textId="77777777" w:rsidTr="00E3480C">
        <w:trPr>
          <w:trHeight w:val="300"/>
        </w:trPr>
        <w:tc>
          <w:tcPr>
            <w:tcW w:w="1080" w:type="dxa"/>
            <w:shd w:val="clear" w:color="auto" w:fill="auto"/>
            <w:noWrap/>
            <w:vAlign w:val="bottom"/>
            <w:hideMark/>
          </w:tcPr>
          <w:p w14:paraId="19CC844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5FAF01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6D92521"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6EF9552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6E45ACF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37BEB5D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w:t>
            </w:r>
          </w:p>
        </w:tc>
        <w:tc>
          <w:tcPr>
            <w:tcW w:w="831" w:type="dxa"/>
            <w:shd w:val="clear" w:color="auto" w:fill="auto"/>
            <w:noWrap/>
            <w:vAlign w:val="bottom"/>
            <w:hideMark/>
          </w:tcPr>
          <w:p w14:paraId="0753760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w:t>
            </w:r>
          </w:p>
        </w:tc>
        <w:tc>
          <w:tcPr>
            <w:tcW w:w="916" w:type="dxa"/>
            <w:shd w:val="clear" w:color="auto" w:fill="auto"/>
            <w:noWrap/>
            <w:vAlign w:val="bottom"/>
            <w:hideMark/>
          </w:tcPr>
          <w:p w14:paraId="1E83223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27C3A26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34.77</w:t>
            </w:r>
          </w:p>
        </w:tc>
        <w:tc>
          <w:tcPr>
            <w:tcW w:w="1137" w:type="dxa"/>
            <w:shd w:val="clear" w:color="auto" w:fill="auto"/>
            <w:noWrap/>
            <w:vAlign w:val="bottom"/>
            <w:hideMark/>
          </w:tcPr>
          <w:p w14:paraId="173ABCF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25.16</w:t>
            </w:r>
          </w:p>
        </w:tc>
        <w:tc>
          <w:tcPr>
            <w:tcW w:w="831" w:type="dxa"/>
            <w:shd w:val="clear" w:color="auto" w:fill="auto"/>
            <w:noWrap/>
            <w:vAlign w:val="bottom"/>
            <w:hideMark/>
          </w:tcPr>
          <w:p w14:paraId="436F036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63.47</w:t>
            </w:r>
          </w:p>
        </w:tc>
      </w:tr>
      <w:tr w:rsidR="00E3480C" w:rsidRPr="00E3480C" w14:paraId="49701EA2" w14:textId="77777777" w:rsidTr="00E3480C">
        <w:trPr>
          <w:trHeight w:val="300"/>
        </w:trPr>
        <w:tc>
          <w:tcPr>
            <w:tcW w:w="1080" w:type="dxa"/>
            <w:shd w:val="clear" w:color="auto" w:fill="auto"/>
            <w:noWrap/>
            <w:vAlign w:val="bottom"/>
            <w:hideMark/>
          </w:tcPr>
          <w:p w14:paraId="4ED81F6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4391A3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DAF967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0791B44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7BBDEEF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address</w:t>
            </w:r>
          </w:p>
        </w:tc>
        <w:tc>
          <w:tcPr>
            <w:tcW w:w="1029" w:type="dxa"/>
            <w:shd w:val="clear" w:color="auto" w:fill="auto"/>
            <w:noWrap/>
            <w:vAlign w:val="bottom"/>
            <w:hideMark/>
          </w:tcPr>
          <w:p w14:paraId="5C52EF9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w:t>
            </w:r>
          </w:p>
        </w:tc>
        <w:tc>
          <w:tcPr>
            <w:tcW w:w="831" w:type="dxa"/>
            <w:shd w:val="clear" w:color="auto" w:fill="auto"/>
            <w:noWrap/>
            <w:vAlign w:val="bottom"/>
            <w:hideMark/>
          </w:tcPr>
          <w:p w14:paraId="330F556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w:t>
            </w:r>
          </w:p>
        </w:tc>
        <w:tc>
          <w:tcPr>
            <w:tcW w:w="916" w:type="dxa"/>
            <w:shd w:val="clear" w:color="auto" w:fill="auto"/>
            <w:noWrap/>
            <w:vAlign w:val="bottom"/>
            <w:hideMark/>
          </w:tcPr>
          <w:p w14:paraId="7A0C739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4ABB94B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46.49</w:t>
            </w:r>
          </w:p>
        </w:tc>
        <w:tc>
          <w:tcPr>
            <w:tcW w:w="1137" w:type="dxa"/>
            <w:shd w:val="clear" w:color="auto" w:fill="auto"/>
            <w:noWrap/>
            <w:vAlign w:val="bottom"/>
            <w:hideMark/>
          </w:tcPr>
          <w:p w14:paraId="19450C1F"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26.57</w:t>
            </w:r>
          </w:p>
        </w:tc>
        <w:tc>
          <w:tcPr>
            <w:tcW w:w="831" w:type="dxa"/>
            <w:shd w:val="clear" w:color="auto" w:fill="auto"/>
            <w:noWrap/>
            <w:vAlign w:val="bottom"/>
            <w:hideMark/>
          </w:tcPr>
          <w:p w14:paraId="08EEBA5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76.60</w:t>
            </w:r>
          </w:p>
        </w:tc>
      </w:tr>
      <w:tr w:rsidR="00E3480C" w:rsidRPr="00E3480C" w14:paraId="3FB27769" w14:textId="77777777" w:rsidTr="00E3480C">
        <w:trPr>
          <w:trHeight w:val="300"/>
        </w:trPr>
        <w:tc>
          <w:tcPr>
            <w:tcW w:w="1080" w:type="dxa"/>
            <w:shd w:val="clear" w:color="auto" w:fill="auto"/>
            <w:noWrap/>
            <w:vAlign w:val="bottom"/>
            <w:hideMark/>
          </w:tcPr>
          <w:p w14:paraId="4B2CEA80"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52D00C0"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7A828DD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63AF4D6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11</w:t>
            </w:r>
          </w:p>
        </w:tc>
        <w:tc>
          <w:tcPr>
            <w:tcW w:w="2362" w:type="dxa"/>
            <w:shd w:val="clear" w:color="auto" w:fill="auto"/>
            <w:noWrap/>
            <w:vAlign w:val="bottom"/>
            <w:hideMark/>
          </w:tcPr>
          <w:p w14:paraId="5739F170"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 xml:space="preserve">solenoid, address, </w:t>
            </w:r>
            <w:proofErr w:type="spellStart"/>
            <w:r w:rsidRPr="00E3480C">
              <w:rPr>
                <w:rFonts w:ascii="Aptos Narrow" w:hAnsi="Aptos Narrow" w:cs="Times New Roman"/>
                <w:color w:val="000000"/>
                <w:sz w:val="22"/>
                <w:szCs w:val="22"/>
                <w:lang w:val="en-US" w:eastAsia="en-US"/>
              </w:rPr>
              <w:t>pressure_measurement</w:t>
            </w:r>
            <w:proofErr w:type="spellEnd"/>
            <w:r w:rsidRPr="00E3480C">
              <w:rPr>
                <w:rFonts w:ascii="Aptos Narrow" w:hAnsi="Aptos Narrow" w:cs="Times New Roman"/>
                <w:color w:val="000000"/>
                <w:sz w:val="22"/>
                <w:szCs w:val="22"/>
                <w:lang w:val="en-US" w:eastAsia="en-US"/>
              </w:rPr>
              <w:t>, control_scheme</w:t>
            </w:r>
          </w:p>
        </w:tc>
        <w:tc>
          <w:tcPr>
            <w:tcW w:w="1029" w:type="dxa"/>
            <w:shd w:val="clear" w:color="auto" w:fill="auto"/>
            <w:noWrap/>
            <w:vAlign w:val="bottom"/>
            <w:hideMark/>
          </w:tcPr>
          <w:p w14:paraId="7005611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w:t>
            </w:r>
          </w:p>
        </w:tc>
        <w:tc>
          <w:tcPr>
            <w:tcW w:w="831" w:type="dxa"/>
            <w:shd w:val="clear" w:color="auto" w:fill="auto"/>
            <w:noWrap/>
            <w:vAlign w:val="bottom"/>
            <w:hideMark/>
          </w:tcPr>
          <w:p w14:paraId="2AD78F1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w:t>
            </w:r>
          </w:p>
        </w:tc>
        <w:tc>
          <w:tcPr>
            <w:tcW w:w="916" w:type="dxa"/>
            <w:shd w:val="clear" w:color="auto" w:fill="auto"/>
            <w:noWrap/>
            <w:vAlign w:val="bottom"/>
            <w:hideMark/>
          </w:tcPr>
          <w:p w14:paraId="3105FA4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4D5FD0CF"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8.11</w:t>
            </w:r>
          </w:p>
        </w:tc>
        <w:tc>
          <w:tcPr>
            <w:tcW w:w="1137" w:type="dxa"/>
            <w:shd w:val="clear" w:color="auto" w:fill="auto"/>
            <w:noWrap/>
            <w:vAlign w:val="bottom"/>
            <w:hideMark/>
          </w:tcPr>
          <w:p w14:paraId="6FDA6C9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67.49</w:t>
            </w:r>
          </w:p>
        </w:tc>
        <w:tc>
          <w:tcPr>
            <w:tcW w:w="831" w:type="dxa"/>
            <w:shd w:val="clear" w:color="auto" w:fill="auto"/>
            <w:noWrap/>
            <w:vAlign w:val="bottom"/>
            <w:hideMark/>
          </w:tcPr>
          <w:p w14:paraId="2983C89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83.22</w:t>
            </w:r>
          </w:p>
        </w:tc>
      </w:tr>
      <w:tr w:rsidR="00E3480C" w:rsidRPr="00E3480C" w14:paraId="06445691" w14:textId="77777777" w:rsidTr="00E3480C">
        <w:trPr>
          <w:trHeight w:val="300"/>
        </w:trPr>
        <w:tc>
          <w:tcPr>
            <w:tcW w:w="1080" w:type="dxa"/>
            <w:shd w:val="clear" w:color="auto" w:fill="auto"/>
            <w:noWrap/>
            <w:vAlign w:val="bottom"/>
            <w:hideMark/>
          </w:tcPr>
          <w:p w14:paraId="3E20A293"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509C98E"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386127E"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3BB02A8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705CCDC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solenoid, control_scheme</w:t>
            </w:r>
          </w:p>
        </w:tc>
        <w:tc>
          <w:tcPr>
            <w:tcW w:w="1029" w:type="dxa"/>
            <w:shd w:val="clear" w:color="auto" w:fill="auto"/>
            <w:noWrap/>
            <w:vAlign w:val="bottom"/>
            <w:hideMark/>
          </w:tcPr>
          <w:p w14:paraId="159A0EE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0.9849</w:t>
            </w:r>
          </w:p>
        </w:tc>
        <w:tc>
          <w:tcPr>
            <w:tcW w:w="831" w:type="dxa"/>
            <w:shd w:val="clear" w:color="auto" w:fill="auto"/>
            <w:noWrap/>
            <w:vAlign w:val="bottom"/>
            <w:hideMark/>
          </w:tcPr>
          <w:p w14:paraId="777F70F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0.9849</w:t>
            </w:r>
          </w:p>
        </w:tc>
        <w:tc>
          <w:tcPr>
            <w:tcW w:w="916" w:type="dxa"/>
            <w:shd w:val="clear" w:color="auto" w:fill="auto"/>
            <w:noWrap/>
            <w:vAlign w:val="bottom"/>
            <w:hideMark/>
          </w:tcPr>
          <w:p w14:paraId="16FA49D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1AEE7E3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8.35</w:t>
            </w:r>
          </w:p>
        </w:tc>
        <w:tc>
          <w:tcPr>
            <w:tcW w:w="1137" w:type="dxa"/>
            <w:shd w:val="clear" w:color="auto" w:fill="auto"/>
            <w:noWrap/>
            <w:vAlign w:val="bottom"/>
            <w:hideMark/>
          </w:tcPr>
          <w:p w14:paraId="4A6BD82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81.36</w:t>
            </w:r>
          </w:p>
        </w:tc>
        <w:tc>
          <w:tcPr>
            <w:tcW w:w="831" w:type="dxa"/>
            <w:shd w:val="clear" w:color="auto" w:fill="auto"/>
            <w:noWrap/>
            <w:vAlign w:val="bottom"/>
            <w:hideMark/>
          </w:tcPr>
          <w:p w14:paraId="2650D69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89.99</w:t>
            </w:r>
          </w:p>
        </w:tc>
      </w:tr>
      <w:tr w:rsidR="00E3480C" w:rsidRPr="00E3480C" w14:paraId="1A69B8E7" w14:textId="77777777" w:rsidTr="00E3480C">
        <w:trPr>
          <w:trHeight w:val="300"/>
        </w:trPr>
        <w:tc>
          <w:tcPr>
            <w:tcW w:w="1080" w:type="dxa"/>
            <w:shd w:val="clear" w:color="auto" w:fill="auto"/>
            <w:noWrap/>
            <w:vAlign w:val="bottom"/>
            <w:hideMark/>
          </w:tcPr>
          <w:p w14:paraId="19BB209D"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ADEE321"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3BC366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507EDF7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2E502815"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318220C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0.9847</w:t>
            </w:r>
          </w:p>
        </w:tc>
        <w:tc>
          <w:tcPr>
            <w:tcW w:w="831" w:type="dxa"/>
            <w:shd w:val="clear" w:color="auto" w:fill="auto"/>
            <w:noWrap/>
            <w:vAlign w:val="bottom"/>
            <w:hideMark/>
          </w:tcPr>
          <w:p w14:paraId="4B4AA95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0.9847</w:t>
            </w:r>
          </w:p>
        </w:tc>
        <w:tc>
          <w:tcPr>
            <w:tcW w:w="916" w:type="dxa"/>
            <w:shd w:val="clear" w:color="auto" w:fill="auto"/>
            <w:noWrap/>
            <w:vAlign w:val="bottom"/>
            <w:hideMark/>
          </w:tcPr>
          <w:p w14:paraId="4634BD5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704FF86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2.65</w:t>
            </w:r>
          </w:p>
        </w:tc>
        <w:tc>
          <w:tcPr>
            <w:tcW w:w="1137" w:type="dxa"/>
            <w:shd w:val="clear" w:color="auto" w:fill="auto"/>
            <w:noWrap/>
            <w:vAlign w:val="bottom"/>
            <w:hideMark/>
          </w:tcPr>
          <w:p w14:paraId="46F8C2A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21.57</w:t>
            </w:r>
          </w:p>
        </w:tc>
        <w:tc>
          <w:tcPr>
            <w:tcW w:w="831" w:type="dxa"/>
            <w:shd w:val="clear" w:color="auto" w:fill="auto"/>
            <w:noWrap/>
            <w:vAlign w:val="bottom"/>
            <w:hideMark/>
          </w:tcPr>
          <w:p w14:paraId="504FA49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24.49</w:t>
            </w:r>
          </w:p>
        </w:tc>
      </w:tr>
      <w:tr w:rsidR="00E3480C" w:rsidRPr="00E3480C" w14:paraId="3CA0ECD5" w14:textId="77777777" w:rsidTr="00E3480C">
        <w:trPr>
          <w:trHeight w:val="300"/>
        </w:trPr>
        <w:tc>
          <w:tcPr>
            <w:tcW w:w="1080" w:type="dxa"/>
            <w:shd w:val="clear" w:color="auto" w:fill="auto"/>
            <w:noWrap/>
            <w:vAlign w:val="bottom"/>
            <w:hideMark/>
          </w:tcPr>
          <w:p w14:paraId="17D1E3D3"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A1DDCE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6B0A685"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66C9A6C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610FE30D"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function, address</w:t>
            </w:r>
          </w:p>
        </w:tc>
        <w:tc>
          <w:tcPr>
            <w:tcW w:w="1029" w:type="dxa"/>
            <w:shd w:val="clear" w:color="auto" w:fill="auto"/>
            <w:noWrap/>
            <w:vAlign w:val="bottom"/>
            <w:hideMark/>
          </w:tcPr>
          <w:p w14:paraId="73B1A53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0.9846</w:t>
            </w:r>
          </w:p>
        </w:tc>
        <w:tc>
          <w:tcPr>
            <w:tcW w:w="831" w:type="dxa"/>
            <w:shd w:val="clear" w:color="auto" w:fill="auto"/>
            <w:noWrap/>
            <w:vAlign w:val="bottom"/>
            <w:hideMark/>
          </w:tcPr>
          <w:p w14:paraId="7EEAFF4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0.9846</w:t>
            </w:r>
          </w:p>
        </w:tc>
        <w:tc>
          <w:tcPr>
            <w:tcW w:w="916" w:type="dxa"/>
            <w:shd w:val="clear" w:color="auto" w:fill="auto"/>
            <w:noWrap/>
            <w:vAlign w:val="bottom"/>
            <w:hideMark/>
          </w:tcPr>
          <w:p w14:paraId="204C531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2B1C67CF"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36.71</w:t>
            </w:r>
          </w:p>
        </w:tc>
        <w:tc>
          <w:tcPr>
            <w:tcW w:w="1137" w:type="dxa"/>
            <w:shd w:val="clear" w:color="auto" w:fill="auto"/>
            <w:noWrap/>
            <w:vAlign w:val="bottom"/>
            <w:hideMark/>
          </w:tcPr>
          <w:p w14:paraId="7BC72A7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21.50</w:t>
            </w:r>
          </w:p>
        </w:tc>
        <w:tc>
          <w:tcPr>
            <w:tcW w:w="831" w:type="dxa"/>
            <w:shd w:val="clear" w:color="auto" w:fill="auto"/>
            <w:noWrap/>
            <w:vAlign w:val="bottom"/>
            <w:hideMark/>
          </w:tcPr>
          <w:p w14:paraId="22B609C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58.48</w:t>
            </w:r>
          </w:p>
        </w:tc>
      </w:tr>
      <w:tr w:rsidR="00E3480C" w:rsidRPr="00E3480C" w14:paraId="071607A0" w14:textId="77777777" w:rsidTr="00E3480C">
        <w:trPr>
          <w:trHeight w:val="300"/>
        </w:trPr>
        <w:tc>
          <w:tcPr>
            <w:tcW w:w="1080" w:type="dxa"/>
            <w:shd w:val="clear" w:color="auto" w:fill="auto"/>
            <w:noWrap/>
            <w:vAlign w:val="bottom"/>
            <w:hideMark/>
          </w:tcPr>
          <w:p w14:paraId="1AD6026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F2720DB"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B243991"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4AA19BF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34E9D46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solenoid, length, control_scheme</w:t>
            </w:r>
          </w:p>
        </w:tc>
        <w:tc>
          <w:tcPr>
            <w:tcW w:w="1029" w:type="dxa"/>
            <w:shd w:val="clear" w:color="auto" w:fill="auto"/>
            <w:noWrap/>
            <w:vAlign w:val="bottom"/>
            <w:hideMark/>
          </w:tcPr>
          <w:p w14:paraId="09DCE09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0.9846</w:t>
            </w:r>
          </w:p>
        </w:tc>
        <w:tc>
          <w:tcPr>
            <w:tcW w:w="831" w:type="dxa"/>
            <w:shd w:val="clear" w:color="auto" w:fill="auto"/>
            <w:noWrap/>
            <w:vAlign w:val="bottom"/>
            <w:hideMark/>
          </w:tcPr>
          <w:p w14:paraId="71FADEA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0.9846</w:t>
            </w:r>
          </w:p>
        </w:tc>
        <w:tc>
          <w:tcPr>
            <w:tcW w:w="916" w:type="dxa"/>
            <w:shd w:val="clear" w:color="auto" w:fill="auto"/>
            <w:noWrap/>
            <w:vAlign w:val="bottom"/>
            <w:hideMark/>
          </w:tcPr>
          <w:p w14:paraId="4F39C75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76A09C0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8.35</w:t>
            </w:r>
          </w:p>
        </w:tc>
        <w:tc>
          <w:tcPr>
            <w:tcW w:w="1137" w:type="dxa"/>
            <w:shd w:val="clear" w:color="auto" w:fill="auto"/>
            <w:noWrap/>
            <w:vAlign w:val="bottom"/>
            <w:hideMark/>
          </w:tcPr>
          <w:p w14:paraId="0A8ED9C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81.72</w:t>
            </w:r>
          </w:p>
        </w:tc>
        <w:tc>
          <w:tcPr>
            <w:tcW w:w="831" w:type="dxa"/>
            <w:shd w:val="clear" w:color="auto" w:fill="auto"/>
            <w:noWrap/>
            <w:vAlign w:val="bottom"/>
            <w:hideMark/>
          </w:tcPr>
          <w:p w14:paraId="2545F00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90.34</w:t>
            </w:r>
          </w:p>
        </w:tc>
      </w:tr>
    </w:tbl>
    <w:p w14:paraId="61E0F04F" w14:textId="77777777" w:rsidR="00016B00" w:rsidRPr="00016B00" w:rsidRDefault="00016B00" w:rsidP="00016B00">
      <w:pPr>
        <w:rPr>
          <w:rFonts w:eastAsiaTheme="minorEastAsia"/>
          <w:lang w:val="en-US"/>
        </w:rPr>
      </w:pPr>
    </w:p>
    <w:p w14:paraId="49808DF2" w14:textId="467CFC31" w:rsidR="00A8454D" w:rsidRPr="00A8454D" w:rsidRDefault="00A8454D" w:rsidP="00A8454D">
      <w:pPr>
        <w:rPr>
          <w:rFonts w:eastAsiaTheme="minorEastAsia"/>
          <w:lang w:val="en-US"/>
        </w:rPr>
      </w:pPr>
      <w:proofErr w:type="gramStart"/>
      <w:r w:rsidRPr="00A8454D">
        <w:rPr>
          <w:rFonts w:eastAsiaTheme="minorEastAsia"/>
          <w:lang w:val="en-US"/>
        </w:rPr>
        <w:t>Similar to</w:t>
      </w:r>
      <w:proofErr w:type="gramEnd"/>
      <w:r w:rsidRPr="00A8454D">
        <w:rPr>
          <w:rFonts w:eastAsiaTheme="minorEastAsia"/>
          <w:lang w:val="en-US"/>
        </w:rPr>
        <w:t xml:space="preserve"> the F1 score rankings, Random Forest (RF) models outperformed XGBoost (XGB) in terms of accuracy, with RF achieving a maximum accuracy of 0.9871, compared to 0.9853 for XGB. However, RF models took three times longer to evaluate and required about 100 extra seconds to complete the entire process compared to XGB.</w:t>
      </w:r>
    </w:p>
    <w:p w14:paraId="189987FE" w14:textId="5926FAE7" w:rsidR="00A8454D" w:rsidRPr="00A8454D" w:rsidRDefault="00A8454D" w:rsidP="00A8454D">
      <w:pPr>
        <w:rPr>
          <w:rFonts w:eastAsiaTheme="minorEastAsia"/>
          <w:lang w:val="en-US"/>
        </w:rPr>
      </w:pPr>
      <w:r w:rsidRPr="00A8454D">
        <w:rPr>
          <w:rFonts w:eastAsiaTheme="minorEastAsia"/>
          <w:lang w:val="en-US"/>
        </w:rPr>
        <w:t>To improve clarity, the table</w:t>
      </w:r>
      <w:r w:rsidR="0028391C">
        <w:rPr>
          <w:rFonts w:eastAsiaTheme="minorEastAsia"/>
          <w:lang w:val="en-US"/>
        </w:rPr>
        <w:t xml:space="preserve"> has been reduced</w:t>
      </w:r>
      <w:r w:rsidRPr="00A8454D">
        <w:rPr>
          <w:rFonts w:eastAsiaTheme="minorEastAsia"/>
          <w:lang w:val="en-US"/>
        </w:rPr>
        <w:t xml:space="preserve"> to only display micro-averaged results, as micro and weighted averaging performed very similarly across all models.</w:t>
      </w:r>
    </w:p>
    <w:p w14:paraId="22BE9A56" w14:textId="750EA510" w:rsidR="0028391C" w:rsidRDefault="00A8454D" w:rsidP="00A8454D">
      <w:pPr>
        <w:rPr>
          <w:rFonts w:eastAsiaTheme="minorEastAsia"/>
          <w:lang w:val="en-US"/>
        </w:rPr>
      </w:pPr>
      <w:r w:rsidRPr="00A8454D">
        <w:rPr>
          <w:rFonts w:eastAsiaTheme="minorEastAsia"/>
          <w:lang w:val="en-US"/>
        </w:rPr>
        <w:t>Recursive Feature Elimination (RFE) consistently achieved the highest accuracy but at a significant computational cost, often exceeding 140 seconds for feature selection alone</w:t>
      </w:r>
      <w:r w:rsidR="009F5EF7">
        <w:rPr>
          <w:rFonts w:eastAsiaTheme="minorEastAsia"/>
          <w:lang w:val="en-US"/>
        </w:rPr>
        <w:t xml:space="preserve"> when using a Random Forest model</w:t>
      </w:r>
      <w:r w:rsidRPr="00A8454D">
        <w:rPr>
          <w:rFonts w:eastAsiaTheme="minorEastAsia"/>
          <w:lang w:val="en-US"/>
        </w:rPr>
        <w:t>.</w:t>
      </w:r>
      <w:r w:rsidR="0028391C">
        <w:rPr>
          <w:rFonts w:eastAsiaTheme="minorEastAsia"/>
          <w:lang w:val="en-US"/>
        </w:rPr>
        <w:t xml:space="preserve"> </w:t>
      </w:r>
      <w:r w:rsidRPr="00A8454D">
        <w:rPr>
          <w:rFonts w:eastAsiaTheme="minorEastAsia"/>
          <w:lang w:val="en-US"/>
        </w:rPr>
        <w:t>Selective Progressive Feature Selection (SPFS) also performed well, but, like RFE, required substantial computation time.</w:t>
      </w:r>
      <w:r w:rsidR="0028391C">
        <w:rPr>
          <w:rFonts w:eastAsiaTheme="minorEastAsia"/>
          <w:lang w:val="en-US"/>
        </w:rPr>
        <w:t xml:space="preserve"> However, when using XGBoost, the feature selection time </w:t>
      </w:r>
      <w:r w:rsidRPr="00A8454D">
        <w:rPr>
          <w:rFonts w:eastAsiaTheme="minorEastAsia"/>
          <w:lang w:val="en-US"/>
        </w:rPr>
        <w:t>significantly</w:t>
      </w:r>
      <w:r w:rsidR="00B47B11">
        <w:rPr>
          <w:rFonts w:eastAsiaTheme="minorEastAsia"/>
          <w:lang w:val="en-US"/>
        </w:rPr>
        <w:t xml:space="preserve"> decreased</w:t>
      </w:r>
      <w:r w:rsidRPr="00A8454D">
        <w:rPr>
          <w:rFonts w:eastAsiaTheme="minorEastAsia"/>
          <w:lang w:val="en-US"/>
        </w:rPr>
        <w:t xml:space="preserve"> due to its faster model training speed.</w:t>
      </w:r>
      <w:r w:rsidR="0028391C">
        <w:rPr>
          <w:rFonts w:eastAsiaTheme="minorEastAsia"/>
          <w:lang w:val="en-US"/>
        </w:rPr>
        <w:t xml:space="preserve"> </w:t>
      </w:r>
      <w:r w:rsidRPr="00A8454D">
        <w:rPr>
          <w:rFonts w:eastAsiaTheme="minorEastAsia"/>
          <w:lang w:val="en-US"/>
        </w:rPr>
        <w:t xml:space="preserve">For example, RFE with Random Forest took approximately 119 seconds, while RFE with XGBoost only took around 46 seconds, as shown below. This demonstrates that XGBoost trains </w:t>
      </w:r>
      <w:proofErr w:type="gramStart"/>
      <w:r w:rsidRPr="00A8454D">
        <w:rPr>
          <w:rFonts w:eastAsiaTheme="minorEastAsia"/>
          <w:lang w:val="en-US"/>
        </w:rPr>
        <w:t>nearly</w:t>
      </w:r>
      <w:proofErr w:type="gramEnd"/>
      <w:r w:rsidRPr="00A8454D">
        <w:rPr>
          <w:rFonts w:eastAsiaTheme="minorEastAsia"/>
          <w:lang w:val="en-US"/>
        </w:rPr>
        <w:t xml:space="preserve"> three times faster than Random Forest (RF), leading to a substantial reduction in feature selection time</w:t>
      </w:r>
      <w:r w:rsidR="00B47B11">
        <w:rPr>
          <w:rFonts w:eastAsiaTheme="minorEastAsia"/>
          <w:lang w:val="en-US"/>
        </w:rPr>
        <w:t xml:space="preserve">. </w:t>
      </w:r>
      <w:r w:rsidR="00B47B11" w:rsidRPr="00B47B11">
        <w:rPr>
          <w:rFonts w:eastAsiaTheme="minorEastAsia"/>
        </w:rPr>
        <w:t>This trend is also evident in evaluation time, where XGBoost consistently requires less time to evaluate models compared to RF, further reinforcing its efficiency advantage.</w:t>
      </w:r>
      <w:r w:rsidR="007C6B2C">
        <w:rPr>
          <w:rFonts w:eastAsiaTheme="minorEastAsia"/>
          <w:lang w:val="en-US"/>
        </w:rPr>
        <w:t xml:space="preserve"> This will be explored further in section 8.3.4.</w:t>
      </w:r>
    </w:p>
    <w:p w14:paraId="3C2D22AB" w14:textId="77777777" w:rsidR="00A8454D" w:rsidRPr="00F86A45" w:rsidRDefault="00A8454D" w:rsidP="00A8454D">
      <w:pPr>
        <w:rPr>
          <w:rFonts w:eastAsiaTheme="minorEastAsia"/>
          <w:lang w:val="en-US"/>
        </w:rPr>
      </w:pPr>
    </w:p>
    <w:p w14:paraId="6F48B0BD" w14:textId="4DD7D7E6" w:rsidR="00F86A45" w:rsidRPr="004859CC" w:rsidRDefault="00EA4646" w:rsidP="00F86A45">
      <w:pPr>
        <w:pStyle w:val="Heading3"/>
        <w:jc w:val="left"/>
        <w:rPr>
          <w:rFonts w:eastAsiaTheme="minorEastAsia"/>
        </w:rPr>
      </w:pPr>
      <w:bookmarkStart w:id="58" w:name="_Toc192164967"/>
      <w:r w:rsidRPr="004859CC">
        <w:rPr>
          <w:rFonts w:eastAsiaTheme="minorEastAsia"/>
        </w:rPr>
        <w:t>Performance of Models with Limited Features</w:t>
      </w:r>
      <w:bookmarkEnd w:id="58"/>
      <w:r w:rsidR="00016B9D" w:rsidRPr="004859CC">
        <w:rPr>
          <w:rFonts w:eastAsiaTheme="minorEastAsia"/>
        </w:rPr>
        <w:t xml:space="preserve"> </w:t>
      </w:r>
    </w:p>
    <w:p w14:paraId="2DE82582" w14:textId="77777777" w:rsidR="001B752B" w:rsidRPr="001B752B" w:rsidRDefault="001B752B" w:rsidP="001B752B">
      <w:pPr>
        <w:rPr>
          <w:rFonts w:eastAsiaTheme="minorEastAsia"/>
          <w:lang w:val="en-US"/>
        </w:rPr>
      </w:pPr>
      <w:r w:rsidRPr="001B752B">
        <w:rPr>
          <w:rFonts w:eastAsiaTheme="minorEastAsia"/>
          <w:lang w:val="en-US"/>
        </w:rPr>
        <w:t>To analyze how well models perform when using a reduced number of features, we filtered the dataset to include only models that retained fewer than 11 features. The goal of this analysis was to determine which feature selection methods and ranking techniques maintained high performance despite significant feature reduction. The results were sorted by F1 Score in descending order to identify the best-performing configurations.</w:t>
      </w:r>
    </w:p>
    <w:p w14:paraId="3DF3B74E" w14:textId="77777777" w:rsidR="001B752B" w:rsidRPr="001B752B" w:rsidRDefault="001B752B" w:rsidP="001B752B">
      <w:pPr>
        <w:rPr>
          <w:rFonts w:eastAsiaTheme="minorEastAsia"/>
          <w:lang w:val="en-US"/>
        </w:rPr>
      </w:pPr>
      <w:r w:rsidRPr="001B752B">
        <w:rPr>
          <w:rFonts w:eastAsiaTheme="minorEastAsia"/>
          <w:lang w:val="en-US"/>
        </w:rPr>
        <w:t>The results indicate that Random Forest (RF) consistently outperformed XGBoost (XGB) when using a reduced feature set. Across all top-performing models with fewer than 11 features, RF was the preferred model type, achieving F1 scores above 0.97 in most cases. Additionally, SP and WFI-RF ranking methods performed well, with SP-based feature selection leading to the highest F1 score when 11 features were used.</w:t>
      </w:r>
    </w:p>
    <w:p w14:paraId="6B84CC2C" w14:textId="4CA0FC5C" w:rsidR="0043071D" w:rsidRDefault="00027916" w:rsidP="00027916">
      <w:pPr>
        <w:spacing w:before="100" w:beforeAutospacing="1" w:after="100" w:afterAutospacing="1"/>
        <w:rPr>
          <w:lang w:eastAsia="en-US"/>
        </w:rPr>
      </w:pPr>
      <w:r w:rsidRPr="00027916">
        <w:rPr>
          <w:lang w:eastAsia="en-US"/>
        </w:rPr>
        <w:t xml:space="preserve">Table </w:t>
      </w:r>
      <w:r w:rsidR="00B57C39">
        <w:rPr>
          <w:lang w:eastAsia="en-US"/>
        </w:rPr>
        <w:t>10</w:t>
      </w:r>
      <w:r w:rsidRPr="00027916">
        <w:rPr>
          <w:lang w:eastAsia="en-US"/>
        </w:rPr>
        <w:t xml:space="preserve"> presents the best-performing models under feature-limited conditions:</w:t>
      </w:r>
    </w:p>
    <w:p w14:paraId="6DD93689" w14:textId="0EB2F54A" w:rsidR="0043071D" w:rsidRDefault="0043071D" w:rsidP="0043071D">
      <w:pPr>
        <w:pStyle w:val="Caption"/>
        <w:keepNext/>
      </w:pPr>
      <w:bookmarkStart w:id="59" w:name="_Toc191292392"/>
      <w:r>
        <w:t xml:space="preserve">Table </w:t>
      </w:r>
      <w:r>
        <w:fldChar w:fldCharType="begin"/>
      </w:r>
      <w:r>
        <w:instrText>SEQ Table \* ARABIC</w:instrText>
      </w:r>
      <w:r>
        <w:fldChar w:fldCharType="separate"/>
      </w:r>
      <w:r w:rsidR="00B0672D">
        <w:rPr>
          <w:noProof/>
        </w:rPr>
        <w:t>10</w:t>
      </w:r>
      <w:r>
        <w:fldChar w:fldCharType="end"/>
      </w:r>
      <w:r>
        <w:t xml:space="preserve"> </w:t>
      </w:r>
      <w:r w:rsidRPr="00F017A7">
        <w:t>Best preforming combinations when reducing the number of features to 1</w:t>
      </w:r>
      <w:r w:rsidR="00181867">
        <w:t>1</w:t>
      </w:r>
      <w:r w:rsidRPr="00F017A7">
        <w:t xml:space="preserve"> or less</w:t>
      </w:r>
      <w:bookmarkEnd w:id="59"/>
      <w:r w:rsidR="00181867">
        <w:t xml:space="preserve"> (micro averaging)</w:t>
      </w:r>
    </w:p>
    <w:tbl>
      <w:tblPr>
        <w:tblW w:w="11607"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760"/>
        <w:gridCol w:w="986"/>
        <w:gridCol w:w="4284"/>
        <w:gridCol w:w="831"/>
        <w:gridCol w:w="916"/>
        <w:gridCol w:w="1040"/>
        <w:gridCol w:w="1170"/>
        <w:gridCol w:w="990"/>
      </w:tblGrid>
      <w:tr w:rsidR="002C45AF" w:rsidRPr="002C45AF" w14:paraId="3E323A79" w14:textId="77777777" w:rsidTr="002C45AF">
        <w:trPr>
          <w:trHeight w:val="300"/>
        </w:trPr>
        <w:tc>
          <w:tcPr>
            <w:tcW w:w="1080" w:type="dxa"/>
            <w:shd w:val="clear" w:color="auto" w:fill="auto"/>
            <w:noWrap/>
            <w:vAlign w:val="bottom"/>
            <w:hideMark/>
          </w:tcPr>
          <w:p w14:paraId="2E59E120"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Rank Method</w:t>
            </w:r>
          </w:p>
        </w:tc>
        <w:tc>
          <w:tcPr>
            <w:tcW w:w="760" w:type="dxa"/>
            <w:shd w:val="clear" w:color="auto" w:fill="auto"/>
            <w:noWrap/>
            <w:vAlign w:val="bottom"/>
            <w:hideMark/>
          </w:tcPr>
          <w:p w14:paraId="2B755AC5"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Model Type</w:t>
            </w:r>
          </w:p>
        </w:tc>
        <w:tc>
          <w:tcPr>
            <w:tcW w:w="986" w:type="dxa"/>
            <w:shd w:val="clear" w:color="auto" w:fill="auto"/>
            <w:noWrap/>
            <w:vAlign w:val="bottom"/>
            <w:hideMark/>
          </w:tcPr>
          <w:p w14:paraId="2928775F"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Number of Features</w:t>
            </w:r>
          </w:p>
        </w:tc>
        <w:tc>
          <w:tcPr>
            <w:tcW w:w="4284" w:type="dxa"/>
            <w:shd w:val="clear" w:color="auto" w:fill="auto"/>
            <w:noWrap/>
            <w:vAlign w:val="bottom"/>
            <w:hideMark/>
          </w:tcPr>
          <w:p w14:paraId="1078510E"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Removed Features</w:t>
            </w:r>
          </w:p>
        </w:tc>
        <w:tc>
          <w:tcPr>
            <w:tcW w:w="381" w:type="dxa"/>
            <w:shd w:val="clear" w:color="auto" w:fill="auto"/>
            <w:noWrap/>
            <w:vAlign w:val="bottom"/>
            <w:hideMark/>
          </w:tcPr>
          <w:p w14:paraId="6A56BB96"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639689BD"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212F0BE0"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Feature Selection Time</w:t>
            </w:r>
          </w:p>
        </w:tc>
        <w:tc>
          <w:tcPr>
            <w:tcW w:w="1170" w:type="dxa"/>
            <w:shd w:val="clear" w:color="auto" w:fill="auto"/>
            <w:noWrap/>
            <w:vAlign w:val="bottom"/>
            <w:hideMark/>
          </w:tcPr>
          <w:p w14:paraId="24E75FA7"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Evaluation Time</w:t>
            </w:r>
          </w:p>
        </w:tc>
        <w:tc>
          <w:tcPr>
            <w:tcW w:w="990" w:type="dxa"/>
            <w:shd w:val="clear" w:color="auto" w:fill="auto"/>
            <w:noWrap/>
            <w:vAlign w:val="bottom"/>
            <w:hideMark/>
          </w:tcPr>
          <w:p w14:paraId="5B4D43E3"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Total Time</w:t>
            </w:r>
          </w:p>
        </w:tc>
      </w:tr>
      <w:tr w:rsidR="002C45AF" w:rsidRPr="002C45AF" w14:paraId="1A7113EB" w14:textId="77777777" w:rsidTr="002C45AF">
        <w:trPr>
          <w:trHeight w:val="300"/>
        </w:trPr>
        <w:tc>
          <w:tcPr>
            <w:tcW w:w="1080" w:type="dxa"/>
            <w:shd w:val="clear" w:color="auto" w:fill="auto"/>
            <w:noWrap/>
            <w:vAlign w:val="bottom"/>
            <w:hideMark/>
          </w:tcPr>
          <w:p w14:paraId="40C78792"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04DE41D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1027678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11</w:t>
            </w:r>
          </w:p>
        </w:tc>
        <w:tc>
          <w:tcPr>
            <w:tcW w:w="4284" w:type="dxa"/>
            <w:shd w:val="clear" w:color="auto" w:fill="auto"/>
            <w:noWrap/>
            <w:vAlign w:val="bottom"/>
            <w:hideMark/>
          </w:tcPr>
          <w:p w14:paraId="52BB3A7F"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solenoid, address,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control_scheme</w:t>
            </w:r>
          </w:p>
        </w:tc>
        <w:tc>
          <w:tcPr>
            <w:tcW w:w="381" w:type="dxa"/>
            <w:shd w:val="clear" w:color="auto" w:fill="auto"/>
            <w:noWrap/>
            <w:vAlign w:val="bottom"/>
            <w:hideMark/>
          </w:tcPr>
          <w:p w14:paraId="00D7B7C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0.9851</w:t>
            </w:r>
          </w:p>
        </w:tc>
        <w:tc>
          <w:tcPr>
            <w:tcW w:w="916" w:type="dxa"/>
            <w:shd w:val="clear" w:color="auto" w:fill="auto"/>
            <w:noWrap/>
            <w:vAlign w:val="bottom"/>
            <w:hideMark/>
          </w:tcPr>
          <w:p w14:paraId="0DE3407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622DB10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8.26</w:t>
            </w:r>
          </w:p>
        </w:tc>
        <w:tc>
          <w:tcPr>
            <w:tcW w:w="1170" w:type="dxa"/>
            <w:shd w:val="clear" w:color="auto" w:fill="auto"/>
            <w:noWrap/>
            <w:vAlign w:val="bottom"/>
            <w:hideMark/>
          </w:tcPr>
          <w:p w14:paraId="0DEE686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68.31</w:t>
            </w:r>
          </w:p>
        </w:tc>
        <w:tc>
          <w:tcPr>
            <w:tcW w:w="990" w:type="dxa"/>
            <w:shd w:val="clear" w:color="auto" w:fill="auto"/>
            <w:noWrap/>
            <w:vAlign w:val="bottom"/>
            <w:hideMark/>
          </w:tcPr>
          <w:p w14:paraId="0E2772F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80.12</w:t>
            </w:r>
          </w:p>
        </w:tc>
      </w:tr>
      <w:tr w:rsidR="002C45AF" w:rsidRPr="002C45AF" w14:paraId="6821C9F2" w14:textId="77777777" w:rsidTr="002C45AF">
        <w:trPr>
          <w:trHeight w:val="300"/>
        </w:trPr>
        <w:tc>
          <w:tcPr>
            <w:tcW w:w="1080" w:type="dxa"/>
            <w:shd w:val="clear" w:color="auto" w:fill="auto"/>
            <w:noWrap/>
            <w:vAlign w:val="bottom"/>
            <w:hideMark/>
          </w:tcPr>
          <w:p w14:paraId="02F52573"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4DF109AB"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0DE973CE"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11</w:t>
            </w:r>
          </w:p>
        </w:tc>
        <w:tc>
          <w:tcPr>
            <w:tcW w:w="4284" w:type="dxa"/>
            <w:shd w:val="clear" w:color="auto" w:fill="auto"/>
            <w:noWrap/>
            <w:vAlign w:val="bottom"/>
            <w:hideMark/>
          </w:tcPr>
          <w:p w14:paraId="500C67E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solenoid, address,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control_scheme</w:t>
            </w:r>
          </w:p>
        </w:tc>
        <w:tc>
          <w:tcPr>
            <w:tcW w:w="381" w:type="dxa"/>
            <w:shd w:val="clear" w:color="auto" w:fill="auto"/>
            <w:noWrap/>
            <w:vAlign w:val="bottom"/>
            <w:hideMark/>
          </w:tcPr>
          <w:p w14:paraId="34A93AC5" w14:textId="0C00F40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0.985</w:t>
            </w:r>
            <w:r w:rsidR="001973CB">
              <w:rPr>
                <w:rFonts w:ascii="Aptos Narrow" w:hAnsi="Aptos Narrow" w:cs="Times New Roman"/>
                <w:color w:val="000000"/>
                <w:sz w:val="22"/>
                <w:szCs w:val="22"/>
                <w:lang w:val="en-US" w:eastAsia="en-US"/>
              </w:rPr>
              <w:t>0</w:t>
            </w:r>
          </w:p>
        </w:tc>
        <w:tc>
          <w:tcPr>
            <w:tcW w:w="916" w:type="dxa"/>
            <w:shd w:val="clear" w:color="auto" w:fill="auto"/>
            <w:noWrap/>
            <w:vAlign w:val="bottom"/>
            <w:hideMark/>
          </w:tcPr>
          <w:p w14:paraId="06AAA1E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5B114BB8"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8.11</w:t>
            </w:r>
          </w:p>
        </w:tc>
        <w:tc>
          <w:tcPr>
            <w:tcW w:w="1170" w:type="dxa"/>
            <w:shd w:val="clear" w:color="auto" w:fill="auto"/>
            <w:noWrap/>
            <w:vAlign w:val="bottom"/>
            <w:hideMark/>
          </w:tcPr>
          <w:p w14:paraId="4192ABE8"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67.49</w:t>
            </w:r>
          </w:p>
        </w:tc>
        <w:tc>
          <w:tcPr>
            <w:tcW w:w="990" w:type="dxa"/>
            <w:shd w:val="clear" w:color="auto" w:fill="auto"/>
            <w:noWrap/>
            <w:vAlign w:val="bottom"/>
            <w:hideMark/>
          </w:tcPr>
          <w:p w14:paraId="32D9C9D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83.22</w:t>
            </w:r>
          </w:p>
        </w:tc>
      </w:tr>
      <w:tr w:rsidR="002C45AF" w:rsidRPr="002C45AF" w14:paraId="4873A7DB" w14:textId="77777777" w:rsidTr="002C45AF">
        <w:trPr>
          <w:trHeight w:val="300"/>
        </w:trPr>
        <w:tc>
          <w:tcPr>
            <w:tcW w:w="1080" w:type="dxa"/>
            <w:shd w:val="clear" w:color="auto" w:fill="auto"/>
            <w:noWrap/>
            <w:vAlign w:val="bottom"/>
            <w:hideMark/>
          </w:tcPr>
          <w:p w14:paraId="756867A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55D2FC9D"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0AF1212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11</w:t>
            </w:r>
          </w:p>
        </w:tc>
        <w:tc>
          <w:tcPr>
            <w:tcW w:w="4284" w:type="dxa"/>
            <w:shd w:val="clear" w:color="auto" w:fill="auto"/>
            <w:noWrap/>
            <w:vAlign w:val="bottom"/>
            <w:hideMark/>
          </w:tcPr>
          <w:p w14:paraId="5F92757E"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pump, solenoid, length, control_scheme</w:t>
            </w:r>
          </w:p>
        </w:tc>
        <w:tc>
          <w:tcPr>
            <w:tcW w:w="381" w:type="dxa"/>
            <w:shd w:val="clear" w:color="auto" w:fill="auto"/>
            <w:noWrap/>
            <w:vAlign w:val="bottom"/>
            <w:hideMark/>
          </w:tcPr>
          <w:p w14:paraId="7346C50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0.9823</w:t>
            </w:r>
          </w:p>
        </w:tc>
        <w:tc>
          <w:tcPr>
            <w:tcW w:w="916" w:type="dxa"/>
            <w:shd w:val="clear" w:color="auto" w:fill="auto"/>
            <w:noWrap/>
            <w:vAlign w:val="bottom"/>
            <w:hideMark/>
          </w:tcPr>
          <w:p w14:paraId="1194ACF8"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0FBC69F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8.35</w:t>
            </w:r>
          </w:p>
        </w:tc>
        <w:tc>
          <w:tcPr>
            <w:tcW w:w="1170" w:type="dxa"/>
            <w:shd w:val="clear" w:color="auto" w:fill="auto"/>
            <w:noWrap/>
            <w:vAlign w:val="bottom"/>
            <w:hideMark/>
          </w:tcPr>
          <w:p w14:paraId="4A3A8B6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86.61</w:t>
            </w:r>
          </w:p>
        </w:tc>
        <w:tc>
          <w:tcPr>
            <w:tcW w:w="990" w:type="dxa"/>
            <w:shd w:val="clear" w:color="auto" w:fill="auto"/>
            <w:noWrap/>
            <w:vAlign w:val="bottom"/>
            <w:hideMark/>
          </w:tcPr>
          <w:p w14:paraId="4302409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95.23</w:t>
            </w:r>
          </w:p>
        </w:tc>
      </w:tr>
      <w:tr w:rsidR="002C45AF" w:rsidRPr="002C45AF" w14:paraId="2E7521F7" w14:textId="77777777" w:rsidTr="002C45AF">
        <w:trPr>
          <w:trHeight w:val="300"/>
        </w:trPr>
        <w:tc>
          <w:tcPr>
            <w:tcW w:w="1080" w:type="dxa"/>
            <w:shd w:val="clear" w:color="auto" w:fill="auto"/>
            <w:noWrap/>
            <w:vAlign w:val="bottom"/>
            <w:hideMark/>
          </w:tcPr>
          <w:p w14:paraId="233955AE"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2570828B"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6812AD1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10</w:t>
            </w:r>
          </w:p>
        </w:tc>
        <w:tc>
          <w:tcPr>
            <w:tcW w:w="4284" w:type="dxa"/>
            <w:shd w:val="clear" w:color="auto" w:fill="auto"/>
            <w:noWrap/>
            <w:vAlign w:val="bottom"/>
            <w:hideMark/>
          </w:tcPr>
          <w:p w14:paraId="2F86C211"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pump, control_scheme, solenoid, </w:t>
            </w:r>
            <w:proofErr w:type="spellStart"/>
            <w:r w:rsidRPr="002C45AF">
              <w:rPr>
                <w:rFonts w:ascii="Aptos Narrow" w:hAnsi="Aptos Narrow" w:cs="Times New Roman"/>
                <w:color w:val="000000"/>
                <w:sz w:val="22"/>
                <w:szCs w:val="22"/>
                <w:lang w:val="en-US" w:eastAsia="en-US"/>
              </w:rPr>
              <w:t>crc_rate</w:t>
            </w:r>
            <w:proofErr w:type="spellEnd"/>
            <w:r w:rsidRPr="002C45AF">
              <w:rPr>
                <w:rFonts w:ascii="Aptos Narrow" w:hAnsi="Aptos Narrow" w:cs="Times New Roman"/>
                <w:color w:val="000000"/>
                <w:sz w:val="22"/>
                <w:szCs w:val="22"/>
                <w:lang w:val="en-US" w:eastAsia="en-US"/>
              </w:rPr>
              <w:t>, length</w:t>
            </w:r>
          </w:p>
        </w:tc>
        <w:tc>
          <w:tcPr>
            <w:tcW w:w="381" w:type="dxa"/>
            <w:shd w:val="clear" w:color="auto" w:fill="auto"/>
            <w:noWrap/>
            <w:vAlign w:val="bottom"/>
            <w:hideMark/>
          </w:tcPr>
          <w:p w14:paraId="6E4A571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0.9823</w:t>
            </w:r>
          </w:p>
        </w:tc>
        <w:tc>
          <w:tcPr>
            <w:tcW w:w="916" w:type="dxa"/>
            <w:shd w:val="clear" w:color="auto" w:fill="auto"/>
            <w:noWrap/>
            <w:vAlign w:val="bottom"/>
            <w:hideMark/>
          </w:tcPr>
          <w:p w14:paraId="5BFF0C1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62802F3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8.35</w:t>
            </w:r>
          </w:p>
        </w:tc>
        <w:tc>
          <w:tcPr>
            <w:tcW w:w="1170" w:type="dxa"/>
            <w:shd w:val="clear" w:color="auto" w:fill="auto"/>
            <w:noWrap/>
            <w:vAlign w:val="bottom"/>
            <w:hideMark/>
          </w:tcPr>
          <w:p w14:paraId="6AA02EC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96.71</w:t>
            </w:r>
          </w:p>
        </w:tc>
        <w:tc>
          <w:tcPr>
            <w:tcW w:w="990" w:type="dxa"/>
            <w:shd w:val="clear" w:color="auto" w:fill="auto"/>
            <w:noWrap/>
            <w:vAlign w:val="bottom"/>
            <w:hideMark/>
          </w:tcPr>
          <w:p w14:paraId="1E2FE51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105.34</w:t>
            </w:r>
          </w:p>
        </w:tc>
      </w:tr>
      <w:tr w:rsidR="002C45AF" w:rsidRPr="002C45AF" w14:paraId="457EDC5D" w14:textId="77777777" w:rsidTr="002C45AF">
        <w:trPr>
          <w:trHeight w:val="300"/>
        </w:trPr>
        <w:tc>
          <w:tcPr>
            <w:tcW w:w="1080" w:type="dxa"/>
            <w:shd w:val="clear" w:color="auto" w:fill="auto"/>
            <w:noWrap/>
            <w:vAlign w:val="bottom"/>
            <w:hideMark/>
          </w:tcPr>
          <w:p w14:paraId="70DE58B2"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4AA79F04"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6B6ADFA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10</w:t>
            </w:r>
          </w:p>
        </w:tc>
        <w:tc>
          <w:tcPr>
            <w:tcW w:w="4284" w:type="dxa"/>
            <w:shd w:val="clear" w:color="auto" w:fill="auto"/>
            <w:noWrap/>
            <w:vAlign w:val="bottom"/>
            <w:hideMark/>
          </w:tcPr>
          <w:p w14:paraId="7E13929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091D24E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0.9816</w:t>
            </w:r>
          </w:p>
        </w:tc>
        <w:tc>
          <w:tcPr>
            <w:tcW w:w="916" w:type="dxa"/>
            <w:shd w:val="clear" w:color="auto" w:fill="auto"/>
            <w:noWrap/>
            <w:vAlign w:val="bottom"/>
            <w:hideMark/>
          </w:tcPr>
          <w:p w14:paraId="613616D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7317EB1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8.11</w:t>
            </w:r>
          </w:p>
        </w:tc>
        <w:tc>
          <w:tcPr>
            <w:tcW w:w="1170" w:type="dxa"/>
            <w:shd w:val="clear" w:color="auto" w:fill="auto"/>
            <w:noWrap/>
            <w:vAlign w:val="bottom"/>
            <w:hideMark/>
          </w:tcPr>
          <w:p w14:paraId="77A36E4E"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67.97</w:t>
            </w:r>
          </w:p>
        </w:tc>
        <w:tc>
          <w:tcPr>
            <w:tcW w:w="990" w:type="dxa"/>
            <w:shd w:val="clear" w:color="auto" w:fill="auto"/>
            <w:noWrap/>
            <w:vAlign w:val="bottom"/>
            <w:hideMark/>
          </w:tcPr>
          <w:p w14:paraId="53CB9E2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83.70</w:t>
            </w:r>
          </w:p>
        </w:tc>
      </w:tr>
      <w:tr w:rsidR="002C45AF" w:rsidRPr="002C45AF" w14:paraId="382D3972" w14:textId="77777777" w:rsidTr="002C45AF">
        <w:trPr>
          <w:trHeight w:val="300"/>
        </w:trPr>
        <w:tc>
          <w:tcPr>
            <w:tcW w:w="1080" w:type="dxa"/>
            <w:shd w:val="clear" w:color="auto" w:fill="auto"/>
            <w:noWrap/>
            <w:vAlign w:val="bottom"/>
            <w:hideMark/>
          </w:tcPr>
          <w:p w14:paraId="4BE49F7A"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14E20C9D"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1542857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11</w:t>
            </w:r>
          </w:p>
        </w:tc>
        <w:tc>
          <w:tcPr>
            <w:tcW w:w="4284" w:type="dxa"/>
            <w:shd w:val="clear" w:color="auto" w:fill="auto"/>
            <w:noWrap/>
            <w:vAlign w:val="bottom"/>
            <w:hideMark/>
          </w:tcPr>
          <w:p w14:paraId="340814C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solenoid, address,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control_scheme</w:t>
            </w:r>
          </w:p>
        </w:tc>
        <w:tc>
          <w:tcPr>
            <w:tcW w:w="381" w:type="dxa"/>
            <w:shd w:val="clear" w:color="auto" w:fill="auto"/>
            <w:noWrap/>
            <w:vAlign w:val="bottom"/>
            <w:hideMark/>
          </w:tcPr>
          <w:p w14:paraId="35536B28"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0.9809</w:t>
            </w:r>
          </w:p>
        </w:tc>
        <w:tc>
          <w:tcPr>
            <w:tcW w:w="916" w:type="dxa"/>
            <w:shd w:val="clear" w:color="auto" w:fill="auto"/>
            <w:noWrap/>
            <w:vAlign w:val="bottom"/>
            <w:hideMark/>
          </w:tcPr>
          <w:p w14:paraId="36E2032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179EC52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2.86</w:t>
            </w:r>
          </w:p>
        </w:tc>
        <w:tc>
          <w:tcPr>
            <w:tcW w:w="1170" w:type="dxa"/>
            <w:shd w:val="clear" w:color="auto" w:fill="auto"/>
            <w:noWrap/>
            <w:vAlign w:val="bottom"/>
            <w:hideMark/>
          </w:tcPr>
          <w:p w14:paraId="40FE63E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19.77</w:t>
            </w:r>
          </w:p>
        </w:tc>
        <w:tc>
          <w:tcPr>
            <w:tcW w:w="990" w:type="dxa"/>
            <w:shd w:val="clear" w:color="auto" w:fill="auto"/>
            <w:noWrap/>
            <w:vAlign w:val="bottom"/>
            <w:hideMark/>
          </w:tcPr>
          <w:p w14:paraId="7A4B5C9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26.17</w:t>
            </w:r>
          </w:p>
        </w:tc>
      </w:tr>
      <w:tr w:rsidR="002C45AF" w:rsidRPr="002C45AF" w14:paraId="66A19B61" w14:textId="77777777" w:rsidTr="002C45AF">
        <w:trPr>
          <w:trHeight w:val="300"/>
        </w:trPr>
        <w:tc>
          <w:tcPr>
            <w:tcW w:w="1080" w:type="dxa"/>
            <w:shd w:val="clear" w:color="auto" w:fill="auto"/>
            <w:noWrap/>
            <w:vAlign w:val="bottom"/>
            <w:hideMark/>
          </w:tcPr>
          <w:p w14:paraId="6BF02451"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3B8B753"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15C5F3B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11</w:t>
            </w:r>
          </w:p>
        </w:tc>
        <w:tc>
          <w:tcPr>
            <w:tcW w:w="4284" w:type="dxa"/>
            <w:shd w:val="clear" w:color="auto" w:fill="auto"/>
            <w:noWrap/>
            <w:vAlign w:val="bottom"/>
            <w:hideMark/>
          </w:tcPr>
          <w:p w14:paraId="66229B73"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solenoid, address,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control_scheme</w:t>
            </w:r>
          </w:p>
        </w:tc>
        <w:tc>
          <w:tcPr>
            <w:tcW w:w="381" w:type="dxa"/>
            <w:shd w:val="clear" w:color="auto" w:fill="auto"/>
            <w:noWrap/>
            <w:vAlign w:val="bottom"/>
            <w:hideMark/>
          </w:tcPr>
          <w:p w14:paraId="7E565BE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0.9809</w:t>
            </w:r>
          </w:p>
        </w:tc>
        <w:tc>
          <w:tcPr>
            <w:tcW w:w="916" w:type="dxa"/>
            <w:shd w:val="clear" w:color="auto" w:fill="auto"/>
            <w:noWrap/>
            <w:vAlign w:val="bottom"/>
            <w:hideMark/>
          </w:tcPr>
          <w:p w14:paraId="05C7197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422920F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2.73</w:t>
            </w:r>
          </w:p>
        </w:tc>
        <w:tc>
          <w:tcPr>
            <w:tcW w:w="1170" w:type="dxa"/>
            <w:shd w:val="clear" w:color="auto" w:fill="auto"/>
            <w:noWrap/>
            <w:vAlign w:val="bottom"/>
            <w:hideMark/>
          </w:tcPr>
          <w:p w14:paraId="3EE317D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21.70</w:t>
            </w:r>
          </w:p>
        </w:tc>
        <w:tc>
          <w:tcPr>
            <w:tcW w:w="990" w:type="dxa"/>
            <w:shd w:val="clear" w:color="auto" w:fill="auto"/>
            <w:noWrap/>
            <w:vAlign w:val="bottom"/>
            <w:hideMark/>
          </w:tcPr>
          <w:p w14:paraId="2916B16E"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32.04</w:t>
            </w:r>
          </w:p>
        </w:tc>
      </w:tr>
      <w:tr w:rsidR="002C45AF" w:rsidRPr="002C45AF" w14:paraId="517D34C9" w14:textId="77777777" w:rsidTr="002C45AF">
        <w:trPr>
          <w:trHeight w:val="300"/>
        </w:trPr>
        <w:tc>
          <w:tcPr>
            <w:tcW w:w="1080" w:type="dxa"/>
            <w:shd w:val="clear" w:color="auto" w:fill="auto"/>
            <w:noWrap/>
            <w:vAlign w:val="bottom"/>
            <w:hideMark/>
          </w:tcPr>
          <w:p w14:paraId="12A6C5A9"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5AB76987"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5D5D2EF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11</w:t>
            </w:r>
          </w:p>
        </w:tc>
        <w:tc>
          <w:tcPr>
            <w:tcW w:w="4284" w:type="dxa"/>
            <w:shd w:val="clear" w:color="auto" w:fill="auto"/>
            <w:noWrap/>
            <w:vAlign w:val="bottom"/>
            <w:hideMark/>
          </w:tcPr>
          <w:p w14:paraId="5ADFEBD5"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pump, solenoid, length, control_scheme</w:t>
            </w:r>
          </w:p>
        </w:tc>
        <w:tc>
          <w:tcPr>
            <w:tcW w:w="381" w:type="dxa"/>
            <w:shd w:val="clear" w:color="auto" w:fill="auto"/>
            <w:noWrap/>
            <w:vAlign w:val="bottom"/>
            <w:hideMark/>
          </w:tcPr>
          <w:p w14:paraId="3482AB08"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0.9803</w:t>
            </w:r>
          </w:p>
        </w:tc>
        <w:tc>
          <w:tcPr>
            <w:tcW w:w="916" w:type="dxa"/>
            <w:shd w:val="clear" w:color="auto" w:fill="auto"/>
            <w:noWrap/>
            <w:vAlign w:val="bottom"/>
            <w:hideMark/>
          </w:tcPr>
          <w:p w14:paraId="53B1814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5BB9D25E"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2.65</w:t>
            </w:r>
          </w:p>
        </w:tc>
        <w:tc>
          <w:tcPr>
            <w:tcW w:w="1170" w:type="dxa"/>
            <w:shd w:val="clear" w:color="auto" w:fill="auto"/>
            <w:noWrap/>
            <w:vAlign w:val="bottom"/>
            <w:hideMark/>
          </w:tcPr>
          <w:p w14:paraId="02C83BD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20.53</w:t>
            </w:r>
          </w:p>
        </w:tc>
        <w:tc>
          <w:tcPr>
            <w:tcW w:w="990" w:type="dxa"/>
            <w:shd w:val="clear" w:color="auto" w:fill="auto"/>
            <w:noWrap/>
            <w:vAlign w:val="bottom"/>
            <w:hideMark/>
          </w:tcPr>
          <w:p w14:paraId="56AD4D5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23.45</w:t>
            </w:r>
          </w:p>
        </w:tc>
      </w:tr>
      <w:tr w:rsidR="002C45AF" w:rsidRPr="002C45AF" w14:paraId="506C02BD" w14:textId="77777777" w:rsidTr="002C45AF">
        <w:trPr>
          <w:trHeight w:val="300"/>
        </w:trPr>
        <w:tc>
          <w:tcPr>
            <w:tcW w:w="1080" w:type="dxa"/>
            <w:shd w:val="clear" w:color="auto" w:fill="auto"/>
            <w:noWrap/>
            <w:vAlign w:val="bottom"/>
            <w:hideMark/>
          </w:tcPr>
          <w:p w14:paraId="1467F1C6"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567A3410"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1E9141A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10</w:t>
            </w:r>
          </w:p>
        </w:tc>
        <w:tc>
          <w:tcPr>
            <w:tcW w:w="4284" w:type="dxa"/>
            <w:shd w:val="clear" w:color="auto" w:fill="auto"/>
            <w:noWrap/>
            <w:vAlign w:val="bottom"/>
            <w:hideMark/>
          </w:tcPr>
          <w:p w14:paraId="458FAE6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pump, control_scheme, solenoid, </w:t>
            </w:r>
            <w:proofErr w:type="spellStart"/>
            <w:r w:rsidRPr="002C45AF">
              <w:rPr>
                <w:rFonts w:ascii="Aptos Narrow" w:hAnsi="Aptos Narrow" w:cs="Times New Roman"/>
                <w:color w:val="000000"/>
                <w:sz w:val="22"/>
                <w:szCs w:val="22"/>
                <w:lang w:val="en-US" w:eastAsia="en-US"/>
              </w:rPr>
              <w:t>crc_rate</w:t>
            </w:r>
            <w:proofErr w:type="spellEnd"/>
            <w:r w:rsidRPr="002C45AF">
              <w:rPr>
                <w:rFonts w:ascii="Aptos Narrow" w:hAnsi="Aptos Narrow" w:cs="Times New Roman"/>
                <w:color w:val="000000"/>
                <w:sz w:val="22"/>
                <w:szCs w:val="22"/>
                <w:lang w:val="en-US" w:eastAsia="en-US"/>
              </w:rPr>
              <w:t>, length</w:t>
            </w:r>
          </w:p>
        </w:tc>
        <w:tc>
          <w:tcPr>
            <w:tcW w:w="381" w:type="dxa"/>
            <w:shd w:val="clear" w:color="auto" w:fill="auto"/>
            <w:noWrap/>
            <w:vAlign w:val="bottom"/>
            <w:hideMark/>
          </w:tcPr>
          <w:p w14:paraId="008D3CF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0.9802</w:t>
            </w:r>
          </w:p>
        </w:tc>
        <w:tc>
          <w:tcPr>
            <w:tcW w:w="916" w:type="dxa"/>
            <w:shd w:val="clear" w:color="auto" w:fill="auto"/>
            <w:noWrap/>
            <w:vAlign w:val="bottom"/>
            <w:hideMark/>
          </w:tcPr>
          <w:p w14:paraId="2B7151E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355F159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2.65</w:t>
            </w:r>
          </w:p>
        </w:tc>
        <w:tc>
          <w:tcPr>
            <w:tcW w:w="1170" w:type="dxa"/>
            <w:shd w:val="clear" w:color="auto" w:fill="auto"/>
            <w:noWrap/>
            <w:vAlign w:val="bottom"/>
            <w:hideMark/>
          </w:tcPr>
          <w:p w14:paraId="1BCBBDB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20.21</w:t>
            </w:r>
          </w:p>
        </w:tc>
        <w:tc>
          <w:tcPr>
            <w:tcW w:w="990" w:type="dxa"/>
            <w:shd w:val="clear" w:color="auto" w:fill="auto"/>
            <w:noWrap/>
            <w:vAlign w:val="bottom"/>
            <w:hideMark/>
          </w:tcPr>
          <w:p w14:paraId="723AAF8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23.13</w:t>
            </w:r>
          </w:p>
        </w:tc>
      </w:tr>
      <w:tr w:rsidR="002C45AF" w:rsidRPr="002C45AF" w14:paraId="38CDBB07" w14:textId="77777777" w:rsidTr="002C45AF">
        <w:trPr>
          <w:trHeight w:val="300"/>
        </w:trPr>
        <w:tc>
          <w:tcPr>
            <w:tcW w:w="1080" w:type="dxa"/>
            <w:shd w:val="clear" w:color="auto" w:fill="auto"/>
            <w:noWrap/>
            <w:vAlign w:val="bottom"/>
            <w:hideMark/>
          </w:tcPr>
          <w:p w14:paraId="787F702A"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10636B3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2F4765B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10</w:t>
            </w:r>
          </w:p>
        </w:tc>
        <w:tc>
          <w:tcPr>
            <w:tcW w:w="4284" w:type="dxa"/>
            <w:shd w:val="clear" w:color="auto" w:fill="auto"/>
            <w:noWrap/>
            <w:vAlign w:val="bottom"/>
            <w:hideMark/>
          </w:tcPr>
          <w:p w14:paraId="6114FEC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deadband,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370D3B4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0.9775</w:t>
            </w:r>
          </w:p>
        </w:tc>
        <w:tc>
          <w:tcPr>
            <w:tcW w:w="916" w:type="dxa"/>
            <w:shd w:val="clear" w:color="auto" w:fill="auto"/>
            <w:noWrap/>
            <w:vAlign w:val="bottom"/>
            <w:hideMark/>
          </w:tcPr>
          <w:p w14:paraId="435CFF9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61C662C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8.26</w:t>
            </w:r>
          </w:p>
        </w:tc>
        <w:tc>
          <w:tcPr>
            <w:tcW w:w="1170" w:type="dxa"/>
            <w:shd w:val="clear" w:color="auto" w:fill="auto"/>
            <w:noWrap/>
            <w:vAlign w:val="bottom"/>
            <w:hideMark/>
          </w:tcPr>
          <w:p w14:paraId="12C8501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60.55</w:t>
            </w:r>
          </w:p>
        </w:tc>
        <w:tc>
          <w:tcPr>
            <w:tcW w:w="990" w:type="dxa"/>
            <w:shd w:val="clear" w:color="auto" w:fill="auto"/>
            <w:noWrap/>
            <w:vAlign w:val="bottom"/>
            <w:hideMark/>
          </w:tcPr>
          <w:p w14:paraId="29B5A6D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72.36</w:t>
            </w:r>
          </w:p>
        </w:tc>
      </w:tr>
      <w:tr w:rsidR="002C45AF" w:rsidRPr="002C45AF" w14:paraId="1B95790F" w14:textId="77777777" w:rsidTr="002C45AF">
        <w:trPr>
          <w:trHeight w:val="300"/>
        </w:trPr>
        <w:tc>
          <w:tcPr>
            <w:tcW w:w="1080" w:type="dxa"/>
            <w:shd w:val="clear" w:color="auto" w:fill="auto"/>
            <w:noWrap/>
            <w:vAlign w:val="bottom"/>
            <w:hideMark/>
          </w:tcPr>
          <w:p w14:paraId="00DD2289"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33CF561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62F8BF2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10</w:t>
            </w:r>
          </w:p>
        </w:tc>
        <w:tc>
          <w:tcPr>
            <w:tcW w:w="4284" w:type="dxa"/>
            <w:shd w:val="clear" w:color="auto" w:fill="auto"/>
            <w:noWrap/>
            <w:vAlign w:val="bottom"/>
            <w:hideMark/>
          </w:tcPr>
          <w:p w14:paraId="7BC947C6"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7BAFC13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0.9767</w:t>
            </w:r>
          </w:p>
        </w:tc>
        <w:tc>
          <w:tcPr>
            <w:tcW w:w="916" w:type="dxa"/>
            <w:shd w:val="clear" w:color="auto" w:fill="auto"/>
            <w:noWrap/>
            <w:vAlign w:val="bottom"/>
            <w:hideMark/>
          </w:tcPr>
          <w:p w14:paraId="6F1A057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5451799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2.73</w:t>
            </w:r>
          </w:p>
        </w:tc>
        <w:tc>
          <w:tcPr>
            <w:tcW w:w="1170" w:type="dxa"/>
            <w:shd w:val="clear" w:color="auto" w:fill="auto"/>
            <w:noWrap/>
            <w:vAlign w:val="bottom"/>
            <w:hideMark/>
          </w:tcPr>
          <w:p w14:paraId="54B215A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21.15</w:t>
            </w:r>
          </w:p>
        </w:tc>
        <w:tc>
          <w:tcPr>
            <w:tcW w:w="990" w:type="dxa"/>
            <w:shd w:val="clear" w:color="auto" w:fill="auto"/>
            <w:noWrap/>
            <w:vAlign w:val="bottom"/>
            <w:hideMark/>
          </w:tcPr>
          <w:p w14:paraId="4EF4ACC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31.49</w:t>
            </w:r>
          </w:p>
        </w:tc>
      </w:tr>
      <w:tr w:rsidR="002C45AF" w:rsidRPr="002C45AF" w14:paraId="745453D5" w14:textId="77777777" w:rsidTr="002C45AF">
        <w:trPr>
          <w:trHeight w:val="300"/>
        </w:trPr>
        <w:tc>
          <w:tcPr>
            <w:tcW w:w="1080" w:type="dxa"/>
            <w:shd w:val="clear" w:color="auto" w:fill="auto"/>
            <w:noWrap/>
            <w:vAlign w:val="bottom"/>
            <w:hideMark/>
          </w:tcPr>
          <w:p w14:paraId="70FEE37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640C56F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3F371A4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w:t>
            </w:r>
          </w:p>
        </w:tc>
        <w:tc>
          <w:tcPr>
            <w:tcW w:w="4284" w:type="dxa"/>
            <w:shd w:val="clear" w:color="auto" w:fill="auto"/>
            <w:noWrap/>
            <w:vAlign w:val="bottom"/>
            <w:hideMark/>
          </w:tcPr>
          <w:p w14:paraId="3FF6E50A"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5CFC4AC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0.9766</w:t>
            </w:r>
          </w:p>
        </w:tc>
        <w:tc>
          <w:tcPr>
            <w:tcW w:w="916" w:type="dxa"/>
            <w:shd w:val="clear" w:color="auto" w:fill="auto"/>
            <w:noWrap/>
            <w:vAlign w:val="bottom"/>
            <w:hideMark/>
          </w:tcPr>
          <w:p w14:paraId="6406016E"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5571B3A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8.11</w:t>
            </w:r>
          </w:p>
        </w:tc>
        <w:tc>
          <w:tcPr>
            <w:tcW w:w="1170" w:type="dxa"/>
            <w:shd w:val="clear" w:color="auto" w:fill="auto"/>
            <w:noWrap/>
            <w:vAlign w:val="bottom"/>
            <w:hideMark/>
          </w:tcPr>
          <w:p w14:paraId="0604D2B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72.10</w:t>
            </w:r>
          </w:p>
        </w:tc>
        <w:tc>
          <w:tcPr>
            <w:tcW w:w="990" w:type="dxa"/>
            <w:shd w:val="clear" w:color="auto" w:fill="auto"/>
            <w:noWrap/>
            <w:vAlign w:val="bottom"/>
            <w:hideMark/>
          </w:tcPr>
          <w:p w14:paraId="0214D5A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87.83</w:t>
            </w:r>
          </w:p>
        </w:tc>
      </w:tr>
      <w:tr w:rsidR="002C45AF" w:rsidRPr="002C45AF" w14:paraId="3E5EAA51" w14:textId="77777777" w:rsidTr="002C45AF">
        <w:trPr>
          <w:trHeight w:val="300"/>
        </w:trPr>
        <w:tc>
          <w:tcPr>
            <w:tcW w:w="1080" w:type="dxa"/>
            <w:shd w:val="clear" w:color="auto" w:fill="auto"/>
            <w:noWrap/>
            <w:vAlign w:val="bottom"/>
            <w:hideMark/>
          </w:tcPr>
          <w:p w14:paraId="27A7FFD7"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1454EFB4"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5A53218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w:t>
            </w:r>
          </w:p>
        </w:tc>
        <w:tc>
          <w:tcPr>
            <w:tcW w:w="4284" w:type="dxa"/>
            <w:shd w:val="clear" w:color="auto" w:fill="auto"/>
            <w:noWrap/>
            <w:vAlign w:val="bottom"/>
            <w:hideMark/>
          </w:tcPr>
          <w:p w14:paraId="4239F410"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control_scheme, solenoid, </w:t>
            </w:r>
            <w:proofErr w:type="spellStart"/>
            <w:r w:rsidRPr="002C45AF">
              <w:rPr>
                <w:rFonts w:ascii="Aptos Narrow" w:hAnsi="Aptos Narrow" w:cs="Times New Roman"/>
                <w:color w:val="000000"/>
                <w:sz w:val="22"/>
                <w:szCs w:val="22"/>
                <w:lang w:val="en-US" w:eastAsia="en-US"/>
              </w:rPr>
              <w:t>crc_rate</w:t>
            </w:r>
            <w:proofErr w:type="spellEnd"/>
            <w:r w:rsidRPr="002C45AF">
              <w:rPr>
                <w:rFonts w:ascii="Aptos Narrow" w:hAnsi="Aptos Narrow" w:cs="Times New Roman"/>
                <w:color w:val="000000"/>
                <w:sz w:val="22"/>
                <w:szCs w:val="22"/>
                <w:lang w:val="en-US" w:eastAsia="en-US"/>
              </w:rPr>
              <w:t>, length</w:t>
            </w:r>
          </w:p>
        </w:tc>
        <w:tc>
          <w:tcPr>
            <w:tcW w:w="381" w:type="dxa"/>
            <w:shd w:val="clear" w:color="auto" w:fill="auto"/>
            <w:noWrap/>
            <w:vAlign w:val="bottom"/>
            <w:hideMark/>
          </w:tcPr>
          <w:p w14:paraId="4CE07678"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0.9764</w:t>
            </w:r>
          </w:p>
        </w:tc>
        <w:tc>
          <w:tcPr>
            <w:tcW w:w="916" w:type="dxa"/>
            <w:shd w:val="clear" w:color="auto" w:fill="auto"/>
            <w:noWrap/>
            <w:vAlign w:val="bottom"/>
            <w:hideMark/>
          </w:tcPr>
          <w:p w14:paraId="48CB700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3F955AD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8.35</w:t>
            </w:r>
          </w:p>
        </w:tc>
        <w:tc>
          <w:tcPr>
            <w:tcW w:w="1170" w:type="dxa"/>
            <w:shd w:val="clear" w:color="auto" w:fill="auto"/>
            <w:noWrap/>
            <w:vAlign w:val="bottom"/>
            <w:hideMark/>
          </w:tcPr>
          <w:p w14:paraId="5FC9C61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102.21</w:t>
            </w:r>
          </w:p>
        </w:tc>
        <w:tc>
          <w:tcPr>
            <w:tcW w:w="990" w:type="dxa"/>
            <w:shd w:val="clear" w:color="auto" w:fill="auto"/>
            <w:noWrap/>
            <w:vAlign w:val="bottom"/>
            <w:hideMark/>
          </w:tcPr>
          <w:p w14:paraId="5AC122BE"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110.83</w:t>
            </w:r>
          </w:p>
        </w:tc>
      </w:tr>
      <w:tr w:rsidR="002C45AF" w:rsidRPr="002C45AF" w14:paraId="50D975E5" w14:textId="77777777" w:rsidTr="002C45AF">
        <w:trPr>
          <w:trHeight w:val="300"/>
        </w:trPr>
        <w:tc>
          <w:tcPr>
            <w:tcW w:w="1080" w:type="dxa"/>
            <w:shd w:val="clear" w:color="auto" w:fill="auto"/>
            <w:noWrap/>
            <w:vAlign w:val="bottom"/>
            <w:hideMark/>
          </w:tcPr>
          <w:p w14:paraId="58525F1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03EFBF95"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4197D47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w:t>
            </w:r>
          </w:p>
        </w:tc>
        <w:tc>
          <w:tcPr>
            <w:tcW w:w="4284" w:type="dxa"/>
            <w:shd w:val="clear" w:color="auto" w:fill="auto"/>
            <w:noWrap/>
            <w:vAlign w:val="bottom"/>
            <w:hideMark/>
          </w:tcPr>
          <w:p w14:paraId="78BE0109"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control_scheme, solenoid, </w:t>
            </w:r>
            <w:proofErr w:type="spellStart"/>
            <w:r w:rsidRPr="002C45AF">
              <w:rPr>
                <w:rFonts w:ascii="Aptos Narrow" w:hAnsi="Aptos Narrow" w:cs="Times New Roman"/>
                <w:color w:val="000000"/>
                <w:sz w:val="22"/>
                <w:szCs w:val="22"/>
                <w:lang w:val="en-US" w:eastAsia="en-US"/>
              </w:rPr>
              <w:t>crc_rate</w:t>
            </w:r>
            <w:proofErr w:type="spellEnd"/>
            <w:r w:rsidRPr="002C45AF">
              <w:rPr>
                <w:rFonts w:ascii="Aptos Narrow" w:hAnsi="Aptos Narrow" w:cs="Times New Roman"/>
                <w:color w:val="000000"/>
                <w:sz w:val="22"/>
                <w:szCs w:val="22"/>
                <w:lang w:val="en-US" w:eastAsia="en-US"/>
              </w:rPr>
              <w:t>, length</w:t>
            </w:r>
          </w:p>
        </w:tc>
        <w:tc>
          <w:tcPr>
            <w:tcW w:w="381" w:type="dxa"/>
            <w:shd w:val="clear" w:color="auto" w:fill="auto"/>
            <w:noWrap/>
            <w:vAlign w:val="bottom"/>
            <w:hideMark/>
          </w:tcPr>
          <w:p w14:paraId="0B209B6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0.9751</w:t>
            </w:r>
          </w:p>
        </w:tc>
        <w:tc>
          <w:tcPr>
            <w:tcW w:w="916" w:type="dxa"/>
            <w:shd w:val="clear" w:color="auto" w:fill="auto"/>
            <w:noWrap/>
            <w:vAlign w:val="bottom"/>
            <w:hideMark/>
          </w:tcPr>
          <w:p w14:paraId="745C8CC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1D90D3B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2.65</w:t>
            </w:r>
          </w:p>
        </w:tc>
        <w:tc>
          <w:tcPr>
            <w:tcW w:w="1170" w:type="dxa"/>
            <w:shd w:val="clear" w:color="auto" w:fill="auto"/>
            <w:noWrap/>
            <w:vAlign w:val="bottom"/>
            <w:hideMark/>
          </w:tcPr>
          <w:p w14:paraId="5816898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19.24</w:t>
            </w:r>
          </w:p>
        </w:tc>
        <w:tc>
          <w:tcPr>
            <w:tcW w:w="990" w:type="dxa"/>
            <w:shd w:val="clear" w:color="auto" w:fill="auto"/>
            <w:noWrap/>
            <w:vAlign w:val="bottom"/>
            <w:hideMark/>
          </w:tcPr>
          <w:p w14:paraId="73A660B8"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22.16</w:t>
            </w:r>
          </w:p>
        </w:tc>
      </w:tr>
      <w:tr w:rsidR="002C45AF" w:rsidRPr="002C45AF" w14:paraId="36403EB3" w14:textId="77777777" w:rsidTr="002C45AF">
        <w:trPr>
          <w:trHeight w:val="300"/>
        </w:trPr>
        <w:tc>
          <w:tcPr>
            <w:tcW w:w="1080" w:type="dxa"/>
            <w:shd w:val="clear" w:color="auto" w:fill="auto"/>
            <w:noWrap/>
            <w:vAlign w:val="bottom"/>
            <w:hideMark/>
          </w:tcPr>
          <w:p w14:paraId="4AEA5503"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25D157B9"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213FCD3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10</w:t>
            </w:r>
          </w:p>
        </w:tc>
        <w:tc>
          <w:tcPr>
            <w:tcW w:w="4284" w:type="dxa"/>
            <w:shd w:val="clear" w:color="auto" w:fill="auto"/>
            <w:noWrap/>
            <w:vAlign w:val="bottom"/>
            <w:hideMark/>
          </w:tcPr>
          <w:p w14:paraId="27AFBCA0"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deadband,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1BA4186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0.974</w:t>
            </w:r>
          </w:p>
        </w:tc>
        <w:tc>
          <w:tcPr>
            <w:tcW w:w="916" w:type="dxa"/>
            <w:shd w:val="clear" w:color="auto" w:fill="auto"/>
            <w:noWrap/>
            <w:vAlign w:val="bottom"/>
            <w:hideMark/>
          </w:tcPr>
          <w:p w14:paraId="7E27B8D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54EA64B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2.86</w:t>
            </w:r>
          </w:p>
        </w:tc>
        <w:tc>
          <w:tcPr>
            <w:tcW w:w="1170" w:type="dxa"/>
            <w:shd w:val="clear" w:color="auto" w:fill="auto"/>
            <w:noWrap/>
            <w:vAlign w:val="bottom"/>
            <w:hideMark/>
          </w:tcPr>
          <w:p w14:paraId="3F26E09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20.26</w:t>
            </w:r>
          </w:p>
        </w:tc>
        <w:tc>
          <w:tcPr>
            <w:tcW w:w="990" w:type="dxa"/>
            <w:shd w:val="clear" w:color="auto" w:fill="auto"/>
            <w:noWrap/>
            <w:vAlign w:val="bottom"/>
            <w:hideMark/>
          </w:tcPr>
          <w:p w14:paraId="5183542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26.66</w:t>
            </w:r>
          </w:p>
        </w:tc>
      </w:tr>
      <w:tr w:rsidR="002C45AF" w:rsidRPr="002C45AF" w14:paraId="2B938E81" w14:textId="77777777" w:rsidTr="002C45AF">
        <w:trPr>
          <w:trHeight w:val="300"/>
        </w:trPr>
        <w:tc>
          <w:tcPr>
            <w:tcW w:w="1080" w:type="dxa"/>
            <w:shd w:val="clear" w:color="auto" w:fill="auto"/>
            <w:noWrap/>
            <w:vAlign w:val="bottom"/>
            <w:hideMark/>
          </w:tcPr>
          <w:p w14:paraId="238469C3"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329CCB23"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106B005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w:t>
            </w:r>
          </w:p>
        </w:tc>
        <w:tc>
          <w:tcPr>
            <w:tcW w:w="4284" w:type="dxa"/>
            <w:shd w:val="clear" w:color="auto" w:fill="auto"/>
            <w:noWrap/>
            <w:vAlign w:val="bottom"/>
            <w:hideMark/>
          </w:tcPr>
          <w:p w14:paraId="73F994A6"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rate, address</w:t>
            </w:r>
          </w:p>
        </w:tc>
        <w:tc>
          <w:tcPr>
            <w:tcW w:w="381" w:type="dxa"/>
            <w:shd w:val="clear" w:color="auto" w:fill="auto"/>
            <w:noWrap/>
            <w:vAlign w:val="bottom"/>
            <w:hideMark/>
          </w:tcPr>
          <w:p w14:paraId="674EA77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0.9705</w:t>
            </w:r>
          </w:p>
        </w:tc>
        <w:tc>
          <w:tcPr>
            <w:tcW w:w="916" w:type="dxa"/>
            <w:shd w:val="clear" w:color="auto" w:fill="auto"/>
            <w:noWrap/>
            <w:vAlign w:val="bottom"/>
            <w:hideMark/>
          </w:tcPr>
          <w:p w14:paraId="4B67AF2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63B6C09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8.11</w:t>
            </w:r>
          </w:p>
        </w:tc>
        <w:tc>
          <w:tcPr>
            <w:tcW w:w="1170" w:type="dxa"/>
            <w:shd w:val="clear" w:color="auto" w:fill="auto"/>
            <w:noWrap/>
            <w:vAlign w:val="bottom"/>
            <w:hideMark/>
          </w:tcPr>
          <w:p w14:paraId="7507F3E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59.29</w:t>
            </w:r>
          </w:p>
        </w:tc>
        <w:tc>
          <w:tcPr>
            <w:tcW w:w="990" w:type="dxa"/>
            <w:shd w:val="clear" w:color="auto" w:fill="auto"/>
            <w:noWrap/>
            <w:vAlign w:val="bottom"/>
            <w:hideMark/>
          </w:tcPr>
          <w:p w14:paraId="4D2550A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75.02</w:t>
            </w:r>
          </w:p>
        </w:tc>
      </w:tr>
      <w:tr w:rsidR="002C45AF" w:rsidRPr="002C45AF" w14:paraId="37F412E1" w14:textId="77777777" w:rsidTr="002C45AF">
        <w:trPr>
          <w:trHeight w:val="300"/>
        </w:trPr>
        <w:tc>
          <w:tcPr>
            <w:tcW w:w="1080" w:type="dxa"/>
            <w:shd w:val="clear" w:color="auto" w:fill="auto"/>
            <w:noWrap/>
            <w:vAlign w:val="bottom"/>
            <w:hideMark/>
          </w:tcPr>
          <w:p w14:paraId="50C553F5"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5D53902F"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4E335AE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w:t>
            </w:r>
          </w:p>
        </w:tc>
        <w:tc>
          <w:tcPr>
            <w:tcW w:w="4284" w:type="dxa"/>
            <w:shd w:val="clear" w:color="auto" w:fill="auto"/>
            <w:noWrap/>
            <w:vAlign w:val="bottom"/>
            <w:hideMark/>
          </w:tcPr>
          <w:p w14:paraId="23337EA7"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16D6329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0.9703</w:t>
            </w:r>
          </w:p>
        </w:tc>
        <w:tc>
          <w:tcPr>
            <w:tcW w:w="916" w:type="dxa"/>
            <w:shd w:val="clear" w:color="auto" w:fill="auto"/>
            <w:noWrap/>
            <w:vAlign w:val="bottom"/>
            <w:hideMark/>
          </w:tcPr>
          <w:p w14:paraId="120AC06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4182DF0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2.73</w:t>
            </w:r>
          </w:p>
        </w:tc>
        <w:tc>
          <w:tcPr>
            <w:tcW w:w="1170" w:type="dxa"/>
            <w:shd w:val="clear" w:color="auto" w:fill="auto"/>
            <w:noWrap/>
            <w:vAlign w:val="bottom"/>
            <w:hideMark/>
          </w:tcPr>
          <w:p w14:paraId="54B37D5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21.22</w:t>
            </w:r>
          </w:p>
        </w:tc>
        <w:tc>
          <w:tcPr>
            <w:tcW w:w="990" w:type="dxa"/>
            <w:shd w:val="clear" w:color="auto" w:fill="auto"/>
            <w:noWrap/>
            <w:vAlign w:val="bottom"/>
            <w:hideMark/>
          </w:tcPr>
          <w:p w14:paraId="04DD46D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31.55</w:t>
            </w:r>
          </w:p>
        </w:tc>
      </w:tr>
      <w:tr w:rsidR="002C45AF" w:rsidRPr="002C45AF" w14:paraId="70C92A63" w14:textId="77777777" w:rsidTr="002C45AF">
        <w:trPr>
          <w:trHeight w:val="300"/>
        </w:trPr>
        <w:tc>
          <w:tcPr>
            <w:tcW w:w="1080" w:type="dxa"/>
            <w:shd w:val="clear" w:color="auto" w:fill="auto"/>
            <w:noWrap/>
            <w:vAlign w:val="bottom"/>
            <w:hideMark/>
          </w:tcPr>
          <w:p w14:paraId="7268CF7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33EBE3F2"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0B837FA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w:t>
            </w:r>
          </w:p>
        </w:tc>
        <w:tc>
          <w:tcPr>
            <w:tcW w:w="4284" w:type="dxa"/>
            <w:shd w:val="clear" w:color="auto" w:fill="auto"/>
            <w:noWrap/>
            <w:vAlign w:val="bottom"/>
            <w:hideMark/>
          </w:tcPr>
          <w:p w14:paraId="4EC548BD"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deadband, setpoint,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2F80F61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0.9696</w:t>
            </w:r>
          </w:p>
        </w:tc>
        <w:tc>
          <w:tcPr>
            <w:tcW w:w="916" w:type="dxa"/>
            <w:shd w:val="clear" w:color="auto" w:fill="auto"/>
            <w:noWrap/>
            <w:vAlign w:val="bottom"/>
            <w:hideMark/>
          </w:tcPr>
          <w:p w14:paraId="104109F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2A28C8D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8.26</w:t>
            </w:r>
          </w:p>
        </w:tc>
        <w:tc>
          <w:tcPr>
            <w:tcW w:w="1170" w:type="dxa"/>
            <w:shd w:val="clear" w:color="auto" w:fill="auto"/>
            <w:noWrap/>
            <w:vAlign w:val="bottom"/>
            <w:hideMark/>
          </w:tcPr>
          <w:p w14:paraId="79AD8DB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50.15</w:t>
            </w:r>
          </w:p>
        </w:tc>
        <w:tc>
          <w:tcPr>
            <w:tcW w:w="990" w:type="dxa"/>
            <w:shd w:val="clear" w:color="auto" w:fill="auto"/>
            <w:noWrap/>
            <w:vAlign w:val="bottom"/>
            <w:hideMark/>
          </w:tcPr>
          <w:p w14:paraId="122356E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61.95</w:t>
            </w:r>
          </w:p>
        </w:tc>
      </w:tr>
      <w:tr w:rsidR="002C45AF" w:rsidRPr="002C45AF" w14:paraId="428F1368" w14:textId="77777777" w:rsidTr="002C45AF">
        <w:trPr>
          <w:trHeight w:val="300"/>
        </w:trPr>
        <w:tc>
          <w:tcPr>
            <w:tcW w:w="1080" w:type="dxa"/>
            <w:shd w:val="clear" w:color="auto" w:fill="auto"/>
            <w:noWrap/>
            <w:vAlign w:val="bottom"/>
            <w:hideMark/>
          </w:tcPr>
          <w:p w14:paraId="7D891FB5"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5A55A979"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550DB1B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w:t>
            </w:r>
          </w:p>
        </w:tc>
        <w:tc>
          <w:tcPr>
            <w:tcW w:w="4284" w:type="dxa"/>
            <w:shd w:val="clear" w:color="auto" w:fill="auto"/>
            <w:noWrap/>
            <w:vAlign w:val="bottom"/>
            <w:hideMark/>
          </w:tcPr>
          <w:p w14:paraId="09683CB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deadband, setpoint,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61E54F2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0.9651</w:t>
            </w:r>
          </w:p>
        </w:tc>
        <w:tc>
          <w:tcPr>
            <w:tcW w:w="916" w:type="dxa"/>
            <w:shd w:val="clear" w:color="auto" w:fill="auto"/>
            <w:noWrap/>
            <w:vAlign w:val="bottom"/>
            <w:hideMark/>
          </w:tcPr>
          <w:p w14:paraId="1F43B5B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039E62EE"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2.86</w:t>
            </w:r>
          </w:p>
        </w:tc>
        <w:tc>
          <w:tcPr>
            <w:tcW w:w="1170" w:type="dxa"/>
            <w:shd w:val="clear" w:color="auto" w:fill="auto"/>
            <w:noWrap/>
            <w:vAlign w:val="bottom"/>
            <w:hideMark/>
          </w:tcPr>
          <w:p w14:paraId="6E46023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19.48</w:t>
            </w:r>
          </w:p>
        </w:tc>
        <w:tc>
          <w:tcPr>
            <w:tcW w:w="990" w:type="dxa"/>
            <w:shd w:val="clear" w:color="auto" w:fill="auto"/>
            <w:noWrap/>
            <w:vAlign w:val="bottom"/>
            <w:hideMark/>
          </w:tcPr>
          <w:p w14:paraId="0ECF522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25.88</w:t>
            </w:r>
          </w:p>
        </w:tc>
      </w:tr>
      <w:tr w:rsidR="002C45AF" w:rsidRPr="002C45AF" w14:paraId="7CAE9C14" w14:textId="77777777" w:rsidTr="002C45AF">
        <w:trPr>
          <w:trHeight w:val="300"/>
        </w:trPr>
        <w:tc>
          <w:tcPr>
            <w:tcW w:w="1080" w:type="dxa"/>
            <w:shd w:val="clear" w:color="auto" w:fill="auto"/>
            <w:noWrap/>
            <w:vAlign w:val="bottom"/>
            <w:hideMark/>
          </w:tcPr>
          <w:p w14:paraId="3E8EF514"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3E86EB37"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1879ECD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w:t>
            </w:r>
          </w:p>
        </w:tc>
        <w:tc>
          <w:tcPr>
            <w:tcW w:w="4284" w:type="dxa"/>
            <w:shd w:val="clear" w:color="auto" w:fill="auto"/>
            <w:noWrap/>
            <w:vAlign w:val="bottom"/>
            <w:hideMark/>
          </w:tcPr>
          <w:p w14:paraId="187EFEE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control_scheme, solenoid, </w:t>
            </w:r>
            <w:proofErr w:type="spellStart"/>
            <w:r w:rsidRPr="002C45AF">
              <w:rPr>
                <w:rFonts w:ascii="Aptos Narrow" w:hAnsi="Aptos Narrow" w:cs="Times New Roman"/>
                <w:color w:val="000000"/>
                <w:sz w:val="22"/>
                <w:szCs w:val="22"/>
                <w:lang w:val="en-US" w:eastAsia="en-US"/>
              </w:rPr>
              <w:t>crc_rate</w:t>
            </w:r>
            <w:proofErr w:type="spellEnd"/>
            <w:r w:rsidRPr="002C45AF">
              <w:rPr>
                <w:rFonts w:ascii="Aptos Narrow" w:hAnsi="Aptos Narrow" w:cs="Times New Roman"/>
                <w:color w:val="000000"/>
                <w:sz w:val="22"/>
                <w:szCs w:val="22"/>
                <w:lang w:val="en-US" w:eastAsia="en-US"/>
              </w:rPr>
              <w:t>, gain, length</w:t>
            </w:r>
          </w:p>
        </w:tc>
        <w:tc>
          <w:tcPr>
            <w:tcW w:w="381" w:type="dxa"/>
            <w:shd w:val="clear" w:color="auto" w:fill="auto"/>
            <w:noWrap/>
            <w:vAlign w:val="bottom"/>
            <w:hideMark/>
          </w:tcPr>
          <w:p w14:paraId="6BB3378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0.965</w:t>
            </w:r>
          </w:p>
        </w:tc>
        <w:tc>
          <w:tcPr>
            <w:tcW w:w="916" w:type="dxa"/>
            <w:shd w:val="clear" w:color="auto" w:fill="auto"/>
            <w:noWrap/>
            <w:vAlign w:val="bottom"/>
            <w:hideMark/>
          </w:tcPr>
          <w:p w14:paraId="20B305F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0EF8821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8.35</w:t>
            </w:r>
          </w:p>
        </w:tc>
        <w:tc>
          <w:tcPr>
            <w:tcW w:w="1170" w:type="dxa"/>
            <w:shd w:val="clear" w:color="auto" w:fill="auto"/>
            <w:noWrap/>
            <w:vAlign w:val="bottom"/>
            <w:hideMark/>
          </w:tcPr>
          <w:p w14:paraId="6EA2758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84.30</w:t>
            </w:r>
          </w:p>
        </w:tc>
        <w:tc>
          <w:tcPr>
            <w:tcW w:w="990" w:type="dxa"/>
            <w:shd w:val="clear" w:color="auto" w:fill="auto"/>
            <w:noWrap/>
            <w:vAlign w:val="bottom"/>
            <w:hideMark/>
          </w:tcPr>
          <w:p w14:paraId="6983B47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92.92</w:t>
            </w:r>
          </w:p>
        </w:tc>
      </w:tr>
      <w:tr w:rsidR="002C45AF" w:rsidRPr="002C45AF" w14:paraId="11A928CB" w14:textId="77777777" w:rsidTr="002C45AF">
        <w:trPr>
          <w:trHeight w:val="300"/>
        </w:trPr>
        <w:tc>
          <w:tcPr>
            <w:tcW w:w="1080" w:type="dxa"/>
            <w:shd w:val="clear" w:color="auto" w:fill="auto"/>
            <w:noWrap/>
            <w:vAlign w:val="bottom"/>
            <w:hideMark/>
          </w:tcPr>
          <w:p w14:paraId="0403F5CA"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3603FC36"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694E3E7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w:t>
            </w:r>
          </w:p>
        </w:tc>
        <w:tc>
          <w:tcPr>
            <w:tcW w:w="4284" w:type="dxa"/>
            <w:shd w:val="clear" w:color="auto" w:fill="auto"/>
            <w:noWrap/>
            <w:vAlign w:val="bottom"/>
            <w:hideMark/>
          </w:tcPr>
          <w:p w14:paraId="79BF27CE"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control_scheme, solenoid, </w:t>
            </w:r>
            <w:proofErr w:type="spellStart"/>
            <w:r w:rsidRPr="002C45AF">
              <w:rPr>
                <w:rFonts w:ascii="Aptos Narrow" w:hAnsi="Aptos Narrow" w:cs="Times New Roman"/>
                <w:color w:val="000000"/>
                <w:sz w:val="22"/>
                <w:szCs w:val="22"/>
                <w:lang w:val="en-US" w:eastAsia="en-US"/>
              </w:rPr>
              <w:t>crc_rate</w:t>
            </w:r>
            <w:proofErr w:type="spellEnd"/>
            <w:r w:rsidRPr="002C45AF">
              <w:rPr>
                <w:rFonts w:ascii="Aptos Narrow" w:hAnsi="Aptos Narrow" w:cs="Times New Roman"/>
                <w:color w:val="000000"/>
                <w:sz w:val="22"/>
                <w:szCs w:val="22"/>
                <w:lang w:val="en-US" w:eastAsia="en-US"/>
              </w:rPr>
              <w:t>, gain, length</w:t>
            </w:r>
          </w:p>
        </w:tc>
        <w:tc>
          <w:tcPr>
            <w:tcW w:w="381" w:type="dxa"/>
            <w:shd w:val="clear" w:color="auto" w:fill="auto"/>
            <w:noWrap/>
            <w:vAlign w:val="bottom"/>
            <w:hideMark/>
          </w:tcPr>
          <w:p w14:paraId="172D5C6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0.9639</w:t>
            </w:r>
          </w:p>
        </w:tc>
        <w:tc>
          <w:tcPr>
            <w:tcW w:w="916" w:type="dxa"/>
            <w:shd w:val="clear" w:color="auto" w:fill="auto"/>
            <w:noWrap/>
            <w:vAlign w:val="bottom"/>
            <w:hideMark/>
          </w:tcPr>
          <w:p w14:paraId="182E32B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3F5B3B3E"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2.65</w:t>
            </w:r>
          </w:p>
        </w:tc>
        <w:tc>
          <w:tcPr>
            <w:tcW w:w="1170" w:type="dxa"/>
            <w:shd w:val="clear" w:color="auto" w:fill="auto"/>
            <w:noWrap/>
            <w:vAlign w:val="bottom"/>
            <w:hideMark/>
          </w:tcPr>
          <w:p w14:paraId="29FC80E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19.31</w:t>
            </w:r>
          </w:p>
        </w:tc>
        <w:tc>
          <w:tcPr>
            <w:tcW w:w="990" w:type="dxa"/>
            <w:shd w:val="clear" w:color="auto" w:fill="auto"/>
            <w:noWrap/>
            <w:vAlign w:val="bottom"/>
            <w:hideMark/>
          </w:tcPr>
          <w:p w14:paraId="56EB084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22.23</w:t>
            </w:r>
          </w:p>
        </w:tc>
      </w:tr>
      <w:tr w:rsidR="002C45AF" w:rsidRPr="002C45AF" w14:paraId="38EEEAB0" w14:textId="77777777" w:rsidTr="002C45AF">
        <w:trPr>
          <w:trHeight w:val="300"/>
        </w:trPr>
        <w:tc>
          <w:tcPr>
            <w:tcW w:w="1080" w:type="dxa"/>
            <w:shd w:val="clear" w:color="auto" w:fill="auto"/>
            <w:noWrap/>
            <w:vAlign w:val="bottom"/>
            <w:hideMark/>
          </w:tcPr>
          <w:p w14:paraId="7A6413D9"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62995654"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074CF78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w:t>
            </w:r>
          </w:p>
        </w:tc>
        <w:tc>
          <w:tcPr>
            <w:tcW w:w="4284" w:type="dxa"/>
            <w:shd w:val="clear" w:color="auto" w:fill="auto"/>
            <w:noWrap/>
            <w:vAlign w:val="bottom"/>
            <w:hideMark/>
          </w:tcPr>
          <w:p w14:paraId="2EC06E07"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rate, address</w:t>
            </w:r>
          </w:p>
        </w:tc>
        <w:tc>
          <w:tcPr>
            <w:tcW w:w="381" w:type="dxa"/>
            <w:shd w:val="clear" w:color="auto" w:fill="auto"/>
            <w:noWrap/>
            <w:vAlign w:val="bottom"/>
            <w:hideMark/>
          </w:tcPr>
          <w:p w14:paraId="12710D7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0.9628</w:t>
            </w:r>
          </w:p>
        </w:tc>
        <w:tc>
          <w:tcPr>
            <w:tcW w:w="916" w:type="dxa"/>
            <w:shd w:val="clear" w:color="auto" w:fill="auto"/>
            <w:noWrap/>
            <w:vAlign w:val="bottom"/>
            <w:hideMark/>
          </w:tcPr>
          <w:p w14:paraId="61A62DC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3F37B88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2.73</w:t>
            </w:r>
          </w:p>
        </w:tc>
        <w:tc>
          <w:tcPr>
            <w:tcW w:w="1170" w:type="dxa"/>
            <w:shd w:val="clear" w:color="auto" w:fill="auto"/>
            <w:noWrap/>
            <w:vAlign w:val="bottom"/>
            <w:hideMark/>
          </w:tcPr>
          <w:p w14:paraId="57AE456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21.55</w:t>
            </w:r>
          </w:p>
        </w:tc>
        <w:tc>
          <w:tcPr>
            <w:tcW w:w="990" w:type="dxa"/>
            <w:shd w:val="clear" w:color="auto" w:fill="auto"/>
            <w:noWrap/>
            <w:vAlign w:val="bottom"/>
            <w:hideMark/>
          </w:tcPr>
          <w:p w14:paraId="53A9ECD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31.89</w:t>
            </w:r>
          </w:p>
        </w:tc>
      </w:tr>
      <w:tr w:rsidR="002C45AF" w:rsidRPr="002C45AF" w14:paraId="0F29873E" w14:textId="77777777" w:rsidTr="002C45AF">
        <w:trPr>
          <w:trHeight w:val="300"/>
        </w:trPr>
        <w:tc>
          <w:tcPr>
            <w:tcW w:w="1080" w:type="dxa"/>
            <w:shd w:val="clear" w:color="auto" w:fill="auto"/>
            <w:noWrap/>
            <w:vAlign w:val="bottom"/>
            <w:hideMark/>
          </w:tcPr>
          <w:p w14:paraId="767A5B7F"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77A0312D"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1EBA9A7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w:t>
            </w:r>
          </w:p>
        </w:tc>
        <w:tc>
          <w:tcPr>
            <w:tcW w:w="4284" w:type="dxa"/>
            <w:shd w:val="clear" w:color="auto" w:fill="auto"/>
            <w:noWrap/>
            <w:vAlign w:val="bottom"/>
            <w:hideMark/>
          </w:tcPr>
          <w:p w14:paraId="77C4146D"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deadband,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rate, address</w:t>
            </w:r>
          </w:p>
        </w:tc>
        <w:tc>
          <w:tcPr>
            <w:tcW w:w="381" w:type="dxa"/>
            <w:shd w:val="clear" w:color="auto" w:fill="auto"/>
            <w:noWrap/>
            <w:vAlign w:val="bottom"/>
            <w:hideMark/>
          </w:tcPr>
          <w:p w14:paraId="5E6E0B7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0.9603</w:t>
            </w:r>
          </w:p>
        </w:tc>
        <w:tc>
          <w:tcPr>
            <w:tcW w:w="916" w:type="dxa"/>
            <w:shd w:val="clear" w:color="auto" w:fill="auto"/>
            <w:noWrap/>
            <w:vAlign w:val="bottom"/>
            <w:hideMark/>
          </w:tcPr>
          <w:p w14:paraId="2FD11E6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04871F0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8.11</w:t>
            </w:r>
          </w:p>
        </w:tc>
        <w:tc>
          <w:tcPr>
            <w:tcW w:w="1170" w:type="dxa"/>
            <w:shd w:val="clear" w:color="auto" w:fill="auto"/>
            <w:noWrap/>
            <w:vAlign w:val="bottom"/>
            <w:hideMark/>
          </w:tcPr>
          <w:p w14:paraId="4EBEBE7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55.47</w:t>
            </w:r>
          </w:p>
        </w:tc>
        <w:tc>
          <w:tcPr>
            <w:tcW w:w="990" w:type="dxa"/>
            <w:shd w:val="clear" w:color="auto" w:fill="auto"/>
            <w:noWrap/>
            <w:vAlign w:val="bottom"/>
            <w:hideMark/>
          </w:tcPr>
          <w:p w14:paraId="069EA4E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71.19</w:t>
            </w:r>
          </w:p>
        </w:tc>
      </w:tr>
      <w:tr w:rsidR="002C45AF" w:rsidRPr="002C45AF" w14:paraId="2E9BC782" w14:textId="77777777" w:rsidTr="002C45AF">
        <w:trPr>
          <w:trHeight w:val="300"/>
        </w:trPr>
        <w:tc>
          <w:tcPr>
            <w:tcW w:w="1080" w:type="dxa"/>
            <w:shd w:val="clear" w:color="auto" w:fill="auto"/>
            <w:noWrap/>
            <w:vAlign w:val="bottom"/>
            <w:hideMark/>
          </w:tcPr>
          <w:p w14:paraId="7FC4AE01"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393C6630"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09C1CCB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w:t>
            </w:r>
          </w:p>
        </w:tc>
        <w:tc>
          <w:tcPr>
            <w:tcW w:w="4284" w:type="dxa"/>
            <w:shd w:val="clear" w:color="auto" w:fill="auto"/>
            <w:noWrap/>
            <w:vAlign w:val="bottom"/>
            <w:hideMark/>
          </w:tcPr>
          <w:p w14:paraId="6AD8339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deadband, control_scheme, solenoid, </w:t>
            </w:r>
            <w:proofErr w:type="spellStart"/>
            <w:r w:rsidRPr="002C45AF">
              <w:rPr>
                <w:rFonts w:ascii="Aptos Narrow" w:hAnsi="Aptos Narrow" w:cs="Times New Roman"/>
                <w:color w:val="000000"/>
                <w:sz w:val="22"/>
                <w:szCs w:val="22"/>
                <w:lang w:val="en-US" w:eastAsia="en-US"/>
              </w:rPr>
              <w:t>crc_rate</w:t>
            </w:r>
            <w:proofErr w:type="spellEnd"/>
            <w:r w:rsidRPr="002C45AF">
              <w:rPr>
                <w:rFonts w:ascii="Aptos Narrow" w:hAnsi="Aptos Narrow" w:cs="Times New Roman"/>
                <w:color w:val="000000"/>
                <w:sz w:val="22"/>
                <w:szCs w:val="22"/>
                <w:lang w:val="en-US" w:eastAsia="en-US"/>
              </w:rPr>
              <w:t>, gain, length</w:t>
            </w:r>
          </w:p>
        </w:tc>
        <w:tc>
          <w:tcPr>
            <w:tcW w:w="381" w:type="dxa"/>
            <w:shd w:val="clear" w:color="auto" w:fill="auto"/>
            <w:noWrap/>
            <w:vAlign w:val="bottom"/>
            <w:hideMark/>
          </w:tcPr>
          <w:p w14:paraId="0320F11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0.9561</w:t>
            </w:r>
          </w:p>
        </w:tc>
        <w:tc>
          <w:tcPr>
            <w:tcW w:w="916" w:type="dxa"/>
            <w:shd w:val="clear" w:color="auto" w:fill="auto"/>
            <w:noWrap/>
            <w:vAlign w:val="bottom"/>
            <w:hideMark/>
          </w:tcPr>
          <w:p w14:paraId="327508C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4EDE4408"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2.65</w:t>
            </w:r>
          </w:p>
        </w:tc>
        <w:tc>
          <w:tcPr>
            <w:tcW w:w="1170" w:type="dxa"/>
            <w:shd w:val="clear" w:color="auto" w:fill="auto"/>
            <w:noWrap/>
            <w:vAlign w:val="bottom"/>
            <w:hideMark/>
          </w:tcPr>
          <w:p w14:paraId="3FE4D84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18.89</w:t>
            </w:r>
          </w:p>
        </w:tc>
        <w:tc>
          <w:tcPr>
            <w:tcW w:w="990" w:type="dxa"/>
            <w:shd w:val="clear" w:color="auto" w:fill="auto"/>
            <w:noWrap/>
            <w:vAlign w:val="bottom"/>
            <w:hideMark/>
          </w:tcPr>
          <w:p w14:paraId="4949C87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21.81</w:t>
            </w:r>
          </w:p>
        </w:tc>
      </w:tr>
      <w:tr w:rsidR="002C45AF" w:rsidRPr="002C45AF" w14:paraId="76E2746C" w14:textId="77777777" w:rsidTr="002C45AF">
        <w:trPr>
          <w:trHeight w:val="300"/>
        </w:trPr>
        <w:tc>
          <w:tcPr>
            <w:tcW w:w="1080" w:type="dxa"/>
            <w:shd w:val="clear" w:color="auto" w:fill="auto"/>
            <w:noWrap/>
            <w:vAlign w:val="bottom"/>
            <w:hideMark/>
          </w:tcPr>
          <w:p w14:paraId="544AAD7F"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473BB67"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24E2011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w:t>
            </w:r>
          </w:p>
        </w:tc>
        <w:tc>
          <w:tcPr>
            <w:tcW w:w="4284" w:type="dxa"/>
            <w:shd w:val="clear" w:color="auto" w:fill="auto"/>
            <w:noWrap/>
            <w:vAlign w:val="bottom"/>
            <w:hideMark/>
          </w:tcPr>
          <w:p w14:paraId="0D4FA73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deadband,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rate, address</w:t>
            </w:r>
          </w:p>
        </w:tc>
        <w:tc>
          <w:tcPr>
            <w:tcW w:w="381" w:type="dxa"/>
            <w:shd w:val="clear" w:color="auto" w:fill="auto"/>
            <w:noWrap/>
            <w:vAlign w:val="bottom"/>
            <w:hideMark/>
          </w:tcPr>
          <w:p w14:paraId="67F2594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0.9534</w:t>
            </w:r>
          </w:p>
        </w:tc>
        <w:tc>
          <w:tcPr>
            <w:tcW w:w="916" w:type="dxa"/>
            <w:shd w:val="clear" w:color="auto" w:fill="auto"/>
            <w:noWrap/>
            <w:vAlign w:val="bottom"/>
            <w:hideMark/>
          </w:tcPr>
          <w:p w14:paraId="1A239A5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62E3DC3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2.73</w:t>
            </w:r>
          </w:p>
        </w:tc>
        <w:tc>
          <w:tcPr>
            <w:tcW w:w="1170" w:type="dxa"/>
            <w:shd w:val="clear" w:color="auto" w:fill="auto"/>
            <w:noWrap/>
            <w:vAlign w:val="bottom"/>
            <w:hideMark/>
          </w:tcPr>
          <w:p w14:paraId="5A84B63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20.80</w:t>
            </w:r>
          </w:p>
        </w:tc>
        <w:tc>
          <w:tcPr>
            <w:tcW w:w="990" w:type="dxa"/>
            <w:shd w:val="clear" w:color="auto" w:fill="auto"/>
            <w:noWrap/>
            <w:vAlign w:val="bottom"/>
            <w:hideMark/>
          </w:tcPr>
          <w:p w14:paraId="304F8D0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31.14</w:t>
            </w:r>
          </w:p>
        </w:tc>
      </w:tr>
      <w:tr w:rsidR="002C45AF" w:rsidRPr="002C45AF" w14:paraId="58F6FC3A" w14:textId="77777777" w:rsidTr="002C45AF">
        <w:trPr>
          <w:trHeight w:val="300"/>
        </w:trPr>
        <w:tc>
          <w:tcPr>
            <w:tcW w:w="1080" w:type="dxa"/>
            <w:shd w:val="clear" w:color="auto" w:fill="auto"/>
            <w:noWrap/>
            <w:vAlign w:val="bottom"/>
            <w:hideMark/>
          </w:tcPr>
          <w:p w14:paraId="5CD804C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4831A16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1EF27F7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w:t>
            </w:r>
          </w:p>
        </w:tc>
        <w:tc>
          <w:tcPr>
            <w:tcW w:w="4284" w:type="dxa"/>
            <w:shd w:val="clear" w:color="auto" w:fill="auto"/>
            <w:noWrap/>
            <w:vAlign w:val="bottom"/>
            <w:hideMark/>
          </w:tcPr>
          <w:p w14:paraId="5811ED13"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deadband, control_scheme, solenoid, </w:t>
            </w:r>
            <w:proofErr w:type="spellStart"/>
            <w:r w:rsidRPr="002C45AF">
              <w:rPr>
                <w:rFonts w:ascii="Aptos Narrow" w:hAnsi="Aptos Narrow" w:cs="Times New Roman"/>
                <w:color w:val="000000"/>
                <w:sz w:val="22"/>
                <w:szCs w:val="22"/>
                <w:lang w:val="en-US" w:eastAsia="en-US"/>
              </w:rPr>
              <w:t>crc_rate</w:t>
            </w:r>
            <w:proofErr w:type="spellEnd"/>
            <w:r w:rsidRPr="002C45AF">
              <w:rPr>
                <w:rFonts w:ascii="Aptos Narrow" w:hAnsi="Aptos Narrow" w:cs="Times New Roman"/>
                <w:color w:val="000000"/>
                <w:sz w:val="22"/>
                <w:szCs w:val="22"/>
                <w:lang w:val="en-US" w:eastAsia="en-US"/>
              </w:rPr>
              <w:t>, gain, length</w:t>
            </w:r>
          </w:p>
        </w:tc>
        <w:tc>
          <w:tcPr>
            <w:tcW w:w="381" w:type="dxa"/>
            <w:shd w:val="clear" w:color="auto" w:fill="auto"/>
            <w:noWrap/>
            <w:vAlign w:val="bottom"/>
            <w:hideMark/>
          </w:tcPr>
          <w:p w14:paraId="4633A92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0.952</w:t>
            </w:r>
          </w:p>
        </w:tc>
        <w:tc>
          <w:tcPr>
            <w:tcW w:w="916" w:type="dxa"/>
            <w:shd w:val="clear" w:color="auto" w:fill="auto"/>
            <w:noWrap/>
            <w:vAlign w:val="bottom"/>
            <w:hideMark/>
          </w:tcPr>
          <w:p w14:paraId="315B538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179FAA0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8.35</w:t>
            </w:r>
          </w:p>
        </w:tc>
        <w:tc>
          <w:tcPr>
            <w:tcW w:w="1170" w:type="dxa"/>
            <w:shd w:val="clear" w:color="auto" w:fill="auto"/>
            <w:noWrap/>
            <w:vAlign w:val="bottom"/>
            <w:hideMark/>
          </w:tcPr>
          <w:p w14:paraId="63497A9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76.31</w:t>
            </w:r>
          </w:p>
        </w:tc>
        <w:tc>
          <w:tcPr>
            <w:tcW w:w="990" w:type="dxa"/>
            <w:shd w:val="clear" w:color="auto" w:fill="auto"/>
            <w:noWrap/>
            <w:vAlign w:val="bottom"/>
            <w:hideMark/>
          </w:tcPr>
          <w:p w14:paraId="14F0123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84.94</w:t>
            </w:r>
          </w:p>
        </w:tc>
      </w:tr>
      <w:tr w:rsidR="002C45AF" w:rsidRPr="002C45AF" w14:paraId="33C05CB3" w14:textId="77777777" w:rsidTr="002C45AF">
        <w:trPr>
          <w:trHeight w:val="300"/>
        </w:trPr>
        <w:tc>
          <w:tcPr>
            <w:tcW w:w="1080" w:type="dxa"/>
            <w:shd w:val="clear" w:color="auto" w:fill="auto"/>
            <w:noWrap/>
            <w:vAlign w:val="bottom"/>
            <w:hideMark/>
          </w:tcPr>
          <w:p w14:paraId="5C8A8264"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7F57ABA9"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7073A06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w:t>
            </w:r>
          </w:p>
        </w:tc>
        <w:tc>
          <w:tcPr>
            <w:tcW w:w="4284" w:type="dxa"/>
            <w:shd w:val="clear" w:color="auto" w:fill="auto"/>
            <w:noWrap/>
            <w:vAlign w:val="bottom"/>
            <w:hideMark/>
          </w:tcPr>
          <w:p w14:paraId="1EDD7194"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deadband, setpoint,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xml:space="preserve">, </w:t>
            </w:r>
            <w:proofErr w:type="spellStart"/>
            <w:r w:rsidRPr="002C45AF">
              <w:rPr>
                <w:rFonts w:ascii="Aptos Narrow" w:hAnsi="Aptos Narrow" w:cs="Times New Roman"/>
                <w:color w:val="000000"/>
                <w:sz w:val="22"/>
                <w:szCs w:val="22"/>
                <w:lang w:val="en-US" w:eastAsia="en-US"/>
              </w:rPr>
              <w:t>reset_rate</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4817907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0.9472</w:t>
            </w:r>
          </w:p>
        </w:tc>
        <w:tc>
          <w:tcPr>
            <w:tcW w:w="916" w:type="dxa"/>
            <w:shd w:val="clear" w:color="auto" w:fill="auto"/>
            <w:noWrap/>
            <w:vAlign w:val="bottom"/>
            <w:hideMark/>
          </w:tcPr>
          <w:p w14:paraId="6472A45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1D175E4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8.26</w:t>
            </w:r>
          </w:p>
        </w:tc>
        <w:tc>
          <w:tcPr>
            <w:tcW w:w="1170" w:type="dxa"/>
            <w:shd w:val="clear" w:color="auto" w:fill="auto"/>
            <w:noWrap/>
            <w:vAlign w:val="bottom"/>
            <w:hideMark/>
          </w:tcPr>
          <w:p w14:paraId="24884D8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32.85</w:t>
            </w:r>
          </w:p>
        </w:tc>
        <w:tc>
          <w:tcPr>
            <w:tcW w:w="990" w:type="dxa"/>
            <w:shd w:val="clear" w:color="auto" w:fill="auto"/>
            <w:noWrap/>
            <w:vAlign w:val="bottom"/>
            <w:hideMark/>
          </w:tcPr>
          <w:p w14:paraId="1C13841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44.66</w:t>
            </w:r>
          </w:p>
        </w:tc>
      </w:tr>
      <w:tr w:rsidR="002C45AF" w:rsidRPr="002C45AF" w14:paraId="772938EB" w14:textId="77777777" w:rsidTr="002C45AF">
        <w:trPr>
          <w:trHeight w:val="300"/>
        </w:trPr>
        <w:tc>
          <w:tcPr>
            <w:tcW w:w="1080" w:type="dxa"/>
            <w:shd w:val="clear" w:color="auto" w:fill="auto"/>
            <w:noWrap/>
            <w:vAlign w:val="bottom"/>
            <w:hideMark/>
          </w:tcPr>
          <w:p w14:paraId="231170FB"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712BF155"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610757D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6</w:t>
            </w:r>
          </w:p>
        </w:tc>
        <w:tc>
          <w:tcPr>
            <w:tcW w:w="4284" w:type="dxa"/>
            <w:shd w:val="clear" w:color="auto" w:fill="auto"/>
            <w:noWrap/>
            <w:vAlign w:val="bottom"/>
            <w:hideMark/>
          </w:tcPr>
          <w:p w14:paraId="71C10EEB"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deadband,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rate, gain, address</w:t>
            </w:r>
          </w:p>
        </w:tc>
        <w:tc>
          <w:tcPr>
            <w:tcW w:w="381" w:type="dxa"/>
            <w:shd w:val="clear" w:color="auto" w:fill="auto"/>
            <w:noWrap/>
            <w:vAlign w:val="bottom"/>
            <w:hideMark/>
          </w:tcPr>
          <w:p w14:paraId="77FDE78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0.9461</w:t>
            </w:r>
          </w:p>
        </w:tc>
        <w:tc>
          <w:tcPr>
            <w:tcW w:w="916" w:type="dxa"/>
            <w:shd w:val="clear" w:color="auto" w:fill="auto"/>
            <w:noWrap/>
            <w:vAlign w:val="bottom"/>
            <w:hideMark/>
          </w:tcPr>
          <w:p w14:paraId="16AD350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0DD8070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8.11</w:t>
            </w:r>
          </w:p>
        </w:tc>
        <w:tc>
          <w:tcPr>
            <w:tcW w:w="1170" w:type="dxa"/>
            <w:shd w:val="clear" w:color="auto" w:fill="auto"/>
            <w:noWrap/>
            <w:vAlign w:val="bottom"/>
            <w:hideMark/>
          </w:tcPr>
          <w:p w14:paraId="3391E42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57.43</w:t>
            </w:r>
          </w:p>
        </w:tc>
        <w:tc>
          <w:tcPr>
            <w:tcW w:w="990" w:type="dxa"/>
            <w:shd w:val="clear" w:color="auto" w:fill="auto"/>
            <w:noWrap/>
            <w:vAlign w:val="bottom"/>
            <w:hideMark/>
          </w:tcPr>
          <w:p w14:paraId="7EEA220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73.15</w:t>
            </w:r>
          </w:p>
        </w:tc>
      </w:tr>
      <w:tr w:rsidR="002C45AF" w:rsidRPr="002C45AF" w14:paraId="6C4220E8" w14:textId="77777777" w:rsidTr="002C45AF">
        <w:trPr>
          <w:trHeight w:val="300"/>
        </w:trPr>
        <w:tc>
          <w:tcPr>
            <w:tcW w:w="1080" w:type="dxa"/>
            <w:shd w:val="clear" w:color="auto" w:fill="auto"/>
            <w:noWrap/>
            <w:vAlign w:val="bottom"/>
            <w:hideMark/>
          </w:tcPr>
          <w:p w14:paraId="656F7B39"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57A5418E"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587994F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w:t>
            </w:r>
          </w:p>
        </w:tc>
        <w:tc>
          <w:tcPr>
            <w:tcW w:w="4284" w:type="dxa"/>
            <w:shd w:val="clear" w:color="auto" w:fill="auto"/>
            <w:noWrap/>
            <w:vAlign w:val="bottom"/>
            <w:hideMark/>
          </w:tcPr>
          <w:p w14:paraId="4B55547F"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deadband, setpoint,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xml:space="preserve">, </w:t>
            </w:r>
            <w:proofErr w:type="spellStart"/>
            <w:r w:rsidRPr="002C45AF">
              <w:rPr>
                <w:rFonts w:ascii="Aptos Narrow" w:hAnsi="Aptos Narrow" w:cs="Times New Roman"/>
                <w:color w:val="000000"/>
                <w:sz w:val="22"/>
                <w:szCs w:val="22"/>
                <w:lang w:val="en-US" w:eastAsia="en-US"/>
              </w:rPr>
              <w:t>reset_rate</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7E80DDB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0.9456</w:t>
            </w:r>
          </w:p>
        </w:tc>
        <w:tc>
          <w:tcPr>
            <w:tcW w:w="916" w:type="dxa"/>
            <w:shd w:val="clear" w:color="auto" w:fill="auto"/>
            <w:noWrap/>
            <w:vAlign w:val="bottom"/>
            <w:hideMark/>
          </w:tcPr>
          <w:p w14:paraId="52EC065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43BBB22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2.86</w:t>
            </w:r>
          </w:p>
        </w:tc>
        <w:tc>
          <w:tcPr>
            <w:tcW w:w="1170" w:type="dxa"/>
            <w:shd w:val="clear" w:color="auto" w:fill="auto"/>
            <w:noWrap/>
            <w:vAlign w:val="bottom"/>
            <w:hideMark/>
          </w:tcPr>
          <w:p w14:paraId="12ADB89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18.13</w:t>
            </w:r>
          </w:p>
        </w:tc>
        <w:tc>
          <w:tcPr>
            <w:tcW w:w="990" w:type="dxa"/>
            <w:shd w:val="clear" w:color="auto" w:fill="auto"/>
            <w:noWrap/>
            <w:vAlign w:val="bottom"/>
            <w:hideMark/>
          </w:tcPr>
          <w:p w14:paraId="2D8F447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24.53</w:t>
            </w:r>
          </w:p>
        </w:tc>
      </w:tr>
      <w:tr w:rsidR="002C45AF" w:rsidRPr="002C45AF" w14:paraId="40993E96" w14:textId="77777777" w:rsidTr="002C45AF">
        <w:trPr>
          <w:trHeight w:val="300"/>
        </w:trPr>
        <w:tc>
          <w:tcPr>
            <w:tcW w:w="1080" w:type="dxa"/>
            <w:shd w:val="clear" w:color="auto" w:fill="auto"/>
            <w:noWrap/>
            <w:vAlign w:val="bottom"/>
            <w:hideMark/>
          </w:tcPr>
          <w:p w14:paraId="40A762A0"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6522FD75"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7D3843D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6</w:t>
            </w:r>
          </w:p>
        </w:tc>
        <w:tc>
          <w:tcPr>
            <w:tcW w:w="4284" w:type="dxa"/>
            <w:shd w:val="clear" w:color="auto" w:fill="auto"/>
            <w:noWrap/>
            <w:vAlign w:val="bottom"/>
            <w:hideMark/>
          </w:tcPr>
          <w:p w14:paraId="72901594"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deadband,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rate, gain, address</w:t>
            </w:r>
          </w:p>
        </w:tc>
        <w:tc>
          <w:tcPr>
            <w:tcW w:w="381" w:type="dxa"/>
            <w:shd w:val="clear" w:color="auto" w:fill="auto"/>
            <w:noWrap/>
            <w:vAlign w:val="bottom"/>
            <w:hideMark/>
          </w:tcPr>
          <w:p w14:paraId="25F5250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0.9399</w:t>
            </w:r>
          </w:p>
        </w:tc>
        <w:tc>
          <w:tcPr>
            <w:tcW w:w="916" w:type="dxa"/>
            <w:shd w:val="clear" w:color="auto" w:fill="auto"/>
            <w:noWrap/>
            <w:vAlign w:val="bottom"/>
            <w:hideMark/>
          </w:tcPr>
          <w:p w14:paraId="4F228FE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7BF71CE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2.73</w:t>
            </w:r>
          </w:p>
        </w:tc>
        <w:tc>
          <w:tcPr>
            <w:tcW w:w="1170" w:type="dxa"/>
            <w:shd w:val="clear" w:color="auto" w:fill="auto"/>
            <w:noWrap/>
            <w:vAlign w:val="bottom"/>
            <w:hideMark/>
          </w:tcPr>
          <w:p w14:paraId="521CCC8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19.15</w:t>
            </w:r>
          </w:p>
        </w:tc>
        <w:tc>
          <w:tcPr>
            <w:tcW w:w="990" w:type="dxa"/>
            <w:shd w:val="clear" w:color="auto" w:fill="auto"/>
            <w:noWrap/>
            <w:vAlign w:val="bottom"/>
            <w:hideMark/>
          </w:tcPr>
          <w:p w14:paraId="35DED4D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29.48</w:t>
            </w:r>
          </w:p>
        </w:tc>
      </w:tr>
    </w:tbl>
    <w:p w14:paraId="5EAC9FD7" w14:textId="67D2192D" w:rsidR="00027916" w:rsidRDefault="00027916" w:rsidP="00027916">
      <w:pPr>
        <w:pStyle w:val="Caption"/>
        <w:keepNext/>
      </w:pPr>
    </w:p>
    <w:p w14:paraId="44C0A55C" w14:textId="77777777" w:rsidR="00095183" w:rsidRPr="00095183" w:rsidRDefault="00095183" w:rsidP="00095183">
      <w:pPr>
        <w:rPr>
          <w:rFonts w:eastAsiaTheme="minorEastAsia"/>
          <w:lang w:val="en-US"/>
        </w:rPr>
      </w:pPr>
      <w:r w:rsidRPr="00095183">
        <w:rPr>
          <w:rFonts w:eastAsiaTheme="minorEastAsia"/>
          <w:lang w:val="en-US"/>
        </w:rPr>
        <w:t>The results show that Random Forest (RF) consistently outperformed XGBoost (XGB) when using fewer than 11 features, demonstrating greater resilience to feature reduction. RF maintained an F1 score above 0.97, even when the number of features was reduced to seven, highlighting its ability to handle reduced-dimensional datasets effectively.</w:t>
      </w:r>
    </w:p>
    <w:p w14:paraId="2D948CFF" w14:textId="77777777" w:rsidR="00095183" w:rsidRPr="00095183" w:rsidRDefault="00095183" w:rsidP="00095183">
      <w:pPr>
        <w:rPr>
          <w:rFonts w:eastAsiaTheme="minorEastAsia"/>
          <w:lang w:val="en-US"/>
        </w:rPr>
      </w:pPr>
      <w:r w:rsidRPr="00095183">
        <w:rPr>
          <w:rFonts w:eastAsiaTheme="minorEastAsia"/>
          <w:lang w:val="en-US"/>
        </w:rPr>
        <w:t>Among the ranking methods, WFI-XGB and WFI-RF produced the highest F1 scores. The best-performing model, WFI-XGB with RF and 11 features, achieved an F1 score of 0.9851, closely followed by WFI-RF with RF at 0.9850, confirming that Weighted Feature Importance (WFI) is highly effective in reduced feature scenarios, especially with RF.</w:t>
      </w:r>
    </w:p>
    <w:p w14:paraId="36F1CC8F" w14:textId="77777777" w:rsidR="00095183" w:rsidRPr="00095183" w:rsidRDefault="00095183" w:rsidP="00095183">
      <w:pPr>
        <w:rPr>
          <w:rFonts w:eastAsiaTheme="minorEastAsia"/>
          <w:lang w:val="en-US"/>
        </w:rPr>
      </w:pPr>
      <w:r w:rsidRPr="00095183">
        <w:rPr>
          <w:rFonts w:eastAsiaTheme="minorEastAsia"/>
          <w:lang w:val="en-US"/>
        </w:rPr>
        <w:t xml:space="preserve">Feature elimination trends indicate that removing up to 6 features had minimal impact, keeping F1 scores near 0.98. However, performance declined more noticeably beyond 7-9 removed features, suggesting a threshold </w:t>
      </w:r>
      <w:proofErr w:type="gramStart"/>
      <w:r w:rsidRPr="00095183">
        <w:rPr>
          <w:rFonts w:eastAsiaTheme="minorEastAsia"/>
          <w:lang w:val="en-US"/>
        </w:rPr>
        <w:t>where</w:t>
      </w:r>
      <w:proofErr w:type="gramEnd"/>
      <w:r w:rsidRPr="00095183">
        <w:rPr>
          <w:rFonts w:eastAsiaTheme="minorEastAsia"/>
          <w:lang w:val="en-US"/>
        </w:rPr>
        <w:t xml:space="preserve"> further reduction harms classification accuracy. The most frequently removed features in high-performing models included Control Scheme, Solenoid, and Pump, indicating their lower contribution to predictive accuracy.</w:t>
      </w:r>
    </w:p>
    <w:p w14:paraId="75414D15" w14:textId="77777777" w:rsidR="00095183" w:rsidRPr="00095183" w:rsidRDefault="00095183" w:rsidP="00095183">
      <w:pPr>
        <w:rPr>
          <w:rFonts w:eastAsiaTheme="minorEastAsia"/>
          <w:lang w:val="en-US"/>
        </w:rPr>
      </w:pPr>
      <w:r w:rsidRPr="00095183">
        <w:rPr>
          <w:rFonts w:eastAsiaTheme="minorEastAsia"/>
          <w:lang w:val="en-US"/>
        </w:rPr>
        <w:t xml:space="preserve">Since all feature selection methods involved removing a set number of </w:t>
      </w:r>
      <w:proofErr w:type="gramStart"/>
      <w:r w:rsidRPr="00095183">
        <w:rPr>
          <w:rFonts w:eastAsiaTheme="minorEastAsia"/>
          <w:lang w:val="en-US"/>
        </w:rPr>
        <w:t>least</w:t>
      </w:r>
      <w:proofErr w:type="gramEnd"/>
      <w:r w:rsidRPr="00095183">
        <w:rPr>
          <w:rFonts w:eastAsiaTheme="minorEastAsia"/>
          <w:lang w:val="en-US"/>
        </w:rPr>
        <w:t xml:space="preserve"> important features, the feature selection time column in Table 10 essentially represents model creation time. This means the time listed under "Feature Selection Time" accounts for both ranking and model creation.</w:t>
      </w:r>
    </w:p>
    <w:p w14:paraId="6537153D" w14:textId="77777777" w:rsidR="00095183" w:rsidRPr="00095183" w:rsidRDefault="00095183" w:rsidP="00095183">
      <w:pPr>
        <w:rPr>
          <w:rFonts w:eastAsiaTheme="minorEastAsia"/>
          <w:lang w:val="en-US"/>
        </w:rPr>
      </w:pPr>
      <w:r w:rsidRPr="00095183">
        <w:rPr>
          <w:rFonts w:eastAsiaTheme="minorEastAsia"/>
          <w:lang w:val="en-US"/>
        </w:rPr>
        <w:t>XGBoost struggled slightly as the number of features dropped below 11, with gradual declines in F1 score compared to RF, though it still achieved F1 scores above 0.96 in most cases. Additionally, XGBoost training times varied between 2.65 and 8+ seconds, highlighting inconsistencies in handling different feature subsets. In contrast, RF remained stable above 0.97 with 7-11 features, confirming its superior resilience to feature elimination.</w:t>
      </w:r>
    </w:p>
    <w:p w14:paraId="6A08B641" w14:textId="67902453" w:rsidR="00771BB3" w:rsidRPr="00A1336B" w:rsidRDefault="00095183" w:rsidP="00A1336B">
      <w:pPr>
        <w:rPr>
          <w:rFonts w:eastAsiaTheme="minorEastAsia"/>
          <w:lang w:val="en-US"/>
        </w:rPr>
      </w:pPr>
      <w:r w:rsidRPr="00095183">
        <w:rPr>
          <w:rFonts w:eastAsiaTheme="minorEastAsia"/>
          <w:lang w:val="en-US"/>
        </w:rPr>
        <w:t>Overall, RF is the better choice for models with fewer features, as it maintains strong predictive performance even with aggressive feature reduction. However, XGBoost remains competitive, though it benefits more from a larger feature set.</w:t>
      </w:r>
    </w:p>
    <w:p w14:paraId="3DE39B33" w14:textId="77777777" w:rsidR="00B9254D" w:rsidRDefault="00B9254D" w:rsidP="00F913EE">
      <w:pPr>
        <w:rPr>
          <w:rFonts w:eastAsiaTheme="minorEastAsia"/>
          <w:lang w:val="en-US"/>
        </w:rPr>
      </w:pPr>
    </w:p>
    <w:p w14:paraId="523AF958" w14:textId="07D69ED9" w:rsidR="00562B38" w:rsidRDefault="004A4644" w:rsidP="004A4644">
      <w:pPr>
        <w:pStyle w:val="Heading3"/>
        <w:rPr>
          <w:rFonts w:eastAsiaTheme="minorEastAsia"/>
          <w:lang w:val="en-US"/>
        </w:rPr>
      </w:pPr>
      <w:bookmarkStart w:id="60" w:name="_Toc192164968"/>
      <w:r>
        <w:rPr>
          <w:rFonts w:eastAsiaTheme="minorEastAsia"/>
          <w:lang w:val="en-US"/>
        </w:rPr>
        <w:t>Performance on time taken</w:t>
      </w:r>
      <w:bookmarkEnd w:id="60"/>
    </w:p>
    <w:p w14:paraId="7DB01D25" w14:textId="77777777" w:rsidR="00700516" w:rsidRPr="00700516" w:rsidRDefault="00700516" w:rsidP="00700516">
      <w:pPr>
        <w:rPr>
          <w:rFonts w:eastAsiaTheme="minorEastAsia"/>
          <w:lang w:val="en-US"/>
        </w:rPr>
      </w:pPr>
      <w:r w:rsidRPr="00700516">
        <w:rPr>
          <w:rFonts w:eastAsiaTheme="minorEastAsia"/>
          <w:lang w:val="en-US"/>
        </w:rPr>
        <w:t>To evaluate the efficiency of different model configurations, we analyzed the time required for ranking, feature selection, and evaluation. Initially, models were ranked by F1 score, and the top 20 were selected. These models were then re-ranked by total time taken, ensuring that we prioritize models that achieve both high classification performance and computational efficiency, which is essential for real-time applications.</w:t>
      </w:r>
    </w:p>
    <w:p w14:paraId="3B6446DC" w14:textId="3D7A4CAC" w:rsidR="009C1207" w:rsidRDefault="000057AB" w:rsidP="000057AB">
      <w:pPr>
        <w:pStyle w:val="Caption"/>
        <w:keepNext/>
      </w:pPr>
      <w:r>
        <w:t xml:space="preserve">Table </w:t>
      </w:r>
      <w:r>
        <w:fldChar w:fldCharType="begin"/>
      </w:r>
      <w:r>
        <w:instrText>SEQ Table \* ARABIC</w:instrText>
      </w:r>
      <w:r>
        <w:fldChar w:fldCharType="separate"/>
      </w:r>
      <w:r w:rsidR="00B0672D">
        <w:rPr>
          <w:noProof/>
        </w:rPr>
        <w:t>11</w:t>
      </w:r>
      <w:r>
        <w:fldChar w:fldCharType="end"/>
      </w:r>
      <w:r>
        <w:t xml:space="preserve"> </w:t>
      </w:r>
      <w:r w:rsidR="00302DFB" w:rsidRPr="00302DFB">
        <w:t>Ranking of Model Configurations by Total Computational Time</w:t>
      </w:r>
      <w:r w:rsidR="001E056C">
        <w:t xml:space="preserve"> (Best </w:t>
      </w:r>
      <w:r w:rsidR="00EE7559">
        <w:t xml:space="preserve">20 </w:t>
      </w:r>
      <w:r w:rsidR="001E056C">
        <w:t>F1 Scores</w:t>
      </w:r>
      <w:r w:rsidR="00E30430">
        <w:t>)</w:t>
      </w:r>
    </w:p>
    <w:p w14:paraId="04E89501" w14:textId="62C85B52" w:rsidR="000057AB" w:rsidRDefault="009C1207" w:rsidP="000057AB">
      <w:pPr>
        <w:pStyle w:val="Caption"/>
        <w:keepNext/>
      </w:pPr>
      <w:r>
        <w:t>(micro averaging)</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1080"/>
        <w:gridCol w:w="997"/>
        <w:gridCol w:w="1151"/>
        <w:gridCol w:w="990"/>
        <w:gridCol w:w="990"/>
        <w:gridCol w:w="1170"/>
        <w:gridCol w:w="1137"/>
        <w:gridCol w:w="1203"/>
      </w:tblGrid>
      <w:tr w:rsidR="00206DF5" w:rsidRPr="00206DF5" w14:paraId="73718994" w14:textId="77777777" w:rsidTr="00206DF5">
        <w:trPr>
          <w:trHeight w:val="300"/>
        </w:trPr>
        <w:tc>
          <w:tcPr>
            <w:tcW w:w="997" w:type="dxa"/>
            <w:shd w:val="clear" w:color="auto" w:fill="auto"/>
            <w:noWrap/>
            <w:vAlign w:val="bottom"/>
            <w:hideMark/>
          </w:tcPr>
          <w:p w14:paraId="4BD2D80C"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Rank Method</w:t>
            </w:r>
          </w:p>
        </w:tc>
        <w:tc>
          <w:tcPr>
            <w:tcW w:w="1080" w:type="dxa"/>
            <w:shd w:val="clear" w:color="auto" w:fill="auto"/>
            <w:noWrap/>
            <w:vAlign w:val="bottom"/>
            <w:hideMark/>
          </w:tcPr>
          <w:p w14:paraId="72B71EA5"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Feature Selection</w:t>
            </w:r>
          </w:p>
        </w:tc>
        <w:tc>
          <w:tcPr>
            <w:tcW w:w="997" w:type="dxa"/>
            <w:shd w:val="clear" w:color="auto" w:fill="auto"/>
            <w:noWrap/>
            <w:vAlign w:val="bottom"/>
            <w:hideMark/>
          </w:tcPr>
          <w:p w14:paraId="761FA6E2"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Model Type</w:t>
            </w:r>
          </w:p>
        </w:tc>
        <w:tc>
          <w:tcPr>
            <w:tcW w:w="1151" w:type="dxa"/>
            <w:shd w:val="clear" w:color="auto" w:fill="auto"/>
            <w:noWrap/>
            <w:vAlign w:val="bottom"/>
            <w:hideMark/>
          </w:tcPr>
          <w:p w14:paraId="3752318D"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Number of Features</w:t>
            </w:r>
          </w:p>
        </w:tc>
        <w:tc>
          <w:tcPr>
            <w:tcW w:w="990" w:type="dxa"/>
            <w:shd w:val="clear" w:color="auto" w:fill="auto"/>
            <w:noWrap/>
            <w:vAlign w:val="bottom"/>
            <w:hideMark/>
          </w:tcPr>
          <w:p w14:paraId="6743B507"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F1 Score</w:t>
            </w:r>
          </w:p>
        </w:tc>
        <w:tc>
          <w:tcPr>
            <w:tcW w:w="990" w:type="dxa"/>
            <w:shd w:val="clear" w:color="auto" w:fill="auto"/>
            <w:noWrap/>
            <w:vAlign w:val="bottom"/>
            <w:hideMark/>
          </w:tcPr>
          <w:p w14:paraId="2B84C056"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Ranking Time</w:t>
            </w:r>
          </w:p>
        </w:tc>
        <w:tc>
          <w:tcPr>
            <w:tcW w:w="1170" w:type="dxa"/>
            <w:shd w:val="clear" w:color="auto" w:fill="auto"/>
            <w:noWrap/>
            <w:vAlign w:val="bottom"/>
            <w:hideMark/>
          </w:tcPr>
          <w:p w14:paraId="1ED36136"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2E451069"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Evaluation Time</w:t>
            </w:r>
          </w:p>
        </w:tc>
        <w:tc>
          <w:tcPr>
            <w:tcW w:w="1203" w:type="dxa"/>
            <w:shd w:val="clear" w:color="auto" w:fill="auto"/>
            <w:noWrap/>
            <w:vAlign w:val="bottom"/>
            <w:hideMark/>
          </w:tcPr>
          <w:p w14:paraId="2A936409"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Total Time</w:t>
            </w:r>
          </w:p>
        </w:tc>
      </w:tr>
      <w:tr w:rsidR="00206DF5" w:rsidRPr="00206DF5" w14:paraId="395C3658" w14:textId="77777777" w:rsidTr="00206DF5">
        <w:trPr>
          <w:trHeight w:val="300"/>
        </w:trPr>
        <w:tc>
          <w:tcPr>
            <w:tcW w:w="997" w:type="dxa"/>
            <w:shd w:val="clear" w:color="auto" w:fill="auto"/>
            <w:noWrap/>
            <w:vAlign w:val="bottom"/>
            <w:hideMark/>
          </w:tcPr>
          <w:p w14:paraId="5BAEF453"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w:t>
            </w:r>
          </w:p>
        </w:tc>
        <w:tc>
          <w:tcPr>
            <w:tcW w:w="1080" w:type="dxa"/>
            <w:shd w:val="clear" w:color="auto" w:fill="auto"/>
            <w:noWrap/>
            <w:vAlign w:val="bottom"/>
            <w:hideMark/>
          </w:tcPr>
          <w:p w14:paraId="61DFF5B5"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None</w:t>
            </w:r>
          </w:p>
        </w:tc>
        <w:tc>
          <w:tcPr>
            <w:tcW w:w="997" w:type="dxa"/>
            <w:shd w:val="clear" w:color="auto" w:fill="auto"/>
            <w:noWrap/>
            <w:vAlign w:val="bottom"/>
            <w:hideMark/>
          </w:tcPr>
          <w:p w14:paraId="67E20D9F"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XGB</w:t>
            </w:r>
          </w:p>
        </w:tc>
        <w:tc>
          <w:tcPr>
            <w:tcW w:w="1151" w:type="dxa"/>
            <w:shd w:val="clear" w:color="auto" w:fill="auto"/>
            <w:noWrap/>
            <w:vAlign w:val="bottom"/>
            <w:hideMark/>
          </w:tcPr>
          <w:p w14:paraId="66318A0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15899673"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0.9853</w:t>
            </w:r>
          </w:p>
        </w:tc>
        <w:tc>
          <w:tcPr>
            <w:tcW w:w="990" w:type="dxa"/>
            <w:shd w:val="clear" w:color="auto" w:fill="auto"/>
            <w:noWrap/>
            <w:vAlign w:val="bottom"/>
            <w:hideMark/>
          </w:tcPr>
          <w:p w14:paraId="5A5D7412"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0.2713</w:t>
            </w:r>
          </w:p>
        </w:tc>
        <w:tc>
          <w:tcPr>
            <w:tcW w:w="1170" w:type="dxa"/>
            <w:shd w:val="clear" w:color="auto" w:fill="auto"/>
            <w:noWrap/>
            <w:vAlign w:val="bottom"/>
            <w:hideMark/>
          </w:tcPr>
          <w:p w14:paraId="4E3ABC84"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2.6469</w:t>
            </w:r>
          </w:p>
        </w:tc>
        <w:tc>
          <w:tcPr>
            <w:tcW w:w="1137" w:type="dxa"/>
            <w:shd w:val="clear" w:color="auto" w:fill="auto"/>
            <w:noWrap/>
            <w:vAlign w:val="bottom"/>
            <w:hideMark/>
          </w:tcPr>
          <w:p w14:paraId="3E5EF5F6"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21.8385</w:t>
            </w:r>
          </w:p>
        </w:tc>
        <w:tc>
          <w:tcPr>
            <w:tcW w:w="1203" w:type="dxa"/>
            <w:shd w:val="clear" w:color="auto" w:fill="auto"/>
            <w:noWrap/>
            <w:vAlign w:val="bottom"/>
            <w:hideMark/>
          </w:tcPr>
          <w:p w14:paraId="5C0EA852"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24.7566</w:t>
            </w:r>
          </w:p>
        </w:tc>
      </w:tr>
      <w:tr w:rsidR="00206DF5" w:rsidRPr="00206DF5" w14:paraId="3A0630FE" w14:textId="77777777" w:rsidTr="00206DF5">
        <w:trPr>
          <w:trHeight w:val="300"/>
        </w:trPr>
        <w:tc>
          <w:tcPr>
            <w:tcW w:w="997" w:type="dxa"/>
            <w:shd w:val="clear" w:color="auto" w:fill="auto"/>
            <w:noWrap/>
            <w:vAlign w:val="bottom"/>
            <w:hideMark/>
          </w:tcPr>
          <w:p w14:paraId="36DCD1A6"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WFI-XGB</w:t>
            </w:r>
          </w:p>
        </w:tc>
        <w:tc>
          <w:tcPr>
            <w:tcW w:w="1080" w:type="dxa"/>
            <w:shd w:val="clear" w:color="auto" w:fill="auto"/>
            <w:noWrap/>
            <w:vAlign w:val="bottom"/>
            <w:hideMark/>
          </w:tcPr>
          <w:p w14:paraId="5063AABD"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None</w:t>
            </w:r>
          </w:p>
        </w:tc>
        <w:tc>
          <w:tcPr>
            <w:tcW w:w="997" w:type="dxa"/>
            <w:shd w:val="clear" w:color="auto" w:fill="auto"/>
            <w:noWrap/>
            <w:vAlign w:val="bottom"/>
            <w:hideMark/>
          </w:tcPr>
          <w:p w14:paraId="1A9A01E9"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XGB</w:t>
            </w:r>
          </w:p>
        </w:tc>
        <w:tc>
          <w:tcPr>
            <w:tcW w:w="1151" w:type="dxa"/>
            <w:shd w:val="clear" w:color="auto" w:fill="auto"/>
            <w:noWrap/>
            <w:vAlign w:val="bottom"/>
            <w:hideMark/>
          </w:tcPr>
          <w:p w14:paraId="2147F4A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6082710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0.9853</w:t>
            </w:r>
          </w:p>
        </w:tc>
        <w:tc>
          <w:tcPr>
            <w:tcW w:w="990" w:type="dxa"/>
            <w:shd w:val="clear" w:color="auto" w:fill="auto"/>
            <w:noWrap/>
            <w:vAlign w:val="bottom"/>
            <w:hideMark/>
          </w:tcPr>
          <w:p w14:paraId="0738089F"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3.5413</w:t>
            </w:r>
          </w:p>
        </w:tc>
        <w:tc>
          <w:tcPr>
            <w:tcW w:w="1170" w:type="dxa"/>
            <w:shd w:val="clear" w:color="auto" w:fill="auto"/>
            <w:noWrap/>
            <w:vAlign w:val="bottom"/>
            <w:hideMark/>
          </w:tcPr>
          <w:p w14:paraId="0BAF69C5"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2.8595</w:t>
            </w:r>
          </w:p>
        </w:tc>
        <w:tc>
          <w:tcPr>
            <w:tcW w:w="1137" w:type="dxa"/>
            <w:shd w:val="clear" w:color="auto" w:fill="auto"/>
            <w:noWrap/>
            <w:vAlign w:val="bottom"/>
            <w:hideMark/>
          </w:tcPr>
          <w:p w14:paraId="63797245"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24.2904</w:t>
            </w:r>
          </w:p>
        </w:tc>
        <w:tc>
          <w:tcPr>
            <w:tcW w:w="1203" w:type="dxa"/>
            <w:shd w:val="clear" w:color="auto" w:fill="auto"/>
            <w:noWrap/>
            <w:vAlign w:val="bottom"/>
            <w:hideMark/>
          </w:tcPr>
          <w:p w14:paraId="4521BAC0"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30.6913</w:t>
            </w:r>
          </w:p>
        </w:tc>
      </w:tr>
      <w:tr w:rsidR="00206DF5" w:rsidRPr="00206DF5" w14:paraId="43D2BE73" w14:textId="77777777" w:rsidTr="00206DF5">
        <w:trPr>
          <w:trHeight w:val="300"/>
        </w:trPr>
        <w:tc>
          <w:tcPr>
            <w:tcW w:w="997" w:type="dxa"/>
            <w:shd w:val="clear" w:color="auto" w:fill="auto"/>
            <w:noWrap/>
            <w:vAlign w:val="bottom"/>
            <w:hideMark/>
          </w:tcPr>
          <w:p w14:paraId="77C3A84E"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WFI-RF</w:t>
            </w:r>
          </w:p>
        </w:tc>
        <w:tc>
          <w:tcPr>
            <w:tcW w:w="1080" w:type="dxa"/>
            <w:shd w:val="clear" w:color="auto" w:fill="auto"/>
            <w:noWrap/>
            <w:vAlign w:val="bottom"/>
            <w:hideMark/>
          </w:tcPr>
          <w:p w14:paraId="281CA9EE"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None</w:t>
            </w:r>
          </w:p>
        </w:tc>
        <w:tc>
          <w:tcPr>
            <w:tcW w:w="997" w:type="dxa"/>
            <w:shd w:val="clear" w:color="auto" w:fill="auto"/>
            <w:noWrap/>
            <w:vAlign w:val="bottom"/>
            <w:hideMark/>
          </w:tcPr>
          <w:p w14:paraId="6EAFD105"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XGB</w:t>
            </w:r>
          </w:p>
        </w:tc>
        <w:tc>
          <w:tcPr>
            <w:tcW w:w="1151" w:type="dxa"/>
            <w:shd w:val="clear" w:color="auto" w:fill="auto"/>
            <w:noWrap/>
            <w:vAlign w:val="bottom"/>
            <w:hideMark/>
          </w:tcPr>
          <w:p w14:paraId="69F2AA8B"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1D858EE9"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0.9853</w:t>
            </w:r>
          </w:p>
        </w:tc>
        <w:tc>
          <w:tcPr>
            <w:tcW w:w="990" w:type="dxa"/>
            <w:shd w:val="clear" w:color="auto" w:fill="auto"/>
            <w:noWrap/>
            <w:vAlign w:val="bottom"/>
            <w:hideMark/>
          </w:tcPr>
          <w:p w14:paraId="27C8302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7.6107</w:t>
            </w:r>
          </w:p>
        </w:tc>
        <w:tc>
          <w:tcPr>
            <w:tcW w:w="1170" w:type="dxa"/>
            <w:shd w:val="clear" w:color="auto" w:fill="auto"/>
            <w:noWrap/>
            <w:vAlign w:val="bottom"/>
            <w:hideMark/>
          </w:tcPr>
          <w:p w14:paraId="45EC01C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2.7278</w:t>
            </w:r>
          </w:p>
        </w:tc>
        <w:tc>
          <w:tcPr>
            <w:tcW w:w="1137" w:type="dxa"/>
            <w:shd w:val="clear" w:color="auto" w:fill="auto"/>
            <w:noWrap/>
            <w:vAlign w:val="bottom"/>
            <w:hideMark/>
          </w:tcPr>
          <w:p w14:paraId="0A0D7003"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23.5335</w:t>
            </w:r>
          </w:p>
        </w:tc>
        <w:tc>
          <w:tcPr>
            <w:tcW w:w="1203" w:type="dxa"/>
            <w:shd w:val="clear" w:color="auto" w:fill="auto"/>
            <w:noWrap/>
            <w:vAlign w:val="bottom"/>
            <w:hideMark/>
          </w:tcPr>
          <w:p w14:paraId="408EDD76"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33.8719</w:t>
            </w:r>
          </w:p>
        </w:tc>
      </w:tr>
      <w:tr w:rsidR="00206DF5" w:rsidRPr="00206DF5" w14:paraId="556032C1" w14:textId="77777777" w:rsidTr="00206DF5">
        <w:trPr>
          <w:trHeight w:val="300"/>
        </w:trPr>
        <w:tc>
          <w:tcPr>
            <w:tcW w:w="997" w:type="dxa"/>
            <w:shd w:val="clear" w:color="auto" w:fill="auto"/>
            <w:noWrap/>
            <w:vAlign w:val="bottom"/>
            <w:hideMark/>
          </w:tcPr>
          <w:p w14:paraId="05888717"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w:t>
            </w:r>
          </w:p>
        </w:tc>
        <w:tc>
          <w:tcPr>
            <w:tcW w:w="1080" w:type="dxa"/>
            <w:shd w:val="clear" w:color="auto" w:fill="auto"/>
            <w:noWrap/>
            <w:vAlign w:val="bottom"/>
            <w:hideMark/>
          </w:tcPr>
          <w:p w14:paraId="61B33806"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SPFS</w:t>
            </w:r>
          </w:p>
        </w:tc>
        <w:tc>
          <w:tcPr>
            <w:tcW w:w="997" w:type="dxa"/>
            <w:shd w:val="clear" w:color="auto" w:fill="auto"/>
            <w:noWrap/>
            <w:vAlign w:val="bottom"/>
            <w:hideMark/>
          </w:tcPr>
          <w:p w14:paraId="337920A3"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XGB</w:t>
            </w:r>
          </w:p>
        </w:tc>
        <w:tc>
          <w:tcPr>
            <w:tcW w:w="1151" w:type="dxa"/>
            <w:shd w:val="clear" w:color="auto" w:fill="auto"/>
            <w:noWrap/>
            <w:vAlign w:val="bottom"/>
            <w:hideMark/>
          </w:tcPr>
          <w:p w14:paraId="48E5DA9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3500AB3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0.9852</w:t>
            </w:r>
          </w:p>
        </w:tc>
        <w:tc>
          <w:tcPr>
            <w:tcW w:w="990" w:type="dxa"/>
            <w:shd w:val="clear" w:color="auto" w:fill="auto"/>
            <w:noWrap/>
            <w:vAlign w:val="bottom"/>
            <w:hideMark/>
          </w:tcPr>
          <w:p w14:paraId="75B5A303"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0.2713</w:t>
            </w:r>
          </w:p>
        </w:tc>
        <w:tc>
          <w:tcPr>
            <w:tcW w:w="1170" w:type="dxa"/>
            <w:shd w:val="clear" w:color="auto" w:fill="auto"/>
            <w:noWrap/>
            <w:vAlign w:val="bottom"/>
            <w:hideMark/>
          </w:tcPr>
          <w:p w14:paraId="543BAD3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30.7238</w:t>
            </w:r>
          </w:p>
        </w:tc>
        <w:tc>
          <w:tcPr>
            <w:tcW w:w="1137" w:type="dxa"/>
            <w:shd w:val="clear" w:color="auto" w:fill="auto"/>
            <w:noWrap/>
            <w:vAlign w:val="bottom"/>
            <w:hideMark/>
          </w:tcPr>
          <w:p w14:paraId="1070EC0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21.6013</w:t>
            </w:r>
          </w:p>
        </w:tc>
        <w:tc>
          <w:tcPr>
            <w:tcW w:w="1203" w:type="dxa"/>
            <w:shd w:val="clear" w:color="auto" w:fill="auto"/>
            <w:noWrap/>
            <w:vAlign w:val="bottom"/>
            <w:hideMark/>
          </w:tcPr>
          <w:p w14:paraId="571B823D"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52.5964</w:t>
            </w:r>
          </w:p>
        </w:tc>
      </w:tr>
      <w:tr w:rsidR="00206DF5" w:rsidRPr="00206DF5" w14:paraId="5A16C314" w14:textId="77777777" w:rsidTr="00206DF5">
        <w:trPr>
          <w:trHeight w:val="300"/>
        </w:trPr>
        <w:tc>
          <w:tcPr>
            <w:tcW w:w="997" w:type="dxa"/>
            <w:shd w:val="clear" w:color="auto" w:fill="auto"/>
            <w:noWrap/>
            <w:vAlign w:val="bottom"/>
            <w:hideMark/>
          </w:tcPr>
          <w:p w14:paraId="08779088"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WFI-XGB</w:t>
            </w:r>
          </w:p>
        </w:tc>
        <w:tc>
          <w:tcPr>
            <w:tcW w:w="1080" w:type="dxa"/>
            <w:shd w:val="clear" w:color="auto" w:fill="auto"/>
            <w:noWrap/>
            <w:vAlign w:val="bottom"/>
            <w:hideMark/>
          </w:tcPr>
          <w:p w14:paraId="6DF06567"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rem_3</w:t>
            </w:r>
          </w:p>
        </w:tc>
        <w:tc>
          <w:tcPr>
            <w:tcW w:w="997" w:type="dxa"/>
            <w:shd w:val="clear" w:color="auto" w:fill="auto"/>
            <w:noWrap/>
            <w:vAlign w:val="bottom"/>
            <w:hideMark/>
          </w:tcPr>
          <w:p w14:paraId="3A6F22DE"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549981A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12</w:t>
            </w:r>
          </w:p>
        </w:tc>
        <w:tc>
          <w:tcPr>
            <w:tcW w:w="990" w:type="dxa"/>
            <w:shd w:val="clear" w:color="auto" w:fill="auto"/>
            <w:noWrap/>
            <w:vAlign w:val="bottom"/>
            <w:hideMark/>
          </w:tcPr>
          <w:p w14:paraId="200ED54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0.9854</w:t>
            </w:r>
          </w:p>
        </w:tc>
        <w:tc>
          <w:tcPr>
            <w:tcW w:w="990" w:type="dxa"/>
            <w:shd w:val="clear" w:color="auto" w:fill="auto"/>
            <w:noWrap/>
            <w:vAlign w:val="bottom"/>
            <w:hideMark/>
          </w:tcPr>
          <w:p w14:paraId="7419E6AD"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3.5413</w:t>
            </w:r>
          </w:p>
        </w:tc>
        <w:tc>
          <w:tcPr>
            <w:tcW w:w="1170" w:type="dxa"/>
            <w:shd w:val="clear" w:color="auto" w:fill="auto"/>
            <w:noWrap/>
            <w:vAlign w:val="bottom"/>
            <w:hideMark/>
          </w:tcPr>
          <w:p w14:paraId="20B376C8"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8.2624</w:t>
            </w:r>
          </w:p>
        </w:tc>
        <w:tc>
          <w:tcPr>
            <w:tcW w:w="1137" w:type="dxa"/>
            <w:shd w:val="clear" w:color="auto" w:fill="auto"/>
            <w:noWrap/>
            <w:vAlign w:val="bottom"/>
            <w:hideMark/>
          </w:tcPr>
          <w:p w14:paraId="1FE09AEB"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64.8469</w:t>
            </w:r>
          </w:p>
        </w:tc>
        <w:tc>
          <w:tcPr>
            <w:tcW w:w="1203" w:type="dxa"/>
            <w:shd w:val="clear" w:color="auto" w:fill="auto"/>
            <w:noWrap/>
            <w:vAlign w:val="bottom"/>
            <w:hideMark/>
          </w:tcPr>
          <w:p w14:paraId="06A3EF0F"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76.6506</w:t>
            </w:r>
          </w:p>
        </w:tc>
      </w:tr>
      <w:tr w:rsidR="00206DF5" w:rsidRPr="00206DF5" w14:paraId="139E7AEC" w14:textId="77777777" w:rsidTr="00206DF5">
        <w:trPr>
          <w:trHeight w:val="300"/>
        </w:trPr>
        <w:tc>
          <w:tcPr>
            <w:tcW w:w="997" w:type="dxa"/>
            <w:shd w:val="clear" w:color="auto" w:fill="auto"/>
            <w:noWrap/>
            <w:vAlign w:val="bottom"/>
            <w:hideMark/>
          </w:tcPr>
          <w:p w14:paraId="5035351C"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WFI-XGB</w:t>
            </w:r>
          </w:p>
        </w:tc>
        <w:tc>
          <w:tcPr>
            <w:tcW w:w="1080" w:type="dxa"/>
            <w:shd w:val="clear" w:color="auto" w:fill="auto"/>
            <w:noWrap/>
            <w:vAlign w:val="bottom"/>
            <w:hideMark/>
          </w:tcPr>
          <w:p w14:paraId="24435987"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rem_2</w:t>
            </w:r>
          </w:p>
        </w:tc>
        <w:tc>
          <w:tcPr>
            <w:tcW w:w="997" w:type="dxa"/>
            <w:shd w:val="clear" w:color="auto" w:fill="auto"/>
            <w:noWrap/>
            <w:vAlign w:val="bottom"/>
            <w:hideMark/>
          </w:tcPr>
          <w:p w14:paraId="46CE482A"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72B34EF8"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13</w:t>
            </w:r>
          </w:p>
        </w:tc>
        <w:tc>
          <w:tcPr>
            <w:tcW w:w="990" w:type="dxa"/>
            <w:shd w:val="clear" w:color="auto" w:fill="auto"/>
            <w:noWrap/>
            <w:vAlign w:val="bottom"/>
            <w:hideMark/>
          </w:tcPr>
          <w:p w14:paraId="63E96685"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0.9868</w:t>
            </w:r>
          </w:p>
        </w:tc>
        <w:tc>
          <w:tcPr>
            <w:tcW w:w="990" w:type="dxa"/>
            <w:shd w:val="clear" w:color="auto" w:fill="auto"/>
            <w:noWrap/>
            <w:vAlign w:val="bottom"/>
            <w:hideMark/>
          </w:tcPr>
          <w:p w14:paraId="0C0EE1D9"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3.5413</w:t>
            </w:r>
          </w:p>
        </w:tc>
        <w:tc>
          <w:tcPr>
            <w:tcW w:w="1170" w:type="dxa"/>
            <w:shd w:val="clear" w:color="auto" w:fill="auto"/>
            <w:noWrap/>
            <w:vAlign w:val="bottom"/>
            <w:hideMark/>
          </w:tcPr>
          <w:p w14:paraId="31FAFA08"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8.2624</w:t>
            </w:r>
          </w:p>
        </w:tc>
        <w:tc>
          <w:tcPr>
            <w:tcW w:w="1137" w:type="dxa"/>
            <w:shd w:val="clear" w:color="auto" w:fill="auto"/>
            <w:noWrap/>
            <w:vAlign w:val="bottom"/>
            <w:hideMark/>
          </w:tcPr>
          <w:p w14:paraId="0456C13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65.8471</w:t>
            </w:r>
          </w:p>
        </w:tc>
        <w:tc>
          <w:tcPr>
            <w:tcW w:w="1203" w:type="dxa"/>
            <w:shd w:val="clear" w:color="auto" w:fill="auto"/>
            <w:noWrap/>
            <w:vAlign w:val="bottom"/>
            <w:hideMark/>
          </w:tcPr>
          <w:p w14:paraId="0F3F8A04"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77.6508</w:t>
            </w:r>
          </w:p>
        </w:tc>
      </w:tr>
      <w:tr w:rsidR="00206DF5" w:rsidRPr="00206DF5" w14:paraId="37454FE2" w14:textId="77777777" w:rsidTr="00206DF5">
        <w:trPr>
          <w:trHeight w:val="300"/>
        </w:trPr>
        <w:tc>
          <w:tcPr>
            <w:tcW w:w="997" w:type="dxa"/>
            <w:shd w:val="clear" w:color="auto" w:fill="auto"/>
            <w:noWrap/>
            <w:vAlign w:val="bottom"/>
            <w:hideMark/>
          </w:tcPr>
          <w:p w14:paraId="0AB38A40"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WFI-RF</w:t>
            </w:r>
          </w:p>
        </w:tc>
        <w:tc>
          <w:tcPr>
            <w:tcW w:w="1080" w:type="dxa"/>
            <w:shd w:val="clear" w:color="auto" w:fill="auto"/>
            <w:noWrap/>
            <w:vAlign w:val="bottom"/>
            <w:hideMark/>
          </w:tcPr>
          <w:p w14:paraId="24CB76B1"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rem_1</w:t>
            </w:r>
          </w:p>
        </w:tc>
        <w:tc>
          <w:tcPr>
            <w:tcW w:w="997" w:type="dxa"/>
            <w:shd w:val="clear" w:color="auto" w:fill="auto"/>
            <w:noWrap/>
            <w:vAlign w:val="bottom"/>
            <w:hideMark/>
          </w:tcPr>
          <w:p w14:paraId="2C953C0B"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742D405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14</w:t>
            </w:r>
          </w:p>
        </w:tc>
        <w:tc>
          <w:tcPr>
            <w:tcW w:w="990" w:type="dxa"/>
            <w:shd w:val="clear" w:color="auto" w:fill="auto"/>
            <w:noWrap/>
            <w:vAlign w:val="bottom"/>
            <w:hideMark/>
          </w:tcPr>
          <w:p w14:paraId="070B5634"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0.9869</w:t>
            </w:r>
          </w:p>
        </w:tc>
        <w:tc>
          <w:tcPr>
            <w:tcW w:w="990" w:type="dxa"/>
            <w:shd w:val="clear" w:color="auto" w:fill="auto"/>
            <w:noWrap/>
            <w:vAlign w:val="bottom"/>
            <w:hideMark/>
          </w:tcPr>
          <w:p w14:paraId="58F6CCB3"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7.6107</w:t>
            </w:r>
          </w:p>
        </w:tc>
        <w:tc>
          <w:tcPr>
            <w:tcW w:w="1170" w:type="dxa"/>
            <w:shd w:val="clear" w:color="auto" w:fill="auto"/>
            <w:noWrap/>
            <w:vAlign w:val="bottom"/>
            <w:hideMark/>
          </w:tcPr>
          <w:p w14:paraId="0F17D7A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8.1132</w:t>
            </w:r>
          </w:p>
        </w:tc>
        <w:tc>
          <w:tcPr>
            <w:tcW w:w="1137" w:type="dxa"/>
            <w:shd w:val="clear" w:color="auto" w:fill="auto"/>
            <w:noWrap/>
            <w:vAlign w:val="bottom"/>
            <w:hideMark/>
          </w:tcPr>
          <w:p w14:paraId="20B804D8"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62.7743</w:t>
            </w:r>
          </w:p>
        </w:tc>
        <w:tc>
          <w:tcPr>
            <w:tcW w:w="1203" w:type="dxa"/>
            <w:shd w:val="clear" w:color="auto" w:fill="auto"/>
            <w:noWrap/>
            <w:vAlign w:val="bottom"/>
            <w:hideMark/>
          </w:tcPr>
          <w:p w14:paraId="4E9EA5A3"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78.4982</w:t>
            </w:r>
          </w:p>
        </w:tc>
      </w:tr>
      <w:tr w:rsidR="00206DF5" w:rsidRPr="00206DF5" w14:paraId="46ED5093" w14:textId="77777777" w:rsidTr="00206DF5">
        <w:trPr>
          <w:trHeight w:val="300"/>
        </w:trPr>
        <w:tc>
          <w:tcPr>
            <w:tcW w:w="997" w:type="dxa"/>
            <w:shd w:val="clear" w:color="auto" w:fill="auto"/>
            <w:noWrap/>
            <w:vAlign w:val="bottom"/>
            <w:hideMark/>
          </w:tcPr>
          <w:p w14:paraId="69796F18"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WFI-RF</w:t>
            </w:r>
          </w:p>
        </w:tc>
        <w:tc>
          <w:tcPr>
            <w:tcW w:w="1080" w:type="dxa"/>
            <w:shd w:val="clear" w:color="auto" w:fill="auto"/>
            <w:noWrap/>
            <w:vAlign w:val="bottom"/>
            <w:hideMark/>
          </w:tcPr>
          <w:p w14:paraId="72A7E46D"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rem_3</w:t>
            </w:r>
          </w:p>
        </w:tc>
        <w:tc>
          <w:tcPr>
            <w:tcW w:w="997" w:type="dxa"/>
            <w:shd w:val="clear" w:color="auto" w:fill="auto"/>
            <w:noWrap/>
            <w:vAlign w:val="bottom"/>
            <w:hideMark/>
          </w:tcPr>
          <w:p w14:paraId="2DF31B57"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626CA84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12</w:t>
            </w:r>
          </w:p>
        </w:tc>
        <w:tc>
          <w:tcPr>
            <w:tcW w:w="990" w:type="dxa"/>
            <w:shd w:val="clear" w:color="auto" w:fill="auto"/>
            <w:noWrap/>
            <w:vAlign w:val="bottom"/>
            <w:hideMark/>
          </w:tcPr>
          <w:p w14:paraId="7D7FA2AC"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0.9855</w:t>
            </w:r>
          </w:p>
        </w:tc>
        <w:tc>
          <w:tcPr>
            <w:tcW w:w="990" w:type="dxa"/>
            <w:shd w:val="clear" w:color="auto" w:fill="auto"/>
            <w:noWrap/>
            <w:vAlign w:val="bottom"/>
            <w:hideMark/>
          </w:tcPr>
          <w:p w14:paraId="2490914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7.6107</w:t>
            </w:r>
          </w:p>
        </w:tc>
        <w:tc>
          <w:tcPr>
            <w:tcW w:w="1170" w:type="dxa"/>
            <w:shd w:val="clear" w:color="auto" w:fill="auto"/>
            <w:noWrap/>
            <w:vAlign w:val="bottom"/>
            <w:hideMark/>
          </w:tcPr>
          <w:p w14:paraId="59212C53"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8.1132</w:t>
            </w:r>
          </w:p>
        </w:tc>
        <w:tc>
          <w:tcPr>
            <w:tcW w:w="1137" w:type="dxa"/>
            <w:shd w:val="clear" w:color="auto" w:fill="auto"/>
            <w:noWrap/>
            <w:vAlign w:val="bottom"/>
            <w:hideMark/>
          </w:tcPr>
          <w:p w14:paraId="68AE5174"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64.5516</w:t>
            </w:r>
          </w:p>
        </w:tc>
        <w:tc>
          <w:tcPr>
            <w:tcW w:w="1203" w:type="dxa"/>
            <w:shd w:val="clear" w:color="auto" w:fill="auto"/>
            <w:noWrap/>
            <w:vAlign w:val="bottom"/>
            <w:hideMark/>
          </w:tcPr>
          <w:p w14:paraId="0277BF2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80.2754</w:t>
            </w:r>
          </w:p>
        </w:tc>
      </w:tr>
      <w:tr w:rsidR="00206DF5" w:rsidRPr="00206DF5" w14:paraId="530A5FD1" w14:textId="77777777" w:rsidTr="00206DF5">
        <w:trPr>
          <w:trHeight w:val="300"/>
        </w:trPr>
        <w:tc>
          <w:tcPr>
            <w:tcW w:w="997" w:type="dxa"/>
            <w:shd w:val="clear" w:color="auto" w:fill="auto"/>
            <w:noWrap/>
            <w:vAlign w:val="bottom"/>
            <w:hideMark/>
          </w:tcPr>
          <w:p w14:paraId="39A57386"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WFI-RF</w:t>
            </w:r>
          </w:p>
        </w:tc>
        <w:tc>
          <w:tcPr>
            <w:tcW w:w="1080" w:type="dxa"/>
            <w:shd w:val="clear" w:color="auto" w:fill="auto"/>
            <w:noWrap/>
            <w:vAlign w:val="bottom"/>
            <w:hideMark/>
          </w:tcPr>
          <w:p w14:paraId="1B4DBE23"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rem_2</w:t>
            </w:r>
          </w:p>
        </w:tc>
        <w:tc>
          <w:tcPr>
            <w:tcW w:w="997" w:type="dxa"/>
            <w:shd w:val="clear" w:color="auto" w:fill="auto"/>
            <w:noWrap/>
            <w:vAlign w:val="bottom"/>
            <w:hideMark/>
          </w:tcPr>
          <w:p w14:paraId="1084121E"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35B7D4B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13</w:t>
            </w:r>
          </w:p>
        </w:tc>
        <w:tc>
          <w:tcPr>
            <w:tcW w:w="990" w:type="dxa"/>
            <w:shd w:val="clear" w:color="auto" w:fill="auto"/>
            <w:noWrap/>
            <w:vAlign w:val="bottom"/>
            <w:hideMark/>
          </w:tcPr>
          <w:p w14:paraId="6868B684"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0.9867</w:t>
            </w:r>
          </w:p>
        </w:tc>
        <w:tc>
          <w:tcPr>
            <w:tcW w:w="990" w:type="dxa"/>
            <w:shd w:val="clear" w:color="auto" w:fill="auto"/>
            <w:noWrap/>
            <w:vAlign w:val="bottom"/>
            <w:hideMark/>
          </w:tcPr>
          <w:p w14:paraId="142EC2B8"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7.6107</w:t>
            </w:r>
          </w:p>
        </w:tc>
        <w:tc>
          <w:tcPr>
            <w:tcW w:w="1170" w:type="dxa"/>
            <w:shd w:val="clear" w:color="auto" w:fill="auto"/>
            <w:noWrap/>
            <w:vAlign w:val="bottom"/>
            <w:hideMark/>
          </w:tcPr>
          <w:p w14:paraId="60F0BB5F"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8.1132</w:t>
            </w:r>
          </w:p>
        </w:tc>
        <w:tc>
          <w:tcPr>
            <w:tcW w:w="1137" w:type="dxa"/>
            <w:shd w:val="clear" w:color="auto" w:fill="auto"/>
            <w:noWrap/>
            <w:vAlign w:val="bottom"/>
            <w:hideMark/>
          </w:tcPr>
          <w:p w14:paraId="0E512400"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64.9786</w:t>
            </w:r>
          </w:p>
        </w:tc>
        <w:tc>
          <w:tcPr>
            <w:tcW w:w="1203" w:type="dxa"/>
            <w:shd w:val="clear" w:color="auto" w:fill="auto"/>
            <w:noWrap/>
            <w:vAlign w:val="bottom"/>
            <w:hideMark/>
          </w:tcPr>
          <w:p w14:paraId="59DECA79"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80.7024</w:t>
            </w:r>
          </w:p>
        </w:tc>
      </w:tr>
      <w:tr w:rsidR="00206DF5" w:rsidRPr="00206DF5" w14:paraId="6D9669AD" w14:textId="77777777" w:rsidTr="00206DF5">
        <w:trPr>
          <w:trHeight w:val="300"/>
        </w:trPr>
        <w:tc>
          <w:tcPr>
            <w:tcW w:w="997" w:type="dxa"/>
            <w:shd w:val="clear" w:color="auto" w:fill="auto"/>
            <w:noWrap/>
            <w:vAlign w:val="bottom"/>
            <w:hideMark/>
          </w:tcPr>
          <w:p w14:paraId="48D8F918"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w:t>
            </w:r>
          </w:p>
        </w:tc>
        <w:tc>
          <w:tcPr>
            <w:tcW w:w="1080" w:type="dxa"/>
            <w:shd w:val="clear" w:color="auto" w:fill="auto"/>
            <w:noWrap/>
            <w:vAlign w:val="bottom"/>
            <w:hideMark/>
          </w:tcPr>
          <w:p w14:paraId="46D8E60F"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None</w:t>
            </w:r>
          </w:p>
        </w:tc>
        <w:tc>
          <w:tcPr>
            <w:tcW w:w="997" w:type="dxa"/>
            <w:shd w:val="clear" w:color="auto" w:fill="auto"/>
            <w:noWrap/>
            <w:vAlign w:val="bottom"/>
            <w:hideMark/>
          </w:tcPr>
          <w:p w14:paraId="09FEAD36"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0A47A95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7A383556"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0.987</w:t>
            </w:r>
          </w:p>
        </w:tc>
        <w:tc>
          <w:tcPr>
            <w:tcW w:w="990" w:type="dxa"/>
            <w:shd w:val="clear" w:color="auto" w:fill="auto"/>
            <w:noWrap/>
            <w:vAlign w:val="bottom"/>
            <w:hideMark/>
          </w:tcPr>
          <w:p w14:paraId="59631010"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0.2713</w:t>
            </w:r>
          </w:p>
        </w:tc>
        <w:tc>
          <w:tcPr>
            <w:tcW w:w="1170" w:type="dxa"/>
            <w:shd w:val="clear" w:color="auto" w:fill="auto"/>
            <w:noWrap/>
            <w:vAlign w:val="bottom"/>
            <w:hideMark/>
          </w:tcPr>
          <w:p w14:paraId="486C1E56"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8.3521</w:t>
            </w:r>
          </w:p>
        </w:tc>
        <w:tc>
          <w:tcPr>
            <w:tcW w:w="1137" w:type="dxa"/>
            <w:shd w:val="clear" w:color="auto" w:fill="auto"/>
            <w:noWrap/>
            <w:vAlign w:val="bottom"/>
            <w:hideMark/>
          </w:tcPr>
          <w:p w14:paraId="76D4B1FD"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72.7778</w:t>
            </w:r>
          </w:p>
        </w:tc>
        <w:tc>
          <w:tcPr>
            <w:tcW w:w="1203" w:type="dxa"/>
            <w:shd w:val="clear" w:color="auto" w:fill="auto"/>
            <w:noWrap/>
            <w:vAlign w:val="bottom"/>
            <w:hideMark/>
          </w:tcPr>
          <w:p w14:paraId="58BD3490"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81.4012</w:t>
            </w:r>
          </w:p>
        </w:tc>
      </w:tr>
      <w:tr w:rsidR="00206DF5" w:rsidRPr="00206DF5" w14:paraId="22C0F696" w14:textId="77777777" w:rsidTr="00206DF5">
        <w:trPr>
          <w:trHeight w:val="300"/>
        </w:trPr>
        <w:tc>
          <w:tcPr>
            <w:tcW w:w="997" w:type="dxa"/>
            <w:shd w:val="clear" w:color="auto" w:fill="auto"/>
            <w:noWrap/>
            <w:vAlign w:val="bottom"/>
            <w:hideMark/>
          </w:tcPr>
          <w:p w14:paraId="2BF8BA2A"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WFI-XGB</w:t>
            </w:r>
          </w:p>
        </w:tc>
        <w:tc>
          <w:tcPr>
            <w:tcW w:w="1080" w:type="dxa"/>
            <w:shd w:val="clear" w:color="auto" w:fill="auto"/>
            <w:noWrap/>
            <w:vAlign w:val="bottom"/>
            <w:hideMark/>
          </w:tcPr>
          <w:p w14:paraId="000AAE09"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rem_1</w:t>
            </w:r>
          </w:p>
        </w:tc>
        <w:tc>
          <w:tcPr>
            <w:tcW w:w="997" w:type="dxa"/>
            <w:shd w:val="clear" w:color="auto" w:fill="auto"/>
            <w:noWrap/>
            <w:vAlign w:val="bottom"/>
            <w:hideMark/>
          </w:tcPr>
          <w:p w14:paraId="34C33B67"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40CAB7BC"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14</w:t>
            </w:r>
          </w:p>
        </w:tc>
        <w:tc>
          <w:tcPr>
            <w:tcW w:w="990" w:type="dxa"/>
            <w:shd w:val="clear" w:color="auto" w:fill="auto"/>
            <w:noWrap/>
            <w:vAlign w:val="bottom"/>
            <w:hideMark/>
          </w:tcPr>
          <w:p w14:paraId="3BF77C3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0.9869</w:t>
            </w:r>
          </w:p>
        </w:tc>
        <w:tc>
          <w:tcPr>
            <w:tcW w:w="990" w:type="dxa"/>
            <w:shd w:val="clear" w:color="auto" w:fill="auto"/>
            <w:noWrap/>
            <w:vAlign w:val="bottom"/>
            <w:hideMark/>
          </w:tcPr>
          <w:p w14:paraId="206435ED"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3.5413</w:t>
            </w:r>
          </w:p>
        </w:tc>
        <w:tc>
          <w:tcPr>
            <w:tcW w:w="1170" w:type="dxa"/>
            <w:shd w:val="clear" w:color="auto" w:fill="auto"/>
            <w:noWrap/>
            <w:vAlign w:val="bottom"/>
            <w:hideMark/>
          </w:tcPr>
          <w:p w14:paraId="3F757B92"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8.2624</w:t>
            </w:r>
          </w:p>
        </w:tc>
        <w:tc>
          <w:tcPr>
            <w:tcW w:w="1137" w:type="dxa"/>
            <w:shd w:val="clear" w:color="auto" w:fill="auto"/>
            <w:noWrap/>
            <w:vAlign w:val="bottom"/>
            <w:hideMark/>
          </w:tcPr>
          <w:p w14:paraId="19126BE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72.8105</w:t>
            </w:r>
          </w:p>
        </w:tc>
        <w:tc>
          <w:tcPr>
            <w:tcW w:w="1203" w:type="dxa"/>
            <w:shd w:val="clear" w:color="auto" w:fill="auto"/>
            <w:noWrap/>
            <w:vAlign w:val="bottom"/>
            <w:hideMark/>
          </w:tcPr>
          <w:p w14:paraId="72C24AE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84.6142</w:t>
            </w:r>
          </w:p>
        </w:tc>
      </w:tr>
      <w:tr w:rsidR="00206DF5" w:rsidRPr="00206DF5" w14:paraId="0C698B99" w14:textId="77777777" w:rsidTr="00206DF5">
        <w:trPr>
          <w:trHeight w:val="300"/>
        </w:trPr>
        <w:tc>
          <w:tcPr>
            <w:tcW w:w="997" w:type="dxa"/>
            <w:shd w:val="clear" w:color="auto" w:fill="auto"/>
            <w:noWrap/>
            <w:vAlign w:val="bottom"/>
            <w:hideMark/>
          </w:tcPr>
          <w:p w14:paraId="788CFD59"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w:t>
            </w:r>
          </w:p>
        </w:tc>
        <w:tc>
          <w:tcPr>
            <w:tcW w:w="1080" w:type="dxa"/>
            <w:shd w:val="clear" w:color="auto" w:fill="auto"/>
            <w:noWrap/>
            <w:vAlign w:val="bottom"/>
            <w:hideMark/>
          </w:tcPr>
          <w:p w14:paraId="53E044C7"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rem_1</w:t>
            </w:r>
          </w:p>
        </w:tc>
        <w:tc>
          <w:tcPr>
            <w:tcW w:w="997" w:type="dxa"/>
            <w:shd w:val="clear" w:color="auto" w:fill="auto"/>
            <w:noWrap/>
            <w:vAlign w:val="bottom"/>
            <w:hideMark/>
          </w:tcPr>
          <w:p w14:paraId="5DBB7376"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7B4968A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14</w:t>
            </w:r>
          </w:p>
        </w:tc>
        <w:tc>
          <w:tcPr>
            <w:tcW w:w="990" w:type="dxa"/>
            <w:shd w:val="clear" w:color="auto" w:fill="auto"/>
            <w:noWrap/>
            <w:vAlign w:val="bottom"/>
            <w:hideMark/>
          </w:tcPr>
          <w:p w14:paraId="4A40D95C"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0.9866</w:t>
            </w:r>
          </w:p>
        </w:tc>
        <w:tc>
          <w:tcPr>
            <w:tcW w:w="990" w:type="dxa"/>
            <w:shd w:val="clear" w:color="auto" w:fill="auto"/>
            <w:noWrap/>
            <w:vAlign w:val="bottom"/>
            <w:hideMark/>
          </w:tcPr>
          <w:p w14:paraId="34DF80A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0.2713</w:t>
            </w:r>
          </w:p>
        </w:tc>
        <w:tc>
          <w:tcPr>
            <w:tcW w:w="1170" w:type="dxa"/>
            <w:shd w:val="clear" w:color="auto" w:fill="auto"/>
            <w:noWrap/>
            <w:vAlign w:val="bottom"/>
            <w:hideMark/>
          </w:tcPr>
          <w:p w14:paraId="7D576586"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8.3521</w:t>
            </w:r>
          </w:p>
        </w:tc>
        <w:tc>
          <w:tcPr>
            <w:tcW w:w="1137" w:type="dxa"/>
            <w:shd w:val="clear" w:color="auto" w:fill="auto"/>
            <w:noWrap/>
            <w:vAlign w:val="bottom"/>
            <w:hideMark/>
          </w:tcPr>
          <w:p w14:paraId="1CDEC43C"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76.689</w:t>
            </w:r>
          </w:p>
        </w:tc>
        <w:tc>
          <w:tcPr>
            <w:tcW w:w="1203" w:type="dxa"/>
            <w:shd w:val="clear" w:color="auto" w:fill="auto"/>
            <w:noWrap/>
            <w:vAlign w:val="bottom"/>
            <w:hideMark/>
          </w:tcPr>
          <w:p w14:paraId="291B03B2"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85.3124</w:t>
            </w:r>
          </w:p>
        </w:tc>
      </w:tr>
      <w:tr w:rsidR="00206DF5" w:rsidRPr="00206DF5" w14:paraId="3E714F0A" w14:textId="77777777" w:rsidTr="00206DF5">
        <w:trPr>
          <w:trHeight w:val="300"/>
        </w:trPr>
        <w:tc>
          <w:tcPr>
            <w:tcW w:w="997" w:type="dxa"/>
            <w:shd w:val="clear" w:color="auto" w:fill="auto"/>
            <w:noWrap/>
            <w:vAlign w:val="bottom"/>
            <w:hideMark/>
          </w:tcPr>
          <w:p w14:paraId="228B984B"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WFI-XGB</w:t>
            </w:r>
          </w:p>
        </w:tc>
        <w:tc>
          <w:tcPr>
            <w:tcW w:w="1080" w:type="dxa"/>
            <w:shd w:val="clear" w:color="auto" w:fill="auto"/>
            <w:noWrap/>
            <w:vAlign w:val="bottom"/>
            <w:hideMark/>
          </w:tcPr>
          <w:p w14:paraId="605E36A8"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None</w:t>
            </w:r>
          </w:p>
        </w:tc>
        <w:tc>
          <w:tcPr>
            <w:tcW w:w="997" w:type="dxa"/>
            <w:shd w:val="clear" w:color="auto" w:fill="auto"/>
            <w:noWrap/>
            <w:vAlign w:val="bottom"/>
            <w:hideMark/>
          </w:tcPr>
          <w:p w14:paraId="1963BAD4"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22030ACB"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69C1D4ED"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0.987</w:t>
            </w:r>
          </w:p>
        </w:tc>
        <w:tc>
          <w:tcPr>
            <w:tcW w:w="990" w:type="dxa"/>
            <w:shd w:val="clear" w:color="auto" w:fill="auto"/>
            <w:noWrap/>
            <w:vAlign w:val="bottom"/>
            <w:hideMark/>
          </w:tcPr>
          <w:p w14:paraId="4C12775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3.5413</w:t>
            </w:r>
          </w:p>
        </w:tc>
        <w:tc>
          <w:tcPr>
            <w:tcW w:w="1170" w:type="dxa"/>
            <w:shd w:val="clear" w:color="auto" w:fill="auto"/>
            <w:noWrap/>
            <w:vAlign w:val="bottom"/>
            <w:hideMark/>
          </w:tcPr>
          <w:p w14:paraId="7B7A20D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8.2624</w:t>
            </w:r>
          </w:p>
        </w:tc>
        <w:tc>
          <w:tcPr>
            <w:tcW w:w="1137" w:type="dxa"/>
            <w:shd w:val="clear" w:color="auto" w:fill="auto"/>
            <w:noWrap/>
            <w:vAlign w:val="bottom"/>
            <w:hideMark/>
          </w:tcPr>
          <w:p w14:paraId="174BEF0B"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74.1028</w:t>
            </w:r>
          </w:p>
        </w:tc>
        <w:tc>
          <w:tcPr>
            <w:tcW w:w="1203" w:type="dxa"/>
            <w:shd w:val="clear" w:color="auto" w:fill="auto"/>
            <w:noWrap/>
            <w:vAlign w:val="bottom"/>
            <w:hideMark/>
          </w:tcPr>
          <w:p w14:paraId="571E3F5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85.9065</w:t>
            </w:r>
          </w:p>
        </w:tc>
      </w:tr>
      <w:tr w:rsidR="00206DF5" w:rsidRPr="00206DF5" w14:paraId="0D2CA936" w14:textId="77777777" w:rsidTr="00206DF5">
        <w:trPr>
          <w:trHeight w:val="300"/>
        </w:trPr>
        <w:tc>
          <w:tcPr>
            <w:tcW w:w="997" w:type="dxa"/>
            <w:shd w:val="clear" w:color="auto" w:fill="auto"/>
            <w:noWrap/>
            <w:vAlign w:val="bottom"/>
            <w:hideMark/>
          </w:tcPr>
          <w:p w14:paraId="2F5C9510"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WFI-RF</w:t>
            </w:r>
          </w:p>
        </w:tc>
        <w:tc>
          <w:tcPr>
            <w:tcW w:w="1080" w:type="dxa"/>
            <w:shd w:val="clear" w:color="auto" w:fill="auto"/>
            <w:noWrap/>
            <w:vAlign w:val="bottom"/>
            <w:hideMark/>
          </w:tcPr>
          <w:p w14:paraId="0DCF4D79"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None</w:t>
            </w:r>
          </w:p>
        </w:tc>
        <w:tc>
          <w:tcPr>
            <w:tcW w:w="997" w:type="dxa"/>
            <w:shd w:val="clear" w:color="auto" w:fill="auto"/>
            <w:noWrap/>
            <w:vAlign w:val="bottom"/>
            <w:hideMark/>
          </w:tcPr>
          <w:p w14:paraId="64DBD972"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6131D6FC"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501162F4"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0.987</w:t>
            </w:r>
          </w:p>
        </w:tc>
        <w:tc>
          <w:tcPr>
            <w:tcW w:w="990" w:type="dxa"/>
            <w:shd w:val="clear" w:color="auto" w:fill="auto"/>
            <w:noWrap/>
            <w:vAlign w:val="bottom"/>
            <w:hideMark/>
          </w:tcPr>
          <w:p w14:paraId="460E0993"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7.6107</w:t>
            </w:r>
          </w:p>
        </w:tc>
        <w:tc>
          <w:tcPr>
            <w:tcW w:w="1170" w:type="dxa"/>
            <w:shd w:val="clear" w:color="auto" w:fill="auto"/>
            <w:noWrap/>
            <w:vAlign w:val="bottom"/>
            <w:hideMark/>
          </w:tcPr>
          <w:p w14:paraId="23922B90"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8.1132</w:t>
            </w:r>
          </w:p>
        </w:tc>
        <w:tc>
          <w:tcPr>
            <w:tcW w:w="1137" w:type="dxa"/>
            <w:shd w:val="clear" w:color="auto" w:fill="auto"/>
            <w:noWrap/>
            <w:vAlign w:val="bottom"/>
            <w:hideMark/>
          </w:tcPr>
          <w:p w14:paraId="399E0104"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73.407</w:t>
            </w:r>
          </w:p>
        </w:tc>
        <w:tc>
          <w:tcPr>
            <w:tcW w:w="1203" w:type="dxa"/>
            <w:shd w:val="clear" w:color="auto" w:fill="auto"/>
            <w:noWrap/>
            <w:vAlign w:val="bottom"/>
            <w:hideMark/>
          </w:tcPr>
          <w:p w14:paraId="7D99B7C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89.1308</w:t>
            </w:r>
          </w:p>
        </w:tc>
      </w:tr>
      <w:tr w:rsidR="00206DF5" w:rsidRPr="00206DF5" w14:paraId="5DBA560C" w14:textId="77777777" w:rsidTr="00206DF5">
        <w:trPr>
          <w:trHeight w:val="300"/>
        </w:trPr>
        <w:tc>
          <w:tcPr>
            <w:tcW w:w="997" w:type="dxa"/>
            <w:shd w:val="clear" w:color="auto" w:fill="auto"/>
            <w:noWrap/>
            <w:vAlign w:val="bottom"/>
            <w:hideMark/>
          </w:tcPr>
          <w:p w14:paraId="704252A1"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WFI-XGB</w:t>
            </w:r>
          </w:p>
        </w:tc>
        <w:tc>
          <w:tcPr>
            <w:tcW w:w="1080" w:type="dxa"/>
            <w:shd w:val="clear" w:color="auto" w:fill="auto"/>
            <w:noWrap/>
            <w:vAlign w:val="bottom"/>
            <w:hideMark/>
          </w:tcPr>
          <w:p w14:paraId="3B68D928"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SPFS</w:t>
            </w:r>
          </w:p>
        </w:tc>
        <w:tc>
          <w:tcPr>
            <w:tcW w:w="997" w:type="dxa"/>
            <w:shd w:val="clear" w:color="auto" w:fill="auto"/>
            <w:noWrap/>
            <w:vAlign w:val="bottom"/>
            <w:hideMark/>
          </w:tcPr>
          <w:p w14:paraId="405FB84F"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332E944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1CFC338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0.9869</w:t>
            </w:r>
          </w:p>
        </w:tc>
        <w:tc>
          <w:tcPr>
            <w:tcW w:w="990" w:type="dxa"/>
            <w:shd w:val="clear" w:color="auto" w:fill="auto"/>
            <w:noWrap/>
            <w:vAlign w:val="bottom"/>
            <w:hideMark/>
          </w:tcPr>
          <w:p w14:paraId="12509410"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3.5413</w:t>
            </w:r>
          </w:p>
        </w:tc>
        <w:tc>
          <w:tcPr>
            <w:tcW w:w="1170" w:type="dxa"/>
            <w:shd w:val="clear" w:color="auto" w:fill="auto"/>
            <w:noWrap/>
            <w:vAlign w:val="bottom"/>
            <w:hideMark/>
          </w:tcPr>
          <w:p w14:paraId="384CE62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70.686</w:t>
            </w:r>
          </w:p>
        </w:tc>
        <w:tc>
          <w:tcPr>
            <w:tcW w:w="1137" w:type="dxa"/>
            <w:shd w:val="clear" w:color="auto" w:fill="auto"/>
            <w:noWrap/>
            <w:vAlign w:val="bottom"/>
            <w:hideMark/>
          </w:tcPr>
          <w:p w14:paraId="7925624B"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74.4607</w:t>
            </w:r>
          </w:p>
        </w:tc>
        <w:tc>
          <w:tcPr>
            <w:tcW w:w="1203" w:type="dxa"/>
            <w:shd w:val="clear" w:color="auto" w:fill="auto"/>
            <w:noWrap/>
            <w:vAlign w:val="bottom"/>
            <w:hideMark/>
          </w:tcPr>
          <w:p w14:paraId="2A38BD13"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148.6881</w:t>
            </w:r>
          </w:p>
        </w:tc>
      </w:tr>
      <w:tr w:rsidR="00206DF5" w:rsidRPr="00206DF5" w14:paraId="26D22BB4" w14:textId="77777777" w:rsidTr="00206DF5">
        <w:trPr>
          <w:trHeight w:val="300"/>
        </w:trPr>
        <w:tc>
          <w:tcPr>
            <w:tcW w:w="997" w:type="dxa"/>
            <w:shd w:val="clear" w:color="auto" w:fill="auto"/>
            <w:noWrap/>
            <w:vAlign w:val="bottom"/>
            <w:hideMark/>
          </w:tcPr>
          <w:p w14:paraId="6EBC6B5C"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WFI-RF</w:t>
            </w:r>
          </w:p>
        </w:tc>
        <w:tc>
          <w:tcPr>
            <w:tcW w:w="1080" w:type="dxa"/>
            <w:shd w:val="clear" w:color="auto" w:fill="auto"/>
            <w:noWrap/>
            <w:vAlign w:val="bottom"/>
            <w:hideMark/>
          </w:tcPr>
          <w:p w14:paraId="4D6FA6E6"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SPFS</w:t>
            </w:r>
          </w:p>
        </w:tc>
        <w:tc>
          <w:tcPr>
            <w:tcW w:w="997" w:type="dxa"/>
            <w:shd w:val="clear" w:color="auto" w:fill="auto"/>
            <w:noWrap/>
            <w:vAlign w:val="bottom"/>
            <w:hideMark/>
          </w:tcPr>
          <w:p w14:paraId="4F62B6C5"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190A8F04"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451D5210"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0.9866</w:t>
            </w:r>
          </w:p>
        </w:tc>
        <w:tc>
          <w:tcPr>
            <w:tcW w:w="990" w:type="dxa"/>
            <w:shd w:val="clear" w:color="auto" w:fill="auto"/>
            <w:noWrap/>
            <w:vAlign w:val="bottom"/>
            <w:hideMark/>
          </w:tcPr>
          <w:p w14:paraId="10E1FFD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7.6107</w:t>
            </w:r>
          </w:p>
        </w:tc>
        <w:tc>
          <w:tcPr>
            <w:tcW w:w="1170" w:type="dxa"/>
            <w:shd w:val="clear" w:color="auto" w:fill="auto"/>
            <w:noWrap/>
            <w:vAlign w:val="bottom"/>
            <w:hideMark/>
          </w:tcPr>
          <w:p w14:paraId="49208E48"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89.7379</w:t>
            </w:r>
          </w:p>
        </w:tc>
        <w:tc>
          <w:tcPr>
            <w:tcW w:w="1137" w:type="dxa"/>
            <w:shd w:val="clear" w:color="auto" w:fill="auto"/>
            <w:noWrap/>
            <w:vAlign w:val="bottom"/>
            <w:hideMark/>
          </w:tcPr>
          <w:p w14:paraId="00FF3C52"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74.1535</w:t>
            </w:r>
          </w:p>
        </w:tc>
        <w:tc>
          <w:tcPr>
            <w:tcW w:w="1203" w:type="dxa"/>
            <w:shd w:val="clear" w:color="auto" w:fill="auto"/>
            <w:noWrap/>
            <w:vAlign w:val="bottom"/>
            <w:hideMark/>
          </w:tcPr>
          <w:p w14:paraId="5AB9D94C"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171.502</w:t>
            </w:r>
          </w:p>
        </w:tc>
      </w:tr>
      <w:tr w:rsidR="00206DF5" w:rsidRPr="00206DF5" w14:paraId="656154D4" w14:textId="77777777" w:rsidTr="00206DF5">
        <w:trPr>
          <w:trHeight w:val="300"/>
        </w:trPr>
        <w:tc>
          <w:tcPr>
            <w:tcW w:w="997" w:type="dxa"/>
            <w:shd w:val="clear" w:color="auto" w:fill="auto"/>
            <w:noWrap/>
            <w:vAlign w:val="bottom"/>
            <w:hideMark/>
          </w:tcPr>
          <w:p w14:paraId="179A2189"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WFI-XGB</w:t>
            </w:r>
          </w:p>
        </w:tc>
        <w:tc>
          <w:tcPr>
            <w:tcW w:w="1080" w:type="dxa"/>
            <w:shd w:val="clear" w:color="auto" w:fill="auto"/>
            <w:noWrap/>
            <w:vAlign w:val="bottom"/>
            <w:hideMark/>
          </w:tcPr>
          <w:p w14:paraId="0F054D74"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RFE</w:t>
            </w:r>
          </w:p>
        </w:tc>
        <w:tc>
          <w:tcPr>
            <w:tcW w:w="997" w:type="dxa"/>
            <w:shd w:val="clear" w:color="auto" w:fill="auto"/>
            <w:noWrap/>
            <w:vAlign w:val="bottom"/>
            <w:hideMark/>
          </w:tcPr>
          <w:p w14:paraId="597915F5"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154C4866"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12</w:t>
            </w:r>
          </w:p>
        </w:tc>
        <w:tc>
          <w:tcPr>
            <w:tcW w:w="990" w:type="dxa"/>
            <w:shd w:val="clear" w:color="auto" w:fill="auto"/>
            <w:noWrap/>
            <w:vAlign w:val="bottom"/>
            <w:hideMark/>
          </w:tcPr>
          <w:p w14:paraId="2A82363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0.9871</w:t>
            </w:r>
          </w:p>
        </w:tc>
        <w:tc>
          <w:tcPr>
            <w:tcW w:w="990" w:type="dxa"/>
            <w:shd w:val="clear" w:color="auto" w:fill="auto"/>
            <w:noWrap/>
            <w:vAlign w:val="bottom"/>
            <w:hideMark/>
          </w:tcPr>
          <w:p w14:paraId="6066A88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3.5413</w:t>
            </w:r>
          </w:p>
        </w:tc>
        <w:tc>
          <w:tcPr>
            <w:tcW w:w="1170" w:type="dxa"/>
            <w:shd w:val="clear" w:color="auto" w:fill="auto"/>
            <w:noWrap/>
            <w:vAlign w:val="bottom"/>
            <w:hideMark/>
          </w:tcPr>
          <w:p w14:paraId="5D5D41D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118.1741</w:t>
            </w:r>
          </w:p>
        </w:tc>
        <w:tc>
          <w:tcPr>
            <w:tcW w:w="1137" w:type="dxa"/>
            <w:shd w:val="clear" w:color="auto" w:fill="auto"/>
            <w:noWrap/>
            <w:vAlign w:val="bottom"/>
            <w:hideMark/>
          </w:tcPr>
          <w:p w14:paraId="5DB4221C"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67.2535</w:t>
            </w:r>
          </w:p>
        </w:tc>
        <w:tc>
          <w:tcPr>
            <w:tcW w:w="1203" w:type="dxa"/>
            <w:shd w:val="clear" w:color="auto" w:fill="auto"/>
            <w:noWrap/>
            <w:vAlign w:val="bottom"/>
            <w:hideMark/>
          </w:tcPr>
          <w:p w14:paraId="628D64CF"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188.969</w:t>
            </w:r>
          </w:p>
        </w:tc>
      </w:tr>
      <w:tr w:rsidR="00206DF5" w:rsidRPr="00206DF5" w14:paraId="5D6B53E2" w14:textId="77777777" w:rsidTr="00206DF5">
        <w:trPr>
          <w:trHeight w:val="300"/>
        </w:trPr>
        <w:tc>
          <w:tcPr>
            <w:tcW w:w="997" w:type="dxa"/>
            <w:shd w:val="clear" w:color="auto" w:fill="auto"/>
            <w:noWrap/>
            <w:vAlign w:val="bottom"/>
            <w:hideMark/>
          </w:tcPr>
          <w:p w14:paraId="3E568E6A"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WFI-RF</w:t>
            </w:r>
          </w:p>
        </w:tc>
        <w:tc>
          <w:tcPr>
            <w:tcW w:w="1080" w:type="dxa"/>
            <w:shd w:val="clear" w:color="auto" w:fill="auto"/>
            <w:noWrap/>
            <w:vAlign w:val="bottom"/>
            <w:hideMark/>
          </w:tcPr>
          <w:p w14:paraId="19A2563F"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RFE</w:t>
            </w:r>
          </w:p>
        </w:tc>
        <w:tc>
          <w:tcPr>
            <w:tcW w:w="997" w:type="dxa"/>
            <w:shd w:val="clear" w:color="auto" w:fill="auto"/>
            <w:noWrap/>
            <w:vAlign w:val="bottom"/>
            <w:hideMark/>
          </w:tcPr>
          <w:p w14:paraId="03D36B48"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60C76C1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12</w:t>
            </w:r>
          </w:p>
        </w:tc>
        <w:tc>
          <w:tcPr>
            <w:tcW w:w="990" w:type="dxa"/>
            <w:shd w:val="clear" w:color="auto" w:fill="auto"/>
            <w:noWrap/>
            <w:vAlign w:val="bottom"/>
            <w:hideMark/>
          </w:tcPr>
          <w:p w14:paraId="5D89A9E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0.9867</w:t>
            </w:r>
          </w:p>
        </w:tc>
        <w:tc>
          <w:tcPr>
            <w:tcW w:w="990" w:type="dxa"/>
            <w:shd w:val="clear" w:color="auto" w:fill="auto"/>
            <w:noWrap/>
            <w:vAlign w:val="bottom"/>
            <w:hideMark/>
          </w:tcPr>
          <w:p w14:paraId="0547178D"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7.6107</w:t>
            </w:r>
          </w:p>
        </w:tc>
        <w:tc>
          <w:tcPr>
            <w:tcW w:w="1170" w:type="dxa"/>
            <w:shd w:val="clear" w:color="auto" w:fill="auto"/>
            <w:noWrap/>
            <w:vAlign w:val="bottom"/>
            <w:hideMark/>
          </w:tcPr>
          <w:p w14:paraId="135F248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119.0163</w:t>
            </w:r>
          </w:p>
        </w:tc>
        <w:tc>
          <w:tcPr>
            <w:tcW w:w="1137" w:type="dxa"/>
            <w:shd w:val="clear" w:color="auto" w:fill="auto"/>
            <w:noWrap/>
            <w:vAlign w:val="bottom"/>
            <w:hideMark/>
          </w:tcPr>
          <w:p w14:paraId="44096AF8"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66.4172</w:t>
            </w:r>
          </w:p>
        </w:tc>
        <w:tc>
          <w:tcPr>
            <w:tcW w:w="1203" w:type="dxa"/>
            <w:shd w:val="clear" w:color="auto" w:fill="auto"/>
            <w:noWrap/>
            <w:vAlign w:val="bottom"/>
            <w:hideMark/>
          </w:tcPr>
          <w:p w14:paraId="385985B5"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193.0441</w:t>
            </w:r>
          </w:p>
        </w:tc>
      </w:tr>
      <w:tr w:rsidR="00206DF5" w:rsidRPr="00206DF5" w14:paraId="14EC30C1" w14:textId="77777777" w:rsidTr="00206DF5">
        <w:trPr>
          <w:trHeight w:val="300"/>
        </w:trPr>
        <w:tc>
          <w:tcPr>
            <w:tcW w:w="997" w:type="dxa"/>
            <w:shd w:val="clear" w:color="auto" w:fill="auto"/>
            <w:noWrap/>
            <w:vAlign w:val="bottom"/>
            <w:hideMark/>
          </w:tcPr>
          <w:p w14:paraId="6EA7A0A8"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w:t>
            </w:r>
          </w:p>
        </w:tc>
        <w:tc>
          <w:tcPr>
            <w:tcW w:w="1080" w:type="dxa"/>
            <w:shd w:val="clear" w:color="auto" w:fill="auto"/>
            <w:noWrap/>
            <w:vAlign w:val="bottom"/>
            <w:hideMark/>
          </w:tcPr>
          <w:p w14:paraId="2FCB49CA"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RFE</w:t>
            </w:r>
          </w:p>
        </w:tc>
        <w:tc>
          <w:tcPr>
            <w:tcW w:w="997" w:type="dxa"/>
            <w:shd w:val="clear" w:color="auto" w:fill="auto"/>
            <w:noWrap/>
            <w:vAlign w:val="bottom"/>
            <w:hideMark/>
          </w:tcPr>
          <w:p w14:paraId="24DA8E7F"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6F9955E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13</w:t>
            </w:r>
          </w:p>
        </w:tc>
        <w:tc>
          <w:tcPr>
            <w:tcW w:w="990" w:type="dxa"/>
            <w:shd w:val="clear" w:color="auto" w:fill="auto"/>
            <w:noWrap/>
            <w:vAlign w:val="bottom"/>
            <w:hideMark/>
          </w:tcPr>
          <w:p w14:paraId="68809E55"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0.9871</w:t>
            </w:r>
          </w:p>
        </w:tc>
        <w:tc>
          <w:tcPr>
            <w:tcW w:w="990" w:type="dxa"/>
            <w:shd w:val="clear" w:color="auto" w:fill="auto"/>
            <w:noWrap/>
            <w:vAlign w:val="bottom"/>
            <w:hideMark/>
          </w:tcPr>
          <w:p w14:paraId="29471DFD"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0.2713</w:t>
            </w:r>
          </w:p>
        </w:tc>
        <w:tc>
          <w:tcPr>
            <w:tcW w:w="1170" w:type="dxa"/>
            <w:shd w:val="clear" w:color="auto" w:fill="auto"/>
            <w:noWrap/>
            <w:vAlign w:val="bottom"/>
            <w:hideMark/>
          </w:tcPr>
          <w:p w14:paraId="28563719"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140.3831</w:t>
            </w:r>
          </w:p>
        </w:tc>
        <w:tc>
          <w:tcPr>
            <w:tcW w:w="1137" w:type="dxa"/>
            <w:shd w:val="clear" w:color="auto" w:fill="auto"/>
            <w:noWrap/>
            <w:vAlign w:val="bottom"/>
            <w:hideMark/>
          </w:tcPr>
          <w:p w14:paraId="0E8C78CD"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67.1213</w:t>
            </w:r>
          </w:p>
        </w:tc>
        <w:tc>
          <w:tcPr>
            <w:tcW w:w="1203" w:type="dxa"/>
            <w:shd w:val="clear" w:color="auto" w:fill="auto"/>
            <w:noWrap/>
            <w:vAlign w:val="bottom"/>
            <w:hideMark/>
          </w:tcPr>
          <w:p w14:paraId="3E030539"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207.7756</w:t>
            </w:r>
          </w:p>
        </w:tc>
      </w:tr>
      <w:tr w:rsidR="00206DF5" w:rsidRPr="00206DF5" w14:paraId="1632E048" w14:textId="77777777" w:rsidTr="00206DF5">
        <w:trPr>
          <w:trHeight w:val="300"/>
        </w:trPr>
        <w:tc>
          <w:tcPr>
            <w:tcW w:w="997" w:type="dxa"/>
            <w:shd w:val="clear" w:color="auto" w:fill="auto"/>
            <w:noWrap/>
            <w:vAlign w:val="bottom"/>
            <w:hideMark/>
          </w:tcPr>
          <w:p w14:paraId="44AC7ACB"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w:t>
            </w:r>
          </w:p>
        </w:tc>
        <w:tc>
          <w:tcPr>
            <w:tcW w:w="1080" w:type="dxa"/>
            <w:shd w:val="clear" w:color="auto" w:fill="auto"/>
            <w:noWrap/>
            <w:vAlign w:val="bottom"/>
            <w:hideMark/>
          </w:tcPr>
          <w:p w14:paraId="27EF9A5C"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SPFS</w:t>
            </w:r>
          </w:p>
        </w:tc>
        <w:tc>
          <w:tcPr>
            <w:tcW w:w="997" w:type="dxa"/>
            <w:shd w:val="clear" w:color="auto" w:fill="auto"/>
            <w:noWrap/>
            <w:vAlign w:val="bottom"/>
            <w:hideMark/>
          </w:tcPr>
          <w:p w14:paraId="2E018261"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0AF39D9B"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3EF1F908"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0.9866</w:t>
            </w:r>
          </w:p>
        </w:tc>
        <w:tc>
          <w:tcPr>
            <w:tcW w:w="990" w:type="dxa"/>
            <w:shd w:val="clear" w:color="auto" w:fill="auto"/>
            <w:noWrap/>
            <w:vAlign w:val="bottom"/>
            <w:hideMark/>
          </w:tcPr>
          <w:p w14:paraId="63EB8ACF"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0.2713</w:t>
            </w:r>
          </w:p>
        </w:tc>
        <w:tc>
          <w:tcPr>
            <w:tcW w:w="1170" w:type="dxa"/>
            <w:shd w:val="clear" w:color="auto" w:fill="auto"/>
            <w:noWrap/>
            <w:vAlign w:val="bottom"/>
            <w:hideMark/>
          </w:tcPr>
          <w:p w14:paraId="5E391E69"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139.4981</w:t>
            </w:r>
          </w:p>
        </w:tc>
        <w:tc>
          <w:tcPr>
            <w:tcW w:w="1137" w:type="dxa"/>
            <w:shd w:val="clear" w:color="auto" w:fill="auto"/>
            <w:noWrap/>
            <w:vAlign w:val="bottom"/>
            <w:hideMark/>
          </w:tcPr>
          <w:p w14:paraId="50507B9C"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75.1577</w:t>
            </w:r>
          </w:p>
        </w:tc>
        <w:tc>
          <w:tcPr>
            <w:tcW w:w="1203" w:type="dxa"/>
            <w:shd w:val="clear" w:color="auto" w:fill="auto"/>
            <w:noWrap/>
            <w:vAlign w:val="bottom"/>
            <w:hideMark/>
          </w:tcPr>
          <w:p w14:paraId="3AA2E4D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214.9271</w:t>
            </w:r>
          </w:p>
        </w:tc>
      </w:tr>
    </w:tbl>
    <w:p w14:paraId="5446A1BD" w14:textId="77777777" w:rsidR="004A4644" w:rsidRDefault="004A4644" w:rsidP="004A4644">
      <w:pPr>
        <w:rPr>
          <w:rFonts w:eastAsiaTheme="minorEastAsia"/>
          <w:lang w:val="en-US"/>
        </w:rPr>
      </w:pPr>
    </w:p>
    <w:p w14:paraId="1A6461F0" w14:textId="77777777" w:rsidR="003B1473" w:rsidRPr="003B1473" w:rsidRDefault="003B1473" w:rsidP="003B1473">
      <w:pPr>
        <w:rPr>
          <w:rFonts w:eastAsiaTheme="minorEastAsia"/>
          <w:lang w:val="en-US"/>
        </w:rPr>
      </w:pPr>
      <w:r w:rsidRPr="003B1473">
        <w:rPr>
          <w:rFonts w:eastAsiaTheme="minorEastAsia"/>
          <w:lang w:val="en-US"/>
        </w:rPr>
        <w:t>The findings reveal that XGBoost (XGB) models tend to have lower total processing times compared to Random Forest (RF) when no feature selection is applied. For example, the fastest model (SP with no feature selection on XGB) required only 24.76 seconds, making it the most efficient high-performing model. However, when feature selection is introduced, RF becomes the preferred model, maintaining high F1 scores with moderate processing times. The best RF model (WFI-XGB with RFE at 12 features) achieved an F1 score of 0.9871 in 188.97 seconds, demonstrating that while RF takes longer for feature selection, it performs strongly with fewer features.</w:t>
      </w:r>
    </w:p>
    <w:p w14:paraId="180DFEF8" w14:textId="5441BF25" w:rsidR="003B1473" w:rsidRPr="003B1473" w:rsidRDefault="003B1473" w:rsidP="003B1473">
      <w:pPr>
        <w:rPr>
          <w:rFonts w:eastAsiaTheme="minorEastAsia"/>
          <w:lang w:val="en-US"/>
        </w:rPr>
      </w:pPr>
      <w:r w:rsidRPr="003B1473">
        <w:rPr>
          <w:rFonts w:eastAsiaTheme="minorEastAsia"/>
          <w:lang w:val="en-US"/>
        </w:rPr>
        <w:t xml:space="preserve">A clear trade-off exists between feature selection and processing time. Models without feature selection (SP, WFI-XGB, and WFI-RF on XGB) required the least processing time, showing that skipping feature selection significantly improves computational efficiency. However, feature selection increases processing time, with methods like SPFS and RFE extending total times beyond 140 seconds, while models without feature selection completed in under 35 seconds. </w:t>
      </w:r>
    </w:p>
    <w:p w14:paraId="4FB5DE79" w14:textId="77777777" w:rsidR="00F42FAF" w:rsidRDefault="003B1473" w:rsidP="003B1473">
      <w:pPr>
        <w:rPr>
          <w:rFonts w:eastAsiaTheme="minorEastAsia"/>
          <w:lang w:val="en-US"/>
        </w:rPr>
      </w:pPr>
      <w:r w:rsidRPr="003B1473">
        <w:rPr>
          <w:rFonts w:eastAsiaTheme="minorEastAsia"/>
          <w:lang w:val="en-US"/>
        </w:rPr>
        <w:t>If computational efficiency is the priority, models without feature selection (SP, WFI-XGB, and WFI-RF with XGB) are the fastest, taking under 35 seconds while achieving strong F1 scores. On the other hand, if feature reduction is required, RF models offer the best balance, maintaining high F1 scores (0.9871) with reasonable processing times (~188-214 seconds in RFE configurations). However, complex feature selection methods (SPFS, RFE) significantly increase processing time, making them less suitable for real-time applications where quick responses are necessary.</w:t>
      </w:r>
      <w:r w:rsidR="007D5EDE">
        <w:rPr>
          <w:rFonts w:eastAsiaTheme="minorEastAsia"/>
          <w:lang w:val="en-US"/>
        </w:rPr>
        <w:t xml:space="preserve"> </w:t>
      </w:r>
    </w:p>
    <w:p w14:paraId="6B860321" w14:textId="77777777" w:rsidR="00F42FAF" w:rsidRDefault="00F42FAF" w:rsidP="003B1473">
      <w:pPr>
        <w:rPr>
          <w:rFonts w:eastAsiaTheme="minorEastAsia"/>
          <w:lang w:val="en-US"/>
        </w:rPr>
      </w:pPr>
    </w:p>
    <w:p w14:paraId="0E5C7E62" w14:textId="38F52C51" w:rsidR="00F42FAF" w:rsidRDefault="00F42FAF" w:rsidP="00F42FAF">
      <w:pPr>
        <w:pStyle w:val="Heading3"/>
        <w:rPr>
          <w:rFonts w:eastAsiaTheme="minorEastAsia"/>
          <w:lang w:val="en-US"/>
        </w:rPr>
      </w:pPr>
      <w:r>
        <w:rPr>
          <w:rFonts w:eastAsiaTheme="minorEastAsia"/>
          <w:lang w:val="en-US"/>
        </w:rPr>
        <w:t>Model Comparison</w:t>
      </w:r>
    </w:p>
    <w:p w14:paraId="153E1263" w14:textId="46025BF4" w:rsidR="005E142E" w:rsidRPr="006E4690" w:rsidRDefault="005E142E" w:rsidP="005E142E">
      <w:pPr>
        <w:rPr>
          <w:rFonts w:eastAsiaTheme="minorEastAsia"/>
          <w:lang w:val="en-US"/>
        </w:rPr>
      </w:pPr>
      <w:r w:rsidRPr="006E4690">
        <w:rPr>
          <w:rFonts w:eastAsiaTheme="minorEastAsia"/>
          <w:lang w:val="en-US"/>
        </w:rPr>
        <w:t>A direct comparison between XGBoost and Random Forest is shown in Table 12, which highlights the significant difference in computational time. Even though RF models achieved</w:t>
      </w:r>
      <w:r>
        <w:rPr>
          <w:rFonts w:eastAsiaTheme="minorEastAsia"/>
          <w:lang w:val="en-US"/>
        </w:rPr>
        <w:t xml:space="preserve"> a</w:t>
      </w:r>
      <w:r w:rsidRPr="006E4690">
        <w:rPr>
          <w:rFonts w:eastAsiaTheme="minorEastAsia"/>
          <w:lang w:val="en-US"/>
        </w:rPr>
        <w:t xml:space="preserve"> high</w:t>
      </w:r>
      <w:r>
        <w:rPr>
          <w:rFonts w:eastAsiaTheme="minorEastAsia"/>
          <w:lang w:val="en-US"/>
        </w:rPr>
        <w:t xml:space="preserve">er </w:t>
      </w:r>
      <w:r w:rsidRPr="006E4690">
        <w:rPr>
          <w:rFonts w:eastAsiaTheme="minorEastAsia"/>
          <w:lang w:val="en-US"/>
        </w:rPr>
        <w:t xml:space="preserve">accuracy, their total computation time was drastically higher than XGBoost models. For instance, an RF model using RFE with </w:t>
      </w:r>
      <w:r>
        <w:rPr>
          <w:rFonts w:eastAsiaTheme="minorEastAsia"/>
          <w:lang w:val="en-US"/>
        </w:rPr>
        <w:t>9</w:t>
      </w:r>
      <w:r w:rsidRPr="006E4690">
        <w:rPr>
          <w:rFonts w:eastAsiaTheme="minorEastAsia"/>
          <w:lang w:val="en-US"/>
        </w:rPr>
        <w:t xml:space="preserve"> features </w:t>
      </w:r>
      <w:proofErr w:type="gramStart"/>
      <w:r w:rsidRPr="006E4690">
        <w:rPr>
          <w:rFonts w:eastAsiaTheme="minorEastAsia"/>
          <w:lang w:val="en-US"/>
        </w:rPr>
        <w:t>required</w:t>
      </w:r>
      <w:proofErr w:type="gramEnd"/>
      <w:r w:rsidRPr="006E4690">
        <w:rPr>
          <w:rFonts w:eastAsiaTheme="minorEastAsia"/>
          <w:lang w:val="en-US"/>
        </w:rPr>
        <w:t xml:space="preserve"> </w:t>
      </w:r>
      <w:r w:rsidR="001A477E">
        <w:rPr>
          <w:rFonts w:eastAsiaTheme="minorEastAsia"/>
          <w:lang w:val="en-US"/>
        </w:rPr>
        <w:t>148.69</w:t>
      </w:r>
      <w:r w:rsidRPr="006E4690">
        <w:rPr>
          <w:rFonts w:eastAsiaTheme="minorEastAsia"/>
          <w:lang w:val="en-US"/>
        </w:rPr>
        <w:t xml:space="preserve"> seconds, compared to a similar XGB model requiring only </w:t>
      </w:r>
      <w:r w:rsidR="001A477E">
        <w:rPr>
          <w:rFonts w:eastAsiaTheme="minorEastAsia"/>
          <w:lang w:val="en-US"/>
        </w:rPr>
        <w:t>63.47</w:t>
      </w:r>
      <w:r>
        <w:rPr>
          <w:rFonts w:eastAsiaTheme="minorEastAsia"/>
          <w:lang w:val="en-US"/>
        </w:rPr>
        <w:t xml:space="preserve"> </w:t>
      </w:r>
      <w:r w:rsidRPr="006E4690">
        <w:rPr>
          <w:rFonts w:eastAsiaTheme="minorEastAsia"/>
          <w:lang w:val="en-US"/>
        </w:rPr>
        <w:t>seconds</w:t>
      </w:r>
      <w:r w:rsidR="00D571A2">
        <w:rPr>
          <w:rFonts w:eastAsiaTheme="minorEastAsia"/>
          <w:lang w:val="en-US"/>
        </w:rPr>
        <w:t>.</w:t>
      </w:r>
    </w:p>
    <w:p w14:paraId="1B7C476F" w14:textId="22587171" w:rsidR="00B0672D" w:rsidRDefault="00B0672D" w:rsidP="00B0672D">
      <w:pPr>
        <w:pStyle w:val="Caption"/>
        <w:keepNext/>
      </w:pPr>
      <w:r>
        <w:t xml:space="preserve">Table </w:t>
      </w:r>
      <w:fldSimple w:instr=" SEQ Table \* ARABIC ">
        <w:r>
          <w:rPr>
            <w:noProof/>
          </w:rPr>
          <w:t>12</w:t>
        </w:r>
      </w:fldSimple>
      <w:r>
        <w:t xml:space="preserve"> </w:t>
      </w:r>
      <w:r w:rsidR="001A477E" w:rsidRPr="00026C93">
        <w:t>Time comparison between RF and XGBoost</w:t>
      </w:r>
    </w:p>
    <w:tbl>
      <w:tblPr>
        <w:tblW w:w="11580" w:type="dxa"/>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040"/>
        <w:gridCol w:w="850"/>
        <w:gridCol w:w="929"/>
        <w:gridCol w:w="1233"/>
        <w:gridCol w:w="1029"/>
        <w:gridCol w:w="831"/>
        <w:gridCol w:w="939"/>
        <w:gridCol w:w="1368"/>
        <w:gridCol w:w="1137"/>
        <w:gridCol w:w="1054"/>
      </w:tblGrid>
      <w:tr w:rsidR="00B0672D" w:rsidRPr="00ED7A2A" w14:paraId="48B3808F" w14:textId="77777777" w:rsidTr="00B0672D">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C78D21"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Rank Method</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DD552"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Feature Selection</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D9CAD"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Model Type</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209CA6"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Average Type</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65344"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Number of Features</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50BB4"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Accuracy</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D47A"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F1 Score</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A2F3A"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Ranking Time</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294EA"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Feature Selection Time</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7D4D7"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Evaluation Time</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CEB16"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Total Time</w:t>
            </w:r>
          </w:p>
        </w:tc>
      </w:tr>
      <w:tr w:rsidR="00B0672D" w:rsidRPr="00ED7A2A" w14:paraId="75BAED58" w14:textId="77777777" w:rsidTr="00B0672D">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57D86D"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WFI-XGB</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68559"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RFE</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66034"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RF</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A57F8F"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micro</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1B7487"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12</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52483D"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0.9871</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A4D44"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0.9871</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2DBFB"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3.5413</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9E0175"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118.1741</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A8DBD"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67.2535</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C7A41"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188.9690</w:t>
            </w:r>
          </w:p>
        </w:tc>
      </w:tr>
      <w:tr w:rsidR="00B0672D" w:rsidRPr="00ED7A2A" w14:paraId="3CB46C62" w14:textId="77777777" w:rsidTr="00B0672D">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305217"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WFI-XGB</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9FF6B"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SPFS</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87527"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RF</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3255E"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micro</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D7CEF"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15</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7ECB58"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0.9869</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4BC5CF"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0.9869</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0840B"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3.5413</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67EC6"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70.6860</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3A5788"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74.4607</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3CE1EF"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148.6881</w:t>
            </w:r>
          </w:p>
        </w:tc>
      </w:tr>
      <w:tr w:rsidR="00B0672D" w:rsidRPr="00ED7A2A" w14:paraId="40CA3DB7" w14:textId="77777777" w:rsidTr="00B0672D">
        <w:trPr>
          <w:trHeight w:val="300"/>
        </w:trPr>
        <w:tc>
          <w:tcPr>
            <w:tcW w:w="1170" w:type="dxa"/>
            <w:shd w:val="clear" w:color="auto" w:fill="auto"/>
            <w:noWrap/>
            <w:vAlign w:val="bottom"/>
            <w:hideMark/>
          </w:tcPr>
          <w:p w14:paraId="70AECE48"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D2C8275"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RFE</w:t>
            </w:r>
          </w:p>
        </w:tc>
        <w:tc>
          <w:tcPr>
            <w:tcW w:w="850" w:type="dxa"/>
            <w:shd w:val="clear" w:color="auto" w:fill="auto"/>
            <w:noWrap/>
            <w:vAlign w:val="bottom"/>
            <w:hideMark/>
          </w:tcPr>
          <w:p w14:paraId="2F95CEB2"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XGB</w:t>
            </w:r>
          </w:p>
        </w:tc>
        <w:tc>
          <w:tcPr>
            <w:tcW w:w="929" w:type="dxa"/>
            <w:shd w:val="clear" w:color="auto" w:fill="auto"/>
            <w:noWrap/>
            <w:vAlign w:val="bottom"/>
            <w:hideMark/>
          </w:tcPr>
          <w:p w14:paraId="212756D0"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micro</w:t>
            </w:r>
          </w:p>
        </w:tc>
        <w:tc>
          <w:tcPr>
            <w:tcW w:w="1233" w:type="dxa"/>
            <w:shd w:val="clear" w:color="auto" w:fill="auto"/>
            <w:noWrap/>
            <w:vAlign w:val="bottom"/>
            <w:hideMark/>
          </w:tcPr>
          <w:p w14:paraId="7D3A1C5C"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95EFB78"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0.9850</w:t>
            </w:r>
          </w:p>
        </w:tc>
        <w:tc>
          <w:tcPr>
            <w:tcW w:w="831" w:type="dxa"/>
            <w:shd w:val="clear" w:color="auto" w:fill="auto"/>
            <w:noWrap/>
            <w:vAlign w:val="bottom"/>
            <w:hideMark/>
          </w:tcPr>
          <w:p w14:paraId="0BE202CA"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0.9850</w:t>
            </w:r>
          </w:p>
        </w:tc>
        <w:tc>
          <w:tcPr>
            <w:tcW w:w="939" w:type="dxa"/>
            <w:shd w:val="clear" w:color="auto" w:fill="auto"/>
            <w:noWrap/>
            <w:vAlign w:val="bottom"/>
            <w:hideMark/>
          </w:tcPr>
          <w:p w14:paraId="7891AAD7"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3.5413</w:t>
            </w:r>
          </w:p>
        </w:tc>
        <w:tc>
          <w:tcPr>
            <w:tcW w:w="1368" w:type="dxa"/>
            <w:shd w:val="clear" w:color="auto" w:fill="auto"/>
            <w:noWrap/>
            <w:vAlign w:val="bottom"/>
            <w:hideMark/>
          </w:tcPr>
          <w:p w14:paraId="0753E16F"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46.4898</w:t>
            </w:r>
          </w:p>
        </w:tc>
        <w:tc>
          <w:tcPr>
            <w:tcW w:w="1137" w:type="dxa"/>
            <w:shd w:val="clear" w:color="auto" w:fill="auto"/>
            <w:noWrap/>
            <w:vAlign w:val="bottom"/>
            <w:hideMark/>
          </w:tcPr>
          <w:p w14:paraId="37FC2562"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26.5656</w:t>
            </w:r>
          </w:p>
        </w:tc>
        <w:tc>
          <w:tcPr>
            <w:tcW w:w="1054" w:type="dxa"/>
            <w:shd w:val="clear" w:color="auto" w:fill="auto"/>
            <w:noWrap/>
            <w:vAlign w:val="bottom"/>
            <w:hideMark/>
          </w:tcPr>
          <w:p w14:paraId="5F32F412"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76.5967</w:t>
            </w:r>
          </w:p>
        </w:tc>
      </w:tr>
      <w:tr w:rsidR="00B0672D" w:rsidRPr="00ED7A2A" w14:paraId="481AD0C2" w14:textId="77777777" w:rsidTr="00B0672D">
        <w:trPr>
          <w:trHeight w:val="300"/>
        </w:trPr>
        <w:tc>
          <w:tcPr>
            <w:tcW w:w="1170" w:type="dxa"/>
            <w:shd w:val="clear" w:color="auto" w:fill="auto"/>
            <w:noWrap/>
            <w:vAlign w:val="bottom"/>
            <w:hideMark/>
          </w:tcPr>
          <w:p w14:paraId="29AE73E4"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4A0C693"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SPFS</w:t>
            </w:r>
          </w:p>
        </w:tc>
        <w:tc>
          <w:tcPr>
            <w:tcW w:w="850" w:type="dxa"/>
            <w:shd w:val="clear" w:color="auto" w:fill="auto"/>
            <w:noWrap/>
            <w:vAlign w:val="bottom"/>
            <w:hideMark/>
          </w:tcPr>
          <w:p w14:paraId="46EEB996"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XGB</w:t>
            </w:r>
          </w:p>
        </w:tc>
        <w:tc>
          <w:tcPr>
            <w:tcW w:w="929" w:type="dxa"/>
            <w:shd w:val="clear" w:color="auto" w:fill="auto"/>
            <w:noWrap/>
            <w:vAlign w:val="bottom"/>
            <w:hideMark/>
          </w:tcPr>
          <w:p w14:paraId="4F529492"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micro</w:t>
            </w:r>
          </w:p>
        </w:tc>
        <w:tc>
          <w:tcPr>
            <w:tcW w:w="1233" w:type="dxa"/>
            <w:shd w:val="clear" w:color="auto" w:fill="auto"/>
            <w:noWrap/>
            <w:vAlign w:val="bottom"/>
            <w:hideMark/>
          </w:tcPr>
          <w:p w14:paraId="2E1A8027"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9B32D36"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0.9850</w:t>
            </w:r>
          </w:p>
        </w:tc>
        <w:tc>
          <w:tcPr>
            <w:tcW w:w="831" w:type="dxa"/>
            <w:shd w:val="clear" w:color="auto" w:fill="auto"/>
            <w:noWrap/>
            <w:vAlign w:val="bottom"/>
            <w:hideMark/>
          </w:tcPr>
          <w:p w14:paraId="79DA50AC"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0.9850</w:t>
            </w:r>
          </w:p>
        </w:tc>
        <w:tc>
          <w:tcPr>
            <w:tcW w:w="939" w:type="dxa"/>
            <w:shd w:val="clear" w:color="auto" w:fill="auto"/>
            <w:noWrap/>
            <w:vAlign w:val="bottom"/>
            <w:hideMark/>
          </w:tcPr>
          <w:p w14:paraId="4755D171"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3.5413</w:t>
            </w:r>
          </w:p>
        </w:tc>
        <w:tc>
          <w:tcPr>
            <w:tcW w:w="1368" w:type="dxa"/>
            <w:shd w:val="clear" w:color="auto" w:fill="auto"/>
            <w:noWrap/>
            <w:vAlign w:val="bottom"/>
            <w:hideMark/>
          </w:tcPr>
          <w:p w14:paraId="4250B8BD"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34.7657</w:t>
            </w:r>
          </w:p>
        </w:tc>
        <w:tc>
          <w:tcPr>
            <w:tcW w:w="1137" w:type="dxa"/>
            <w:shd w:val="clear" w:color="auto" w:fill="auto"/>
            <w:noWrap/>
            <w:vAlign w:val="bottom"/>
            <w:hideMark/>
          </w:tcPr>
          <w:p w14:paraId="2DCBF896"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25.1620</w:t>
            </w:r>
          </w:p>
        </w:tc>
        <w:tc>
          <w:tcPr>
            <w:tcW w:w="1054" w:type="dxa"/>
            <w:shd w:val="clear" w:color="auto" w:fill="auto"/>
            <w:noWrap/>
            <w:vAlign w:val="bottom"/>
            <w:hideMark/>
          </w:tcPr>
          <w:p w14:paraId="050C68BD"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63.4690</w:t>
            </w:r>
          </w:p>
        </w:tc>
      </w:tr>
    </w:tbl>
    <w:p w14:paraId="257B5DBB" w14:textId="77777777" w:rsidR="00B0672D" w:rsidRPr="003B1473" w:rsidRDefault="00B0672D" w:rsidP="003B1473">
      <w:pPr>
        <w:rPr>
          <w:rFonts w:eastAsiaTheme="minorEastAsia"/>
          <w:b/>
          <w:bCs/>
          <w:lang w:val="en-US"/>
        </w:rPr>
      </w:pPr>
    </w:p>
    <w:p w14:paraId="375EF504" w14:textId="44E2A390" w:rsidR="006C1E69" w:rsidRDefault="003B1473" w:rsidP="00915D89">
      <w:pPr>
        <w:rPr>
          <w:rFonts w:eastAsiaTheme="minorEastAsia"/>
          <w:lang w:val="en-US"/>
        </w:rPr>
      </w:pPr>
      <w:r w:rsidRPr="003B1473">
        <w:rPr>
          <w:rFonts w:eastAsiaTheme="minorEastAsia"/>
          <w:lang w:val="en-US"/>
        </w:rPr>
        <w:t>In summary, XGBoost is the best choice for fast, high-performing models without feature selection, whereas Random Forest excels in feature-limited scenarios but requires more processing time. The optimal model choice depends on the trade-off between speed and feature selection complexity.</w:t>
      </w:r>
    </w:p>
    <w:p w14:paraId="193A0EF2" w14:textId="77777777" w:rsidR="0021321F" w:rsidRPr="00915D89" w:rsidRDefault="0021321F" w:rsidP="00915D89">
      <w:pPr>
        <w:rPr>
          <w:rFonts w:eastAsiaTheme="minorEastAsia"/>
          <w:lang w:val="en-US"/>
        </w:rPr>
      </w:pPr>
    </w:p>
    <w:p w14:paraId="183D5BD1" w14:textId="586092A9" w:rsidR="00915D89" w:rsidRDefault="00915D89" w:rsidP="00915D89">
      <w:pPr>
        <w:pStyle w:val="Heading2"/>
        <w:rPr>
          <w:rFonts w:eastAsiaTheme="minorEastAsia"/>
        </w:rPr>
      </w:pPr>
      <w:bookmarkStart w:id="61" w:name="_Toc192164969"/>
      <w:r w:rsidRPr="00915D89">
        <w:rPr>
          <w:rFonts w:eastAsiaTheme="minorEastAsia"/>
        </w:rPr>
        <w:t>Summary of Findings</w:t>
      </w:r>
      <w:bookmarkEnd w:id="61"/>
    </w:p>
    <w:p w14:paraId="7EA3E546" w14:textId="77777777" w:rsidR="00943D27" w:rsidRPr="00943D27" w:rsidRDefault="00943D27" w:rsidP="00FA04C4">
      <w:pPr>
        <w:rPr>
          <w:rFonts w:eastAsiaTheme="minorEastAsia"/>
          <w:lang w:val="en-US"/>
        </w:rPr>
      </w:pPr>
      <w:r w:rsidRPr="00943D27">
        <w:rPr>
          <w:rFonts w:eastAsiaTheme="minorEastAsia"/>
          <w:lang w:val="en-US"/>
        </w:rPr>
        <w:t>This study highlights the critical roles of feature selection, classifier type, and computational efficiency in model performance. Optimal model performance consistently occurred with 11 to 15 retained features, with notable declines in accuracy when fewer than 7 features were used. Thus, moderate feature elimination maintains accuracy, but excessive removal significantly reduces performance.</w:t>
      </w:r>
    </w:p>
    <w:p w14:paraId="709FA2B7" w14:textId="77777777" w:rsidR="00943D27" w:rsidRPr="00943D27" w:rsidRDefault="00943D27" w:rsidP="00FA04C4">
      <w:pPr>
        <w:rPr>
          <w:rFonts w:eastAsiaTheme="minorEastAsia"/>
          <w:lang w:val="en-US"/>
        </w:rPr>
      </w:pPr>
      <w:r w:rsidRPr="00943D27">
        <w:rPr>
          <w:rFonts w:eastAsiaTheme="minorEastAsia"/>
          <w:lang w:val="en-US"/>
        </w:rPr>
        <w:t xml:space="preserve">Recursive Feature Elimination (RFE) and Sequential Progressive Feature Selection (SPFS) effectively selected relevant features, with RFE achieving top F1 scores but at the expense of longer processing times, making it less practical for real-time applications. Direct removal of low-impact features such as address, pressure measurement, and </w:t>
      </w:r>
      <w:proofErr w:type="spellStart"/>
      <w:r w:rsidRPr="00943D27">
        <w:rPr>
          <w:rFonts w:eastAsiaTheme="minorEastAsia"/>
          <w:lang w:val="en-US"/>
        </w:rPr>
        <w:t>crc_rate</w:t>
      </w:r>
      <w:proofErr w:type="spellEnd"/>
      <w:r w:rsidRPr="00943D27">
        <w:rPr>
          <w:rFonts w:eastAsiaTheme="minorEastAsia"/>
          <w:lang w:val="en-US"/>
        </w:rPr>
        <w:t xml:space="preserve"> provided a computationally efficient alternative while maintaining competitive accuracy.</w:t>
      </w:r>
    </w:p>
    <w:p w14:paraId="37324316" w14:textId="77777777" w:rsidR="00943D27" w:rsidRPr="00943D27" w:rsidRDefault="00943D27" w:rsidP="00FA04C4">
      <w:pPr>
        <w:rPr>
          <w:rFonts w:eastAsiaTheme="minorEastAsia"/>
          <w:lang w:val="en-US"/>
        </w:rPr>
      </w:pPr>
      <w:r w:rsidRPr="00943D27">
        <w:rPr>
          <w:rFonts w:eastAsiaTheme="minorEastAsia"/>
          <w:lang w:val="en-US"/>
        </w:rPr>
        <w:t>Comparing classifiers, Random Forest (RF) consistently outperformed XGBoost (XGB) in scenarios with fewer than 11 features, maintaining high F1 scores (above 0.97) even when reduced to just 7 features. Conversely, XGB exhibited a greater dependency on larger feature sets, experiencing notable performance declines with fewer features.</w:t>
      </w:r>
    </w:p>
    <w:p w14:paraId="1E447F88" w14:textId="77777777" w:rsidR="00943D27" w:rsidRPr="00943D27" w:rsidRDefault="00943D27" w:rsidP="00FA04C4">
      <w:pPr>
        <w:rPr>
          <w:rFonts w:eastAsiaTheme="minorEastAsia"/>
          <w:lang w:val="en-US"/>
        </w:rPr>
      </w:pPr>
      <w:r w:rsidRPr="00943D27">
        <w:rPr>
          <w:rFonts w:eastAsiaTheme="minorEastAsia"/>
          <w:lang w:val="en-US"/>
        </w:rPr>
        <w:t>Feature ranking methods significantly influenced outcomes, with Statistical Properties (SP) and Weighted Feature Importance (WFI) consistently identifying critical features. Simpler removal methods (rem_1, rem_2) offered comparable accuracy to RFE and SPFS at substantially lower computational costs.</w:t>
      </w:r>
    </w:p>
    <w:p w14:paraId="44DD4465" w14:textId="77777777" w:rsidR="00943D27" w:rsidRPr="00943D27" w:rsidRDefault="00943D27" w:rsidP="00FA04C4">
      <w:pPr>
        <w:rPr>
          <w:rFonts w:eastAsiaTheme="minorEastAsia"/>
          <w:lang w:val="en-US"/>
        </w:rPr>
      </w:pPr>
      <w:r w:rsidRPr="00943D27">
        <w:rPr>
          <w:rFonts w:eastAsiaTheme="minorEastAsia"/>
          <w:lang w:val="en-US"/>
        </w:rPr>
        <w:t>XGB models provided the fastest processing times when no feature selection was used, ideal for time-sensitive applications. However, when feature selection was introduced, RF models offered the best balance of accuracy and efficiency, making them preferable for scenarios with limited features.</w:t>
      </w:r>
    </w:p>
    <w:p w14:paraId="5FD581CB" w14:textId="77777777" w:rsidR="00030F54" w:rsidRPr="00030F54" w:rsidRDefault="00030F54" w:rsidP="00030F54">
      <w:pPr>
        <w:rPr>
          <w:rFonts w:eastAsiaTheme="minorEastAsia"/>
          <w:lang w:val="en-US"/>
        </w:rPr>
      </w:pPr>
    </w:p>
    <w:p w14:paraId="21105474" w14:textId="6AD210CB" w:rsidR="006C15D3" w:rsidRDefault="006C15D3" w:rsidP="00AF314F">
      <w:pPr>
        <w:pStyle w:val="Heading3"/>
        <w:spacing w:line="360" w:lineRule="auto"/>
        <w:rPr>
          <w:rFonts w:eastAsiaTheme="minorEastAsia"/>
        </w:rPr>
      </w:pPr>
      <w:bookmarkStart w:id="62" w:name="_Toc192164970"/>
      <w:r w:rsidRPr="006C15D3">
        <w:rPr>
          <w:rFonts w:eastAsiaTheme="minorEastAsia"/>
        </w:rPr>
        <w:t>Key Observations</w:t>
      </w:r>
      <w:bookmarkEnd w:id="62"/>
    </w:p>
    <w:p w14:paraId="22688908" w14:textId="77777777" w:rsidR="00A17D7E" w:rsidRPr="00A17D7E" w:rsidRDefault="00A17D7E" w:rsidP="00A17D7E">
      <w:pPr>
        <w:rPr>
          <w:rFonts w:eastAsiaTheme="minorEastAsia"/>
          <w:lang w:val="en-US"/>
        </w:rPr>
      </w:pPr>
      <w:r w:rsidRPr="00A17D7E">
        <w:rPr>
          <w:rFonts w:eastAsiaTheme="minorEastAsia"/>
          <w:lang w:val="en-US"/>
        </w:rPr>
        <w:t>The highest F1 scores were achieved by models retaining between 11 and 15 features, emphasizing the importance of careful feature selection, as removing more than six features significantly decreased performance. Random Forest (RF) models showed greater resilience to feature reduction compared to XGBoost (XGB), maintaining high accuracy even with fewer features. Feature ranking techniques like Statistical Properties (SP) and Weighted Feature Importance (WFI) consistently identified the most essential features. Direct removal of low-impact features (e.g., address, pressure measurement, control scheme) had minimal impact on accuracy but greatly enhanced computational efficiency. XGB models without feature selection delivered the fastest processing times, typically under 35 seconds, whereas RF models provided a superior balance of accuracy and efficiency when feature selection was applied. While Recursive Feature Elimination (RFE) improved accuracy, it significantly increased computational costs, often exceeding 140 seconds, making simpler removal methods more practical for efficiency-focused scenarios.</w:t>
      </w:r>
    </w:p>
    <w:p w14:paraId="20B5F944" w14:textId="77777777" w:rsidR="00C030A2" w:rsidRPr="00C030A2" w:rsidRDefault="00C030A2" w:rsidP="00C030A2">
      <w:pPr>
        <w:rPr>
          <w:rFonts w:eastAsiaTheme="minorEastAsia"/>
        </w:rPr>
      </w:pPr>
    </w:p>
    <w:p w14:paraId="4A49D3C5" w14:textId="77777777" w:rsidR="006C15D3" w:rsidRPr="006C15D3" w:rsidRDefault="006C15D3" w:rsidP="00AF314F">
      <w:pPr>
        <w:pStyle w:val="Heading3"/>
        <w:spacing w:line="360" w:lineRule="auto"/>
        <w:rPr>
          <w:rFonts w:eastAsiaTheme="minorEastAsia"/>
        </w:rPr>
      </w:pPr>
      <w:bookmarkStart w:id="63" w:name="_Toc192164971"/>
      <w:r w:rsidRPr="006C15D3">
        <w:rPr>
          <w:rFonts w:eastAsiaTheme="minorEastAsia"/>
        </w:rPr>
        <w:t>Summary of Best-Performing Configurations</w:t>
      </w:r>
      <w:bookmarkEnd w:id="63"/>
    </w:p>
    <w:p w14:paraId="66B915EE" w14:textId="77777777" w:rsidR="00AA7F49" w:rsidRPr="00AA7F49" w:rsidRDefault="00AA7F49" w:rsidP="00AA7F49">
      <w:pPr>
        <w:rPr>
          <w:rFonts w:eastAsiaTheme="minorEastAsia"/>
          <w:lang w:val="en-US"/>
        </w:rPr>
      </w:pPr>
      <w:r w:rsidRPr="00AA7F49">
        <w:rPr>
          <w:rFonts w:eastAsiaTheme="minorEastAsia"/>
          <w:lang w:val="en-US"/>
        </w:rPr>
        <w:t xml:space="preserve">Optimal configurations utilized RF models combined with RFE or SPFS, with the top-performing model (WFI-XGB with RF and 12 features) achieving an F1 score of 0.9871. Eliminating features like address, pressure measurement, and </w:t>
      </w:r>
      <w:proofErr w:type="spellStart"/>
      <w:r w:rsidRPr="00AA7F49">
        <w:rPr>
          <w:rFonts w:eastAsiaTheme="minorEastAsia"/>
          <w:lang w:val="en-US"/>
        </w:rPr>
        <w:t>crc_rate</w:t>
      </w:r>
      <w:proofErr w:type="spellEnd"/>
      <w:r w:rsidRPr="00AA7F49">
        <w:rPr>
          <w:rFonts w:eastAsiaTheme="minorEastAsia"/>
          <w:lang w:val="en-US"/>
        </w:rPr>
        <w:t xml:space="preserve"> improved computational efficiency without sacrificing accuracy.</w:t>
      </w:r>
    </w:p>
    <w:p w14:paraId="658B485D" w14:textId="77777777" w:rsidR="00AA7F49" w:rsidRPr="00AA7F49" w:rsidRDefault="00AA7F49" w:rsidP="00AA7F49">
      <w:pPr>
        <w:rPr>
          <w:rFonts w:eastAsiaTheme="minorEastAsia"/>
          <w:lang w:val="en-US"/>
        </w:rPr>
      </w:pPr>
      <w:r w:rsidRPr="00AA7F49">
        <w:rPr>
          <w:rFonts w:eastAsiaTheme="minorEastAsia"/>
          <w:lang w:val="en-US"/>
        </w:rPr>
        <w:t>XGB performed best in scenarios without feature selection, combining strong accuracy with rapid execution (24.76 seconds). Models retaining between 13 and 14 features offered an ideal balance of accuracy and efficiency.</w:t>
      </w:r>
    </w:p>
    <w:p w14:paraId="2B64101F" w14:textId="77777777" w:rsidR="00AA7F49" w:rsidRPr="00AA7F49" w:rsidRDefault="00AA7F49" w:rsidP="00AA7F49">
      <w:pPr>
        <w:rPr>
          <w:rFonts w:eastAsiaTheme="minorEastAsia"/>
          <w:lang w:val="en-US"/>
        </w:rPr>
      </w:pPr>
      <w:r w:rsidRPr="00AA7F49">
        <w:rPr>
          <w:rFonts w:eastAsiaTheme="minorEastAsia"/>
          <w:lang w:val="en-US"/>
        </w:rPr>
        <w:t>Overall, XGB is ideal for fast classification without feature selection, while RF provides superior predictive accuracy when feature selection is involved.</w:t>
      </w:r>
    </w:p>
    <w:p w14:paraId="399FE5CF" w14:textId="77777777" w:rsidR="009355F4" w:rsidRPr="009355F4" w:rsidRDefault="009355F4" w:rsidP="00B744FA">
      <w:pPr>
        <w:rPr>
          <w:rFonts w:eastAsiaTheme="minorEastAsia"/>
          <w:lang w:val="en-US"/>
        </w:rPr>
      </w:pPr>
      <w:r w:rsidRPr="009355F4">
        <w:rPr>
          <w:rFonts w:eastAsiaTheme="minorEastAsia"/>
          <w:lang w:val="en-US"/>
        </w:rPr>
        <w:t>The visualization below illustrates the best-performing configurations, highlighting their F1 scores. Models utilizing RFE and SPFS with RF demonstrated the highest classification performance, while XGBoost models without feature selection achieved the shortest processing times.</w:t>
      </w:r>
    </w:p>
    <w:p w14:paraId="739722E1" w14:textId="77777777" w:rsidR="001E7629" w:rsidRDefault="001E7629" w:rsidP="001E7629">
      <w:pPr>
        <w:pStyle w:val="NormalWeb"/>
        <w:keepNext/>
        <w:spacing w:line="360" w:lineRule="auto"/>
      </w:pPr>
      <w:r>
        <w:rPr>
          <w:noProof/>
          <w:lang w:eastAsia="en-US"/>
        </w:rPr>
        <w:drawing>
          <wp:inline distT="0" distB="0" distL="0" distR="0" wp14:anchorId="37939B79" wp14:editId="7CD5FCE4">
            <wp:extent cx="5934710" cy="4149090"/>
            <wp:effectExtent l="0" t="0" r="8890" b="3810"/>
            <wp:docPr id="293441306"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41306" name="Picture 1" descr="A graph with numbers and line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4149090"/>
                    </a:xfrm>
                    <a:prstGeom prst="rect">
                      <a:avLst/>
                    </a:prstGeom>
                    <a:noFill/>
                    <a:ln>
                      <a:noFill/>
                    </a:ln>
                  </pic:spPr>
                </pic:pic>
              </a:graphicData>
            </a:graphic>
          </wp:inline>
        </w:drawing>
      </w:r>
    </w:p>
    <w:p w14:paraId="6FF98AAE" w14:textId="09621D25" w:rsidR="00FB7745" w:rsidRPr="00E61686" w:rsidRDefault="001E7629" w:rsidP="001E7629">
      <w:pPr>
        <w:pStyle w:val="Caption"/>
      </w:pPr>
      <w:r>
        <w:t xml:space="preserve">Figure </w:t>
      </w:r>
      <w:fldSimple w:instr=" SEQ Figure \* ARABIC ">
        <w:r>
          <w:rPr>
            <w:noProof/>
          </w:rPr>
          <w:t>10</w:t>
        </w:r>
      </w:fldSimple>
      <w:r>
        <w:t xml:space="preserve"> </w:t>
      </w:r>
      <w:r w:rsidRPr="0066175C">
        <w:t>Graph showing all combinations best F1-Score</w:t>
      </w:r>
    </w:p>
    <w:p w14:paraId="55840591" w14:textId="77777777" w:rsidR="00CB248F" w:rsidRPr="00CB248F" w:rsidRDefault="00CB248F" w:rsidP="00AF314F">
      <w:pPr>
        <w:rPr>
          <w:lang w:val="en-US" w:eastAsia="en-US"/>
        </w:rPr>
      </w:pPr>
    </w:p>
    <w:p w14:paraId="28A608B9" w14:textId="3D5F9AB9" w:rsidR="00B146E5" w:rsidRPr="00B146E5" w:rsidRDefault="00B146E5" w:rsidP="00AF314F">
      <w:pPr>
        <w:rPr>
          <w:lang w:val="en-US"/>
        </w:rPr>
      </w:pPr>
    </w:p>
    <w:p w14:paraId="4BF430DD" w14:textId="07AE9307" w:rsidR="009205D2" w:rsidRPr="00857050" w:rsidRDefault="009205D2" w:rsidP="00AF314F">
      <w:pPr>
        <w:pStyle w:val="Heading1"/>
        <w:spacing w:line="360" w:lineRule="auto"/>
      </w:pPr>
      <w:bookmarkStart w:id="64" w:name="_Toc192164972"/>
      <w:r w:rsidRPr="00857050">
        <w:t>Conclusion</w:t>
      </w:r>
      <w:bookmarkEnd w:id="64"/>
    </w:p>
    <w:p w14:paraId="328678AE" w14:textId="77777777" w:rsidR="00246A9A" w:rsidRPr="00246A9A" w:rsidRDefault="00246A9A" w:rsidP="00246A9A">
      <w:pPr>
        <w:rPr>
          <w:rFonts w:eastAsiaTheme="minorEastAsia"/>
          <w:lang w:val="en-US"/>
        </w:rPr>
      </w:pPr>
      <w:r w:rsidRPr="00246A9A">
        <w:rPr>
          <w:rFonts w:eastAsiaTheme="minorEastAsia"/>
          <w:lang w:val="en-US"/>
        </w:rPr>
        <w:t>The implementation of the RS-BMLMS (Robust Strategy for Best Machine Learning Model Selection) methodology has proven to be a systematic and effective approach for enhancing intrusion detection in gas pipeline SCADA systems. This study highlights the critical role of feature selection, ranking techniques, and machine learning model evaluation in optimizing predictive performance while ensuring computational efficiency. By exploring multiple feature selection methods, ranking strategies, and classification models, we have developed a framework that is both repeatable and reusable, ensuring robust anomaly detection in critical infrastructure.</w:t>
      </w:r>
    </w:p>
    <w:p w14:paraId="6BD07430" w14:textId="77777777" w:rsidR="00246A9A" w:rsidRPr="00246A9A" w:rsidRDefault="00246A9A" w:rsidP="00246A9A">
      <w:pPr>
        <w:rPr>
          <w:rFonts w:eastAsiaTheme="minorEastAsia"/>
          <w:lang w:val="en-US"/>
        </w:rPr>
      </w:pPr>
      <w:r w:rsidRPr="00246A9A">
        <w:rPr>
          <w:rFonts w:eastAsiaTheme="minorEastAsia"/>
          <w:lang w:val="en-US"/>
        </w:rPr>
        <w:t>One of the key contributions of this work is the thorough evaluation of feature ranking methods, particularly Statistical Properties (SP) and Weighted Feature Importance (WFI) using Random Forest and XGBoost. These ranking strategies were essential in identifying the most influential features, ensuring that selected models focused on the most relevant attributes while eliminating redundant or non-contributory data. The use of Recursive Feature Elimination (RFE) and Sequential Progressive Feature Selection (SPFS) further refined the feature selection process, enabling the development of high-performance models with a minimal yet highly informative feature set.</w:t>
      </w:r>
    </w:p>
    <w:p w14:paraId="3706527E" w14:textId="77777777" w:rsidR="00246A9A" w:rsidRPr="00246A9A" w:rsidRDefault="00246A9A" w:rsidP="00246A9A">
      <w:pPr>
        <w:rPr>
          <w:rFonts w:eastAsiaTheme="minorEastAsia"/>
          <w:lang w:val="en-US"/>
        </w:rPr>
      </w:pPr>
      <w:r w:rsidRPr="00246A9A">
        <w:rPr>
          <w:rFonts w:eastAsiaTheme="minorEastAsia"/>
          <w:lang w:val="en-US"/>
        </w:rPr>
        <w:t>A key aspect of this study was the iterative feature reduction analysis, which systematically removed the least important features and assessed their impact on model performance. The results showed that models with 11 to 15 features consistently achieved the best F1 Scores. Notably, there was only a marginal performance drop when using rem_x feature selection methods compared to RFE or SPFS. However, removing more than six features resulted in a sharp decline in accuracy, highlighting the necessity of retaining certain features to maintain classification effectiveness. This analysis reinforced the importance of thoughtful feature selection to optimize both performance and computational efficiency.</w:t>
      </w:r>
    </w:p>
    <w:p w14:paraId="08978BC3" w14:textId="77777777" w:rsidR="00246A9A" w:rsidRPr="00246A9A" w:rsidRDefault="00246A9A" w:rsidP="00246A9A">
      <w:pPr>
        <w:rPr>
          <w:rFonts w:eastAsiaTheme="minorEastAsia"/>
          <w:lang w:val="en-US"/>
        </w:rPr>
      </w:pPr>
      <w:r w:rsidRPr="00246A9A">
        <w:rPr>
          <w:rFonts w:eastAsiaTheme="minorEastAsia"/>
          <w:lang w:val="en-US"/>
        </w:rPr>
        <w:t>In terms of model performance, Random Forest (RF) and XGBoost (XGB) classifiers were extensively tested, with Random Forest showing greater resilience to feature reduction. Both models performed well with larger feature sets, but XGBoost models experienced a noticeable accuracy decline when fewer than 11 features were selected. This suggests that Random Forest is more adaptable to feature selection strategies, making it a preferred choice for SCADA intrusion detection applications, particularly in environments where feature reduction is necessary.</w:t>
      </w:r>
    </w:p>
    <w:p w14:paraId="38D95F1A" w14:textId="77777777" w:rsidR="00246A9A" w:rsidRPr="00246A9A" w:rsidRDefault="00246A9A" w:rsidP="00246A9A">
      <w:pPr>
        <w:rPr>
          <w:rFonts w:eastAsiaTheme="minorEastAsia"/>
          <w:lang w:val="en-US"/>
        </w:rPr>
      </w:pPr>
      <w:r w:rsidRPr="00246A9A">
        <w:rPr>
          <w:rFonts w:eastAsiaTheme="minorEastAsia"/>
          <w:lang w:val="en-US"/>
        </w:rPr>
        <w:t>The study also revealed a clear trade-off between model accuracy and computational efficiency. XGBoost models achieved significantly lower total processing times compared to Random Forest when no feature selection was applied, with the fastest model (SP with no feature selection on XGB) completing in just 24.76 seconds. However, when feature selection was introduced, RF models provided a better balance between accuracy and computational cost, particularly in feature-limited scenarios. The best RF model (WFI-XGB with RFE, 12 features) reached an F1 score of 0.9871, though at the expense of a total processing time of 188.97 seconds.</w:t>
      </w:r>
    </w:p>
    <w:p w14:paraId="0622492E" w14:textId="77777777" w:rsidR="00246A9A" w:rsidRPr="00246A9A" w:rsidRDefault="00246A9A" w:rsidP="00246A9A">
      <w:pPr>
        <w:rPr>
          <w:rFonts w:eastAsiaTheme="minorEastAsia"/>
          <w:lang w:val="en-US"/>
        </w:rPr>
      </w:pPr>
      <w:r w:rsidRPr="00246A9A">
        <w:rPr>
          <w:rFonts w:eastAsiaTheme="minorEastAsia"/>
          <w:lang w:val="en-US"/>
        </w:rPr>
        <w:t>Overall, XGBoost is the best choice for high-speed classification tasks without feature selection, while Random Forest excels when feature selection is necessary, offering higher accuracy at a computational cost. The findings from this study emphasize that choosing the right combination of model, ranking method, and feature selection strategy is crucial for optimizing both accuracy and efficiency in intrusion detection for SCADA systems. The robust framework developed here will serve as a valuable tool for real-time anomaly detection, ensuring the continued reliability and security of gas pipeline SCADA systems.</w:t>
      </w:r>
    </w:p>
    <w:p w14:paraId="474B6A2D" w14:textId="77777777" w:rsidR="00857050" w:rsidRPr="00857050" w:rsidRDefault="00857050" w:rsidP="00AF314F"/>
    <w:p w14:paraId="72035B62" w14:textId="77777777" w:rsidR="009205D2" w:rsidRDefault="524D1CB7" w:rsidP="00AF314F">
      <w:pPr>
        <w:pStyle w:val="Heading1"/>
        <w:spacing w:line="360" w:lineRule="auto"/>
      </w:pPr>
      <w:bookmarkStart w:id="65" w:name="_Toc192164973"/>
      <w:r w:rsidRPr="524D1CB7">
        <w:t xml:space="preserve">Scope of Future </w:t>
      </w:r>
      <w:proofErr w:type="spellStart"/>
      <w:r w:rsidRPr="524D1CB7">
        <w:t>Research</w:t>
      </w:r>
      <w:r w:rsidRPr="524D1CB7">
        <w:rPr>
          <w:vertAlign w:val="superscript"/>
        </w:rPr>
        <w:t>e</w:t>
      </w:r>
      <w:bookmarkEnd w:id="65"/>
      <w:proofErr w:type="spellEnd"/>
    </w:p>
    <w:p w14:paraId="05D5BB49" w14:textId="77777777" w:rsidR="009205D2" w:rsidRPr="00130EC9" w:rsidRDefault="524D1CB7" w:rsidP="00AF314F">
      <w:r w:rsidRPr="524D1CB7">
        <w:rPr>
          <w:highlight w:val="yellow"/>
        </w:rPr>
        <w:t xml:space="preserve">&lt;Discuss the scope of future research and identify how this </w:t>
      </w:r>
      <w:proofErr w:type="gramStart"/>
      <w:r w:rsidRPr="524D1CB7">
        <w:rPr>
          <w:highlight w:val="yellow"/>
        </w:rPr>
        <w:t>particular research</w:t>
      </w:r>
      <w:proofErr w:type="gramEnd"/>
      <w:r w:rsidRPr="524D1CB7">
        <w:rPr>
          <w:highlight w:val="yellow"/>
        </w:rPr>
        <w:t xml:space="preserve"> work can be extended in future&gt;</w:t>
      </w:r>
    </w:p>
    <w:p w14:paraId="737E9C95" w14:textId="5ED94002" w:rsidR="009205D2" w:rsidRDefault="009205D2" w:rsidP="00AF314F"/>
    <w:p w14:paraId="2B870BFB" w14:textId="55A3ACA7" w:rsidR="009825C1" w:rsidRPr="009825C1" w:rsidRDefault="009825C1" w:rsidP="00AF314F">
      <w:pPr>
        <w:pStyle w:val="Heading1"/>
        <w:spacing w:line="360" w:lineRule="auto"/>
      </w:pPr>
      <w:bookmarkStart w:id="66" w:name="_Toc192164974"/>
      <w:r w:rsidRPr="006834D3">
        <w:t>References</w:t>
      </w:r>
      <w:bookmarkEnd w:id="66"/>
    </w:p>
    <w:p w14:paraId="1EBC0814" w14:textId="6E49F6D7" w:rsidR="00FE2034" w:rsidRPr="00762BCD" w:rsidRDefault="524D1CB7" w:rsidP="00AF314F">
      <w:bookmarkStart w:id="67" w:name="_Hlk64540928"/>
      <w:r w:rsidRPr="524D1CB7">
        <w:rPr>
          <w:highlight w:val="yellow"/>
        </w:rPr>
        <w:t>The following is an example of References for this document – replace with the appropriate list of References that have been referred to in this document.</w:t>
      </w:r>
    </w:p>
    <w:p w14:paraId="2E8E980C" w14:textId="77777777" w:rsidR="00FE2034" w:rsidRPr="00762BCD" w:rsidRDefault="00FE2034" w:rsidP="00AF314F">
      <w:pPr>
        <w:rPr>
          <w:szCs w:val="28"/>
        </w:rPr>
      </w:pPr>
    </w:p>
    <w:p w14:paraId="2F6BC15A" w14:textId="77777777" w:rsidR="00FE2034" w:rsidRPr="0098251D" w:rsidRDefault="524D1CB7" w:rsidP="524D1CB7">
      <w:pPr>
        <w:rPr>
          <w:highlight w:val="yellow"/>
        </w:rPr>
      </w:pPr>
      <w:r w:rsidRPr="524D1CB7">
        <w:rPr>
          <w:highlight w:val="yellow"/>
        </w:rPr>
        <w:t xml:space="preserve">1.  Akyildiz, I. F., W. Su, Y. </w:t>
      </w:r>
      <w:proofErr w:type="spellStart"/>
      <w:r w:rsidRPr="524D1CB7">
        <w:rPr>
          <w:highlight w:val="yellow"/>
        </w:rPr>
        <w:t>Sankarasubramaniam</w:t>
      </w:r>
      <w:proofErr w:type="spellEnd"/>
      <w:r w:rsidRPr="524D1CB7">
        <w:rPr>
          <w:highlight w:val="yellow"/>
        </w:rPr>
        <w:t xml:space="preserve"> and E. </w:t>
      </w:r>
      <w:proofErr w:type="spellStart"/>
      <w:r w:rsidRPr="524D1CB7">
        <w:rPr>
          <w:highlight w:val="yellow"/>
        </w:rPr>
        <w:t>Cayirci</w:t>
      </w:r>
      <w:proofErr w:type="spellEnd"/>
      <w:r w:rsidRPr="524D1CB7">
        <w:rPr>
          <w:highlight w:val="yellow"/>
        </w:rPr>
        <w:t xml:space="preserve">. “A survey on sensor networks”.  </w:t>
      </w:r>
      <w:r w:rsidRPr="524D1CB7">
        <w:rPr>
          <w:i/>
          <w:iCs/>
          <w:highlight w:val="yellow"/>
        </w:rPr>
        <w:t>IEEE Commun. Mag</w:t>
      </w:r>
      <w:r w:rsidRPr="524D1CB7">
        <w:rPr>
          <w:highlight w:val="yellow"/>
        </w:rPr>
        <w:t>., 40 (8), 2002, pp. 102-114.</w:t>
      </w:r>
    </w:p>
    <w:p w14:paraId="53E56DFD" w14:textId="77777777" w:rsidR="00FE2034" w:rsidRPr="0098251D" w:rsidRDefault="524D1CB7" w:rsidP="524D1CB7">
      <w:pPr>
        <w:rPr>
          <w:highlight w:val="yellow"/>
        </w:rPr>
      </w:pPr>
      <w:r w:rsidRPr="524D1CB7">
        <w:rPr>
          <w:highlight w:val="yellow"/>
        </w:rPr>
        <w:t xml:space="preserve">2.  Bartolini, N. T. et al. “Snap and spread: a self-deployment algorithm for sensor networks”.  </w:t>
      </w:r>
      <w:r w:rsidRPr="524D1CB7">
        <w:rPr>
          <w:i/>
          <w:iCs/>
          <w:highlight w:val="yellow"/>
        </w:rPr>
        <w:t xml:space="preserve">Lecture Notes on </w:t>
      </w:r>
      <w:proofErr w:type="spellStart"/>
      <w:r w:rsidRPr="524D1CB7">
        <w:rPr>
          <w:i/>
          <w:iCs/>
          <w:highlight w:val="yellow"/>
        </w:rPr>
        <w:t>Comput</w:t>
      </w:r>
      <w:proofErr w:type="spellEnd"/>
      <w:r w:rsidRPr="524D1CB7">
        <w:rPr>
          <w:i/>
          <w:iCs/>
          <w:highlight w:val="yellow"/>
        </w:rPr>
        <w:t xml:space="preserve">. Sci., </w:t>
      </w:r>
      <w:r w:rsidRPr="524D1CB7">
        <w:rPr>
          <w:highlight w:val="yellow"/>
        </w:rPr>
        <w:t>5067, 2008, pp. 451-456.</w:t>
      </w:r>
    </w:p>
    <w:p w14:paraId="23B96A03" w14:textId="77777777" w:rsidR="00FE2034" w:rsidRPr="0098251D" w:rsidRDefault="524D1CB7" w:rsidP="524D1CB7">
      <w:pPr>
        <w:rPr>
          <w:highlight w:val="yellow"/>
        </w:rPr>
      </w:pPr>
      <w:r w:rsidRPr="524D1CB7">
        <w:rPr>
          <w:highlight w:val="yellow"/>
        </w:rPr>
        <w:t xml:space="preserve">3.  Fletcher, G., “Placement and relocation of wireless sensor nodes by a team of robots”, </w:t>
      </w:r>
      <w:proofErr w:type="gramStart"/>
      <w:r w:rsidRPr="524D1CB7">
        <w:rPr>
          <w:highlight w:val="yellow"/>
        </w:rPr>
        <w:t>Masters</w:t>
      </w:r>
      <w:proofErr w:type="gramEnd"/>
      <w:r w:rsidRPr="524D1CB7">
        <w:rPr>
          <w:highlight w:val="yellow"/>
        </w:rPr>
        <w:t xml:space="preserve"> Thesis, University of Ottawa, 2010.</w:t>
      </w:r>
    </w:p>
    <w:p w14:paraId="1B24CC89" w14:textId="74429C1B" w:rsidR="00FE2034" w:rsidRDefault="524D1CB7" w:rsidP="00AF314F">
      <w:r w:rsidRPr="524D1CB7">
        <w:rPr>
          <w:highlight w:val="yellow"/>
        </w:rPr>
        <w:t xml:space="preserve">4.  Ma, M. and Yang, Y. “Adaptive triangular deployment algorithm for unattended mobile sensor networks”.  </w:t>
      </w:r>
      <w:r w:rsidRPr="524D1CB7">
        <w:rPr>
          <w:i/>
          <w:iCs/>
          <w:highlight w:val="yellow"/>
        </w:rPr>
        <w:t xml:space="preserve">IEEE Trans. </w:t>
      </w:r>
      <w:proofErr w:type="spellStart"/>
      <w:r w:rsidRPr="524D1CB7">
        <w:rPr>
          <w:i/>
          <w:iCs/>
          <w:highlight w:val="yellow"/>
        </w:rPr>
        <w:t>Comput</w:t>
      </w:r>
      <w:proofErr w:type="spellEnd"/>
      <w:r w:rsidRPr="524D1CB7">
        <w:rPr>
          <w:i/>
          <w:iCs/>
          <w:highlight w:val="yellow"/>
        </w:rPr>
        <w:t>.,</w:t>
      </w:r>
      <w:r w:rsidRPr="524D1CB7">
        <w:rPr>
          <w:highlight w:val="yellow"/>
        </w:rPr>
        <w:t xml:space="preserve"> 56 (7), 2007, pp. 946-958.</w:t>
      </w:r>
    </w:p>
    <w:bookmarkEnd w:id="67"/>
    <w:p w14:paraId="3A6BBEC1" w14:textId="77777777" w:rsidR="009825C1" w:rsidRDefault="009825C1" w:rsidP="00AF314F">
      <w:pPr>
        <w:rPr>
          <w:szCs w:val="28"/>
        </w:rPr>
      </w:pPr>
    </w:p>
    <w:p w14:paraId="1D22B4E0" w14:textId="2194F883" w:rsidR="009825C1" w:rsidRDefault="009825C1" w:rsidP="00AF314F">
      <w:pPr>
        <w:pStyle w:val="Heading1"/>
        <w:numPr>
          <w:ilvl w:val="0"/>
          <w:numId w:val="0"/>
        </w:numPr>
        <w:spacing w:line="360" w:lineRule="auto"/>
      </w:pPr>
      <w:bookmarkStart w:id="68" w:name="_Toc192164975"/>
      <w:bookmarkStart w:id="69" w:name="_Hlk64541123"/>
      <w:r w:rsidRPr="009825C1">
        <w:t>Appendix A</w:t>
      </w:r>
      <w:r>
        <w:t>: xxx</w:t>
      </w:r>
      <w:bookmarkEnd w:id="68"/>
    </w:p>
    <w:p w14:paraId="12CDF9F7" w14:textId="4FD2C723" w:rsidR="001547F6" w:rsidRPr="00844573" w:rsidRDefault="00844573" w:rsidP="00844573">
      <w:r>
        <w:t xml:space="preserve">Link to </w:t>
      </w:r>
      <w:r w:rsidR="00765F75">
        <w:t>GitHub</w:t>
      </w:r>
      <w:r>
        <w:t xml:space="preserve">: </w:t>
      </w:r>
      <w:hyperlink r:id="rId30" w:history="1">
        <w:r w:rsidRPr="006A1244">
          <w:rPr>
            <w:rStyle w:val="Hyperlink"/>
            <w:rFonts w:cs="Arial"/>
          </w:rPr>
          <w:t>https://github.com/DanielGoel/FeatureSelectionML.git</w:t>
        </w:r>
      </w:hyperlink>
    </w:p>
    <w:p w14:paraId="65DE5D55" w14:textId="34BE2E45" w:rsidR="000C714B" w:rsidRPr="000C714B" w:rsidRDefault="524D1CB7" w:rsidP="000C714B">
      <w:r w:rsidRPr="524D1CB7">
        <w:t>main.py: Loops through all possible combinations of Ranking, Feature selection and model testing using ranking.py, feature_selection.py and model_testing.py.</w:t>
      </w:r>
    </w:p>
    <w:tbl>
      <w:tblPr>
        <w:tblStyle w:val="TableGrid"/>
        <w:tblW w:w="0" w:type="auto"/>
        <w:tblLook w:val="04A0" w:firstRow="1" w:lastRow="0" w:firstColumn="1" w:lastColumn="0" w:noHBand="0" w:noVBand="1"/>
      </w:tblPr>
      <w:tblGrid>
        <w:gridCol w:w="9350"/>
      </w:tblGrid>
      <w:tr w:rsidR="007830D2" w14:paraId="0AD391B2" w14:textId="77777777" w:rsidTr="5C3E8746">
        <w:tc>
          <w:tcPr>
            <w:tcW w:w="9350" w:type="dxa"/>
          </w:tcPr>
          <w:bookmarkEnd w:id="69"/>
          <w:p w14:paraId="774D5F9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gramStart"/>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os</w:t>
            </w:r>
            <w:proofErr w:type="spellEnd"/>
            <w:proofErr w:type="gramEnd"/>
          </w:p>
          <w:p w14:paraId="6E587E0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pandas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pd</w:t>
            </w:r>
          </w:p>
          <w:p w14:paraId="53E743C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ranking</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DataAnalysisRanker</w:t>
            </w:r>
            <w:proofErr w:type="spellEnd"/>
          </w:p>
          <w:p w14:paraId="6A2031E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feature_selection</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FeatureSelector</w:t>
            </w:r>
            <w:proofErr w:type="spellEnd"/>
          </w:p>
          <w:p w14:paraId="7026B05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model_testing</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ModelEvaluator</w:t>
            </w:r>
            <w:proofErr w:type="spellEnd"/>
          </w:p>
          <w:p w14:paraId="1747385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224959D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6A9955"/>
                <w:sz w:val="21"/>
                <w:szCs w:val="21"/>
                <w:lang w:val="en-US" w:eastAsia="en-US"/>
              </w:rPr>
              <w:t># List of CSV files to process</w:t>
            </w:r>
          </w:p>
          <w:p w14:paraId="730961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csv_files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
          <w:p w14:paraId="49F152F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"function"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/NewGasFilteredFunctionMinMax.csv"</w:t>
            </w:r>
            <w:r w:rsidRPr="000C714B">
              <w:rPr>
                <w:rFonts w:ascii="Consolas" w:hAnsi="Consolas" w:cs="Times New Roman"/>
                <w:color w:val="CCCCCC"/>
                <w:sz w:val="21"/>
                <w:szCs w:val="21"/>
                <w:lang w:val="en-US" w:eastAsia="en-US"/>
              </w:rPr>
              <w:t>,</w:t>
            </w:r>
          </w:p>
          <w:p w14:paraId="4A09A73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"command"</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/NewGasFilteredCommandMinMax.csv"</w:t>
            </w:r>
            <w:r w:rsidRPr="000C714B">
              <w:rPr>
                <w:rFonts w:ascii="Consolas" w:hAnsi="Consolas" w:cs="Times New Roman"/>
                <w:color w:val="CCCCCC"/>
                <w:sz w:val="21"/>
                <w:szCs w:val="21"/>
                <w:lang w:val="en-US" w:eastAsia="en-US"/>
              </w:rPr>
              <w:t>,</w:t>
            </w:r>
          </w:p>
          <w:p w14:paraId="6F61247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"all"</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/NewGasFilteredAllMinMax.csv"</w:t>
            </w:r>
            <w:r w:rsidRPr="000C714B">
              <w:rPr>
                <w:rFonts w:ascii="Consolas" w:hAnsi="Consolas" w:cs="Times New Roman"/>
                <w:color w:val="CCCCCC"/>
                <w:sz w:val="21"/>
                <w:szCs w:val="21"/>
                <w:lang w:val="en-US" w:eastAsia="en-US"/>
              </w:rPr>
              <w:t>,</w:t>
            </w:r>
          </w:p>
          <w:p w14:paraId="7CC03B7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"response"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/NewGasFilteredResponseNNNoOHEMulti.csv"</w:t>
            </w:r>
          </w:p>
          <w:p w14:paraId="75B5855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w:t>
            </w:r>
          </w:p>
          <w:p w14:paraId="4FCA31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AE755C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'results/models/'</w:t>
            </w:r>
          </w:p>
          <w:p w14:paraId="37D2AE7A" w14:textId="77777777" w:rsidR="000C714B" w:rsidRPr="000C714B" w:rsidRDefault="000C714B" w:rsidP="220D1829">
            <w:pPr>
              <w:shd w:val="clear" w:color="auto" w:fill="1F1F1F"/>
              <w:spacing w:line="285" w:lineRule="atLeast"/>
              <w:jc w:val="left"/>
              <w:rPr>
                <w:rFonts w:ascii="Consolas" w:hAnsi="Consolas" w:cs="Times New Roman"/>
                <w:color w:val="CCCCCC"/>
                <w:sz w:val="21"/>
                <w:szCs w:val="21"/>
                <w:lang w:eastAsia="en-US"/>
              </w:rPr>
            </w:pPr>
            <w:proofErr w:type="spellStart"/>
            <w:r w:rsidRPr="220D1829">
              <w:rPr>
                <w:rFonts w:ascii="Consolas" w:hAnsi="Consolas" w:cs="Times New Roman"/>
                <w:color w:val="9CDCFE"/>
                <w:sz w:val="21"/>
                <w:szCs w:val="21"/>
                <w:lang w:eastAsia="en-US"/>
              </w:rPr>
              <w:t>ranking_methods</w:t>
            </w:r>
            <w:proofErr w:type="spellEnd"/>
            <w:r w:rsidRPr="220D1829">
              <w:rPr>
                <w:rFonts w:ascii="Consolas" w:hAnsi="Consolas" w:cs="Times New Roman"/>
                <w:color w:val="CCCCCC"/>
                <w:sz w:val="21"/>
                <w:szCs w:val="21"/>
                <w:lang w:eastAsia="en-US"/>
              </w:rPr>
              <w:t xml:space="preserve"> </w:t>
            </w:r>
            <w:r w:rsidRPr="220D1829">
              <w:rPr>
                <w:rFonts w:ascii="Consolas" w:hAnsi="Consolas" w:cs="Times New Roman"/>
                <w:color w:val="D4D4D4"/>
                <w:sz w:val="21"/>
                <w:szCs w:val="21"/>
                <w:lang w:eastAsia="en-US"/>
              </w:rPr>
              <w:t>=</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"SP"</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"WFI-RF"</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"WFI-XGB</w:t>
            </w:r>
            <w:proofErr w:type="gramStart"/>
            <w:r w:rsidRPr="220D1829">
              <w:rPr>
                <w:rFonts w:ascii="Consolas" w:hAnsi="Consolas" w:cs="Times New Roman"/>
                <w:color w:val="CE9178"/>
                <w:sz w:val="21"/>
                <w:szCs w:val="21"/>
                <w:lang w:eastAsia="en-US"/>
              </w:rPr>
              <w:t>"</w:t>
            </w:r>
            <w:r w:rsidRPr="220D1829">
              <w:rPr>
                <w:rFonts w:ascii="Consolas" w:hAnsi="Consolas" w:cs="Times New Roman"/>
                <w:color w:val="CCCCCC"/>
                <w:sz w:val="21"/>
                <w:szCs w:val="21"/>
                <w:lang w:eastAsia="en-US"/>
              </w:rPr>
              <w:t>]  </w:t>
            </w:r>
            <w:r w:rsidRPr="220D1829">
              <w:rPr>
                <w:rFonts w:ascii="Consolas" w:hAnsi="Consolas" w:cs="Times New Roman"/>
                <w:color w:val="6A9955"/>
                <w:sz w:val="21"/>
                <w:szCs w:val="21"/>
                <w:lang w:eastAsia="en-US"/>
              </w:rPr>
              <w:t>#</w:t>
            </w:r>
            <w:proofErr w:type="gramEnd"/>
            <w:r w:rsidRPr="220D1829">
              <w:rPr>
                <w:rFonts w:ascii="Consolas" w:hAnsi="Consolas" w:cs="Times New Roman"/>
                <w:color w:val="6A9955"/>
                <w:sz w:val="21"/>
                <w:szCs w:val="21"/>
                <w:lang w:eastAsia="en-US"/>
              </w:rPr>
              <w:t xml:space="preserve"> Added WFI-RF and WFI-XGB</w:t>
            </w:r>
          </w:p>
          <w:p w14:paraId="287C497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use_std_dev</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use_abs_diff</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use_skewness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use_kurtosis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True</w:t>
            </w:r>
          </w:p>
          <w:p w14:paraId="431B87E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239F7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csv_</w:t>
            </w:r>
            <w:proofErr w:type="gramStart"/>
            <w:r w:rsidRPr="000C714B">
              <w:rPr>
                <w:rFonts w:ascii="Consolas" w:hAnsi="Consolas" w:cs="Times New Roman"/>
                <w:color w:val="9CDCFE"/>
                <w:sz w:val="21"/>
                <w:szCs w:val="21"/>
                <w:lang w:val="en-US" w:eastAsia="en-US"/>
              </w:rPr>
              <w:t>files</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items</w:t>
            </w:r>
            <w:proofErr w:type="spellEnd"/>
            <w:proofErr w:type="gramEnd"/>
            <w:r w:rsidRPr="000C714B">
              <w:rPr>
                <w:rFonts w:ascii="Consolas" w:hAnsi="Consolas" w:cs="Times New Roman"/>
                <w:color w:val="CCCCCC"/>
                <w:sz w:val="21"/>
                <w:szCs w:val="21"/>
                <w:lang w:val="en-US" w:eastAsia="en-US"/>
              </w:rPr>
              <w:t>():</w:t>
            </w:r>
          </w:p>
          <w:p w14:paraId="54D894A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ranking_methods</w:t>
            </w:r>
            <w:proofErr w:type="spellEnd"/>
            <w:r w:rsidRPr="000C714B">
              <w:rPr>
                <w:rFonts w:ascii="Consolas" w:hAnsi="Consolas" w:cs="Times New Roman"/>
                <w:color w:val="CCCCCC"/>
                <w:sz w:val="21"/>
                <w:szCs w:val="21"/>
                <w:lang w:val="en-US" w:eastAsia="en-US"/>
              </w:rPr>
              <w:t>:</w:t>
            </w:r>
          </w:p>
          <w:p w14:paraId="13CBE2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'results</w:t>
            </w:r>
            <w:proofErr w:type="spellEnd"/>
            <w:r w:rsidRPr="000C714B">
              <w:rPr>
                <w:rFonts w:ascii="Consolas" w:hAnsi="Consolas" w:cs="Times New Roman"/>
                <w:color w:val="CE9178"/>
                <w:sz w:val="21"/>
                <w:szCs w:val="21"/>
                <w:lang w:val="en-US" w:eastAsia="en-US"/>
              </w:rPr>
              <w:t>/Rankings/Ranking_</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ranking_</w:t>
            </w:r>
            <w:proofErr w:type="gramStart"/>
            <w:r w:rsidRPr="000C714B">
              <w:rPr>
                <w:rFonts w:ascii="Consolas" w:hAnsi="Consolas" w:cs="Times New Roman"/>
                <w:color w:val="9CDCFE"/>
                <w:sz w:val="21"/>
                <w:szCs w:val="21"/>
                <w:lang w:val="en-US" w:eastAsia="en-US"/>
              </w:rPr>
              <w:t>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.csv'</w:t>
            </w:r>
          </w:p>
          <w:p w14:paraId="0FCA754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502D5F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1: Rank features</w:t>
            </w:r>
          </w:p>
          <w:p w14:paraId="38D7AAD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DataAnalysisRanker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w:t>
            </w:r>
          </w:p>
          <w:p w14:paraId="44C1DDD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analyze</w:t>
            </w:r>
            <w:proofErr w:type="spellEnd"/>
            <w:proofErr w:type="gram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use_std_dev</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use_abs_diff</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use_skewness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use_kurtosis</w:t>
            </w:r>
            <w:proofErr w:type="spellEnd"/>
            <w:r w:rsidRPr="000C714B">
              <w:rPr>
                <w:rFonts w:ascii="Consolas" w:hAnsi="Consolas" w:cs="Times New Roman"/>
                <w:color w:val="CCCCCC"/>
                <w:sz w:val="21"/>
                <w:szCs w:val="21"/>
                <w:lang w:val="en-US" w:eastAsia="en-US"/>
              </w:rPr>
              <w:t>)</w:t>
            </w:r>
          </w:p>
          <w:p w14:paraId="5C682B8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save</w:t>
            </w:r>
            <w:proofErr w:type="gramEnd"/>
            <w:r w:rsidRPr="000C714B">
              <w:rPr>
                <w:rFonts w:ascii="Consolas" w:hAnsi="Consolas" w:cs="Times New Roman"/>
                <w:color w:val="DCDCAA"/>
                <w:sz w:val="21"/>
                <w:szCs w:val="21"/>
                <w:lang w:val="en-US" w:eastAsia="en-US"/>
              </w:rPr>
              <w:t>_results</w:t>
            </w:r>
            <w:proofErr w:type="spellEnd"/>
            <w:r w:rsidRPr="000C714B">
              <w:rPr>
                <w:rFonts w:ascii="Consolas" w:hAnsi="Consolas" w:cs="Times New Roman"/>
                <w:color w:val="CCCCCC"/>
                <w:sz w:val="21"/>
                <w:szCs w:val="21"/>
                <w:lang w:val="en-US" w:eastAsia="en-US"/>
              </w:rPr>
              <w:t>()</w:t>
            </w:r>
          </w:p>
          <w:p w14:paraId="235A397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5ACA1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Load ranked features</w:t>
            </w:r>
          </w:p>
          <w:p w14:paraId="5107C1F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rankings_df</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pd</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read</w:t>
            </w:r>
            <w:proofErr w:type="gramEnd"/>
            <w:r w:rsidRPr="000C714B">
              <w:rPr>
                <w:rFonts w:ascii="Consolas" w:hAnsi="Consolas" w:cs="Times New Roman"/>
                <w:color w:val="DCDCAA"/>
                <w:sz w:val="21"/>
                <w:szCs w:val="21"/>
                <w:lang w:val="en-US" w:eastAsia="en-US"/>
              </w:rPr>
              <w:t>_csv</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w:t>
            </w:r>
          </w:p>
          <w:p w14:paraId="31A963B2"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rankings_</w:t>
            </w:r>
            <w:proofErr w:type="gramStart"/>
            <w:r w:rsidRPr="5C3E8746">
              <w:rPr>
                <w:rFonts w:ascii="Consolas" w:hAnsi="Consolas" w:cs="Times New Roman"/>
                <w:color w:val="9CDCFE"/>
                <w:sz w:val="21"/>
                <w:szCs w:val="21"/>
                <w:lang w:val="en-US" w:eastAsia="en-US"/>
              </w:rPr>
              <w:t>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proofErr w:type="spellEnd"/>
            <w:proofErr w:type="gram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proofErr w:type="spellStart"/>
            <w:r w:rsidRPr="5C3E8746">
              <w:rPr>
                <w:rFonts w:ascii="Consolas" w:hAnsi="Consolas" w:cs="Times New Roman"/>
                <w:color w:val="DCDCAA"/>
                <w:sz w:val="21"/>
                <w:szCs w:val="21"/>
                <w:lang w:val="en-US" w:eastAsia="en-US"/>
              </w:rPr>
              <w:t>tolist</w:t>
            </w:r>
            <w:proofErr w:type="spellEnd"/>
            <w:r w:rsidRPr="5C3E8746">
              <w:rPr>
                <w:rFonts w:ascii="Consolas" w:hAnsi="Consolas" w:cs="Times New Roman"/>
                <w:color w:val="CCCCCC"/>
                <w:sz w:val="21"/>
                <w:szCs w:val="21"/>
                <w:lang w:val="en-US" w:eastAsia="en-US"/>
              </w:rPr>
              <w:t>()</w:t>
            </w:r>
          </w:p>
          <w:p w14:paraId="4A626F4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DCDCAA"/>
                <w:sz w:val="21"/>
                <w:szCs w:val="21"/>
                <w:lang w:val="en-US" w:eastAsia="en-US"/>
              </w:rPr>
              <w:t>len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ranked_features</w:t>
            </w:r>
            <w:proofErr w:type="spellEnd"/>
            <w:r w:rsidRPr="000C714B">
              <w:rPr>
                <w:rFonts w:ascii="Consolas" w:hAnsi="Consolas" w:cs="Times New Roman"/>
                <w:color w:val="CCCCCC"/>
                <w:sz w:val="21"/>
                <w:szCs w:val="21"/>
                <w:lang w:val="en-US" w:eastAsia="en-US"/>
              </w:rPr>
              <w:t>)</w:t>
            </w:r>
          </w:p>
          <w:p w14:paraId="3D53681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"Processing</w:t>
            </w:r>
            <w:proofErr w:type="spellEnd"/>
            <w:r w:rsidRPr="000C714B">
              <w:rPr>
                <w:rFonts w:ascii="Consolas" w:hAnsi="Consolas" w:cs="Times New Roman"/>
                <w:color w:val="CE9178"/>
                <w:sz w:val="21"/>
                <w:szCs w:val="21"/>
                <w:lang w:val="en-US" w:eastAsia="en-US"/>
              </w:rPr>
              <w:t xml:space="preserve"> </w:t>
            </w:r>
            <w:proofErr w:type="gramStart"/>
            <w:r w:rsidRPr="000C714B">
              <w:rPr>
                <w:rFonts w:ascii="Consolas" w:hAnsi="Consolas" w:cs="Times New Roman"/>
                <w:color w:val="CE9178"/>
                <w:sz w:val="21"/>
                <w:szCs w:val="21"/>
                <w:lang w:val="en-US" w:eastAsia="en-US"/>
              </w:rPr>
              <w:t xml:space="preserve">dataset: </w:t>
            </w:r>
            <w:r w:rsidRPr="000C714B">
              <w:rPr>
                <w:rFonts w:ascii="Consolas" w:hAnsi="Consolas" w:cs="Times New Roman"/>
                <w:color w:val="569CD6"/>
                <w:sz w:val="21"/>
                <w:szCs w:val="21"/>
                <w:lang w:val="en-US" w:eastAsia="en-US"/>
              </w:rPr>
              <w:t>{</w:t>
            </w:r>
            <w:proofErr w:type="spellStart"/>
            <w:proofErr w:type="gramEnd"/>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with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features using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43CDBCE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6D5F09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"XGB"</w:t>
            </w:r>
            <w:r w:rsidRPr="000C714B">
              <w:rPr>
                <w:rFonts w:ascii="Consolas" w:hAnsi="Consolas" w:cs="Times New Roman"/>
                <w:color w:val="CCCCCC"/>
                <w:sz w:val="21"/>
                <w:szCs w:val="21"/>
                <w:lang w:val="en-US" w:eastAsia="en-US"/>
              </w:rPr>
              <w:t>]:</w:t>
            </w:r>
          </w:p>
          <w:p w14:paraId="187BD3E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"SPFS"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"None"</w:t>
            </w:r>
            <w:r w:rsidRPr="000C714B">
              <w:rPr>
                <w:rFonts w:ascii="Consolas" w:hAnsi="Consolas" w:cs="Times New Roman"/>
                <w:color w:val="CCCCCC"/>
                <w:sz w:val="21"/>
                <w:szCs w:val="21"/>
                <w:lang w:val="en-US" w:eastAsia="en-US"/>
              </w:rPr>
              <w:t>]:</w:t>
            </w:r>
          </w:p>
          <w:p w14:paraId="617D393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2: Select Features</w:t>
            </w:r>
          </w:p>
          <w:p w14:paraId="1C087C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FeatureSelector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w:t>
            </w:r>
          </w:p>
          <w:p w14:paraId="0C9CF09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perform</w:t>
            </w:r>
            <w:proofErr w:type="gramEnd"/>
            <w:r w:rsidRPr="000C714B">
              <w:rPr>
                <w:rFonts w:ascii="Consolas" w:hAnsi="Consolas" w:cs="Times New Roman"/>
                <w:color w:val="DCDCAA"/>
                <w:sz w:val="21"/>
                <w:szCs w:val="21"/>
                <w:lang w:val="en-US" w:eastAsia="en-US"/>
              </w:rPr>
              <w:t>_feature_selection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w:t>
            </w:r>
          </w:p>
          <w:p w14:paraId="7BC6FCF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1BE3725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w:t>
            </w:r>
            <w:proofErr w:type="gramStart"/>
            <w:r w:rsidRPr="000C714B">
              <w:rPr>
                <w:rFonts w:ascii="Consolas" w:hAnsi="Consolas" w:cs="Times New Roman"/>
                <w:color w:val="9CDCFE"/>
                <w:sz w:val="21"/>
                <w:szCs w:val="21"/>
                <w:lang w:val="en-US" w:eastAsia="en-US"/>
              </w:rPr>
              <w:t>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pkl</w:t>
            </w:r>
            <w:proofErr w:type="spellEnd"/>
            <w:r w:rsidRPr="000C714B">
              <w:rPr>
                <w:rFonts w:ascii="Consolas" w:hAnsi="Consolas" w:cs="Times New Roman"/>
                <w:color w:val="CE9178"/>
                <w:sz w:val="21"/>
                <w:szCs w:val="21"/>
                <w:lang w:val="en-US" w:eastAsia="en-US"/>
              </w:rPr>
              <w:t>"</w:t>
            </w:r>
          </w:p>
          <w:p w14:paraId="7FA628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proofErr w:type="gramEnd"/>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w:t>
            </w:r>
          </w:p>
          <w:p w14:paraId="246F9FB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94F035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73F6AC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ModelEvaluator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w:t>
            </w:r>
          </w:p>
          <w:p w14:paraId="76F1510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_and_evaluate</w:t>
            </w:r>
            <w:proofErr w:type="spellEnd"/>
            <w:r w:rsidRPr="000C714B">
              <w:rPr>
                <w:rFonts w:ascii="Consolas" w:hAnsi="Consolas" w:cs="Times New Roman"/>
                <w:color w:val="CCCCCC"/>
                <w:sz w:val="21"/>
                <w:szCs w:val="21"/>
                <w:lang w:val="en-US" w:eastAsia="en-US"/>
              </w:rPr>
              <w:t>()</w:t>
            </w:r>
          </w:p>
          <w:p w14:paraId="22BD69F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979B1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3: Remove 1 to (</w:t>
            </w:r>
            <w:proofErr w:type="spellStart"/>
            <w:r w:rsidRPr="000C714B">
              <w:rPr>
                <w:rFonts w:ascii="Consolas" w:hAnsi="Consolas" w:cs="Times New Roman"/>
                <w:color w:val="6A9955"/>
                <w:sz w:val="21"/>
                <w:szCs w:val="21"/>
                <w:lang w:val="en-US" w:eastAsia="en-US"/>
              </w:rPr>
              <w:t>total_features</w:t>
            </w:r>
            <w:proofErr w:type="spellEnd"/>
            <w:r w:rsidRPr="000C714B">
              <w:rPr>
                <w:rFonts w:ascii="Consolas" w:hAnsi="Consolas" w:cs="Times New Roman"/>
                <w:color w:val="6A9955"/>
                <w:sz w:val="21"/>
                <w:szCs w:val="21"/>
                <w:lang w:val="en-US" w:eastAsia="en-US"/>
              </w:rPr>
              <w:t xml:space="preserve"> - 1) features iteratively</w:t>
            </w:r>
          </w:p>
          <w:p w14:paraId="6E26E56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num_remove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4EC9B0"/>
                <w:sz w:val="21"/>
                <w:szCs w:val="21"/>
                <w:lang w:val="en-US" w:eastAsia="en-US"/>
              </w:rPr>
              <w:t>range</w:t>
            </w:r>
            <w:r w:rsidRPr="000C714B">
              <w:rPr>
                <w:rFonts w:ascii="Consolas" w:hAnsi="Consolas" w:cs="Times New Roman"/>
                <w:color w:val="CCCCCC"/>
                <w:sz w:val="21"/>
                <w:szCs w:val="21"/>
                <w:lang w:val="en-US" w:eastAsia="en-US"/>
              </w:rPr>
              <w:t>(</w:t>
            </w:r>
            <w:proofErr w:type="gramEnd"/>
            <w:r w:rsidRPr="000C714B">
              <w:rPr>
                <w:rFonts w:ascii="Consolas" w:hAnsi="Consolas" w:cs="Times New Roman"/>
                <w:color w:val="B5CEA8"/>
                <w:sz w:val="21"/>
                <w:szCs w:val="21"/>
                <w:lang w:val="en-US" w:eastAsia="en-US"/>
              </w:rPr>
              <w:t>1</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CCCCCC"/>
                <w:sz w:val="21"/>
                <w:szCs w:val="21"/>
                <w:lang w:val="en-US" w:eastAsia="en-US"/>
              </w:rPr>
              <w:t>):</w:t>
            </w:r>
          </w:p>
          <w:p w14:paraId="653B84E5"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selected_features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proofErr w:type="gramStart"/>
            <w:r w:rsidRPr="5C3E8746">
              <w:rPr>
                <w:rFonts w:ascii="Consolas" w:hAnsi="Consolas" w:cs="Times New Roman"/>
                <w:color w:val="CCCCCC"/>
                <w:sz w:val="21"/>
                <w:szCs w:val="21"/>
                <w:lang w:val="en-US" w:eastAsia="en-US"/>
              </w:rPr>
              <w:t>[:</w:t>
            </w:r>
            <w:r w:rsidRPr="5C3E8746">
              <w:rPr>
                <w:rFonts w:ascii="Consolas" w:hAnsi="Consolas" w:cs="Times New Roman"/>
                <w:color w:val="D4D4D4"/>
                <w:sz w:val="21"/>
                <w:szCs w:val="21"/>
                <w:lang w:val="en-US" w:eastAsia="en-US"/>
              </w:rPr>
              <w:t>-</w:t>
            </w:r>
            <w:proofErr w:type="spellStart"/>
            <w:proofErr w:type="gramEnd"/>
            <w:r w:rsidRPr="5C3E8746">
              <w:rPr>
                <w:rFonts w:ascii="Consolas" w:hAnsi="Consolas" w:cs="Times New Roman"/>
                <w:color w:val="9CDCFE"/>
                <w:sz w:val="21"/>
                <w:szCs w:val="21"/>
                <w:lang w:val="en-US" w:eastAsia="en-US"/>
              </w:rPr>
              <w:t>num_remove</w:t>
            </w:r>
            <w:proofErr w:type="spellEnd"/>
            <w:r w:rsidRPr="5C3E8746">
              <w:rPr>
                <w:rFonts w:ascii="Consolas" w:hAnsi="Consolas" w:cs="Times New Roman"/>
                <w:color w:val="CCCCCC"/>
                <w:sz w:val="21"/>
                <w:szCs w:val="21"/>
                <w:lang w:val="en-US" w:eastAsia="en-US"/>
              </w:rPr>
              <w:t>]</w:t>
            </w:r>
          </w:p>
          <w:p w14:paraId="3766355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proofErr w:type="gramStart"/>
            <w:r w:rsidRPr="000C714B">
              <w:rPr>
                <w:rFonts w:ascii="Consolas" w:hAnsi="Consolas" w:cs="Times New Roman"/>
                <w:color w:val="CE9178"/>
                <w:sz w:val="21"/>
                <w:szCs w:val="21"/>
                <w:lang w:val="en-US" w:eastAsia="en-US"/>
              </w:rPr>
              <w:t>rem</w:t>
            </w:r>
            <w:proofErr w:type="spellEnd"/>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proofErr w:type="spellStart"/>
            <w:proofErr w:type="gramEnd"/>
            <w:r w:rsidRPr="000C714B">
              <w:rPr>
                <w:rFonts w:ascii="Consolas" w:hAnsi="Consolas" w:cs="Times New Roman"/>
                <w:color w:val="9CDCFE"/>
                <w:sz w:val="21"/>
                <w:szCs w:val="21"/>
                <w:lang w:val="en-US" w:eastAsia="en-US"/>
              </w:rPr>
              <w:t>num_remove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
          <w:p w14:paraId="6719E10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model_</w:t>
            </w:r>
            <w:proofErr w:type="gramStart"/>
            <w:r w:rsidRPr="000C714B">
              <w:rPr>
                <w:rFonts w:ascii="Consolas" w:hAnsi="Consolas" w:cs="Times New Roman"/>
                <w:color w:val="9CDCFE"/>
                <w:sz w:val="21"/>
                <w:szCs w:val="21"/>
                <w:lang w:val="en-US" w:eastAsia="en-US"/>
              </w:rPr>
              <w:t>type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pkl</w:t>
            </w:r>
            <w:proofErr w:type="spellEnd"/>
            <w:r w:rsidRPr="000C714B">
              <w:rPr>
                <w:rFonts w:ascii="Consolas" w:hAnsi="Consolas" w:cs="Times New Roman"/>
                <w:color w:val="CE9178"/>
                <w:sz w:val="21"/>
                <w:szCs w:val="21"/>
                <w:lang w:val="en-US" w:eastAsia="en-US"/>
              </w:rPr>
              <w:t>"</w:t>
            </w:r>
          </w:p>
          <w:p w14:paraId="66DB159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proofErr w:type="gramEnd"/>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w:t>
            </w:r>
          </w:p>
          <w:p w14:paraId="7DD7732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D6A903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w:t>
            </w:r>
            <w:proofErr w:type="gramEnd"/>
            <w:r w:rsidRPr="000C714B">
              <w:rPr>
                <w:rFonts w:ascii="Consolas" w:hAnsi="Consolas" w:cs="Times New Roman"/>
                <w:color w:val="9CDCFE"/>
                <w:sz w:val="21"/>
                <w:szCs w:val="21"/>
                <w:lang w:val="en-US" w:eastAsia="en-US"/>
              </w:rPr>
              <w:t>_features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selected_features</w:t>
            </w:r>
            <w:proofErr w:type="spellEnd"/>
          </w:p>
          <w:p w14:paraId="0C2A719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_and_save_model</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w:t>
            </w:r>
          </w:p>
          <w:p w14:paraId="53551DE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369E60B"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0AAD86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ModelEvaluator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w:t>
            </w:r>
          </w:p>
          <w:p w14:paraId="053D18A1"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_and_evaluate</w:t>
            </w:r>
            <w:proofErr w:type="spellEnd"/>
            <w:r w:rsidRPr="000C714B">
              <w:rPr>
                <w:rFonts w:ascii="Consolas" w:hAnsi="Consolas" w:cs="Times New Roman"/>
                <w:color w:val="CCCCCC"/>
                <w:sz w:val="21"/>
                <w:szCs w:val="21"/>
                <w:lang w:val="en-US" w:eastAsia="en-US"/>
              </w:rPr>
              <w:t>()</w:t>
            </w:r>
          </w:p>
          <w:p w14:paraId="13E67BD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C2A503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"Completed</w:t>
            </w:r>
            <w:proofErr w:type="spellEnd"/>
            <w:r w:rsidRPr="000C714B">
              <w:rPr>
                <w:rFonts w:ascii="Consolas" w:hAnsi="Consolas" w:cs="Times New Roman"/>
                <w:color w:val="CE9178"/>
                <w:sz w:val="21"/>
                <w:szCs w:val="21"/>
                <w:lang w:val="en-US" w:eastAsia="en-US"/>
              </w:rPr>
              <w:t xml:space="preserve"> processing for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dataset.</w:t>
            </w:r>
            <w:r w:rsidRPr="000C714B">
              <w:rPr>
                <w:rFonts w:ascii="Consolas" w:hAnsi="Consolas" w:cs="Times New Roman"/>
                <w:color w:val="D7BA7D"/>
                <w:sz w:val="21"/>
                <w:szCs w:val="21"/>
                <w:lang w:val="en-US" w:eastAsia="en-US"/>
              </w:rPr>
              <w:t>\n</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542AD8FF" w14:textId="77777777" w:rsidR="007830D2" w:rsidRDefault="007830D2" w:rsidP="00AF314F"/>
        </w:tc>
      </w:tr>
    </w:tbl>
    <w:p w14:paraId="6C2F2FD5" w14:textId="065AA038" w:rsidR="00762BCD" w:rsidRDefault="00762BCD" w:rsidP="00AF314F"/>
    <w:p w14:paraId="639BABF7" w14:textId="5AD68C6C" w:rsidR="000E5CD4" w:rsidRDefault="000E5CD4">
      <w:r>
        <w:t>ranking.py</w:t>
      </w:r>
      <w:r w:rsidR="005C4542">
        <w:t>: Ranks feature importance using weighted feature importance and statistical properties</w:t>
      </w:r>
    </w:p>
    <w:tbl>
      <w:tblPr>
        <w:tblStyle w:val="TableGrid"/>
        <w:tblW w:w="0" w:type="auto"/>
        <w:tblLook w:val="04A0" w:firstRow="1" w:lastRow="0" w:firstColumn="1" w:lastColumn="0" w:noHBand="0" w:noVBand="1"/>
      </w:tblPr>
      <w:tblGrid>
        <w:gridCol w:w="9350"/>
      </w:tblGrid>
      <w:tr w:rsidR="00D07194" w14:paraId="5AEA865C" w14:textId="77777777" w:rsidTr="220D1829">
        <w:tc>
          <w:tcPr>
            <w:tcW w:w="9350" w:type="dxa"/>
          </w:tcPr>
          <w:p w14:paraId="5AF7F5F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pandas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pd</w:t>
            </w:r>
          </w:p>
          <w:p w14:paraId="75A42D7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roofErr w:type="gramStart"/>
            <w:r w:rsidRPr="00D07194">
              <w:rPr>
                <w:rFonts w:ascii="Consolas" w:hAnsi="Consolas" w:cs="Times New Roman"/>
                <w:color w:val="C586C0"/>
                <w:sz w:val="21"/>
                <w:szCs w:val="21"/>
                <w:lang w:val="en-US" w:eastAsia="en-US"/>
              </w:rPr>
              <w:t>import</w:t>
            </w:r>
            <w:proofErr w:type="gram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numpy</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np</w:t>
            </w:r>
          </w:p>
          <w:p w14:paraId="367130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scipy</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stats</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kurtosis</w:t>
            </w:r>
          </w:p>
          <w:p w14:paraId="2F5FA6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xgboost</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XGBClassifier</w:t>
            </w:r>
            <w:proofErr w:type="spellEnd"/>
          </w:p>
          <w:p w14:paraId="038169D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ensemble</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RandomForestClassifier</w:t>
            </w:r>
            <w:proofErr w:type="spellEnd"/>
          </w:p>
          <w:p w14:paraId="16C60B5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preprocessing</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LabelEncoder</w:t>
            </w:r>
            <w:proofErr w:type="spellEnd"/>
          </w:p>
          <w:p w14:paraId="46ADBE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27F9E8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569CD6"/>
                <w:sz w:val="21"/>
                <w:szCs w:val="21"/>
                <w:lang w:val="en-US" w:eastAsia="en-US"/>
              </w:rPr>
              <w:t>class</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DataAnalysisRanker</w:t>
            </w:r>
            <w:proofErr w:type="spellEnd"/>
            <w:r w:rsidRPr="00D07194">
              <w:rPr>
                <w:rFonts w:ascii="Consolas" w:hAnsi="Consolas" w:cs="Times New Roman"/>
                <w:color w:val="CCCCCC"/>
                <w:sz w:val="21"/>
                <w:szCs w:val="21"/>
                <w:lang w:val="en-US" w:eastAsia="en-US"/>
              </w:rPr>
              <w:t>:</w:t>
            </w:r>
          </w:p>
          <w:p w14:paraId="44F1085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ranking_file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output_file</w:t>
            </w:r>
            <w:proofErr w:type="spellEnd"/>
            <w:r w:rsidRPr="220D1829">
              <w:rPr>
                <w:rFonts w:ascii="Consolas" w:hAnsi="Consolas" w:cs="Times New Roman"/>
                <w:color w:val="CCCCCC"/>
                <w:sz w:val="21"/>
                <w:szCs w:val="21"/>
                <w:lang w:val="en-US" w:eastAsia="en-US"/>
              </w:rPr>
              <w:t>):</w:t>
            </w:r>
          </w:p>
          <w:p w14:paraId="6DD8E7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ranking_file</w:t>
            </w:r>
            <w:proofErr w:type="spellEnd"/>
          </w:p>
          <w:p w14:paraId="35366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input</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input_file</w:t>
            </w:r>
            <w:proofErr w:type="spellEnd"/>
          </w:p>
          <w:p w14:paraId="04602BF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output</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output_file</w:t>
            </w:r>
            <w:proofErr w:type="spellEnd"/>
          </w:p>
          <w:p w14:paraId="78843C0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read</w:t>
            </w:r>
            <w:proofErr w:type="gramEnd"/>
            <w:r w:rsidRPr="00D07194">
              <w:rPr>
                <w:rFonts w:ascii="Consolas" w:hAnsi="Consolas" w:cs="Times New Roman"/>
                <w:color w:val="DCDCAA"/>
                <w:sz w:val="21"/>
                <w:szCs w:val="21"/>
                <w:lang w:val="en-US" w:eastAsia="en-US"/>
              </w:rPr>
              <w:t>_csv</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input_file</w:t>
            </w:r>
            <w:proofErr w:type="spellEnd"/>
            <w:r w:rsidRPr="00D07194">
              <w:rPr>
                <w:rFonts w:ascii="Consolas" w:hAnsi="Consolas" w:cs="Times New Roman"/>
                <w:color w:val="CCCCCC"/>
                <w:sz w:val="21"/>
                <w:szCs w:val="21"/>
                <w:lang w:val="en-US" w:eastAsia="en-US"/>
              </w:rPr>
              <w:t>)</w:t>
            </w:r>
          </w:p>
          <w:p w14:paraId="03FF144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None</w:t>
            </w:r>
          </w:p>
          <w:p w14:paraId="6BB9FC3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90E106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compute_standard_deviation</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97A59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std</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53B7925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47574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compute_abs_diff_mean_median</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690390D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np</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abs</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mean</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median</w:t>
            </w:r>
            <w:proofErr w:type="spellEnd"/>
            <w:r w:rsidRPr="00D07194">
              <w:rPr>
                <w:rFonts w:ascii="Consolas" w:hAnsi="Consolas" w:cs="Times New Roman"/>
                <w:color w:val="CCCCCC"/>
                <w:sz w:val="21"/>
                <w:szCs w:val="21"/>
                <w:lang w:val="en-US" w:eastAsia="en-US"/>
              </w:rPr>
              <w:t>())</w:t>
            </w:r>
          </w:p>
          <w:p w14:paraId="48D789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FD0479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compute_skewness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4456313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w:t>
            </w:r>
          </w:p>
          <w:p w14:paraId="39AAAC8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3AA5F1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compute_kurtosis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1A0E9BD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kurtosis</w:t>
            </w:r>
            <w:r w:rsidRPr="00D07194">
              <w:rPr>
                <w:rFonts w:ascii="Consolas" w:hAnsi="Consolas" w:cs="Times New Roman"/>
                <w:color w:val="CCCCCC"/>
                <w:sz w:val="21"/>
                <w:szCs w:val="21"/>
                <w:lang w:val="en-US" w:eastAsia="en-US"/>
              </w:rPr>
              <w:t>)</w:t>
            </w:r>
          </w:p>
          <w:p w14:paraId="3D7E7B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851CE0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CDCAA"/>
                <w:sz w:val="21"/>
                <w:szCs w:val="21"/>
                <w:lang w:val="en-US" w:eastAsia="en-US"/>
              </w:rPr>
              <w:t>analyze</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use_std_dev</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use_abs_diff</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use_skewness</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use_kurtosis</w:t>
            </w:r>
            <w:proofErr w:type="spellEnd"/>
            <w:r w:rsidRPr="00D07194">
              <w:rPr>
                <w:rFonts w:ascii="Consolas" w:hAnsi="Consolas" w:cs="Times New Roman"/>
                <w:color w:val="CCCCCC"/>
                <w:sz w:val="21"/>
                <w:szCs w:val="21"/>
                <w:lang w:val="en-US" w:eastAsia="en-US"/>
              </w:rPr>
              <w:t>):</w:t>
            </w:r>
          </w:p>
          <w:p w14:paraId="3559BCA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4EA84C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2995776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611BA5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'WFI-RF'</w:t>
            </w:r>
            <w:r w:rsidRPr="00D07194">
              <w:rPr>
                <w:rFonts w:ascii="Consolas" w:hAnsi="Consolas" w:cs="Times New Roman"/>
                <w:color w:val="CCCCCC"/>
                <w:sz w:val="21"/>
                <w:szCs w:val="21"/>
                <w:lang w:val="en-US" w:eastAsia="en-US"/>
              </w:rPr>
              <w:t>:</w:t>
            </w:r>
          </w:p>
          <w:p w14:paraId="5125E6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w:t>
            </w:r>
            <w:proofErr w:type="gramStart"/>
            <w:r w:rsidRPr="00D07194">
              <w:rPr>
                <w:rFonts w:ascii="Consolas" w:hAnsi="Consolas" w:cs="Times New Roman"/>
                <w:color w:val="DCDCAA"/>
                <w:sz w:val="21"/>
                <w:szCs w:val="21"/>
                <w:lang w:val="en-US" w:eastAsia="en-US"/>
              </w:rPr>
              <w:t>RandomForest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35FC5F5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DE30E6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feature_importances_</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proofErr w:type="spellEnd"/>
            <w:proofErr w:type="gramEnd"/>
            <w:r w:rsidRPr="00D07194">
              <w:rPr>
                <w:rFonts w:ascii="Consolas" w:hAnsi="Consolas" w:cs="Times New Roman"/>
                <w:color w:val="CCCCCC"/>
                <w:sz w:val="21"/>
                <w:szCs w:val="21"/>
                <w:lang w:val="en-US" w:eastAsia="en-US"/>
              </w:rPr>
              <w:t>]</w:t>
            </w:r>
          </w:p>
          <w:p w14:paraId="7AAD932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6FF2853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C586C0"/>
                <w:sz w:val="21"/>
                <w:szCs w:val="21"/>
                <w:lang w:val="en-US" w:eastAsia="en-US"/>
              </w:rPr>
              <w:t>elif</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'WFI-XGB'</w:t>
            </w:r>
            <w:r w:rsidRPr="00D07194">
              <w:rPr>
                <w:rFonts w:ascii="Consolas" w:hAnsi="Consolas" w:cs="Times New Roman"/>
                <w:color w:val="CCCCCC"/>
                <w:sz w:val="21"/>
                <w:szCs w:val="21"/>
                <w:lang w:val="en-US" w:eastAsia="en-US"/>
              </w:rPr>
              <w:t>:</w:t>
            </w:r>
          </w:p>
          <w:p w14:paraId="45EEB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w:t>
            </w:r>
            <w:proofErr w:type="gramStart"/>
            <w:r w:rsidRPr="00D07194">
              <w:rPr>
                <w:rFonts w:ascii="Consolas" w:hAnsi="Consolas" w:cs="Times New Roman"/>
                <w:color w:val="DCDCAA"/>
                <w:sz w:val="21"/>
                <w:szCs w:val="21"/>
                <w:lang w:val="en-US" w:eastAsia="en-US"/>
              </w:rPr>
              <w:t>XGBoost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7142D9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C8BC28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feature_importances_</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proofErr w:type="spellEnd"/>
            <w:proofErr w:type="gramEnd"/>
            <w:r w:rsidRPr="00D07194">
              <w:rPr>
                <w:rFonts w:ascii="Consolas" w:hAnsi="Consolas" w:cs="Times New Roman"/>
                <w:color w:val="CCCCCC"/>
                <w:sz w:val="21"/>
                <w:szCs w:val="21"/>
                <w:lang w:val="en-US" w:eastAsia="en-US"/>
              </w:rPr>
              <w:t>]</w:t>
            </w:r>
          </w:p>
          <w:p w14:paraId="08B33DE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F5B17A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else</w:t>
            </w:r>
            <w:r w:rsidRPr="00D07194">
              <w:rPr>
                <w:rFonts w:ascii="Consolas" w:hAnsi="Consolas" w:cs="Times New Roman"/>
                <w:color w:val="CCCCCC"/>
                <w:sz w:val="21"/>
                <w:szCs w:val="21"/>
                <w:lang w:val="en-US" w:eastAsia="en-US"/>
              </w:rPr>
              <w:t>:</w:t>
            </w:r>
          </w:p>
          <w:p w14:paraId="44A7D6E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in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75EC6FA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w:t>
            </w:r>
          </w:p>
          <w:p w14:paraId="0A85212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use_std_dev</w:t>
            </w:r>
            <w:proofErr w:type="spellEnd"/>
            <w:r w:rsidRPr="00D07194">
              <w:rPr>
                <w:rFonts w:ascii="Consolas" w:hAnsi="Consolas" w:cs="Times New Roman"/>
                <w:color w:val="CCCCCC"/>
                <w:sz w:val="21"/>
                <w:szCs w:val="21"/>
                <w:lang w:val="en-US" w:eastAsia="en-US"/>
              </w:rPr>
              <w:t>:</w:t>
            </w:r>
          </w:p>
          <w:p w14:paraId="3056B9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compute_standard_deviation</w:t>
            </w:r>
            <w:proofErr w:type="spellEnd"/>
            <w:r w:rsidRPr="00D07194">
              <w:rPr>
                <w:rFonts w:ascii="Consolas" w:hAnsi="Consolas" w:cs="Times New Roman"/>
                <w:color w:val="CCCCCC"/>
                <w:sz w:val="21"/>
                <w:szCs w:val="21"/>
                <w:lang w:val="en-US" w:eastAsia="en-US"/>
              </w:rPr>
              <w:t>()</w:t>
            </w:r>
          </w:p>
          <w:p w14:paraId="0A20E5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'Standard Deviation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2AFDFA3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7488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use_abs_diff</w:t>
            </w:r>
            <w:proofErr w:type="spellEnd"/>
            <w:r w:rsidRPr="00D07194">
              <w:rPr>
                <w:rFonts w:ascii="Consolas" w:hAnsi="Consolas" w:cs="Times New Roman"/>
                <w:color w:val="CCCCCC"/>
                <w:sz w:val="21"/>
                <w:szCs w:val="21"/>
                <w:lang w:val="en-US" w:eastAsia="en-US"/>
              </w:rPr>
              <w:t>:</w:t>
            </w:r>
          </w:p>
          <w:p w14:paraId="4DA4F6F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compute_abs_diff_mean_median</w:t>
            </w:r>
            <w:proofErr w:type="spellEnd"/>
            <w:r w:rsidRPr="00D07194">
              <w:rPr>
                <w:rFonts w:ascii="Consolas" w:hAnsi="Consolas" w:cs="Times New Roman"/>
                <w:color w:val="CCCCCC"/>
                <w:sz w:val="21"/>
                <w:szCs w:val="21"/>
                <w:lang w:val="en-US" w:eastAsia="en-US"/>
              </w:rPr>
              <w:t>()</w:t>
            </w:r>
          </w:p>
          <w:p w14:paraId="4CA2DCD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'Absolute Difference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].rank(</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1EFFC5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53C46B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use_skewness</w:t>
            </w:r>
            <w:proofErr w:type="spellEnd"/>
            <w:r w:rsidRPr="00D07194">
              <w:rPr>
                <w:rFonts w:ascii="Consolas" w:hAnsi="Consolas" w:cs="Times New Roman"/>
                <w:color w:val="CCCCCC"/>
                <w:sz w:val="21"/>
                <w:szCs w:val="21"/>
                <w:lang w:val="en-US" w:eastAsia="en-US"/>
              </w:rPr>
              <w:t>:</w:t>
            </w:r>
          </w:p>
          <w:p w14:paraId="047175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w:t>
            </w:r>
            <w:proofErr w:type="gramEnd"/>
            <w:r w:rsidRPr="00D07194">
              <w:rPr>
                <w:rFonts w:ascii="Consolas" w:hAnsi="Consolas" w:cs="Times New Roman"/>
                <w:color w:val="DCDCAA"/>
                <w:sz w:val="21"/>
                <w:szCs w:val="21"/>
                <w:lang w:val="en-US" w:eastAsia="en-US"/>
              </w:rPr>
              <w:t>_skewness</w:t>
            </w:r>
            <w:proofErr w:type="spellEnd"/>
            <w:r w:rsidRPr="00D07194">
              <w:rPr>
                <w:rFonts w:ascii="Consolas" w:hAnsi="Consolas" w:cs="Times New Roman"/>
                <w:color w:val="CCCCCC"/>
                <w:sz w:val="21"/>
                <w:szCs w:val="21"/>
                <w:lang w:val="en-US" w:eastAsia="en-US"/>
              </w:rPr>
              <w:t>()</w:t>
            </w:r>
          </w:p>
          <w:p w14:paraId="0FA84C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'Skewness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468AF9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C8FB64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use_kurtosis</w:t>
            </w:r>
            <w:proofErr w:type="spellEnd"/>
            <w:r w:rsidRPr="00D07194">
              <w:rPr>
                <w:rFonts w:ascii="Consolas" w:hAnsi="Consolas" w:cs="Times New Roman"/>
                <w:color w:val="CCCCCC"/>
                <w:sz w:val="21"/>
                <w:szCs w:val="21"/>
                <w:lang w:val="en-US" w:eastAsia="en-US"/>
              </w:rPr>
              <w:t>:</w:t>
            </w:r>
          </w:p>
          <w:p w14:paraId="10504F9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w:t>
            </w:r>
            <w:proofErr w:type="gramEnd"/>
            <w:r w:rsidRPr="00D07194">
              <w:rPr>
                <w:rFonts w:ascii="Consolas" w:hAnsi="Consolas" w:cs="Times New Roman"/>
                <w:color w:val="DCDCAA"/>
                <w:sz w:val="21"/>
                <w:szCs w:val="21"/>
                <w:lang w:val="en-US" w:eastAsia="en-US"/>
              </w:rPr>
              <w:t>_kurtosis</w:t>
            </w:r>
            <w:proofErr w:type="spellEnd"/>
            <w:r w:rsidRPr="00D07194">
              <w:rPr>
                <w:rFonts w:ascii="Consolas" w:hAnsi="Consolas" w:cs="Times New Roman"/>
                <w:color w:val="CCCCCC"/>
                <w:sz w:val="21"/>
                <w:szCs w:val="21"/>
                <w:lang w:val="en-US" w:eastAsia="en-US"/>
              </w:rPr>
              <w:t>()</w:t>
            </w:r>
          </w:p>
          <w:p w14:paraId="7409CA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'Kurtosis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36B5820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4AD81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xml:space="preserve"># Combine all metrics and ranks into a single </w:t>
            </w:r>
            <w:proofErr w:type="spellStart"/>
            <w:r w:rsidRPr="00D07194">
              <w:rPr>
                <w:rFonts w:ascii="Consolas" w:hAnsi="Consolas" w:cs="Times New Roman"/>
                <w:color w:val="6A9955"/>
                <w:sz w:val="21"/>
                <w:szCs w:val="21"/>
                <w:lang w:val="en-US" w:eastAsia="en-US"/>
              </w:rPr>
              <w:t>DataFrame</w:t>
            </w:r>
            <w:proofErr w:type="spellEnd"/>
          </w:p>
          <w:p w14:paraId="0E51642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OutputData</w:t>
            </w:r>
            <w:proofErr w:type="spellEnd"/>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proofErr w:type="gramEnd"/>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637C8FE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3CA85E7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223BD54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proofErr w:type="spellStart"/>
            <w:r w:rsidRPr="00D07194">
              <w:rPr>
                <w:rFonts w:ascii="Consolas" w:hAnsi="Consolas" w:cs="Times New Roman"/>
                <w:color w:val="9CDCFE"/>
                <w:sz w:val="21"/>
                <w:szCs w:val="21"/>
                <w:lang w:val="en-US" w:eastAsia="en-US"/>
              </w:rPr>
              <w:t>OutputData</w:t>
            </w:r>
            <w:proofErr w:type="spellEnd"/>
          </w:p>
          <w:p w14:paraId="6C715E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
          <w:p w14:paraId="544BFB4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1F3E0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04033A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total_rank</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sum</w:t>
            </w:r>
            <w:r w:rsidRPr="00D07194">
              <w:rPr>
                <w:rFonts w:ascii="Consolas" w:hAnsi="Consolas" w:cs="Times New Roman"/>
                <w:color w:val="CCCCCC"/>
                <w:sz w:val="21"/>
                <w:szCs w:val="21"/>
                <w:lang w:val="en-US" w:eastAsia="en-US"/>
              </w:rPr>
              <w:t>(</w:t>
            </w:r>
            <w:proofErr w:type="spellStart"/>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values</w:t>
            </w:r>
            <w:proofErr w:type="spellEnd"/>
            <w:proofErr w:type="gramEnd"/>
            <w:r w:rsidRPr="00D07194">
              <w:rPr>
                <w:rFonts w:ascii="Consolas" w:hAnsi="Consolas" w:cs="Times New Roman"/>
                <w:color w:val="CCCCCC"/>
                <w:sz w:val="21"/>
                <w:szCs w:val="21"/>
                <w:lang w:val="en-US" w:eastAsia="en-US"/>
              </w:rPr>
              <w:t>())</w:t>
            </w:r>
          </w:p>
          <w:p w14:paraId="0AE895F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total_rank</w:t>
            </w:r>
            <w:proofErr w:type="spellEnd"/>
          </w:p>
          <w:p w14:paraId="17CE4EE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0B512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reset_index</w:t>
            </w:r>
            <w:proofErr w:type="spellEnd"/>
            <w:r w:rsidRPr="00D07194">
              <w:rPr>
                <w:rFonts w:ascii="Consolas" w:hAnsi="Consolas" w:cs="Times New Roman"/>
                <w:color w:val="CCCCCC"/>
                <w:sz w:val="21"/>
                <w:szCs w:val="21"/>
                <w:lang w:val="en-US" w:eastAsia="en-US"/>
              </w:rPr>
              <w:t>()</w:t>
            </w:r>
          </w:p>
          <w:p w14:paraId="1D83D51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#print(feature_importances_df)</w:t>
            </w:r>
          </w:p>
          <w:p w14:paraId="6591E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AA86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save</w:t>
            </w:r>
            <w:proofErr w:type="gramEnd"/>
            <w:r w:rsidRPr="00D07194">
              <w:rPr>
                <w:rFonts w:ascii="Consolas" w:hAnsi="Consolas" w:cs="Times New Roman"/>
                <w:color w:val="DCDCAA"/>
                <w:sz w:val="21"/>
                <w:szCs w:val="21"/>
                <w:lang w:val="en-US" w:eastAsia="en-US"/>
              </w:rPr>
              <w:t>_results</w:t>
            </w:r>
            <w:proofErr w:type="spellEnd"/>
            <w:r w:rsidRPr="00D07194">
              <w:rPr>
                <w:rFonts w:ascii="Consolas" w:hAnsi="Consolas" w:cs="Times New Roman"/>
                <w:color w:val="CCCCCC"/>
                <w:sz w:val="21"/>
                <w:szCs w:val="21"/>
                <w:lang w:val="en-US" w:eastAsia="en-US"/>
              </w:rPr>
              <w:t>()</w:t>
            </w:r>
          </w:p>
          <w:p w14:paraId="1AD4C7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6FF7ACF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wfi_RandomForest</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B40DB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57E50E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29F1EB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0E59C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3BCF0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42563B9F"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013A1DB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RandomForestClassifier</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random_state</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2D932F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w:t>
            </w:r>
          </w:p>
          <w:p w14:paraId="0298E8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0ED9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w:t>
            </w:r>
            <w:proofErr w:type="spellEnd"/>
            <w:r w:rsidRPr="00D07194">
              <w:rPr>
                <w:rFonts w:ascii="Consolas" w:hAnsi="Consolas" w:cs="Times New Roman"/>
                <w:color w:val="9CDCFE"/>
                <w:sz w:val="21"/>
                <w:szCs w:val="21"/>
                <w:lang w:val="en-US" w:eastAsia="en-US"/>
              </w:rPr>
              <w:t>_</w:t>
            </w:r>
          </w:p>
          <w:p w14:paraId="37AD791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150C085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09A955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p>
          <w:p w14:paraId="403218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roofErr w:type="gramStart"/>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DCDCAA"/>
                <w:sz w:val="21"/>
                <w:szCs w:val="21"/>
                <w:lang w:val="en-US" w:eastAsia="en-US"/>
              </w:rPr>
              <w:t>sort</w:t>
            </w:r>
            <w:proofErr w:type="gramEnd"/>
            <w:r w:rsidRPr="00D07194">
              <w:rPr>
                <w:rFonts w:ascii="Consolas" w:hAnsi="Consolas" w:cs="Times New Roman"/>
                <w:color w:val="DCDCAA"/>
                <w:sz w:val="21"/>
                <w:szCs w:val="21"/>
                <w:lang w:val="en-US" w:eastAsia="en-US"/>
              </w:rPr>
              <w: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Sorting by importance</w:t>
            </w:r>
          </w:p>
          <w:p w14:paraId="5CE34C8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p>
          <w:p w14:paraId="16FBC95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466B59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wfi_XGBoost</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35220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0BC621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560CE78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819F8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2767D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6F5E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Convert class labels to a sequential range</w:t>
            </w:r>
          </w:p>
          <w:p w14:paraId="31FF40C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label_encoder</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LabelEncoder</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286440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y_encoded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label_encoder</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fit_transform</w:t>
            </w:r>
            <w:proofErr w:type="spellEnd"/>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w:t>
            </w:r>
            <w:proofErr w:type="gramEnd"/>
            <w:r w:rsidRPr="00D07194">
              <w:rPr>
                <w:rFonts w:ascii="Consolas" w:hAnsi="Consolas" w:cs="Times New Roman"/>
                <w:color w:val="6A9955"/>
                <w:sz w:val="21"/>
                <w:szCs w:val="21"/>
                <w:lang w:val="en-US" w:eastAsia="en-US"/>
              </w:rPr>
              <w:t xml:space="preserve"> Converts [0, 3, 4, 5, 6, 7] → [0, 1, 2, 3, 4, 5]</w:t>
            </w:r>
          </w:p>
          <w:p w14:paraId="2915AD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B9119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XGBClassifier</w:t>
            </w:r>
            <w:proofErr w:type="spellEnd"/>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9CDCFE"/>
                <w:sz w:val="21"/>
                <w:szCs w:val="21"/>
                <w:lang w:val="en-US" w:eastAsia="en-US"/>
              </w:rPr>
              <w:t>use_label_encoder</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eval_metric</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w:t>
            </w:r>
            <w:proofErr w:type="spellStart"/>
            <w:r w:rsidRPr="00D07194">
              <w:rPr>
                <w:rFonts w:ascii="Consolas" w:hAnsi="Consolas" w:cs="Times New Roman"/>
                <w:color w:val="CE9178"/>
                <w:sz w:val="21"/>
                <w:szCs w:val="21"/>
                <w:lang w:val="en-US" w:eastAsia="en-US"/>
              </w:rPr>
              <w:t>logloss</w:t>
            </w:r>
            <w:proofErr w:type="spellEnd"/>
            <w:r w:rsidRPr="00D07194">
              <w:rPr>
                <w:rFonts w:ascii="Consolas" w:hAnsi="Consolas" w:cs="Times New Roman"/>
                <w:color w:val="CE9178"/>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random_state</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39E5E8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.fit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y_encoded</w:t>
            </w:r>
            <w:proofErr w:type="spellEnd"/>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Use encoded labels</w:t>
            </w:r>
          </w:p>
          <w:p w14:paraId="4416BF9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7BFD1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.feature_importances</w:t>
            </w:r>
            <w:proofErr w:type="spellEnd"/>
            <w:r w:rsidRPr="00D07194">
              <w:rPr>
                <w:rFonts w:ascii="Consolas" w:hAnsi="Consolas" w:cs="Times New Roman"/>
                <w:color w:val="CCCCCC"/>
                <w:sz w:val="21"/>
                <w:szCs w:val="21"/>
                <w:lang w:val="en-US" w:eastAsia="en-US"/>
              </w:rPr>
              <w:t>_</w:t>
            </w:r>
          </w:p>
          <w:p w14:paraId="54D3165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10C370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0CA90A2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4BF81E0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p>
          <w:p w14:paraId="08A445B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roofErr w:type="gramStart"/>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DCDCAA"/>
                <w:sz w:val="21"/>
                <w:szCs w:val="21"/>
                <w:lang w:val="en-US" w:eastAsia="en-US"/>
              </w:rPr>
              <w:t>sort</w:t>
            </w:r>
            <w:proofErr w:type="gramEnd"/>
            <w:r w:rsidRPr="00D07194">
              <w:rPr>
                <w:rFonts w:ascii="Consolas" w:hAnsi="Consolas" w:cs="Times New Roman"/>
                <w:color w:val="DCDCAA"/>
                <w:sz w:val="21"/>
                <w:szCs w:val="21"/>
                <w:lang w:val="en-US" w:eastAsia="en-US"/>
              </w:rPr>
              <w: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p>
          <w:p w14:paraId="211425A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CF6124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2728CD25"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6352CE9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save_results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7ACD7CD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df_to_save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p>
          <w:p w14:paraId="383BC84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df_to_save</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to_</w:t>
            </w:r>
            <w:proofErr w:type="gramStart"/>
            <w:r w:rsidRPr="00D07194">
              <w:rPr>
                <w:rFonts w:ascii="Consolas" w:hAnsi="Consolas" w:cs="Times New Roman"/>
                <w:color w:val="DCDCAA"/>
                <w:sz w:val="21"/>
                <w:szCs w:val="21"/>
                <w:lang w:val="en-US" w:eastAsia="en-US"/>
              </w:rPr>
              <w:t>csv</w:t>
            </w:r>
            <w:proofErr w:type="spellEnd"/>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index</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87E58A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569CD6"/>
                <w:sz w:val="21"/>
                <w:szCs w:val="21"/>
                <w:lang w:val="en-US" w:eastAsia="en-US"/>
              </w:rPr>
              <w:t>f</w:t>
            </w:r>
            <w:r w:rsidRPr="00D07194">
              <w:rPr>
                <w:rFonts w:ascii="Consolas" w:hAnsi="Consolas" w:cs="Times New Roman"/>
                <w:color w:val="CE9178"/>
                <w:sz w:val="21"/>
                <w:szCs w:val="21"/>
                <w:lang w:val="en-US" w:eastAsia="en-US"/>
              </w:rPr>
              <w:t>"Results</w:t>
            </w:r>
            <w:proofErr w:type="spellEnd"/>
            <w:r w:rsidRPr="00D07194">
              <w:rPr>
                <w:rFonts w:ascii="Consolas" w:hAnsi="Consolas" w:cs="Times New Roman"/>
                <w:color w:val="CE9178"/>
                <w:sz w:val="21"/>
                <w:szCs w:val="21"/>
                <w:lang w:val="en-US" w:eastAsia="en-US"/>
              </w:rPr>
              <w:t xml:space="preserve"> saved to </w:t>
            </w:r>
            <w:r w:rsidRPr="00D07194">
              <w:rPr>
                <w:rFonts w:ascii="Consolas" w:hAnsi="Consolas" w:cs="Times New Roman"/>
                <w:color w:val="569CD6"/>
                <w:sz w:val="21"/>
                <w:szCs w:val="21"/>
                <w:lang w:val="en-US" w:eastAsia="en-US"/>
              </w:rPr>
              <w:t>{</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w:t>
            </w:r>
            <w:proofErr w:type="gramStart"/>
            <w:r w:rsidRPr="00D07194">
              <w:rPr>
                <w:rFonts w:ascii="Consolas" w:hAnsi="Consolas" w:cs="Times New Roman"/>
                <w:color w:val="9CDCFE"/>
                <w:sz w:val="21"/>
                <w:szCs w:val="21"/>
                <w:lang w:val="en-US" w:eastAsia="en-US"/>
              </w:rPr>
              <w:t>file</w:t>
            </w:r>
            <w:proofErr w:type="spellEnd"/>
            <w:r w:rsidRPr="00D07194">
              <w:rPr>
                <w:rFonts w:ascii="Consolas" w:hAnsi="Consolas" w:cs="Times New Roman"/>
                <w:color w:val="569CD6"/>
                <w:sz w:val="21"/>
                <w:szCs w:val="21"/>
                <w:lang w:val="en-US" w:eastAsia="en-US"/>
              </w:rPr>
              <w:t>}</w:t>
            </w:r>
            <w:r w:rsidRPr="00D07194">
              <w:rPr>
                <w:rFonts w:ascii="Consolas" w:hAnsi="Consolas" w:cs="Times New Roman"/>
                <w:color w:val="CE9178"/>
                <w:sz w:val="21"/>
                <w:szCs w:val="21"/>
                <w:lang w:val="en-US" w:eastAsia="en-US"/>
              </w:rPr>
              <w:t>"</w:t>
            </w:r>
            <w:proofErr w:type="gramEnd"/>
            <w:r w:rsidRPr="00D07194">
              <w:rPr>
                <w:rFonts w:ascii="Consolas" w:hAnsi="Consolas" w:cs="Times New Roman"/>
                <w:color w:val="CCCCCC"/>
                <w:sz w:val="21"/>
                <w:szCs w:val="21"/>
                <w:lang w:val="en-US" w:eastAsia="en-US"/>
              </w:rPr>
              <w:t>)</w:t>
            </w:r>
          </w:p>
          <w:p w14:paraId="77E9AEF9" w14:textId="77777777" w:rsidR="00D07194" w:rsidRDefault="00D07194"/>
        </w:tc>
      </w:tr>
    </w:tbl>
    <w:p w14:paraId="1FC1C273" w14:textId="77777777" w:rsidR="000E5CD4" w:rsidRDefault="000E5CD4"/>
    <w:p w14:paraId="49583755" w14:textId="64CF11AC" w:rsidR="000E5CD4" w:rsidRDefault="524D1CB7">
      <w:r w:rsidRPr="524D1CB7">
        <w:t>feature_selection.py: Selects important features using RFE and SPFS</w:t>
      </w:r>
    </w:p>
    <w:tbl>
      <w:tblPr>
        <w:tblStyle w:val="TableGrid"/>
        <w:tblW w:w="0" w:type="auto"/>
        <w:tblLook w:val="04A0" w:firstRow="1" w:lastRow="0" w:firstColumn="1" w:lastColumn="0" w:noHBand="0" w:noVBand="1"/>
      </w:tblPr>
      <w:tblGrid>
        <w:gridCol w:w="9350"/>
      </w:tblGrid>
      <w:tr w:rsidR="00D07194" w14:paraId="2BC0FE72" w14:textId="77777777" w:rsidTr="5C3E8746">
        <w:tc>
          <w:tcPr>
            <w:tcW w:w="9350" w:type="dxa"/>
          </w:tcPr>
          <w:p w14:paraId="662453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1AA751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roofErr w:type="gramStart"/>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os</w:t>
            </w:r>
            <w:proofErr w:type="spellEnd"/>
            <w:proofErr w:type="gramEnd"/>
          </w:p>
          <w:p w14:paraId="200084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xgboost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xgb</w:t>
            </w:r>
            <w:proofErr w:type="spellEnd"/>
          </w:p>
          <w:p w14:paraId="4EF8CFF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ensemble</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p>
          <w:p w14:paraId="3A4F1C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w:t>
            </w:r>
            <w:proofErr w:type="gramEnd"/>
            <w:r w:rsidRPr="00B21406">
              <w:rPr>
                <w:rFonts w:ascii="Consolas" w:hAnsi="Consolas" w:cs="Times New Roman"/>
                <w:color w:val="4EC9B0"/>
                <w:sz w:val="21"/>
                <w:szCs w:val="21"/>
                <w:lang w:val="en-US" w:eastAsia="en-US"/>
              </w:rPr>
              <w:t>_selection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p>
          <w:p w14:paraId="07FECE6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55414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p>
          <w:p w14:paraId="44CDCE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266FA8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AC8C7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FeatureSelector</w:t>
            </w:r>
            <w:proofErr w:type="spellEnd"/>
            <w:r w:rsidRPr="00B21406">
              <w:rPr>
                <w:rFonts w:ascii="Consolas" w:hAnsi="Consolas" w:cs="Times New Roman"/>
                <w:color w:val="CCCCCC"/>
                <w:sz w:val="21"/>
                <w:szCs w:val="21"/>
                <w:lang w:val="en-US" w:eastAsia="en-US"/>
              </w:rPr>
              <w:t>:</w:t>
            </w:r>
          </w:p>
          <w:p w14:paraId="0A961E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dataset_name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ranking_file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w:t>
            </w:r>
          </w:p>
          <w:p w14:paraId="3C26A44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ranking_file</w:t>
            </w:r>
            <w:proofErr w:type="spellEnd"/>
          </w:p>
          <w:p w14:paraId="317A4E8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input_file</w:t>
            </w:r>
            <w:proofErr w:type="spellEnd"/>
          </w:p>
          <w:p w14:paraId="3C22829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dataset_name</w:t>
            </w:r>
            <w:proofErr w:type="spellEnd"/>
          </w:p>
          <w:p w14:paraId="12F942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7F800D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6E89AD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proofErr w:type="gramEnd"/>
            <w:r w:rsidRPr="00B21406">
              <w:rPr>
                <w:rFonts w:ascii="Consolas" w:hAnsi="Consolas" w:cs="Times New Roman"/>
                <w:color w:val="9CDCFE"/>
                <w:sz w:val="21"/>
                <w:szCs w:val="21"/>
                <w:lang w:val="en-US" w:eastAsia="en-US"/>
              </w:rPr>
              <w:t>_dir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w:t>
            </w:r>
          </w:p>
          <w:p w14:paraId="32CF835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_dir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"results/models/"</w:t>
            </w:r>
          </w:p>
          <w:p w14:paraId="5DEDAE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24619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56481C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76F477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Load feature ranking order</w:t>
            </w:r>
          </w:p>
          <w:p w14:paraId="731691A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load_ranked_features</w:t>
            </w:r>
            <w:proofErr w:type="spellEnd"/>
            <w:r w:rsidRPr="00B21406">
              <w:rPr>
                <w:rFonts w:ascii="Consolas" w:hAnsi="Consolas" w:cs="Times New Roman"/>
                <w:color w:val="CCCCCC"/>
                <w:sz w:val="21"/>
                <w:szCs w:val="21"/>
                <w:lang w:val="en-US" w:eastAsia="en-US"/>
              </w:rPr>
              <w:t>()</w:t>
            </w:r>
          </w:p>
          <w:p w14:paraId="43DD93B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677F52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load_ranked_features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304725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rankings_df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ranking_file</w:t>
            </w:r>
            <w:proofErr w:type="spellEnd"/>
            <w:r w:rsidRPr="00B21406">
              <w:rPr>
                <w:rFonts w:ascii="Consolas" w:hAnsi="Consolas" w:cs="Times New Roman"/>
                <w:color w:val="CCCCCC"/>
                <w:sz w:val="21"/>
                <w:szCs w:val="21"/>
                <w:lang w:val="en-US" w:eastAsia="en-US"/>
              </w:rPr>
              <w:t>)</w:t>
            </w:r>
          </w:p>
          <w:p w14:paraId="3CA37502" w14:textId="77777777" w:rsidR="00B21406" w:rsidRPr="00B21406" w:rsidRDefault="3C35CFFD" w:rsidP="00B21406">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rankings_</w:t>
            </w:r>
            <w:proofErr w:type="gramStart"/>
            <w:r w:rsidRPr="5C3E8746">
              <w:rPr>
                <w:rFonts w:ascii="Consolas" w:hAnsi="Consolas" w:cs="Times New Roman"/>
                <w:color w:val="9CDCFE"/>
                <w:sz w:val="21"/>
                <w:szCs w:val="21"/>
                <w:lang w:val="en-US" w:eastAsia="en-US"/>
              </w:rPr>
              <w:t>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proofErr w:type="spellEnd"/>
            <w:proofErr w:type="gram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proofErr w:type="spellStart"/>
            <w:r w:rsidRPr="5C3E8746">
              <w:rPr>
                <w:rFonts w:ascii="Consolas" w:hAnsi="Consolas" w:cs="Times New Roman"/>
                <w:color w:val="DCDCAA"/>
                <w:sz w:val="21"/>
                <w:szCs w:val="21"/>
                <w:lang w:val="en-US" w:eastAsia="en-US"/>
              </w:rPr>
              <w:t>tolist</w:t>
            </w:r>
            <w:proofErr w:type="spellEnd"/>
            <w:r w:rsidRPr="5C3E8746">
              <w:rPr>
                <w:rFonts w:ascii="Consolas" w:hAnsi="Consolas" w:cs="Times New Roman"/>
                <w:color w:val="CCCCCC"/>
                <w:sz w:val="21"/>
                <w:szCs w:val="21"/>
                <w:lang w:val="en-US" w:eastAsia="en-US"/>
              </w:rPr>
              <w:t>()  </w:t>
            </w:r>
            <w:r w:rsidRPr="5C3E8746">
              <w:rPr>
                <w:rFonts w:ascii="Consolas" w:hAnsi="Consolas" w:cs="Times New Roman"/>
                <w:color w:val="6A9955"/>
                <w:sz w:val="21"/>
                <w:szCs w:val="21"/>
                <w:lang w:val="en-US" w:eastAsia="en-US"/>
              </w:rPr>
              <w:t># First column contains feature names</w:t>
            </w:r>
          </w:p>
          <w:p w14:paraId="65CC9B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Keep only valid features</w:t>
            </w:r>
          </w:p>
          <w:p w14:paraId="7581EB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43A39E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perform_feature_</w:t>
            </w:r>
            <w:proofErr w:type="gramStart"/>
            <w:r w:rsidRPr="00B21406">
              <w:rPr>
                <w:rFonts w:ascii="Consolas" w:hAnsi="Consolas" w:cs="Times New Roman"/>
                <w:color w:val="DCDCAA"/>
                <w:sz w:val="21"/>
                <w:szCs w:val="21"/>
                <w:lang w:val="en-US" w:eastAsia="en-US"/>
              </w:rPr>
              <w:t>selection</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18CB999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5D05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_rfe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35B889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C586C0"/>
                <w:sz w:val="21"/>
                <w:szCs w:val="21"/>
                <w:lang w:val="en-US" w:eastAsia="en-US"/>
              </w:rPr>
              <w:t>elif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03905D2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_spfs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54529E5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09290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"Skipped Feature Selection. Using all features."</w:t>
            </w:r>
            <w:r w:rsidRPr="00B21406">
              <w:rPr>
                <w:rFonts w:ascii="Consolas" w:hAnsi="Consolas" w:cs="Times New Roman"/>
                <w:color w:val="CCCCCC"/>
                <w:sz w:val="21"/>
                <w:szCs w:val="21"/>
                <w:lang w:val="en-US" w:eastAsia="en-US"/>
              </w:rPr>
              <w:t>)</w:t>
            </w:r>
          </w:p>
          <w:p w14:paraId="11B8D7D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_baseline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7B3D1258"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70F5AAF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rfe</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1BADE5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795BC2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03F4C1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w:t>
            </w:r>
          </w:p>
          <w:p w14:paraId="275786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KeyError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Column</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63D906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7CF06C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7C43C1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Use ranked feature order</w:t>
            </w:r>
          </w:p>
          <w:p w14:paraId="4E6826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92A96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71797B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5C9062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p>
          <w:p w14:paraId="2A26B8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A7B3A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4785B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84D2C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A85C1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Start with all ranked features</w:t>
            </w:r>
          </w:p>
          <w:p w14:paraId="5CE280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p>
          <w:p w14:paraId="7867A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C90BBE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"Starting Recursive Feature Elimination..."</w:t>
            </w:r>
            <w:r w:rsidRPr="00B21406">
              <w:rPr>
                <w:rFonts w:ascii="Consolas" w:hAnsi="Consolas" w:cs="Times New Roman"/>
                <w:color w:val="CCCCCC"/>
                <w:sz w:val="21"/>
                <w:szCs w:val="21"/>
                <w:lang w:val="en-US" w:eastAsia="en-US"/>
              </w:rPr>
              <w:t>)</w:t>
            </w:r>
          </w:p>
          <w:p w14:paraId="178452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A664E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Evaluate the model with all features first</w:t>
            </w:r>
          </w:p>
          <w:p w14:paraId="51E19F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C3A26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0739F5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5593BB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F8478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380300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"Initial</w:t>
            </w:r>
            <w:proofErr w:type="spellEnd"/>
            <w:r w:rsidRPr="00B21406">
              <w:rPr>
                <w:rFonts w:ascii="Consolas" w:hAnsi="Consolas" w:cs="Times New Roman"/>
                <w:color w:val="CE9178"/>
                <w:sz w:val="21"/>
                <w:szCs w:val="21"/>
                <w:lang w:val="en-US" w:eastAsia="en-US"/>
              </w:rPr>
              <w:t xml:space="preserve"> F1 Score with all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63B25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61029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reversed</w:t>
            </w:r>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3527BB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w:t>
            </w:r>
          </w:p>
          <w:p w14:paraId="505BBE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w:t>
            </w:r>
            <w:proofErr w:type="gramStart"/>
            <w:r w:rsidRPr="00B21406">
              <w:rPr>
                <w:rFonts w:ascii="Consolas" w:hAnsi="Consolas" w:cs="Times New Roman"/>
                <w:color w:val="9CDCFE"/>
                <w:sz w:val="21"/>
                <w:szCs w:val="21"/>
                <w:lang w:val="en-US" w:eastAsia="en-US"/>
              </w:rPr>
              <w:t>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proofErr w:type="spellEnd"/>
            <w:proofErr w:type="gramEnd"/>
            <w:r w:rsidRPr="00B21406">
              <w:rPr>
                <w:rFonts w:ascii="Consolas" w:hAnsi="Consolas" w:cs="Times New Roman"/>
                <w:color w:val="CCCCCC"/>
                <w:sz w:val="21"/>
                <w:szCs w:val="21"/>
                <w:lang w:val="en-US" w:eastAsia="en-US"/>
              </w:rPr>
              <w:t>()</w:t>
            </w:r>
          </w:p>
          <w:p w14:paraId="6AAADB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w:t>
            </w:r>
            <w:proofErr w:type="gramStart"/>
            <w:r w:rsidRPr="00B21406">
              <w:rPr>
                <w:rFonts w:ascii="Consolas" w:hAnsi="Consolas" w:cs="Times New Roman"/>
                <w:color w:val="9CDCFE"/>
                <w:sz w:val="21"/>
                <w:szCs w:val="21"/>
                <w:lang w:val="en-US" w:eastAsia="en-US"/>
              </w:rPr>
              <w:t>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37C11AD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"Testing</w:t>
            </w:r>
            <w:proofErr w:type="spellEnd"/>
            <w:r w:rsidRPr="00B21406">
              <w:rPr>
                <w:rFonts w:ascii="Consolas" w:hAnsi="Consolas" w:cs="Times New Roman"/>
                <w:color w:val="CE9178"/>
                <w:sz w:val="21"/>
                <w:szCs w:val="21"/>
                <w:lang w:val="en-US" w:eastAsia="en-US"/>
              </w:rPr>
              <w:t xml:space="preserve"> without </w:t>
            </w:r>
            <w:proofErr w:type="gramStart"/>
            <w:r w:rsidRPr="00B21406">
              <w:rPr>
                <w:rFonts w:ascii="Consolas" w:hAnsi="Consolas" w:cs="Times New Roman"/>
                <w:color w:val="CE9178"/>
                <w:sz w:val="21"/>
                <w:szCs w:val="21"/>
                <w:lang w:val="en-US" w:eastAsia="en-US"/>
              </w:rPr>
              <w:t xml:space="preserve">feature: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63003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AF690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with updated feature set</w:t>
            </w:r>
          </w:p>
          <w:p w14:paraId="60252A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temp_features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0CD1D7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694CC5B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414905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5461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25277D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6F567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w:t>
            </w:r>
          </w:p>
          <w:p w14:paraId="3F8671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p>
          <w:p w14:paraId="23B328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temp_features</w:t>
            </w:r>
            <w:proofErr w:type="spellEnd"/>
          </w:p>
          <w:p w14:paraId="2B265D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"Removing</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improved or maintained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79E628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DB7E2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"Keeping</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as removing it decreased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6278C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D99DCE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final RFE model</w:t>
            </w:r>
          </w:p>
          <w:p w14:paraId="22BBABE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p>
          <w:p w14:paraId="14BDD8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w:t>
            </w:r>
            <w:proofErr w:type="gramEnd"/>
            <w:r w:rsidRPr="00B21406">
              <w:rPr>
                <w:rFonts w:ascii="Consolas" w:hAnsi="Consolas" w:cs="Times New Roman"/>
                <w:color w:val="DCDCAA"/>
                <w:sz w:val="21"/>
                <w:szCs w:val="21"/>
                <w:lang w:val="en-US" w:eastAsia="en-US"/>
              </w:rPr>
              <w:t>_final_model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2280A8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527ECC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F1 </w:t>
            </w:r>
            <w:proofErr w:type="gramStart"/>
            <w:r w:rsidRPr="00B21406">
              <w:rPr>
                <w:rFonts w:ascii="Consolas" w:hAnsi="Consolas" w:cs="Times New Roman"/>
                <w:color w:val="CE9178"/>
                <w:sz w:val="21"/>
                <w:szCs w:val="21"/>
                <w:lang w:val="en-US" w:eastAsia="en-US"/>
              </w:rPr>
              <w:t xml:space="preserve">Score: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47B44A91"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6A9D6B3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spfs</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34266B2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40E999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5CA05D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F3223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w:t>
            </w:r>
          </w:p>
          <w:p w14:paraId="119226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KeyError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Column</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2ED583D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02EA2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282A21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7365F7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CEB3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79B7C9A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AC09E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"Starting SPFS..."</w:t>
            </w:r>
            <w:r w:rsidRPr="00B21406">
              <w:rPr>
                <w:rFonts w:ascii="Consolas" w:hAnsi="Consolas" w:cs="Times New Roman"/>
                <w:color w:val="CCCCCC"/>
                <w:sz w:val="21"/>
                <w:szCs w:val="21"/>
                <w:lang w:val="en-US" w:eastAsia="en-US"/>
              </w:rPr>
              <w:t>)</w:t>
            </w:r>
          </w:p>
          <w:p w14:paraId="6A7C5F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406942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2124BE5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19A6B2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X_selected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2B0A4B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X_selected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50554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7B54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2E780D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w:t>
            </w:r>
            <w:proofErr w:type="gramStart"/>
            <w:r w:rsidRPr="00B21406">
              <w:rPr>
                <w:rFonts w:ascii="Consolas" w:hAnsi="Consolas" w:cs="Times New Roman"/>
                <w:color w:val="9CDCFE"/>
                <w:sz w:val="21"/>
                <w:szCs w:val="21"/>
                <w:lang w:val="en-US" w:eastAsia="en-US"/>
              </w:rPr>
              <w:t>train</w:t>
            </w:r>
            <w:r w:rsidRPr="00B21406">
              <w:rPr>
                <w:rFonts w:ascii="Consolas" w:hAnsi="Consolas" w:cs="Times New Roman"/>
                <w:color w:val="CCCCCC"/>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CCCCCC"/>
                <w:sz w:val="21"/>
                <w:szCs w:val="21"/>
                <w:lang w:val="en-US" w:eastAsia="en-US"/>
              </w:rPr>
              <w:t>cat.codes</w:t>
            </w:r>
            <w:proofErr w:type="spellEnd"/>
          </w:p>
          <w:p w14:paraId="4E9AA7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w:t>
            </w:r>
            <w:proofErr w:type="gramStart"/>
            <w:r w:rsidRPr="00B21406">
              <w:rPr>
                <w:rFonts w:ascii="Consolas" w:hAnsi="Consolas" w:cs="Times New Roman"/>
                <w:color w:val="9CDCFE"/>
                <w:sz w:val="21"/>
                <w:szCs w:val="21"/>
                <w:lang w:val="en-US" w:eastAsia="en-US"/>
              </w:rPr>
              <w:t>test</w:t>
            </w:r>
            <w:r w:rsidRPr="00B21406">
              <w:rPr>
                <w:rFonts w:ascii="Consolas" w:hAnsi="Consolas" w:cs="Times New Roman"/>
                <w:color w:val="CCCCCC"/>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CCCCCC"/>
                <w:sz w:val="21"/>
                <w:szCs w:val="21"/>
                <w:lang w:val="en-US" w:eastAsia="en-US"/>
              </w:rPr>
              <w:t>cat.codes</w:t>
            </w:r>
            <w:proofErr w:type="spellEnd"/>
          </w:p>
          <w:p w14:paraId="1E1FC23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36B53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772688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B20BE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26510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5300695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51D7087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416CF5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06BC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max</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7984F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Feature</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CE9178"/>
                <w:sz w:val="21"/>
                <w:szCs w:val="21"/>
                <w:lang w:val="en-US" w:eastAsia="en-US"/>
              </w:rPr>
              <w:t xml:space="preserve"> kept. New best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D7BA7D"/>
                <w:sz w:val="21"/>
                <w:szCs w:val="21"/>
                <w:lang w:val="en-US" w:eastAsia="en-US"/>
              </w:rPr>
              <w:t>\</w:t>
            </w:r>
            <w:proofErr w:type="gramEnd"/>
            <w:r w:rsidRPr="00B21406">
              <w:rPr>
                <w:rFonts w:ascii="Consolas" w:hAnsi="Consolas" w:cs="Times New Roman"/>
                <w:color w:val="D7BA7D"/>
                <w:sz w:val="21"/>
                <w:szCs w:val="21"/>
                <w:lang w:val="en-US" w:eastAsia="en-US"/>
              </w:rPr>
              <w:t>n</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7D91BD9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B2489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23C94B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"Feature</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removed. F1 score did not improve."</w:t>
            </w:r>
            <w:r w:rsidRPr="00B21406">
              <w:rPr>
                <w:rFonts w:ascii="Consolas" w:hAnsi="Consolas" w:cs="Times New Roman"/>
                <w:color w:val="CCCCCC"/>
                <w:sz w:val="21"/>
                <w:szCs w:val="21"/>
                <w:lang w:val="en-US" w:eastAsia="en-US"/>
              </w:rPr>
              <w:t>)</w:t>
            </w:r>
          </w:p>
          <w:p w14:paraId="7C580A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8A5F13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final SPFS model</w:t>
            </w:r>
          </w:p>
          <w:p w14:paraId="7122B9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w:t>
            </w:r>
            <w:proofErr w:type="gramEnd"/>
            <w:r w:rsidRPr="00B21406">
              <w:rPr>
                <w:rFonts w:ascii="Consolas" w:hAnsi="Consolas" w:cs="Times New Roman"/>
                <w:color w:val="DCDCAA"/>
                <w:sz w:val="21"/>
                <w:szCs w:val="21"/>
                <w:lang w:val="en-US" w:eastAsia="en-US"/>
              </w:rPr>
              <w:t>_final_model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5C23B4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0DCB3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DE7E5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baseline</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1467AD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86F8BC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all features except 'Label'</w:t>
            </w:r>
          </w:p>
          <w:p w14:paraId="1A515AD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proofErr w:type="spellEnd"/>
            <w:r w:rsidRPr="00B21406">
              <w:rPr>
                <w:rFonts w:ascii="Consolas" w:hAnsi="Consolas" w:cs="Times New Roman"/>
                <w:color w:val="CCCCCC"/>
                <w:sz w:val="21"/>
                <w:szCs w:val="21"/>
                <w:lang w:val="en-US" w:eastAsia="en-US"/>
              </w:rPr>
              <w:t>()</w:t>
            </w:r>
          </w:p>
          <w:p w14:paraId="3E1670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7DE89C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FC9AF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Extract features and target</w:t>
            </w:r>
          </w:p>
          <w:p w14:paraId="57616D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4FB84B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6C3831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C35E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6A9955"/>
                <w:sz w:val="21"/>
                <w:szCs w:val="21"/>
                <w:lang w:val="en-US" w:eastAsia="en-US"/>
              </w:rPr>
              <w:t># Encode y</w:t>
            </w:r>
            <w:proofErr w:type="gramEnd"/>
            <w:r w:rsidRPr="00B21406">
              <w:rPr>
                <w:rFonts w:ascii="Consolas" w:hAnsi="Consolas" w:cs="Times New Roman"/>
                <w:color w:val="6A9955"/>
                <w:sz w:val="21"/>
                <w:szCs w:val="21"/>
                <w:lang w:val="en-US" w:eastAsia="en-US"/>
              </w:rPr>
              <w:t xml:space="preserve"> if using XGBoost</w:t>
            </w:r>
          </w:p>
          <w:p w14:paraId="5C1F1E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type</w:t>
            </w:r>
            <w:r w:rsidRPr="00B21406">
              <w:rPr>
                <w:rFonts w:ascii="Consolas" w:hAnsi="Consolas" w:cs="Times New Roman"/>
                <w:color w:val="CCCCCC"/>
                <w:sz w:val="21"/>
                <w:szCs w:val="21"/>
                <w:lang w:val="en-US" w:eastAsia="en-US"/>
              </w:rPr>
              <w:t>.lower</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30EF1A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codes</w:t>
            </w:r>
          </w:p>
          <w:p w14:paraId="5FDDB4B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6A674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808313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D549D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21C39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 (80% train, 20% test)</w:t>
            </w:r>
          </w:p>
          <w:p w14:paraId="5FDF66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1867F1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6AE80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the model</w:t>
            </w:r>
          </w:p>
          <w:p w14:paraId="4F71E5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5F8FACF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5EA513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the trained model</w:t>
            </w:r>
          </w:p>
          <w:p w14:paraId="293ACF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"results</w:t>
            </w:r>
            <w:proofErr w:type="spellEnd"/>
            <w:r w:rsidRPr="00B21406">
              <w:rPr>
                <w:rFonts w:ascii="Consolas" w:hAnsi="Consolas" w:cs="Times New Roman"/>
                <w:color w:val="CE9178"/>
                <w:sz w:val="21"/>
                <w:szCs w:val="21"/>
                <w:lang w:val="en-US" w:eastAsia="en-US"/>
              </w:rPr>
              <w:t>/models/</w:t>
            </w:r>
            <w:r w:rsidRPr="00B21406">
              <w:rPr>
                <w:rFonts w:ascii="Consolas" w:hAnsi="Consolas" w:cs="Times New Roman"/>
                <w:color w:val="569CD6"/>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proofErr w:type="spellStart"/>
            <w:r w:rsidRPr="00B21406">
              <w:rPr>
                <w:rFonts w:ascii="Consolas" w:hAnsi="Consolas" w:cs="Times New Roman"/>
                <w:color w:val="CE9178"/>
                <w:sz w:val="21"/>
                <w:szCs w:val="21"/>
                <w:lang w:val="en-US" w:eastAsia="en-US"/>
              </w:rPr>
              <w:t>None.pkl</w:t>
            </w:r>
            <w:proofErr w:type="spellEnd"/>
            <w:r w:rsidRPr="00B21406">
              <w:rPr>
                <w:rFonts w:ascii="Consolas" w:hAnsi="Consolas" w:cs="Times New Roman"/>
                <w:color w:val="CE9178"/>
                <w:sz w:val="21"/>
                <w:szCs w:val="21"/>
                <w:lang w:val="en-US" w:eastAsia="en-US"/>
              </w:rPr>
              <w:t>"</w:t>
            </w:r>
          </w:p>
          <w:p w14:paraId="50495C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2964C0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92A1F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7FF70B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437746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1DB7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Baseline </w:t>
            </w:r>
            <w:proofErr w:type="gramStart"/>
            <w:r w:rsidRPr="00B21406">
              <w:rPr>
                <w:rFonts w:ascii="Consolas" w:hAnsi="Consolas" w:cs="Times New Roman"/>
                <w:color w:val="CE9178"/>
                <w:sz w:val="21"/>
                <w:szCs w:val="21"/>
                <w:lang w:val="en-US" w:eastAsia="en-US"/>
              </w:rPr>
              <w:t>Model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C2742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392A3D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8A50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69388B5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'weighted'</w:t>
            </w:r>
            <w:r w:rsidRPr="00B21406">
              <w:rPr>
                <w:rFonts w:ascii="Consolas" w:hAnsi="Consolas" w:cs="Times New Roman"/>
                <w:color w:val="CCCCCC"/>
                <w:sz w:val="21"/>
                <w:szCs w:val="21"/>
                <w:lang w:val="en-US" w:eastAsia="en-US"/>
              </w:rPr>
              <w:t>)</w:t>
            </w:r>
          </w:p>
          <w:p w14:paraId="394781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74851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61E3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save_final_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52556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model_filename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Consolas" w:hAnsi="Consolas" w:cs="Times New Roman"/>
                <w:color w:val="569CD6"/>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method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pkl</w:t>
            </w:r>
            <w:proofErr w:type="spellEnd"/>
            <w:r w:rsidRPr="00B21406">
              <w:rPr>
                <w:rFonts w:ascii="Consolas" w:hAnsi="Consolas" w:cs="Times New Roman"/>
                <w:color w:val="CE9178"/>
                <w:sz w:val="21"/>
                <w:szCs w:val="21"/>
                <w:lang w:val="en-US" w:eastAsia="en-US"/>
              </w:rPr>
              <w:t>"</w:t>
            </w:r>
          </w:p>
          <w:p w14:paraId="308008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model_filename</w:t>
            </w:r>
            <w:proofErr w:type="spellEnd"/>
            <w:r w:rsidRPr="00B21406">
              <w:rPr>
                <w:rFonts w:ascii="Consolas" w:hAnsi="Consolas" w:cs="Times New Roman"/>
                <w:color w:val="CCCCCC"/>
                <w:sz w:val="21"/>
                <w:szCs w:val="21"/>
                <w:lang w:val="en-US" w:eastAsia="en-US"/>
              </w:rPr>
              <w:t>)</w:t>
            </w:r>
          </w:p>
          <w:p w14:paraId="3AD897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23BE9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F73D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4A8C21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F6F2F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"Model</w:t>
            </w:r>
            <w:proofErr w:type="spellEnd"/>
            <w:r w:rsidRPr="00B21406">
              <w:rPr>
                <w:rFonts w:ascii="Consolas" w:hAnsi="Consolas" w:cs="Times New Roman"/>
                <w:color w:val="CE9178"/>
                <w:sz w:val="21"/>
                <w:szCs w:val="21"/>
                <w:lang w:val="en-US" w:eastAsia="en-US"/>
              </w:rPr>
              <w:t xml:space="preserve">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28D3435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BCA82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train_and_save_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w:t>
            </w:r>
          </w:p>
          <w:p w14:paraId="32EEB7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"Training</w:t>
            </w:r>
            <w:proofErr w:type="spellEnd"/>
            <w:r w:rsidRPr="00B21406">
              <w:rPr>
                <w:rFonts w:ascii="Consolas" w:hAnsi="Consolas" w:cs="Times New Roman"/>
                <w:color w:val="CE9178"/>
                <w:sz w:val="21"/>
                <w:szCs w:val="21"/>
                <w:lang w:val="en-US" w:eastAsia="en-US"/>
              </w:rPr>
              <w:t xml:space="preserve"> model using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AF80F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6971BD0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B6D5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3C3DDA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selected_</w:t>
            </w:r>
            <w:proofErr w:type="gramStart"/>
            <w:r w:rsidRPr="00B21406">
              <w:rPr>
                <w:rFonts w:ascii="Consolas" w:hAnsi="Consolas" w:cs="Times New Roman"/>
                <w:color w:val="9CDCFE"/>
                <w:sz w:val="21"/>
                <w:szCs w:val="21"/>
                <w:lang w:val="en-US" w:eastAsia="en-US"/>
              </w:rPr>
              <w:t>features</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w:t>
            </w:r>
            <w:proofErr w:type="gramEnd"/>
            <w:r w:rsidRPr="00B21406">
              <w:rPr>
                <w:rFonts w:ascii="Consolas" w:hAnsi="Consolas" w:cs="Times New Roman"/>
                <w:color w:val="6A9955"/>
                <w:sz w:val="21"/>
                <w:szCs w:val="21"/>
                <w:lang w:val="en-US" w:eastAsia="en-US"/>
              </w:rPr>
              <w:t xml:space="preserve"> Use selected features!</w:t>
            </w:r>
          </w:p>
          <w:p w14:paraId="2BFBE16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90377E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151C7F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type</w:t>
            </w:r>
            <w:r w:rsidRPr="00B21406">
              <w:rPr>
                <w:rFonts w:ascii="Consolas" w:hAnsi="Consolas" w:cs="Times New Roman"/>
                <w:color w:val="CCCCCC"/>
                <w:sz w:val="21"/>
                <w:szCs w:val="21"/>
                <w:lang w:val="en-US" w:eastAsia="en-US"/>
              </w:rPr>
              <w:t>.lower</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152AC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p>
          <w:p w14:paraId="5BC00E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1F39D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9E40C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CCD92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65802F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dataset</w:t>
            </w:r>
          </w:p>
          <w:p w14:paraId="01A038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A9CF4A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263AA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model</w:t>
            </w:r>
          </w:p>
          <w:p w14:paraId="748091D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0366BC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75DD9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model</w:t>
            </w:r>
          </w:p>
          <w:p w14:paraId="0670CB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304535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A1220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54692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F66F48F" w14:textId="285132AB" w:rsidR="00D07194"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Model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tc>
      </w:tr>
    </w:tbl>
    <w:p w14:paraId="0056A8DB" w14:textId="77777777" w:rsidR="000E5CD4" w:rsidRDefault="000E5CD4"/>
    <w:p w14:paraId="362ED05C" w14:textId="4FA75872" w:rsidR="00B21406" w:rsidRDefault="000E5CD4">
      <w:r>
        <w:t>model_testing.py</w:t>
      </w:r>
      <w:r w:rsidR="0080395A">
        <w:t xml:space="preserve">: </w:t>
      </w:r>
      <w:r w:rsidR="005C4542" w:rsidRPr="005C4542">
        <w:t>Cross-validation to evaluate the model efficiency</w:t>
      </w:r>
    </w:p>
    <w:tbl>
      <w:tblPr>
        <w:tblStyle w:val="TableGrid"/>
        <w:tblW w:w="0" w:type="auto"/>
        <w:tblLook w:val="04A0" w:firstRow="1" w:lastRow="0" w:firstColumn="1" w:lastColumn="0" w:noHBand="0" w:noVBand="1"/>
      </w:tblPr>
      <w:tblGrid>
        <w:gridCol w:w="9350"/>
      </w:tblGrid>
      <w:tr w:rsidR="00B21406" w14:paraId="175B51F7" w14:textId="77777777" w:rsidTr="220D1829">
        <w:tc>
          <w:tcPr>
            <w:tcW w:w="9350" w:type="dxa"/>
          </w:tcPr>
          <w:p w14:paraId="32E583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2A0508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roofErr w:type="gramStart"/>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os</w:t>
            </w:r>
            <w:proofErr w:type="spellEnd"/>
            <w:proofErr w:type="gramEnd"/>
          </w:p>
          <w:p w14:paraId="1E28D7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1FD3357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04B6A3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w:t>
            </w:r>
            <w:proofErr w:type="gramEnd"/>
            <w:r w:rsidRPr="00B21406">
              <w:rPr>
                <w:rFonts w:ascii="Consolas" w:hAnsi="Consolas" w:cs="Times New Roman"/>
                <w:color w:val="4EC9B0"/>
                <w:sz w:val="21"/>
                <w:szCs w:val="21"/>
                <w:lang w:val="en-US" w:eastAsia="en-US"/>
              </w:rPr>
              <w:t>_selection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KFold</w:t>
            </w:r>
            <w:proofErr w:type="spellEnd"/>
          </w:p>
          <w:p w14:paraId="6D9C990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precision_score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recall_score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accuracy_score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confusion_matrix</w:t>
            </w:r>
            <w:proofErr w:type="spellEnd"/>
          </w:p>
          <w:p w14:paraId="2BA7874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4FE3B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ModelEvaluator</w:t>
            </w:r>
            <w:proofErr w:type="spellEnd"/>
            <w:r w:rsidRPr="00B21406">
              <w:rPr>
                <w:rFonts w:ascii="Consolas" w:hAnsi="Consolas" w:cs="Times New Roman"/>
                <w:color w:val="CCCCCC"/>
                <w:sz w:val="21"/>
                <w:szCs w:val="21"/>
                <w:lang w:val="en-US" w:eastAsia="en-US"/>
              </w:rPr>
              <w:t>:</w:t>
            </w:r>
          </w:p>
          <w:p w14:paraId="384B4B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average_type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selected_features</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model_type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feature_selection_method</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model_path</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rank_method</w:t>
            </w:r>
            <w:proofErr w:type="spellEnd"/>
            <w:r w:rsidRPr="220D1829">
              <w:rPr>
                <w:rFonts w:ascii="Consolas" w:hAnsi="Consolas" w:cs="Times New Roman"/>
                <w:color w:val="CCCCCC"/>
                <w:sz w:val="21"/>
                <w:szCs w:val="21"/>
                <w:lang w:val="en-US" w:eastAsia="en-US"/>
              </w:rPr>
              <w:t>):</w:t>
            </w:r>
          </w:p>
          <w:p w14:paraId="3B8FD88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w:t>
            </w:r>
            <w:proofErr w:type="gramEnd"/>
            <w:r w:rsidRPr="00B21406">
              <w:rPr>
                <w:rFonts w:ascii="Consolas" w:hAnsi="Consolas" w:cs="Times New Roman"/>
                <w:color w:val="9CDCFE"/>
                <w:sz w:val="21"/>
                <w:szCs w:val="21"/>
                <w:lang w:val="en-US" w:eastAsia="en-US"/>
              </w:rPr>
              <w:t>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rank_method</w:t>
            </w:r>
            <w:proofErr w:type="spellEnd"/>
          </w:p>
          <w:p w14:paraId="1872DBC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input_file</w:t>
            </w:r>
            <w:proofErr w:type="spellEnd"/>
          </w:p>
          <w:p w14:paraId="096663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feature_selection_method</w:t>
            </w:r>
            <w:proofErr w:type="spellEnd"/>
          </w:p>
          <w:p w14:paraId="3807933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p>
          <w:p w14:paraId="15A671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average_type</w:t>
            </w:r>
            <w:proofErr w:type="spellEnd"/>
          </w:p>
          <w:p w14:paraId="2D5E20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p>
          <w:p w14:paraId="0F1B8EB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p>
          <w:p w14:paraId="2F3ECC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1749C1F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w:t>
            </w:r>
            <w:proofErr w:type="gramEnd"/>
            <w:r w:rsidRPr="00B21406">
              <w:rPr>
                <w:rFonts w:ascii="Consolas" w:hAnsi="Consolas" w:cs="Times New Roman"/>
                <w:color w:val="9CDCFE"/>
                <w:sz w:val="21"/>
                <w:szCs w:val="21"/>
                <w:lang w:val="en-US" w:eastAsia="en-US"/>
              </w:rPr>
              <w: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03A347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proofErr w:type="gramEnd"/>
            <w:r w:rsidRPr="00B21406">
              <w:rPr>
                <w:rFonts w:ascii="Consolas" w:hAnsi="Consolas" w:cs="Times New Roman"/>
                <w:color w:val="9CDCFE"/>
                <w:sz w:val="21"/>
                <w:szCs w:val="21"/>
                <w:lang w:val="en-US" w:eastAsia="en-US"/>
              </w:rPr>
              <w:t>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"results/metrics/evaluation_log.csv"</w:t>
            </w:r>
          </w:p>
          <w:p w14:paraId="2A015F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list</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proofErr w:type="gramStart"/>
            <w:r w:rsidRPr="00B21406">
              <w:rPr>
                <w:rFonts w:ascii="Consolas" w:hAnsi="Consolas" w:cs="Times New Roman"/>
                <w:color w:val="CCCCCC"/>
                <w:sz w:val="21"/>
                <w:szCs w:val="21"/>
                <w:lang w:val="en-US" w:eastAsia="en-US"/>
              </w:rPr>
              <w:t>)</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11BEB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C3291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load_model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1AF54C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 xml:space="preserve">"""Load pre-trained model from a </w:t>
            </w:r>
            <w:proofErr w:type="gramStart"/>
            <w:r w:rsidRPr="00B21406">
              <w:rPr>
                <w:rFonts w:ascii="Consolas" w:hAnsi="Consolas" w:cs="Times New Roman"/>
                <w:color w:val="CE9178"/>
                <w:sz w:val="21"/>
                <w:szCs w:val="21"/>
                <w:lang w:val="en-US" w:eastAsia="en-US"/>
              </w:rPr>
              <w:t>file""</w:t>
            </w:r>
            <w:proofErr w:type="gramEnd"/>
            <w:r w:rsidRPr="00B21406">
              <w:rPr>
                <w:rFonts w:ascii="Consolas" w:hAnsi="Consolas" w:cs="Times New Roman"/>
                <w:color w:val="CE9178"/>
                <w:sz w:val="21"/>
                <w:szCs w:val="21"/>
                <w:lang w:val="en-US" w:eastAsia="en-US"/>
              </w:rPr>
              <w:t>"</w:t>
            </w:r>
          </w:p>
          <w:p w14:paraId="4F8814E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w:t>
            </w:r>
          </w:p>
          <w:p w14:paraId="32967F7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FileNotFoundError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"Model</w:t>
            </w:r>
            <w:proofErr w:type="spellEnd"/>
            <w:r w:rsidRPr="00B21406">
              <w:rPr>
                <w:rFonts w:ascii="Consolas" w:hAnsi="Consolas" w:cs="Times New Roman"/>
                <w:color w:val="CE9178"/>
                <w:sz w:val="21"/>
                <w:szCs w:val="21"/>
                <w:lang w:val="en-US" w:eastAsia="en-US"/>
              </w:rPr>
              <w:t xml:space="preserve"> file not found at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52A3DB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31F383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rb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0FBC43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44696A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B18BB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proofErr w:type="gramEnd"/>
          </w:p>
          <w:p w14:paraId="1EE92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3FFF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evaluate_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1C36C5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accuracy_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7C457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precision_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zero_division</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108031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recall_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zero_division</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20F75E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w:t>
            </w:r>
          </w:p>
          <w:p w14:paraId="4D02889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53FBD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confusion_</w:t>
            </w:r>
            <w:proofErr w:type="gramStart"/>
            <w:r w:rsidRPr="00B21406">
              <w:rPr>
                <w:rFonts w:ascii="Consolas" w:hAnsi="Consolas" w:cs="Times New Roman"/>
                <w:color w:val="DCDCAA"/>
                <w:sz w:val="21"/>
                <w:szCs w:val="21"/>
                <w:lang w:val="en-US" w:eastAsia="en-US"/>
              </w:rPr>
              <w:t>matrix</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29665DE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fpr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572E40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fnr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24756A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77E99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p>
          <w:p w14:paraId="5EDB4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w:t>
            </w:r>
          </w:p>
          <w:p w14:paraId="1CCE0F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w:t>
            </w:r>
          </w:p>
          <w:p w14:paraId="2838290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w:t>
            </w:r>
          </w:p>
          <w:p w14:paraId="0D8A0A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3CDCCA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fpr</w:t>
            </w:r>
            <w:proofErr w:type="spellEnd"/>
            <w:r w:rsidRPr="00B21406">
              <w:rPr>
                <w:rFonts w:ascii="Consolas" w:hAnsi="Consolas" w:cs="Times New Roman"/>
                <w:color w:val="CCCCCC"/>
                <w:sz w:val="21"/>
                <w:szCs w:val="21"/>
                <w:lang w:val="en-US" w:eastAsia="en-US"/>
              </w:rPr>
              <w:t>,</w:t>
            </w:r>
          </w:p>
          <w:p w14:paraId="09308B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fnr</w:t>
            </w:r>
            <w:proofErr w:type="spellEnd"/>
          </w:p>
          <w:p w14:paraId="26709B6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w:t>
            </w:r>
          </w:p>
          <w:p w14:paraId="4906AD6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03689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train_and_evaluate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73977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"""Perform evaluation using 10-Fold Cross-</w:t>
            </w:r>
            <w:proofErr w:type="gramStart"/>
            <w:r w:rsidRPr="00B21406">
              <w:rPr>
                <w:rFonts w:ascii="Consolas" w:hAnsi="Consolas" w:cs="Times New Roman"/>
                <w:color w:val="CE9178"/>
                <w:sz w:val="21"/>
                <w:szCs w:val="21"/>
                <w:lang w:val="en-US" w:eastAsia="en-US"/>
              </w:rPr>
              <w:t>Validation""</w:t>
            </w:r>
            <w:proofErr w:type="gramEnd"/>
            <w:r w:rsidRPr="00B21406">
              <w:rPr>
                <w:rFonts w:ascii="Consolas" w:hAnsi="Consolas" w:cs="Times New Roman"/>
                <w:color w:val="CE9178"/>
                <w:sz w:val="21"/>
                <w:szCs w:val="21"/>
                <w:lang w:val="en-US" w:eastAsia="en-US"/>
              </w:rPr>
              <w:t>"</w:t>
            </w:r>
          </w:p>
          <w:p w14:paraId="22B81E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start_time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proofErr w:type="spellEnd"/>
            <w:proofErr w:type="gramEnd"/>
            <w:r w:rsidRPr="00B21406">
              <w:rPr>
                <w:rFonts w:ascii="Consolas" w:hAnsi="Consolas" w:cs="Times New Roman"/>
                <w:color w:val="CCCCCC"/>
                <w:sz w:val="21"/>
                <w:szCs w:val="21"/>
                <w:lang w:val="en-US" w:eastAsia="en-US"/>
              </w:rPr>
              <w:t>()</w:t>
            </w:r>
          </w:p>
          <w:p w14:paraId="0C6668A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FC915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"none"</w:t>
            </w:r>
            <w:r w:rsidRPr="00B21406">
              <w:rPr>
                <w:rFonts w:ascii="Consolas" w:hAnsi="Consolas" w:cs="Times New Roman"/>
                <w:color w:val="CCCCCC"/>
                <w:sz w:val="21"/>
                <w:szCs w:val="21"/>
                <w:lang w:val="en-US" w:eastAsia="en-US"/>
              </w:rPr>
              <w:t>:</w:t>
            </w:r>
          </w:p>
          <w:p w14:paraId="705332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proofErr w:type="spellEnd"/>
            <w:r w:rsidRPr="00B21406">
              <w:rPr>
                <w:rFonts w:ascii="Consolas" w:hAnsi="Consolas" w:cs="Times New Roman"/>
                <w:color w:val="CCCCCC"/>
                <w:sz w:val="21"/>
                <w:szCs w:val="21"/>
                <w:lang w:val="en-US" w:eastAsia="en-US"/>
              </w:rPr>
              <w:t>()</w:t>
            </w:r>
          </w:p>
          <w:p w14:paraId="42BB85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Ensure target is removed</w:t>
            </w:r>
          </w:p>
          <w:p w14:paraId="2EEF59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F38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2B43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1DC64EC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w:t>
            </w:r>
            <w:proofErr w:type="gramEnd"/>
            <w:r w:rsidRPr="00B21406">
              <w:rPr>
                <w:rFonts w:ascii="Consolas" w:hAnsi="Consolas" w:cs="Times New Roman"/>
                <w:color w:val="9CDCFE"/>
                <w:sz w:val="21"/>
                <w:szCs w:val="21"/>
                <w:lang w:val="en-US" w:eastAsia="en-US"/>
              </w:rPr>
              <w:t>_column</w:t>
            </w:r>
            <w:proofErr w:type="spellEnd"/>
            <w:r w:rsidRPr="00B21406">
              <w:rPr>
                <w:rFonts w:ascii="Consolas" w:hAnsi="Consolas" w:cs="Times New Roman"/>
                <w:color w:val="CCCCCC"/>
                <w:sz w:val="21"/>
                <w:szCs w:val="21"/>
                <w:lang w:val="en-US" w:eastAsia="en-US"/>
              </w:rPr>
              <w:t>]</w:t>
            </w:r>
          </w:p>
          <w:p w14:paraId="5BC8887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72776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y is encoded correctly for XGBoost</w:t>
            </w:r>
          </w:p>
          <w:p w14:paraId="7FE8952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xgboost</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r w:rsidRPr="00B21406">
              <w:rPr>
                <w:rFonts w:ascii="Consolas" w:hAnsi="Consolas" w:cs="Times New Roman"/>
                <w:color w:val="CCCCCC"/>
                <w:sz w:val="21"/>
                <w:szCs w:val="21"/>
                <w:lang w:val="en-US" w:eastAsia="en-US"/>
              </w:rPr>
              <w:t>.lower</w:t>
            </w:r>
            <w:proofErr w:type="spellEnd"/>
            <w:r w:rsidRPr="00B21406">
              <w:rPr>
                <w:rFonts w:ascii="Consolas" w:hAnsi="Consolas" w:cs="Times New Roman"/>
                <w:color w:val="CCCCCC"/>
                <w:sz w:val="21"/>
                <w:szCs w:val="21"/>
                <w:lang w:val="en-US" w:eastAsia="en-US"/>
              </w:rPr>
              <w:t>():</w:t>
            </w:r>
          </w:p>
          <w:p w14:paraId="18AE0C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format</w:t>
            </w:r>
          </w:p>
          <w:p w14:paraId="68347B3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06776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kf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KFold</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n_splits</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shuffle</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C36E2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w:t>
            </w:r>
            <w:proofErr w:type="gramEnd"/>
            <w:r w:rsidRPr="00B21406">
              <w:rPr>
                <w:rFonts w:ascii="Consolas" w:hAnsi="Consolas" w:cs="Times New Roman"/>
                <w:color w:val="DCDCAA"/>
                <w:sz w:val="21"/>
                <w:szCs w:val="21"/>
                <w:lang w:val="en-US" w:eastAsia="en-US"/>
              </w:rPr>
              <w:t>_model</w:t>
            </w:r>
            <w:proofErr w:type="spellEnd"/>
            <w:r w:rsidRPr="00B21406">
              <w:rPr>
                <w:rFonts w:ascii="Consolas" w:hAnsi="Consolas" w:cs="Times New Roman"/>
                <w:color w:val="CCCCCC"/>
                <w:sz w:val="21"/>
                <w:szCs w:val="21"/>
                <w:lang w:val="en-US" w:eastAsia="en-US"/>
              </w:rPr>
              <w:t>()</w:t>
            </w:r>
          </w:p>
          <w:p w14:paraId="40A4DD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0FC204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1256B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"Performing 10-Fold Cross-Validation..."</w:t>
            </w:r>
            <w:r w:rsidRPr="00B21406">
              <w:rPr>
                <w:rFonts w:ascii="Consolas" w:hAnsi="Consolas" w:cs="Times New Roman"/>
                <w:color w:val="CCCCCC"/>
                <w:sz w:val="21"/>
                <w:szCs w:val="21"/>
                <w:lang w:val="en-US" w:eastAsia="en-US"/>
              </w:rPr>
              <w:t>)</w:t>
            </w:r>
          </w:p>
          <w:p w14:paraId="338ECEC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8A0AD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fold</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4EC9B0"/>
                <w:sz w:val="21"/>
                <w:szCs w:val="21"/>
                <w:lang w:val="en-US" w:eastAsia="en-US"/>
              </w:rPr>
              <w:t>enumerate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kf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start</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p>
          <w:p w14:paraId="171A8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w:t>
            </w:r>
          </w:p>
          <w:p w14:paraId="6EB2D1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w:t>
            </w:r>
          </w:p>
          <w:p w14:paraId="5D190F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5651D7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feature names match the ones used during training</w:t>
            </w:r>
          </w:p>
          <w:p w14:paraId="3327D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DCDCAA"/>
                <w:sz w:val="21"/>
                <w:szCs w:val="21"/>
                <w:lang w:val="en-US" w:eastAsia="en-US"/>
              </w:rPr>
              <w:t>hasattr</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feature_names_in</w:t>
            </w:r>
            <w:proofErr w:type="spellEnd"/>
            <w:r w:rsidRPr="00B21406">
              <w:rPr>
                <w:rFonts w:ascii="Consolas" w:hAnsi="Consolas" w:cs="Times New Roman"/>
                <w:color w:val="CE9178"/>
                <w:sz w:val="21"/>
                <w:szCs w:val="21"/>
                <w:lang w:val="en-US" w:eastAsia="en-US"/>
              </w:rPr>
              <w:t>_"</w:t>
            </w:r>
            <w:r w:rsidRPr="00B21406">
              <w:rPr>
                <w:rFonts w:ascii="Consolas" w:hAnsi="Consolas" w:cs="Times New Roman"/>
                <w:color w:val="CCCCCC"/>
                <w:sz w:val="21"/>
                <w:szCs w:val="21"/>
                <w:lang w:val="en-US" w:eastAsia="en-US"/>
              </w:rPr>
              <w:t>):</w:t>
            </w:r>
          </w:p>
          <w:p w14:paraId="1968EF9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.feature</w:t>
            </w:r>
            <w:proofErr w:type="gramEnd"/>
            <w:r w:rsidRPr="00B21406">
              <w:rPr>
                <w:rFonts w:ascii="Consolas" w:hAnsi="Consolas" w:cs="Times New Roman"/>
                <w:color w:val="CCCCCC"/>
                <w:sz w:val="21"/>
                <w:szCs w:val="21"/>
                <w:lang w:val="en-US" w:eastAsia="en-US"/>
              </w:rPr>
              <w:t>_names_in</w:t>
            </w:r>
            <w:proofErr w:type="spellEnd"/>
            <w:r w:rsidRPr="00B21406">
              <w:rPr>
                <w:rFonts w:ascii="Consolas" w:hAnsi="Consolas" w:cs="Times New Roman"/>
                <w:color w:val="CCCCCC"/>
                <w:sz w:val="21"/>
                <w:szCs w:val="21"/>
                <w:lang w:val="en-US" w:eastAsia="en-US"/>
              </w:rPr>
              <w:t>_]</w:t>
            </w:r>
          </w:p>
          <w:p w14:paraId="69BC26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23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pre-trained model for prediction</w:t>
            </w:r>
          </w:p>
          <w:p w14:paraId="648A76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w:t>
            </w:r>
          </w:p>
          <w:p w14:paraId="2EF496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3C0BC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evaluate</w:t>
            </w:r>
            <w:proofErr w:type="gramEnd"/>
            <w:r w:rsidRPr="00B21406">
              <w:rPr>
                <w:rFonts w:ascii="Consolas" w:hAnsi="Consolas" w:cs="Times New Roman"/>
                <w:color w:val="DCDCAA"/>
                <w:sz w:val="21"/>
                <w:szCs w:val="21"/>
                <w:lang w:val="en-US" w:eastAsia="en-US"/>
              </w:rPr>
              <w:t>_model</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y_val</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329C708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w:t>
            </w:r>
            <w:proofErr w:type="gramStart"/>
            <w:r w:rsidRPr="00B21406">
              <w:rPr>
                <w:rFonts w:ascii="Consolas" w:hAnsi="Consolas" w:cs="Times New Roman"/>
                <w:color w:val="9CDCFE"/>
                <w:sz w:val="21"/>
                <w:szCs w:val="21"/>
                <w:lang w:val="en-US" w:eastAsia="en-US"/>
              </w:rPr>
              <w:t>data</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p>
          <w:p w14:paraId="36962E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"Fold</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fold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3A786D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91E8E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Compute average metrics</w:t>
            </w:r>
          </w:p>
          <w:p w14:paraId="6451211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mean</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numeric_only</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176FD20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total_time_taken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start_time</w:t>
            </w:r>
            <w:proofErr w:type="spellEnd"/>
          </w:p>
          <w:p w14:paraId="37D8A8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DCC3B7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xml:space="preserve"># Create a </w:t>
            </w:r>
            <w:proofErr w:type="gramStart"/>
            <w:r w:rsidRPr="00B21406">
              <w:rPr>
                <w:rFonts w:ascii="Consolas" w:hAnsi="Consolas" w:cs="Times New Roman"/>
                <w:color w:val="6A9955"/>
                <w:sz w:val="21"/>
                <w:szCs w:val="21"/>
                <w:lang w:val="en-US" w:eastAsia="en-US"/>
              </w:rPr>
              <w:t>log</w:t>
            </w:r>
            <w:proofErr w:type="gramEnd"/>
            <w:r w:rsidRPr="00B21406">
              <w:rPr>
                <w:rFonts w:ascii="Consolas" w:hAnsi="Consolas" w:cs="Times New Roman"/>
                <w:color w:val="6A9955"/>
                <w:sz w:val="21"/>
                <w:szCs w:val="21"/>
                <w:lang w:val="en-US" w:eastAsia="en-US"/>
              </w:rPr>
              <w:t xml:space="preserve"> entry</w:t>
            </w:r>
          </w:p>
          <w:p w14:paraId="6F12CBD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proofErr w:type="spellEnd"/>
            <w:proofErr w:type="gramEnd"/>
            <w:r w:rsidRPr="00B21406">
              <w:rPr>
                <w:rFonts w:ascii="Consolas" w:hAnsi="Consolas" w:cs="Times New Roman"/>
                <w:color w:val="CCCCCC"/>
                <w:sz w:val="21"/>
                <w:szCs w:val="21"/>
                <w:lang w:val="en-US" w:eastAsia="en-US"/>
              </w:rPr>
              <w:t>({</w:t>
            </w:r>
          </w:p>
          <w:p w14:paraId="3F225E4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'Input File'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basename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2488AB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'Rank Method'</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w:t>
            </w:r>
            <w:proofErr w:type="gramEnd"/>
            <w:r w:rsidRPr="00B21406">
              <w:rPr>
                <w:rFonts w:ascii="Consolas" w:hAnsi="Consolas" w:cs="Times New Roman"/>
                <w:color w:val="9CDCFE"/>
                <w:sz w:val="21"/>
                <w:szCs w:val="21"/>
                <w:lang w:val="en-US" w:eastAsia="en-US"/>
              </w:rPr>
              <w:t>_method</w:t>
            </w:r>
            <w:proofErr w:type="spellEnd"/>
            <w:r w:rsidRPr="00B21406">
              <w:rPr>
                <w:rFonts w:ascii="Consolas" w:hAnsi="Consolas" w:cs="Times New Roman"/>
                <w:color w:val="CCCCCC"/>
                <w:sz w:val="21"/>
                <w:szCs w:val="21"/>
                <w:lang w:val="en-US" w:eastAsia="en-US"/>
              </w:rPr>
              <w:t>],</w:t>
            </w:r>
          </w:p>
          <w:p w14:paraId="2A2948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'Feature Selection'</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w:t>
            </w:r>
          </w:p>
          <w:p w14:paraId="0CBD73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'Model Type'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w:t>
            </w:r>
          </w:p>
          <w:p w14:paraId="5B1767E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'Average Type'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w:t>
            </w:r>
          </w:p>
          <w:p w14:paraId="2BFA15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'Number of Features'</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DCDCAA"/>
                <w:sz w:val="21"/>
                <w:szCs w:val="21"/>
                <w:lang w:val="en-US" w:eastAsia="en-US"/>
              </w:rPr>
              <w:t>len</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3419E6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'Removed Features'</w:t>
            </w:r>
            <w:r w:rsidRPr="00B21406">
              <w:rPr>
                <w:rFonts w:ascii="Consolas" w:hAnsi="Consolas" w:cs="Times New Roman"/>
                <w:color w:val="CCCCCC"/>
                <w:sz w:val="21"/>
                <w:szCs w:val="21"/>
                <w:lang w:val="en-US" w:eastAsia="en-US"/>
              </w:rPr>
              <w:t>: [</w:t>
            </w:r>
            <w:r w:rsidRPr="00B21406">
              <w:rPr>
                <w:rFonts w:ascii="Consolas" w:hAnsi="Consolas" w:cs="Times New Roman"/>
                <w:color w:val="CE9178"/>
                <w:sz w:val="21"/>
                <w:szCs w:val="21"/>
                <w:lang w:val="en-US" w:eastAsia="en-US"/>
              </w:rPr>
              <w:t xml:space="preserve">", </w:t>
            </w:r>
            <w:proofErr w:type="gramStart"/>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removed_features</w:t>
            </w:r>
            <w:proofErr w:type="spellEnd"/>
            <w:r w:rsidRPr="00B21406">
              <w:rPr>
                <w:rFonts w:ascii="Consolas" w:hAnsi="Consolas" w:cs="Times New Roman"/>
                <w:color w:val="CCCCCC"/>
                <w:sz w:val="21"/>
                <w:szCs w:val="21"/>
                <w:lang w:val="en-US" w:eastAsia="en-US"/>
              </w:rPr>
              <w:t>)],</w:t>
            </w:r>
          </w:p>
          <w:p w14:paraId="60AB431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w:t>
            </w:r>
          </w:p>
          <w:p w14:paraId="2538A2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w:t>
            </w:r>
          </w:p>
          <w:p w14:paraId="08CCE1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CCCCC"/>
                <w:sz w:val="21"/>
                <w:szCs w:val="21"/>
                <w:lang w:val="en-US" w:eastAsia="en-US"/>
              </w:rPr>
              <w:t>],</w:t>
            </w:r>
          </w:p>
          <w:p w14:paraId="36EA8D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w:t>
            </w:r>
            <w:proofErr w:type="gramStart"/>
            <w:r w:rsidRPr="00B21406">
              <w:rPr>
                <w:rFonts w:ascii="Consolas" w:hAnsi="Consolas" w:cs="Times New Roman"/>
                <w:color w:val="9CDCFE"/>
                <w:sz w:val="21"/>
                <w:szCs w:val="21"/>
                <w:lang w:val="en-US" w:eastAsia="en-US"/>
              </w:rPr>
              <w:t>metrics</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5F36B5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w:t>
            </w:r>
          </w:p>
          <w:p w14:paraId="50ED9F2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w:t>
            </w:r>
          </w:p>
          <w:p w14:paraId="4700AB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'Time Taken'</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total_time_taken</w:t>
            </w:r>
            <w:proofErr w:type="spellEnd"/>
            <w:r w:rsidRPr="00B21406">
              <w:rPr>
                <w:rFonts w:ascii="Consolas" w:hAnsi="Consolas" w:cs="Times New Roman"/>
                <w:color w:val="CCCCCC"/>
                <w:sz w:val="21"/>
                <w:szCs w:val="21"/>
                <w:lang w:val="en-US" w:eastAsia="en-US"/>
              </w:rPr>
              <w:t>]</w:t>
            </w:r>
          </w:p>
          <w:p w14:paraId="7FBAC7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w:t>
            </w:r>
          </w:p>
          <w:p w14:paraId="3B8D2C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1F3BC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Append results to the log file</w:t>
            </w:r>
          </w:p>
          <w:p w14:paraId="6E961D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FF9B0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w:t>
            </w:r>
          </w:p>
          <w:p w14:paraId="78EA65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w:t>
            </w:r>
            <w:proofErr w:type="gramStart"/>
            <w:r w:rsidRPr="00B21406">
              <w:rPr>
                <w:rFonts w:ascii="Consolas" w:hAnsi="Consolas" w:cs="Times New Roman"/>
                <w:color w:val="DCDCAA"/>
                <w:sz w:val="21"/>
                <w:szCs w:val="21"/>
                <w:lang w:val="en-US" w:eastAsia="en-US"/>
              </w:rPr>
              <w:t>csv</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5343F3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70D9C6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w:t>
            </w:r>
            <w:proofErr w:type="gramStart"/>
            <w:r w:rsidRPr="00B21406">
              <w:rPr>
                <w:rFonts w:ascii="Consolas" w:hAnsi="Consolas" w:cs="Times New Roman"/>
                <w:color w:val="DCDCAA"/>
                <w:sz w:val="21"/>
                <w:szCs w:val="21"/>
                <w:lang w:val="en-US" w:eastAsia="en-US"/>
              </w:rPr>
              <w:t>csv</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'a'</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header</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6D91102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F9DE4B1" w14:textId="0EEC31FF"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Results appended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w:t>
            </w:r>
            <w:proofErr w:type="gramStart"/>
            <w:r w:rsidRPr="00B21406">
              <w:rPr>
                <w:rFonts w:ascii="Consolas" w:hAnsi="Consolas" w:cs="Times New Roman"/>
                <w:color w:val="9CDCFE"/>
                <w:sz w:val="21"/>
                <w:szCs w:val="21"/>
                <w:lang w:val="en-US" w:eastAsia="en-US"/>
              </w:rPr>
              <w:t>file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tc>
      </w:tr>
    </w:tbl>
    <w:p w14:paraId="5972FA5B" w14:textId="642E56F7" w:rsidR="000C714B" w:rsidRDefault="000C714B"/>
    <w:p w14:paraId="6DBA6AD3" w14:textId="77777777" w:rsidR="00E3157C" w:rsidRDefault="00E3157C"/>
    <w:p w14:paraId="73E14C7C" w14:textId="77777777" w:rsidR="00E3157C" w:rsidRDefault="00E3157C"/>
    <w:p w14:paraId="26670759" w14:textId="77777777" w:rsidR="00E3157C" w:rsidRDefault="00E3157C"/>
    <w:p w14:paraId="42A1A861" w14:textId="77777777" w:rsidR="00E3157C" w:rsidRDefault="00E3157C"/>
    <w:p w14:paraId="0484A8A5" w14:textId="77777777" w:rsidR="00E3157C" w:rsidRDefault="00E3157C"/>
    <w:p w14:paraId="573C1C43" w14:textId="77777777" w:rsidR="00E3157C" w:rsidRDefault="00E3157C"/>
    <w:p w14:paraId="1C11BB43" w14:textId="77777777" w:rsidR="00E3157C" w:rsidRDefault="00E3157C"/>
    <w:p w14:paraId="7CC76DEF" w14:textId="77777777" w:rsidR="00E3157C" w:rsidRDefault="00E3157C"/>
    <w:p w14:paraId="42E90C37" w14:textId="77777777" w:rsidR="00481709" w:rsidRDefault="001547F6" w:rsidP="00481709">
      <w:r>
        <w:t>Full evaluation_log.csv Results:</w:t>
      </w:r>
    </w:p>
    <w:p w14:paraId="290A4AF1" w14:textId="27E05538" w:rsidR="00481709" w:rsidRPr="00481709" w:rsidRDefault="00481709" w:rsidP="00481709">
      <w:pPr>
        <w:rPr>
          <w:i/>
          <w:iCs/>
        </w:rPr>
      </w:pPr>
      <w:r w:rsidRPr="00481709">
        <w:rPr>
          <w:i/>
          <w:iCs/>
        </w:rPr>
        <w:t xml:space="preserve">Table </w:t>
      </w:r>
      <w:r w:rsidRPr="00481709">
        <w:rPr>
          <w:i/>
          <w:iCs/>
        </w:rPr>
        <w:fldChar w:fldCharType="begin"/>
      </w:r>
      <w:r w:rsidRPr="00481709">
        <w:rPr>
          <w:i/>
          <w:iCs/>
        </w:rPr>
        <w:instrText xml:space="preserve"> SEQ Table \* ARABIC </w:instrText>
      </w:r>
      <w:r w:rsidRPr="00481709">
        <w:rPr>
          <w:i/>
          <w:iCs/>
        </w:rPr>
        <w:fldChar w:fldCharType="separate"/>
      </w:r>
      <w:r w:rsidR="00B0672D">
        <w:rPr>
          <w:i/>
          <w:iCs/>
          <w:noProof/>
        </w:rPr>
        <w:t>13</w:t>
      </w:r>
      <w:r w:rsidRPr="00481709">
        <w:rPr>
          <w:i/>
          <w:iCs/>
        </w:rPr>
        <w:fldChar w:fldCharType="end"/>
      </w:r>
      <w:r w:rsidRPr="00481709">
        <w:rPr>
          <w:i/>
          <w:iCs/>
        </w:rPr>
        <w:t xml:space="preserve"> Full Evaluation Log csv file</w:t>
      </w:r>
    </w:p>
    <w:tbl>
      <w:tblPr>
        <w:tblpPr w:leftFromText="180" w:rightFromText="180" w:vertAnchor="text" w:horzAnchor="margin" w:tblpXSpec="center" w:tblpY="-432"/>
        <w:tblW w:w="12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2"/>
        <w:gridCol w:w="890"/>
        <w:gridCol w:w="661"/>
        <w:gridCol w:w="868"/>
        <w:gridCol w:w="846"/>
        <w:gridCol w:w="1972"/>
        <w:gridCol w:w="971"/>
        <w:gridCol w:w="884"/>
        <w:gridCol w:w="809"/>
        <w:gridCol w:w="842"/>
        <w:gridCol w:w="831"/>
        <w:gridCol w:w="809"/>
        <w:gridCol w:w="943"/>
      </w:tblGrid>
      <w:tr w:rsidR="00E3157C" w:rsidRPr="00E3157C" w14:paraId="5A4123A1" w14:textId="77777777" w:rsidTr="00E3157C">
        <w:trPr>
          <w:trHeight w:val="300"/>
        </w:trPr>
        <w:tc>
          <w:tcPr>
            <w:tcW w:w="762" w:type="dxa"/>
            <w:shd w:val="clear" w:color="auto" w:fill="auto"/>
            <w:noWrap/>
            <w:vAlign w:val="bottom"/>
            <w:hideMark/>
          </w:tcPr>
          <w:p w14:paraId="486655B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Rank Method</w:t>
            </w:r>
          </w:p>
        </w:tc>
        <w:tc>
          <w:tcPr>
            <w:tcW w:w="890" w:type="dxa"/>
            <w:shd w:val="clear" w:color="auto" w:fill="auto"/>
            <w:noWrap/>
            <w:vAlign w:val="bottom"/>
            <w:hideMark/>
          </w:tcPr>
          <w:p w14:paraId="18F20FF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Feature Selection</w:t>
            </w:r>
          </w:p>
        </w:tc>
        <w:tc>
          <w:tcPr>
            <w:tcW w:w="661" w:type="dxa"/>
            <w:shd w:val="clear" w:color="auto" w:fill="auto"/>
            <w:noWrap/>
            <w:vAlign w:val="bottom"/>
            <w:hideMark/>
          </w:tcPr>
          <w:p w14:paraId="195C289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Model Type</w:t>
            </w:r>
          </w:p>
        </w:tc>
        <w:tc>
          <w:tcPr>
            <w:tcW w:w="868" w:type="dxa"/>
            <w:shd w:val="clear" w:color="auto" w:fill="auto"/>
            <w:noWrap/>
            <w:vAlign w:val="bottom"/>
            <w:hideMark/>
          </w:tcPr>
          <w:p w14:paraId="7F8DEDD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Average Type</w:t>
            </w:r>
          </w:p>
        </w:tc>
        <w:tc>
          <w:tcPr>
            <w:tcW w:w="846" w:type="dxa"/>
            <w:shd w:val="clear" w:color="auto" w:fill="auto"/>
            <w:noWrap/>
            <w:vAlign w:val="bottom"/>
            <w:hideMark/>
          </w:tcPr>
          <w:p w14:paraId="02EB1C4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Number of Features</w:t>
            </w:r>
          </w:p>
        </w:tc>
        <w:tc>
          <w:tcPr>
            <w:tcW w:w="1972" w:type="dxa"/>
            <w:shd w:val="clear" w:color="auto" w:fill="auto"/>
            <w:noWrap/>
            <w:vAlign w:val="bottom"/>
            <w:hideMark/>
          </w:tcPr>
          <w:p w14:paraId="10A9170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Removed Features</w:t>
            </w:r>
          </w:p>
        </w:tc>
        <w:tc>
          <w:tcPr>
            <w:tcW w:w="971" w:type="dxa"/>
            <w:shd w:val="clear" w:color="auto" w:fill="auto"/>
            <w:noWrap/>
            <w:vAlign w:val="bottom"/>
            <w:hideMark/>
          </w:tcPr>
          <w:p w14:paraId="41E540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Accuracy</w:t>
            </w:r>
          </w:p>
        </w:tc>
        <w:tc>
          <w:tcPr>
            <w:tcW w:w="884" w:type="dxa"/>
            <w:shd w:val="clear" w:color="auto" w:fill="auto"/>
            <w:noWrap/>
            <w:vAlign w:val="bottom"/>
            <w:hideMark/>
          </w:tcPr>
          <w:p w14:paraId="12F0567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Precision</w:t>
            </w:r>
          </w:p>
        </w:tc>
        <w:tc>
          <w:tcPr>
            <w:tcW w:w="809" w:type="dxa"/>
            <w:shd w:val="clear" w:color="auto" w:fill="auto"/>
            <w:noWrap/>
            <w:vAlign w:val="bottom"/>
            <w:hideMark/>
          </w:tcPr>
          <w:p w14:paraId="2930FC1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Recall</w:t>
            </w:r>
          </w:p>
        </w:tc>
        <w:tc>
          <w:tcPr>
            <w:tcW w:w="842" w:type="dxa"/>
            <w:shd w:val="clear" w:color="auto" w:fill="auto"/>
            <w:noWrap/>
            <w:vAlign w:val="bottom"/>
            <w:hideMark/>
          </w:tcPr>
          <w:p w14:paraId="57443D1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F1 Score</w:t>
            </w:r>
          </w:p>
        </w:tc>
        <w:tc>
          <w:tcPr>
            <w:tcW w:w="831" w:type="dxa"/>
            <w:shd w:val="clear" w:color="auto" w:fill="auto"/>
            <w:noWrap/>
            <w:vAlign w:val="bottom"/>
            <w:hideMark/>
          </w:tcPr>
          <w:p w14:paraId="6FE9B9A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FPR</w:t>
            </w:r>
          </w:p>
        </w:tc>
        <w:tc>
          <w:tcPr>
            <w:tcW w:w="809" w:type="dxa"/>
            <w:shd w:val="clear" w:color="auto" w:fill="auto"/>
            <w:noWrap/>
            <w:vAlign w:val="bottom"/>
            <w:hideMark/>
          </w:tcPr>
          <w:p w14:paraId="748360D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FNR</w:t>
            </w:r>
          </w:p>
        </w:tc>
        <w:tc>
          <w:tcPr>
            <w:tcW w:w="943" w:type="dxa"/>
            <w:shd w:val="clear" w:color="auto" w:fill="auto"/>
            <w:noWrap/>
            <w:vAlign w:val="bottom"/>
            <w:hideMark/>
          </w:tcPr>
          <w:p w14:paraId="6F2785B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Time Taken</w:t>
            </w:r>
          </w:p>
        </w:tc>
      </w:tr>
      <w:tr w:rsidR="00E3157C" w:rsidRPr="00E3157C" w14:paraId="7D2590BB" w14:textId="77777777" w:rsidTr="00E3157C">
        <w:trPr>
          <w:trHeight w:val="300"/>
        </w:trPr>
        <w:tc>
          <w:tcPr>
            <w:tcW w:w="762" w:type="dxa"/>
            <w:shd w:val="clear" w:color="auto" w:fill="auto"/>
            <w:noWrap/>
            <w:vAlign w:val="bottom"/>
            <w:hideMark/>
          </w:tcPr>
          <w:p w14:paraId="1000BE3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78E1EF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7245F1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03C351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0CE93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3006C3A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0E8DC2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6F67BB3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7986FA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4A44537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3A42F6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0.0008</w:t>
            </w:r>
          </w:p>
        </w:tc>
        <w:tc>
          <w:tcPr>
            <w:tcW w:w="809" w:type="dxa"/>
            <w:shd w:val="clear" w:color="auto" w:fill="auto"/>
            <w:noWrap/>
            <w:vAlign w:val="bottom"/>
            <w:hideMark/>
          </w:tcPr>
          <w:p w14:paraId="35E98AD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0.094</w:t>
            </w:r>
          </w:p>
        </w:tc>
        <w:tc>
          <w:tcPr>
            <w:tcW w:w="943" w:type="dxa"/>
            <w:shd w:val="clear" w:color="auto" w:fill="auto"/>
            <w:noWrap/>
            <w:vAlign w:val="bottom"/>
            <w:hideMark/>
          </w:tcPr>
          <w:p w14:paraId="5B80F4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1.5151</w:t>
            </w:r>
          </w:p>
        </w:tc>
      </w:tr>
      <w:tr w:rsidR="00E3157C" w:rsidRPr="00E3157C" w14:paraId="64327922" w14:textId="77777777" w:rsidTr="00E3157C">
        <w:trPr>
          <w:trHeight w:val="300"/>
        </w:trPr>
        <w:tc>
          <w:tcPr>
            <w:tcW w:w="762" w:type="dxa"/>
            <w:shd w:val="clear" w:color="auto" w:fill="auto"/>
            <w:noWrap/>
            <w:vAlign w:val="bottom"/>
            <w:hideMark/>
          </w:tcPr>
          <w:p w14:paraId="252E635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FA537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0056B1F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8F6D0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F96D7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68C920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06EF0F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1C2DE5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27BC54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7F138A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2BB902C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0.0008</w:t>
            </w:r>
          </w:p>
        </w:tc>
        <w:tc>
          <w:tcPr>
            <w:tcW w:w="809" w:type="dxa"/>
            <w:shd w:val="clear" w:color="auto" w:fill="auto"/>
            <w:noWrap/>
            <w:vAlign w:val="bottom"/>
            <w:hideMark/>
          </w:tcPr>
          <w:p w14:paraId="73AB3A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0.094</w:t>
            </w:r>
          </w:p>
        </w:tc>
        <w:tc>
          <w:tcPr>
            <w:tcW w:w="943" w:type="dxa"/>
            <w:shd w:val="clear" w:color="auto" w:fill="auto"/>
            <w:noWrap/>
            <w:vAlign w:val="bottom"/>
            <w:hideMark/>
          </w:tcPr>
          <w:p w14:paraId="0AE73D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1.5044</w:t>
            </w:r>
          </w:p>
        </w:tc>
      </w:tr>
      <w:tr w:rsidR="00E3157C" w:rsidRPr="00E3157C" w14:paraId="554AC128" w14:textId="77777777" w:rsidTr="00E3157C">
        <w:trPr>
          <w:trHeight w:val="300"/>
        </w:trPr>
        <w:tc>
          <w:tcPr>
            <w:tcW w:w="762" w:type="dxa"/>
            <w:shd w:val="clear" w:color="auto" w:fill="auto"/>
            <w:noWrap/>
            <w:vAlign w:val="bottom"/>
            <w:hideMark/>
          </w:tcPr>
          <w:p w14:paraId="7F5DFEC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4048B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4D718AF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7ED974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0D22F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6A819D1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0974B4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5D2C4D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079704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479C96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5D3E0B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30526B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65003DA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1.4249</w:t>
            </w:r>
          </w:p>
        </w:tc>
      </w:tr>
      <w:tr w:rsidR="00E3157C" w:rsidRPr="00E3157C" w14:paraId="58AB9279" w14:textId="77777777" w:rsidTr="00E3157C">
        <w:trPr>
          <w:trHeight w:val="300"/>
        </w:trPr>
        <w:tc>
          <w:tcPr>
            <w:tcW w:w="762" w:type="dxa"/>
            <w:shd w:val="clear" w:color="auto" w:fill="auto"/>
            <w:noWrap/>
            <w:vAlign w:val="bottom"/>
            <w:hideMark/>
          </w:tcPr>
          <w:p w14:paraId="2FE0F4E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420CFF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59D6DC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2C75D3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550CE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17FD508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address</w:t>
            </w:r>
          </w:p>
        </w:tc>
        <w:tc>
          <w:tcPr>
            <w:tcW w:w="971" w:type="dxa"/>
            <w:shd w:val="clear" w:color="auto" w:fill="auto"/>
            <w:noWrap/>
            <w:vAlign w:val="bottom"/>
            <w:hideMark/>
          </w:tcPr>
          <w:p w14:paraId="6C06AD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573E91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1666DA8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02DA80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1391D9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5D539F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0.0919</w:t>
            </w:r>
          </w:p>
        </w:tc>
        <w:tc>
          <w:tcPr>
            <w:tcW w:w="943" w:type="dxa"/>
            <w:shd w:val="clear" w:color="auto" w:fill="auto"/>
            <w:noWrap/>
            <w:vAlign w:val="bottom"/>
            <w:hideMark/>
          </w:tcPr>
          <w:p w14:paraId="6C1E12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1.4563</w:t>
            </w:r>
          </w:p>
        </w:tc>
      </w:tr>
      <w:tr w:rsidR="00E3157C" w:rsidRPr="00E3157C" w14:paraId="6752BD8C" w14:textId="77777777" w:rsidTr="00E3157C">
        <w:trPr>
          <w:trHeight w:val="300"/>
        </w:trPr>
        <w:tc>
          <w:tcPr>
            <w:tcW w:w="762" w:type="dxa"/>
            <w:shd w:val="clear" w:color="auto" w:fill="auto"/>
            <w:noWrap/>
            <w:vAlign w:val="bottom"/>
            <w:hideMark/>
          </w:tcPr>
          <w:p w14:paraId="491F153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87E5A2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3254EB8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EDC42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2EA6C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647F9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2241D8D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53292B3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6D6AC4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33F8AA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65B531C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73429D3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5D963A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1.4238</w:t>
            </w:r>
          </w:p>
        </w:tc>
      </w:tr>
      <w:tr w:rsidR="00E3157C" w:rsidRPr="00E3157C" w14:paraId="0DFD1F5C" w14:textId="77777777" w:rsidTr="00E3157C">
        <w:trPr>
          <w:trHeight w:val="300"/>
        </w:trPr>
        <w:tc>
          <w:tcPr>
            <w:tcW w:w="762" w:type="dxa"/>
            <w:shd w:val="clear" w:color="auto" w:fill="auto"/>
            <w:noWrap/>
            <w:vAlign w:val="bottom"/>
            <w:hideMark/>
          </w:tcPr>
          <w:p w14:paraId="6C3E860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35A81F5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0DC74F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23C2E7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9CFBE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41D31A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5AADE73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5C8CF7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26FE3D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029252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427E3F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05FE5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7A0431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1.4958</w:t>
            </w:r>
          </w:p>
        </w:tc>
      </w:tr>
      <w:tr w:rsidR="00E3157C" w:rsidRPr="00E3157C" w14:paraId="465217C2" w14:textId="77777777" w:rsidTr="00E3157C">
        <w:trPr>
          <w:trHeight w:val="300"/>
        </w:trPr>
        <w:tc>
          <w:tcPr>
            <w:tcW w:w="762" w:type="dxa"/>
            <w:shd w:val="clear" w:color="auto" w:fill="auto"/>
            <w:noWrap/>
            <w:vAlign w:val="bottom"/>
            <w:hideMark/>
          </w:tcPr>
          <w:p w14:paraId="42A8B3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CF981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6AF15C9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87AA96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4C2DC5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628CE23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51CEDF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086E64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0E1030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1E1C86E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476F1B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C7D60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40F65C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1.5962</w:t>
            </w:r>
          </w:p>
        </w:tc>
      </w:tr>
      <w:tr w:rsidR="00E3157C" w:rsidRPr="00E3157C" w14:paraId="063366C6" w14:textId="77777777" w:rsidTr="00E3157C">
        <w:trPr>
          <w:trHeight w:val="300"/>
        </w:trPr>
        <w:tc>
          <w:tcPr>
            <w:tcW w:w="762" w:type="dxa"/>
            <w:shd w:val="clear" w:color="auto" w:fill="auto"/>
            <w:noWrap/>
            <w:vAlign w:val="bottom"/>
            <w:hideMark/>
          </w:tcPr>
          <w:p w14:paraId="566642A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C1888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442AB34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52B7B9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031F5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77B542C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7FD045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740A24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44362E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6DB003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148679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5F575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3496547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1.3897</w:t>
            </w:r>
          </w:p>
        </w:tc>
      </w:tr>
      <w:tr w:rsidR="00E3157C" w:rsidRPr="00E3157C" w14:paraId="37DEB23D" w14:textId="77777777" w:rsidTr="00E3157C">
        <w:trPr>
          <w:trHeight w:val="300"/>
        </w:trPr>
        <w:tc>
          <w:tcPr>
            <w:tcW w:w="762" w:type="dxa"/>
            <w:shd w:val="clear" w:color="auto" w:fill="auto"/>
            <w:noWrap/>
            <w:vAlign w:val="bottom"/>
            <w:hideMark/>
          </w:tcPr>
          <w:p w14:paraId="7CFA71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EF3589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489976E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2749A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E66340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01E5DF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6AC6D8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6960B6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3E38EB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28B83E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3F4463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3DBCC6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0.0929</w:t>
            </w:r>
          </w:p>
        </w:tc>
        <w:tc>
          <w:tcPr>
            <w:tcW w:w="943" w:type="dxa"/>
            <w:shd w:val="clear" w:color="auto" w:fill="auto"/>
            <w:noWrap/>
            <w:vAlign w:val="bottom"/>
            <w:hideMark/>
          </w:tcPr>
          <w:p w14:paraId="0E1E34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1.4085</w:t>
            </w:r>
          </w:p>
        </w:tc>
      </w:tr>
      <w:tr w:rsidR="00E3157C" w:rsidRPr="00E3157C" w14:paraId="0EFB5968" w14:textId="77777777" w:rsidTr="00E3157C">
        <w:trPr>
          <w:trHeight w:val="300"/>
        </w:trPr>
        <w:tc>
          <w:tcPr>
            <w:tcW w:w="762" w:type="dxa"/>
            <w:shd w:val="clear" w:color="auto" w:fill="auto"/>
            <w:noWrap/>
            <w:vAlign w:val="bottom"/>
            <w:hideMark/>
          </w:tcPr>
          <w:p w14:paraId="7568B19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C71C9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443D67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2A65D4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355F9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5459917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0B2D49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637369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5DA9CF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568221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5950C5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AB599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0.0929</w:t>
            </w:r>
          </w:p>
        </w:tc>
        <w:tc>
          <w:tcPr>
            <w:tcW w:w="943" w:type="dxa"/>
            <w:shd w:val="clear" w:color="auto" w:fill="auto"/>
            <w:noWrap/>
            <w:vAlign w:val="bottom"/>
            <w:hideMark/>
          </w:tcPr>
          <w:p w14:paraId="73C2B0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1.4456</w:t>
            </w:r>
          </w:p>
        </w:tc>
      </w:tr>
      <w:tr w:rsidR="00E3157C" w:rsidRPr="00E3157C" w14:paraId="0B577386" w14:textId="77777777" w:rsidTr="00E3157C">
        <w:trPr>
          <w:trHeight w:val="300"/>
        </w:trPr>
        <w:tc>
          <w:tcPr>
            <w:tcW w:w="762" w:type="dxa"/>
            <w:shd w:val="clear" w:color="auto" w:fill="auto"/>
            <w:noWrap/>
            <w:vAlign w:val="bottom"/>
            <w:hideMark/>
          </w:tcPr>
          <w:p w14:paraId="5BA191F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069B0D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51B2B2A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F7B81A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02918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38D137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6630035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5AFDBF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53A5C5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1986CC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6370D4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7AA460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0.0924</w:t>
            </w:r>
          </w:p>
        </w:tc>
        <w:tc>
          <w:tcPr>
            <w:tcW w:w="943" w:type="dxa"/>
            <w:shd w:val="clear" w:color="auto" w:fill="auto"/>
            <w:noWrap/>
            <w:vAlign w:val="bottom"/>
            <w:hideMark/>
          </w:tcPr>
          <w:p w14:paraId="0F24A1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1.4906</w:t>
            </w:r>
          </w:p>
        </w:tc>
      </w:tr>
      <w:tr w:rsidR="00E3157C" w:rsidRPr="00E3157C" w14:paraId="66D60462" w14:textId="77777777" w:rsidTr="00E3157C">
        <w:trPr>
          <w:trHeight w:val="300"/>
        </w:trPr>
        <w:tc>
          <w:tcPr>
            <w:tcW w:w="762" w:type="dxa"/>
            <w:shd w:val="clear" w:color="auto" w:fill="auto"/>
            <w:noWrap/>
            <w:vAlign w:val="bottom"/>
            <w:hideMark/>
          </w:tcPr>
          <w:p w14:paraId="34F79D7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A60CA8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0E457C6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AC21E1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409F5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2D28C8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1093E0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141E48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68BCFF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35B48A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6A1F62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510F67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0.0924</w:t>
            </w:r>
          </w:p>
        </w:tc>
        <w:tc>
          <w:tcPr>
            <w:tcW w:w="943" w:type="dxa"/>
            <w:shd w:val="clear" w:color="auto" w:fill="auto"/>
            <w:noWrap/>
            <w:vAlign w:val="bottom"/>
            <w:hideMark/>
          </w:tcPr>
          <w:p w14:paraId="570B48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1.5239</w:t>
            </w:r>
          </w:p>
        </w:tc>
      </w:tr>
      <w:tr w:rsidR="00E3157C" w:rsidRPr="00E3157C" w14:paraId="2DACCC36" w14:textId="77777777" w:rsidTr="00E3157C">
        <w:trPr>
          <w:trHeight w:val="300"/>
        </w:trPr>
        <w:tc>
          <w:tcPr>
            <w:tcW w:w="762" w:type="dxa"/>
            <w:shd w:val="clear" w:color="auto" w:fill="auto"/>
            <w:noWrap/>
            <w:vAlign w:val="bottom"/>
            <w:hideMark/>
          </w:tcPr>
          <w:p w14:paraId="3B73226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AFAC9F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1222E3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F85EAC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F8C6FD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39AC6B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26A4A4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1544D9C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0D630AD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2BA2F3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2559E93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554A11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1AB505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1.4436</w:t>
            </w:r>
          </w:p>
        </w:tc>
      </w:tr>
      <w:tr w:rsidR="00E3157C" w:rsidRPr="00E3157C" w14:paraId="623B26C2" w14:textId="77777777" w:rsidTr="00E3157C">
        <w:trPr>
          <w:trHeight w:val="300"/>
        </w:trPr>
        <w:tc>
          <w:tcPr>
            <w:tcW w:w="762" w:type="dxa"/>
            <w:shd w:val="clear" w:color="auto" w:fill="auto"/>
            <w:noWrap/>
            <w:vAlign w:val="bottom"/>
            <w:hideMark/>
          </w:tcPr>
          <w:p w14:paraId="592310A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143AD9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0C68480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7A05F9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7E808B1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246493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4173AF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0E1C4E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6EFEF6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4638077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6E82A9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25B18F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27DCF1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1.5647</w:t>
            </w:r>
          </w:p>
        </w:tc>
      </w:tr>
      <w:tr w:rsidR="00E3157C" w:rsidRPr="00E3157C" w14:paraId="14C41467" w14:textId="77777777" w:rsidTr="00E3157C">
        <w:trPr>
          <w:trHeight w:val="300"/>
        </w:trPr>
        <w:tc>
          <w:tcPr>
            <w:tcW w:w="762" w:type="dxa"/>
            <w:shd w:val="clear" w:color="auto" w:fill="auto"/>
            <w:noWrap/>
            <w:vAlign w:val="bottom"/>
            <w:hideMark/>
          </w:tcPr>
          <w:p w14:paraId="124AC9C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A2AAC7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3226D8F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75DB0F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05A4F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23B5C4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0F48A9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71ADA9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2E501A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52245B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57CD3F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77FB94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096F7A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1.5377</w:t>
            </w:r>
          </w:p>
        </w:tc>
      </w:tr>
      <w:tr w:rsidR="00E3157C" w:rsidRPr="00E3157C" w14:paraId="06621FAC" w14:textId="77777777" w:rsidTr="00E3157C">
        <w:trPr>
          <w:trHeight w:val="300"/>
        </w:trPr>
        <w:tc>
          <w:tcPr>
            <w:tcW w:w="762" w:type="dxa"/>
            <w:shd w:val="clear" w:color="auto" w:fill="auto"/>
            <w:noWrap/>
            <w:vAlign w:val="bottom"/>
            <w:hideMark/>
          </w:tcPr>
          <w:p w14:paraId="414F7D4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186AA3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463C14F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9FDD2B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988FD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4784880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426392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0103413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74E917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2D4A5C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18D0DE3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1FE9A74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61C2B9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1.3906</w:t>
            </w:r>
          </w:p>
        </w:tc>
      </w:tr>
      <w:tr w:rsidR="00E3157C" w:rsidRPr="00E3157C" w14:paraId="1508F686" w14:textId="77777777" w:rsidTr="00E3157C">
        <w:trPr>
          <w:trHeight w:val="300"/>
        </w:trPr>
        <w:tc>
          <w:tcPr>
            <w:tcW w:w="762" w:type="dxa"/>
            <w:shd w:val="clear" w:color="auto" w:fill="auto"/>
            <w:noWrap/>
            <w:vAlign w:val="bottom"/>
            <w:hideMark/>
          </w:tcPr>
          <w:p w14:paraId="7D65B3A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1AA8B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46A63DB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29B03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FCF0F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0594C4D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address</w:t>
            </w:r>
          </w:p>
        </w:tc>
        <w:tc>
          <w:tcPr>
            <w:tcW w:w="971" w:type="dxa"/>
            <w:shd w:val="clear" w:color="auto" w:fill="auto"/>
            <w:noWrap/>
            <w:vAlign w:val="bottom"/>
            <w:hideMark/>
          </w:tcPr>
          <w:p w14:paraId="374FD7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0D13C4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4A72AC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2C58CF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660C3F7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7EEBFA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0.0919</w:t>
            </w:r>
          </w:p>
        </w:tc>
        <w:tc>
          <w:tcPr>
            <w:tcW w:w="943" w:type="dxa"/>
            <w:shd w:val="clear" w:color="auto" w:fill="auto"/>
            <w:noWrap/>
            <w:vAlign w:val="bottom"/>
            <w:hideMark/>
          </w:tcPr>
          <w:p w14:paraId="3DFC59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1.3902</w:t>
            </w:r>
          </w:p>
        </w:tc>
      </w:tr>
      <w:tr w:rsidR="00E3157C" w:rsidRPr="00E3157C" w14:paraId="11C73746" w14:textId="77777777" w:rsidTr="00E3157C">
        <w:trPr>
          <w:trHeight w:val="300"/>
        </w:trPr>
        <w:tc>
          <w:tcPr>
            <w:tcW w:w="762" w:type="dxa"/>
            <w:shd w:val="clear" w:color="auto" w:fill="auto"/>
            <w:noWrap/>
            <w:vAlign w:val="bottom"/>
            <w:hideMark/>
          </w:tcPr>
          <w:p w14:paraId="13E640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34F104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0B30E17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D46725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29E4C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4DE38C2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2D85B41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7D5B18C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2AD30B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7D653D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2FFAD7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0.0008</w:t>
            </w:r>
          </w:p>
        </w:tc>
        <w:tc>
          <w:tcPr>
            <w:tcW w:w="809" w:type="dxa"/>
            <w:shd w:val="clear" w:color="auto" w:fill="auto"/>
            <w:noWrap/>
            <w:vAlign w:val="bottom"/>
            <w:hideMark/>
          </w:tcPr>
          <w:p w14:paraId="452588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0.094</w:t>
            </w:r>
          </w:p>
        </w:tc>
        <w:tc>
          <w:tcPr>
            <w:tcW w:w="943" w:type="dxa"/>
            <w:shd w:val="clear" w:color="auto" w:fill="auto"/>
            <w:noWrap/>
            <w:vAlign w:val="bottom"/>
            <w:hideMark/>
          </w:tcPr>
          <w:p w14:paraId="4BF504D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1.4143</w:t>
            </w:r>
          </w:p>
        </w:tc>
      </w:tr>
      <w:tr w:rsidR="00E3157C" w:rsidRPr="00E3157C" w14:paraId="5F762B71" w14:textId="77777777" w:rsidTr="00E3157C">
        <w:trPr>
          <w:trHeight w:val="300"/>
        </w:trPr>
        <w:tc>
          <w:tcPr>
            <w:tcW w:w="762" w:type="dxa"/>
            <w:shd w:val="clear" w:color="auto" w:fill="auto"/>
            <w:noWrap/>
            <w:vAlign w:val="bottom"/>
            <w:hideMark/>
          </w:tcPr>
          <w:p w14:paraId="22A02E6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62010A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472CF4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2A9ADF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28402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7D4E6E7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44F137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74E758A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6A40467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3EDC61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278617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0.0008</w:t>
            </w:r>
          </w:p>
        </w:tc>
        <w:tc>
          <w:tcPr>
            <w:tcW w:w="809" w:type="dxa"/>
            <w:shd w:val="clear" w:color="auto" w:fill="auto"/>
            <w:noWrap/>
            <w:vAlign w:val="bottom"/>
            <w:hideMark/>
          </w:tcPr>
          <w:p w14:paraId="5E4B3E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0.094</w:t>
            </w:r>
          </w:p>
        </w:tc>
        <w:tc>
          <w:tcPr>
            <w:tcW w:w="943" w:type="dxa"/>
            <w:shd w:val="clear" w:color="auto" w:fill="auto"/>
            <w:noWrap/>
            <w:vAlign w:val="bottom"/>
            <w:hideMark/>
          </w:tcPr>
          <w:p w14:paraId="07B255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1.4239</w:t>
            </w:r>
          </w:p>
        </w:tc>
      </w:tr>
      <w:tr w:rsidR="00E3157C" w:rsidRPr="00E3157C" w14:paraId="59350E49" w14:textId="77777777" w:rsidTr="00E3157C">
        <w:trPr>
          <w:trHeight w:val="300"/>
        </w:trPr>
        <w:tc>
          <w:tcPr>
            <w:tcW w:w="762" w:type="dxa"/>
            <w:shd w:val="clear" w:color="auto" w:fill="auto"/>
            <w:noWrap/>
            <w:vAlign w:val="bottom"/>
            <w:hideMark/>
          </w:tcPr>
          <w:p w14:paraId="536D65B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6E40B4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1590741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1C14D2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FBA76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3F52FEC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6E05A90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6A3278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2D3F72C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762225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16F5A8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693D5D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72343DD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1.369</w:t>
            </w:r>
          </w:p>
        </w:tc>
      </w:tr>
      <w:tr w:rsidR="00E3157C" w:rsidRPr="00E3157C" w14:paraId="523BC384" w14:textId="77777777" w:rsidTr="00E3157C">
        <w:trPr>
          <w:trHeight w:val="300"/>
        </w:trPr>
        <w:tc>
          <w:tcPr>
            <w:tcW w:w="762" w:type="dxa"/>
            <w:shd w:val="clear" w:color="auto" w:fill="auto"/>
            <w:noWrap/>
            <w:vAlign w:val="bottom"/>
            <w:hideMark/>
          </w:tcPr>
          <w:p w14:paraId="6371F4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5C6D7E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5856235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B97B48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5F652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5BB50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0E17BB1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3F721D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17F2F7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5F0D9A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27E479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3087B1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776755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1.4305</w:t>
            </w:r>
          </w:p>
        </w:tc>
      </w:tr>
      <w:tr w:rsidR="00E3157C" w:rsidRPr="00E3157C" w14:paraId="35D7D528" w14:textId="77777777" w:rsidTr="00E3157C">
        <w:trPr>
          <w:trHeight w:val="300"/>
        </w:trPr>
        <w:tc>
          <w:tcPr>
            <w:tcW w:w="762" w:type="dxa"/>
            <w:shd w:val="clear" w:color="auto" w:fill="auto"/>
            <w:noWrap/>
            <w:vAlign w:val="bottom"/>
            <w:hideMark/>
          </w:tcPr>
          <w:p w14:paraId="59C88ED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E1BEF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10BBDF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26B4B4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932CF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6D5A1D5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3523C1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37CA29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61B32F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32346B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20156B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70D672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6DFD9F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1.5099</w:t>
            </w:r>
          </w:p>
        </w:tc>
      </w:tr>
      <w:tr w:rsidR="00E3157C" w:rsidRPr="00E3157C" w14:paraId="4BE99348" w14:textId="77777777" w:rsidTr="00E3157C">
        <w:trPr>
          <w:trHeight w:val="300"/>
        </w:trPr>
        <w:tc>
          <w:tcPr>
            <w:tcW w:w="762" w:type="dxa"/>
            <w:shd w:val="clear" w:color="auto" w:fill="auto"/>
            <w:noWrap/>
            <w:vAlign w:val="bottom"/>
            <w:hideMark/>
          </w:tcPr>
          <w:p w14:paraId="34192AA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4875C8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17F5A8E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65D2AB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F3C79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4E1E9C4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075EB46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573B8E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22C3E4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5024D3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2FCA89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8037E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0920D7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1.3492</w:t>
            </w:r>
          </w:p>
        </w:tc>
      </w:tr>
      <w:tr w:rsidR="00E3157C" w:rsidRPr="00E3157C" w14:paraId="234FB6EE" w14:textId="77777777" w:rsidTr="00E3157C">
        <w:trPr>
          <w:trHeight w:val="300"/>
        </w:trPr>
        <w:tc>
          <w:tcPr>
            <w:tcW w:w="762" w:type="dxa"/>
            <w:shd w:val="clear" w:color="auto" w:fill="auto"/>
            <w:noWrap/>
            <w:vAlign w:val="bottom"/>
            <w:hideMark/>
          </w:tcPr>
          <w:p w14:paraId="5AC414E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F6219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616F0BA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C1F055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D1CEE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69F9E6C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33183F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4445591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3376A4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698A614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7CC402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69315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0.0929</w:t>
            </w:r>
          </w:p>
        </w:tc>
        <w:tc>
          <w:tcPr>
            <w:tcW w:w="943" w:type="dxa"/>
            <w:shd w:val="clear" w:color="auto" w:fill="auto"/>
            <w:noWrap/>
            <w:vAlign w:val="bottom"/>
            <w:hideMark/>
          </w:tcPr>
          <w:p w14:paraId="53A2B0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1.3571</w:t>
            </w:r>
          </w:p>
        </w:tc>
      </w:tr>
      <w:tr w:rsidR="00E3157C" w:rsidRPr="00E3157C" w14:paraId="3E17E432" w14:textId="77777777" w:rsidTr="00E3157C">
        <w:trPr>
          <w:trHeight w:val="300"/>
        </w:trPr>
        <w:tc>
          <w:tcPr>
            <w:tcW w:w="762" w:type="dxa"/>
            <w:shd w:val="clear" w:color="auto" w:fill="auto"/>
            <w:noWrap/>
            <w:vAlign w:val="bottom"/>
            <w:hideMark/>
          </w:tcPr>
          <w:p w14:paraId="442986B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82265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2A929C9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58D447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78932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556D94B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67EF38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5F67AD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276579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7AE95D5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65AE01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5F6F4AC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0.0929</w:t>
            </w:r>
          </w:p>
        </w:tc>
        <w:tc>
          <w:tcPr>
            <w:tcW w:w="943" w:type="dxa"/>
            <w:shd w:val="clear" w:color="auto" w:fill="auto"/>
            <w:noWrap/>
            <w:vAlign w:val="bottom"/>
            <w:hideMark/>
          </w:tcPr>
          <w:p w14:paraId="4B956A3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1.3741</w:t>
            </w:r>
          </w:p>
        </w:tc>
      </w:tr>
      <w:tr w:rsidR="00E3157C" w:rsidRPr="00E3157C" w14:paraId="54C6CA3B" w14:textId="77777777" w:rsidTr="00E3157C">
        <w:trPr>
          <w:trHeight w:val="300"/>
        </w:trPr>
        <w:tc>
          <w:tcPr>
            <w:tcW w:w="762" w:type="dxa"/>
            <w:shd w:val="clear" w:color="auto" w:fill="auto"/>
            <w:noWrap/>
            <w:vAlign w:val="bottom"/>
            <w:hideMark/>
          </w:tcPr>
          <w:p w14:paraId="359A187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3A8B5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2A52E13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8961AB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18B0F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0ED3375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57FF3C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75AECB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4DC3FF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7339F1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10E84B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3AA0DE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488942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1.3929</w:t>
            </w:r>
          </w:p>
        </w:tc>
      </w:tr>
      <w:tr w:rsidR="00E3157C" w:rsidRPr="00E3157C" w14:paraId="7B557F71" w14:textId="77777777" w:rsidTr="00E3157C">
        <w:trPr>
          <w:trHeight w:val="300"/>
        </w:trPr>
        <w:tc>
          <w:tcPr>
            <w:tcW w:w="762" w:type="dxa"/>
            <w:shd w:val="clear" w:color="auto" w:fill="auto"/>
            <w:noWrap/>
            <w:vAlign w:val="bottom"/>
            <w:hideMark/>
          </w:tcPr>
          <w:p w14:paraId="694929D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6D66F2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5B73DDE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715990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29B6E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7FFADF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5662B8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244FAE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1FD8E4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5EBC8C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026FEB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1AB5F9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52394D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1.4254</w:t>
            </w:r>
          </w:p>
        </w:tc>
      </w:tr>
      <w:tr w:rsidR="00E3157C" w:rsidRPr="00E3157C" w14:paraId="1602A853" w14:textId="77777777" w:rsidTr="00E3157C">
        <w:trPr>
          <w:trHeight w:val="300"/>
        </w:trPr>
        <w:tc>
          <w:tcPr>
            <w:tcW w:w="762" w:type="dxa"/>
            <w:shd w:val="clear" w:color="auto" w:fill="auto"/>
            <w:noWrap/>
            <w:vAlign w:val="bottom"/>
            <w:hideMark/>
          </w:tcPr>
          <w:p w14:paraId="1A07012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9C4B6D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2AA76F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4755A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51EDC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1C0AD7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6708C04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55C579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13D01A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318E9F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479601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60C726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53198B5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1.4228</w:t>
            </w:r>
          </w:p>
        </w:tc>
      </w:tr>
      <w:tr w:rsidR="00E3157C" w:rsidRPr="00E3157C" w14:paraId="0F26A156" w14:textId="77777777" w:rsidTr="00E3157C">
        <w:trPr>
          <w:trHeight w:val="300"/>
        </w:trPr>
        <w:tc>
          <w:tcPr>
            <w:tcW w:w="762" w:type="dxa"/>
            <w:shd w:val="clear" w:color="auto" w:fill="auto"/>
            <w:noWrap/>
            <w:vAlign w:val="bottom"/>
            <w:hideMark/>
          </w:tcPr>
          <w:p w14:paraId="7F00425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7FD89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64A3003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C4CAB0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44B06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4D5215E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611F61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0BDE5F3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6CF7C9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78FCEB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19DA41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651690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0.0924</w:t>
            </w:r>
          </w:p>
        </w:tc>
        <w:tc>
          <w:tcPr>
            <w:tcW w:w="943" w:type="dxa"/>
            <w:shd w:val="clear" w:color="auto" w:fill="auto"/>
            <w:noWrap/>
            <w:vAlign w:val="bottom"/>
            <w:hideMark/>
          </w:tcPr>
          <w:p w14:paraId="2DA0DC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1.4495</w:t>
            </w:r>
          </w:p>
        </w:tc>
      </w:tr>
      <w:tr w:rsidR="00E3157C" w:rsidRPr="00E3157C" w14:paraId="0420ABBD" w14:textId="77777777" w:rsidTr="00E3157C">
        <w:trPr>
          <w:trHeight w:val="300"/>
        </w:trPr>
        <w:tc>
          <w:tcPr>
            <w:tcW w:w="762" w:type="dxa"/>
            <w:shd w:val="clear" w:color="auto" w:fill="auto"/>
            <w:noWrap/>
            <w:vAlign w:val="bottom"/>
            <w:hideMark/>
          </w:tcPr>
          <w:p w14:paraId="580826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BA98BD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4266378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66E1F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9C98D5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343F5E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7E165B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3AB011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0FA257B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620AC5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5255A1B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3A2937E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0.0924</w:t>
            </w:r>
          </w:p>
        </w:tc>
        <w:tc>
          <w:tcPr>
            <w:tcW w:w="943" w:type="dxa"/>
            <w:shd w:val="clear" w:color="auto" w:fill="auto"/>
            <w:noWrap/>
            <w:vAlign w:val="bottom"/>
            <w:hideMark/>
          </w:tcPr>
          <w:p w14:paraId="5A5183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1.4468</w:t>
            </w:r>
          </w:p>
        </w:tc>
      </w:tr>
      <w:tr w:rsidR="00E3157C" w:rsidRPr="00E3157C" w14:paraId="42BEAE60" w14:textId="77777777" w:rsidTr="00E3157C">
        <w:trPr>
          <w:trHeight w:val="300"/>
        </w:trPr>
        <w:tc>
          <w:tcPr>
            <w:tcW w:w="762" w:type="dxa"/>
            <w:shd w:val="clear" w:color="auto" w:fill="auto"/>
            <w:noWrap/>
            <w:vAlign w:val="bottom"/>
            <w:hideMark/>
          </w:tcPr>
          <w:p w14:paraId="746912D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E0520F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25CD9F2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C609BA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13F22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6E2A4F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6839F1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12029DC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096B101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0.9224</w:t>
            </w:r>
          </w:p>
        </w:tc>
        <w:tc>
          <w:tcPr>
            <w:tcW w:w="842" w:type="dxa"/>
            <w:shd w:val="clear" w:color="auto" w:fill="auto"/>
            <w:noWrap/>
            <w:vAlign w:val="bottom"/>
            <w:hideMark/>
          </w:tcPr>
          <w:p w14:paraId="6B5427E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0.9405</w:t>
            </w:r>
          </w:p>
        </w:tc>
        <w:tc>
          <w:tcPr>
            <w:tcW w:w="831" w:type="dxa"/>
            <w:shd w:val="clear" w:color="auto" w:fill="auto"/>
            <w:noWrap/>
            <w:vAlign w:val="bottom"/>
            <w:hideMark/>
          </w:tcPr>
          <w:p w14:paraId="168CA1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2C1A26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024C43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1.7345</w:t>
            </w:r>
          </w:p>
        </w:tc>
      </w:tr>
      <w:tr w:rsidR="00E3157C" w:rsidRPr="00E3157C" w14:paraId="21411941" w14:textId="77777777" w:rsidTr="00E3157C">
        <w:trPr>
          <w:trHeight w:val="300"/>
        </w:trPr>
        <w:tc>
          <w:tcPr>
            <w:tcW w:w="762" w:type="dxa"/>
            <w:shd w:val="clear" w:color="auto" w:fill="auto"/>
            <w:noWrap/>
            <w:vAlign w:val="bottom"/>
            <w:hideMark/>
          </w:tcPr>
          <w:p w14:paraId="283464B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D08375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3F3FD84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F59D7C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4B7533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08005D1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11001B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4C3405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02C717A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0.9224</w:t>
            </w:r>
          </w:p>
        </w:tc>
        <w:tc>
          <w:tcPr>
            <w:tcW w:w="842" w:type="dxa"/>
            <w:shd w:val="clear" w:color="auto" w:fill="auto"/>
            <w:noWrap/>
            <w:vAlign w:val="bottom"/>
            <w:hideMark/>
          </w:tcPr>
          <w:p w14:paraId="2AE1F7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0.9405</w:t>
            </w:r>
          </w:p>
        </w:tc>
        <w:tc>
          <w:tcPr>
            <w:tcW w:w="831" w:type="dxa"/>
            <w:shd w:val="clear" w:color="auto" w:fill="auto"/>
            <w:noWrap/>
            <w:vAlign w:val="bottom"/>
            <w:hideMark/>
          </w:tcPr>
          <w:p w14:paraId="39D5EBA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5EBD20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18877FD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1.453</w:t>
            </w:r>
          </w:p>
        </w:tc>
      </w:tr>
      <w:tr w:rsidR="00E3157C" w:rsidRPr="00E3157C" w14:paraId="6A9A2976" w14:textId="77777777" w:rsidTr="00E3157C">
        <w:trPr>
          <w:trHeight w:val="300"/>
        </w:trPr>
        <w:tc>
          <w:tcPr>
            <w:tcW w:w="762" w:type="dxa"/>
            <w:shd w:val="clear" w:color="auto" w:fill="auto"/>
            <w:noWrap/>
            <w:vAlign w:val="bottom"/>
            <w:hideMark/>
          </w:tcPr>
          <w:p w14:paraId="59728F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AF921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628FEE2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6B04B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45108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63D1EA8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071E63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33ED62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0.9623</w:t>
            </w:r>
          </w:p>
        </w:tc>
        <w:tc>
          <w:tcPr>
            <w:tcW w:w="809" w:type="dxa"/>
            <w:shd w:val="clear" w:color="auto" w:fill="auto"/>
            <w:noWrap/>
            <w:vAlign w:val="bottom"/>
            <w:hideMark/>
          </w:tcPr>
          <w:p w14:paraId="34EC9B6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0.9223</w:t>
            </w:r>
          </w:p>
        </w:tc>
        <w:tc>
          <w:tcPr>
            <w:tcW w:w="842" w:type="dxa"/>
            <w:shd w:val="clear" w:color="auto" w:fill="auto"/>
            <w:noWrap/>
            <w:vAlign w:val="bottom"/>
            <w:hideMark/>
          </w:tcPr>
          <w:p w14:paraId="741319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0.9404</w:t>
            </w:r>
          </w:p>
        </w:tc>
        <w:tc>
          <w:tcPr>
            <w:tcW w:w="831" w:type="dxa"/>
            <w:shd w:val="clear" w:color="auto" w:fill="auto"/>
            <w:noWrap/>
            <w:vAlign w:val="bottom"/>
            <w:hideMark/>
          </w:tcPr>
          <w:p w14:paraId="1BD1EE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5FA5FF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7E5053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1.3971</w:t>
            </w:r>
          </w:p>
        </w:tc>
      </w:tr>
      <w:tr w:rsidR="00E3157C" w:rsidRPr="00E3157C" w14:paraId="496667CF" w14:textId="77777777" w:rsidTr="00E3157C">
        <w:trPr>
          <w:trHeight w:val="300"/>
        </w:trPr>
        <w:tc>
          <w:tcPr>
            <w:tcW w:w="762" w:type="dxa"/>
            <w:shd w:val="clear" w:color="auto" w:fill="auto"/>
            <w:noWrap/>
            <w:vAlign w:val="bottom"/>
            <w:hideMark/>
          </w:tcPr>
          <w:p w14:paraId="3735939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1D6D08F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7AFE9DA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4F34E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52063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568F6FF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57C770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194173C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0.9623</w:t>
            </w:r>
          </w:p>
        </w:tc>
        <w:tc>
          <w:tcPr>
            <w:tcW w:w="809" w:type="dxa"/>
            <w:shd w:val="clear" w:color="auto" w:fill="auto"/>
            <w:noWrap/>
            <w:vAlign w:val="bottom"/>
            <w:hideMark/>
          </w:tcPr>
          <w:p w14:paraId="7F025F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0.9223</w:t>
            </w:r>
          </w:p>
        </w:tc>
        <w:tc>
          <w:tcPr>
            <w:tcW w:w="842" w:type="dxa"/>
            <w:shd w:val="clear" w:color="auto" w:fill="auto"/>
            <w:noWrap/>
            <w:vAlign w:val="bottom"/>
            <w:hideMark/>
          </w:tcPr>
          <w:p w14:paraId="191E0C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0.9404</w:t>
            </w:r>
          </w:p>
        </w:tc>
        <w:tc>
          <w:tcPr>
            <w:tcW w:w="831" w:type="dxa"/>
            <w:shd w:val="clear" w:color="auto" w:fill="auto"/>
            <w:noWrap/>
            <w:vAlign w:val="bottom"/>
            <w:hideMark/>
          </w:tcPr>
          <w:p w14:paraId="30CF86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246D21A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0.0929</w:t>
            </w:r>
          </w:p>
        </w:tc>
        <w:tc>
          <w:tcPr>
            <w:tcW w:w="943" w:type="dxa"/>
            <w:shd w:val="clear" w:color="auto" w:fill="auto"/>
            <w:noWrap/>
            <w:vAlign w:val="bottom"/>
            <w:hideMark/>
          </w:tcPr>
          <w:p w14:paraId="09B03E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1.3969</w:t>
            </w:r>
          </w:p>
        </w:tc>
      </w:tr>
      <w:tr w:rsidR="00E3157C" w:rsidRPr="00E3157C" w14:paraId="7B9DD8B3" w14:textId="77777777" w:rsidTr="00E3157C">
        <w:trPr>
          <w:trHeight w:val="300"/>
        </w:trPr>
        <w:tc>
          <w:tcPr>
            <w:tcW w:w="762" w:type="dxa"/>
            <w:shd w:val="clear" w:color="auto" w:fill="auto"/>
            <w:noWrap/>
            <w:vAlign w:val="bottom"/>
            <w:hideMark/>
          </w:tcPr>
          <w:p w14:paraId="78A95D8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147591A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7D629C7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B18B24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D7B56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4FBB2C1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5A970D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6FFD1C7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0.9622</w:t>
            </w:r>
          </w:p>
        </w:tc>
        <w:tc>
          <w:tcPr>
            <w:tcW w:w="809" w:type="dxa"/>
            <w:shd w:val="clear" w:color="auto" w:fill="auto"/>
            <w:noWrap/>
            <w:vAlign w:val="bottom"/>
            <w:hideMark/>
          </w:tcPr>
          <w:p w14:paraId="5C39573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0.9223</w:t>
            </w:r>
          </w:p>
        </w:tc>
        <w:tc>
          <w:tcPr>
            <w:tcW w:w="842" w:type="dxa"/>
            <w:shd w:val="clear" w:color="auto" w:fill="auto"/>
            <w:noWrap/>
            <w:vAlign w:val="bottom"/>
            <w:hideMark/>
          </w:tcPr>
          <w:p w14:paraId="1ED2F6E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0.9403</w:t>
            </w:r>
          </w:p>
        </w:tc>
        <w:tc>
          <w:tcPr>
            <w:tcW w:w="831" w:type="dxa"/>
            <w:shd w:val="clear" w:color="auto" w:fill="auto"/>
            <w:noWrap/>
            <w:vAlign w:val="bottom"/>
            <w:hideMark/>
          </w:tcPr>
          <w:p w14:paraId="1E56B8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7FE997F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0.0929</w:t>
            </w:r>
          </w:p>
        </w:tc>
        <w:tc>
          <w:tcPr>
            <w:tcW w:w="943" w:type="dxa"/>
            <w:shd w:val="clear" w:color="auto" w:fill="auto"/>
            <w:noWrap/>
            <w:vAlign w:val="bottom"/>
            <w:hideMark/>
          </w:tcPr>
          <w:p w14:paraId="3F780D2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1.3769</w:t>
            </w:r>
          </w:p>
        </w:tc>
      </w:tr>
      <w:tr w:rsidR="00E3157C" w:rsidRPr="00E3157C" w14:paraId="18773768" w14:textId="77777777" w:rsidTr="00E3157C">
        <w:trPr>
          <w:trHeight w:val="300"/>
        </w:trPr>
        <w:tc>
          <w:tcPr>
            <w:tcW w:w="762" w:type="dxa"/>
            <w:shd w:val="clear" w:color="auto" w:fill="auto"/>
            <w:noWrap/>
            <w:vAlign w:val="bottom"/>
            <w:hideMark/>
          </w:tcPr>
          <w:p w14:paraId="718F401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F999B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62F04B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785D13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3B7272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4466FC8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3DF1D7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01D8AB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0.9626</w:t>
            </w:r>
          </w:p>
        </w:tc>
        <w:tc>
          <w:tcPr>
            <w:tcW w:w="809" w:type="dxa"/>
            <w:shd w:val="clear" w:color="auto" w:fill="auto"/>
            <w:noWrap/>
            <w:vAlign w:val="bottom"/>
            <w:hideMark/>
          </w:tcPr>
          <w:p w14:paraId="704836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0.9218</w:t>
            </w:r>
          </w:p>
        </w:tc>
        <w:tc>
          <w:tcPr>
            <w:tcW w:w="842" w:type="dxa"/>
            <w:shd w:val="clear" w:color="auto" w:fill="auto"/>
            <w:noWrap/>
            <w:vAlign w:val="bottom"/>
            <w:hideMark/>
          </w:tcPr>
          <w:p w14:paraId="1D658E2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0.9402</w:t>
            </w:r>
          </w:p>
        </w:tc>
        <w:tc>
          <w:tcPr>
            <w:tcW w:w="831" w:type="dxa"/>
            <w:shd w:val="clear" w:color="auto" w:fill="auto"/>
            <w:noWrap/>
            <w:vAlign w:val="bottom"/>
            <w:hideMark/>
          </w:tcPr>
          <w:p w14:paraId="5C0BEE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50DAA6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6F2924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1.3729</w:t>
            </w:r>
          </w:p>
        </w:tc>
      </w:tr>
      <w:tr w:rsidR="00E3157C" w:rsidRPr="00E3157C" w14:paraId="039286F1" w14:textId="77777777" w:rsidTr="00E3157C">
        <w:trPr>
          <w:trHeight w:val="300"/>
        </w:trPr>
        <w:tc>
          <w:tcPr>
            <w:tcW w:w="762" w:type="dxa"/>
            <w:shd w:val="clear" w:color="auto" w:fill="auto"/>
            <w:noWrap/>
            <w:vAlign w:val="bottom"/>
            <w:hideMark/>
          </w:tcPr>
          <w:p w14:paraId="3095487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A0962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0511089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982AC3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516B3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72E740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2CB33B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72F362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0.9626</w:t>
            </w:r>
          </w:p>
        </w:tc>
        <w:tc>
          <w:tcPr>
            <w:tcW w:w="809" w:type="dxa"/>
            <w:shd w:val="clear" w:color="auto" w:fill="auto"/>
            <w:noWrap/>
            <w:vAlign w:val="bottom"/>
            <w:hideMark/>
          </w:tcPr>
          <w:p w14:paraId="7E18B6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0.9218</w:t>
            </w:r>
          </w:p>
        </w:tc>
        <w:tc>
          <w:tcPr>
            <w:tcW w:w="842" w:type="dxa"/>
            <w:shd w:val="clear" w:color="auto" w:fill="auto"/>
            <w:noWrap/>
            <w:vAlign w:val="bottom"/>
            <w:hideMark/>
          </w:tcPr>
          <w:p w14:paraId="15203E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0.9402</w:t>
            </w:r>
          </w:p>
        </w:tc>
        <w:tc>
          <w:tcPr>
            <w:tcW w:w="831" w:type="dxa"/>
            <w:shd w:val="clear" w:color="auto" w:fill="auto"/>
            <w:noWrap/>
            <w:vAlign w:val="bottom"/>
            <w:hideMark/>
          </w:tcPr>
          <w:p w14:paraId="11170B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3C1C633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281689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1.4418</w:t>
            </w:r>
          </w:p>
        </w:tc>
      </w:tr>
      <w:tr w:rsidR="00E3157C" w:rsidRPr="00E3157C" w14:paraId="27D39518" w14:textId="77777777" w:rsidTr="00E3157C">
        <w:trPr>
          <w:trHeight w:val="300"/>
        </w:trPr>
        <w:tc>
          <w:tcPr>
            <w:tcW w:w="762" w:type="dxa"/>
            <w:shd w:val="clear" w:color="auto" w:fill="auto"/>
            <w:noWrap/>
            <w:vAlign w:val="bottom"/>
            <w:hideMark/>
          </w:tcPr>
          <w:p w14:paraId="274F790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EE30B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573F5D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4E41E8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E7386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210AC9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address</w:t>
            </w:r>
          </w:p>
        </w:tc>
        <w:tc>
          <w:tcPr>
            <w:tcW w:w="971" w:type="dxa"/>
            <w:shd w:val="clear" w:color="auto" w:fill="auto"/>
            <w:noWrap/>
            <w:vAlign w:val="bottom"/>
            <w:hideMark/>
          </w:tcPr>
          <w:p w14:paraId="35F313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4942B8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1F9EC0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0.9218</w:t>
            </w:r>
          </w:p>
        </w:tc>
        <w:tc>
          <w:tcPr>
            <w:tcW w:w="842" w:type="dxa"/>
            <w:shd w:val="clear" w:color="auto" w:fill="auto"/>
            <w:noWrap/>
            <w:vAlign w:val="bottom"/>
            <w:hideMark/>
          </w:tcPr>
          <w:p w14:paraId="28389D1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0.9402</w:t>
            </w:r>
          </w:p>
        </w:tc>
        <w:tc>
          <w:tcPr>
            <w:tcW w:w="831" w:type="dxa"/>
            <w:shd w:val="clear" w:color="auto" w:fill="auto"/>
            <w:noWrap/>
            <w:vAlign w:val="bottom"/>
            <w:hideMark/>
          </w:tcPr>
          <w:p w14:paraId="1EEE39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3415DA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0.0919</w:t>
            </w:r>
          </w:p>
        </w:tc>
        <w:tc>
          <w:tcPr>
            <w:tcW w:w="943" w:type="dxa"/>
            <w:shd w:val="clear" w:color="auto" w:fill="auto"/>
            <w:noWrap/>
            <w:vAlign w:val="bottom"/>
            <w:hideMark/>
          </w:tcPr>
          <w:p w14:paraId="457EAD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1.4115</w:t>
            </w:r>
          </w:p>
        </w:tc>
      </w:tr>
      <w:tr w:rsidR="00E3157C" w:rsidRPr="00E3157C" w14:paraId="45EB547D" w14:textId="77777777" w:rsidTr="00E3157C">
        <w:trPr>
          <w:trHeight w:val="300"/>
        </w:trPr>
        <w:tc>
          <w:tcPr>
            <w:tcW w:w="762" w:type="dxa"/>
            <w:shd w:val="clear" w:color="auto" w:fill="auto"/>
            <w:noWrap/>
            <w:vAlign w:val="bottom"/>
            <w:hideMark/>
          </w:tcPr>
          <w:p w14:paraId="7B0B82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38804E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143030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7CA85F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F81731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34296C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342BFD1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169859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0.9628</w:t>
            </w:r>
          </w:p>
        </w:tc>
        <w:tc>
          <w:tcPr>
            <w:tcW w:w="809" w:type="dxa"/>
            <w:shd w:val="clear" w:color="auto" w:fill="auto"/>
            <w:noWrap/>
            <w:vAlign w:val="bottom"/>
            <w:hideMark/>
          </w:tcPr>
          <w:p w14:paraId="6DA02C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0.9215</w:t>
            </w:r>
          </w:p>
        </w:tc>
        <w:tc>
          <w:tcPr>
            <w:tcW w:w="842" w:type="dxa"/>
            <w:shd w:val="clear" w:color="auto" w:fill="auto"/>
            <w:noWrap/>
            <w:vAlign w:val="bottom"/>
            <w:hideMark/>
          </w:tcPr>
          <w:p w14:paraId="34DE62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0.9402</w:t>
            </w:r>
          </w:p>
        </w:tc>
        <w:tc>
          <w:tcPr>
            <w:tcW w:w="831" w:type="dxa"/>
            <w:shd w:val="clear" w:color="auto" w:fill="auto"/>
            <w:noWrap/>
            <w:vAlign w:val="bottom"/>
            <w:hideMark/>
          </w:tcPr>
          <w:p w14:paraId="526C32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0.0008</w:t>
            </w:r>
          </w:p>
        </w:tc>
        <w:tc>
          <w:tcPr>
            <w:tcW w:w="809" w:type="dxa"/>
            <w:shd w:val="clear" w:color="auto" w:fill="auto"/>
            <w:noWrap/>
            <w:vAlign w:val="bottom"/>
            <w:hideMark/>
          </w:tcPr>
          <w:p w14:paraId="1BC8FF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0.094</w:t>
            </w:r>
          </w:p>
        </w:tc>
        <w:tc>
          <w:tcPr>
            <w:tcW w:w="943" w:type="dxa"/>
            <w:shd w:val="clear" w:color="auto" w:fill="auto"/>
            <w:noWrap/>
            <w:vAlign w:val="bottom"/>
            <w:hideMark/>
          </w:tcPr>
          <w:p w14:paraId="0909541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1.4406</w:t>
            </w:r>
          </w:p>
        </w:tc>
      </w:tr>
      <w:tr w:rsidR="00E3157C" w:rsidRPr="00E3157C" w14:paraId="1E9F56F9" w14:textId="77777777" w:rsidTr="00E3157C">
        <w:trPr>
          <w:trHeight w:val="300"/>
        </w:trPr>
        <w:tc>
          <w:tcPr>
            <w:tcW w:w="762" w:type="dxa"/>
            <w:shd w:val="clear" w:color="auto" w:fill="auto"/>
            <w:noWrap/>
            <w:vAlign w:val="bottom"/>
            <w:hideMark/>
          </w:tcPr>
          <w:p w14:paraId="701515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3E104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1A7C1DF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6962F2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A9AA0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4908C8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70FD766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46B43C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0.9628</w:t>
            </w:r>
          </w:p>
        </w:tc>
        <w:tc>
          <w:tcPr>
            <w:tcW w:w="809" w:type="dxa"/>
            <w:shd w:val="clear" w:color="auto" w:fill="auto"/>
            <w:noWrap/>
            <w:vAlign w:val="bottom"/>
            <w:hideMark/>
          </w:tcPr>
          <w:p w14:paraId="0B8EBB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0.9215</w:t>
            </w:r>
          </w:p>
        </w:tc>
        <w:tc>
          <w:tcPr>
            <w:tcW w:w="842" w:type="dxa"/>
            <w:shd w:val="clear" w:color="auto" w:fill="auto"/>
            <w:noWrap/>
            <w:vAlign w:val="bottom"/>
            <w:hideMark/>
          </w:tcPr>
          <w:p w14:paraId="7DBB1A1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0.9402</w:t>
            </w:r>
          </w:p>
        </w:tc>
        <w:tc>
          <w:tcPr>
            <w:tcW w:w="831" w:type="dxa"/>
            <w:shd w:val="clear" w:color="auto" w:fill="auto"/>
            <w:noWrap/>
            <w:vAlign w:val="bottom"/>
            <w:hideMark/>
          </w:tcPr>
          <w:p w14:paraId="0DE434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0.0008</w:t>
            </w:r>
          </w:p>
        </w:tc>
        <w:tc>
          <w:tcPr>
            <w:tcW w:w="809" w:type="dxa"/>
            <w:shd w:val="clear" w:color="auto" w:fill="auto"/>
            <w:noWrap/>
            <w:vAlign w:val="bottom"/>
            <w:hideMark/>
          </w:tcPr>
          <w:p w14:paraId="06B284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0.094</w:t>
            </w:r>
          </w:p>
        </w:tc>
        <w:tc>
          <w:tcPr>
            <w:tcW w:w="943" w:type="dxa"/>
            <w:shd w:val="clear" w:color="auto" w:fill="auto"/>
            <w:noWrap/>
            <w:vAlign w:val="bottom"/>
            <w:hideMark/>
          </w:tcPr>
          <w:p w14:paraId="0983C1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1.4309</w:t>
            </w:r>
          </w:p>
        </w:tc>
      </w:tr>
      <w:tr w:rsidR="00E3157C" w:rsidRPr="00E3157C" w14:paraId="155EBFD5" w14:textId="77777777" w:rsidTr="00E3157C">
        <w:trPr>
          <w:trHeight w:val="300"/>
        </w:trPr>
        <w:tc>
          <w:tcPr>
            <w:tcW w:w="762" w:type="dxa"/>
            <w:shd w:val="clear" w:color="auto" w:fill="auto"/>
            <w:noWrap/>
            <w:vAlign w:val="bottom"/>
            <w:hideMark/>
          </w:tcPr>
          <w:p w14:paraId="61D85E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49C2F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36C3E1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3AFB94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764C7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03A85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701422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4F7CA5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7BD981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0.9217</w:t>
            </w:r>
          </w:p>
        </w:tc>
        <w:tc>
          <w:tcPr>
            <w:tcW w:w="842" w:type="dxa"/>
            <w:shd w:val="clear" w:color="auto" w:fill="auto"/>
            <w:noWrap/>
            <w:vAlign w:val="bottom"/>
            <w:hideMark/>
          </w:tcPr>
          <w:p w14:paraId="625CD48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w:t>
            </w:r>
          </w:p>
        </w:tc>
        <w:tc>
          <w:tcPr>
            <w:tcW w:w="831" w:type="dxa"/>
            <w:shd w:val="clear" w:color="auto" w:fill="auto"/>
            <w:noWrap/>
            <w:vAlign w:val="bottom"/>
            <w:hideMark/>
          </w:tcPr>
          <w:p w14:paraId="1E51FE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4A9215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615BAF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1.3722</w:t>
            </w:r>
          </w:p>
        </w:tc>
      </w:tr>
      <w:tr w:rsidR="00E3157C" w:rsidRPr="00E3157C" w14:paraId="4AF44269" w14:textId="77777777" w:rsidTr="00E3157C">
        <w:trPr>
          <w:trHeight w:val="300"/>
        </w:trPr>
        <w:tc>
          <w:tcPr>
            <w:tcW w:w="762" w:type="dxa"/>
            <w:shd w:val="clear" w:color="auto" w:fill="auto"/>
            <w:noWrap/>
            <w:vAlign w:val="bottom"/>
            <w:hideMark/>
          </w:tcPr>
          <w:p w14:paraId="6EF20DD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709EB8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329DDF7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D933D0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49A5E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7120F2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17FACD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0BBBEC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4377275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0.9217</w:t>
            </w:r>
          </w:p>
        </w:tc>
        <w:tc>
          <w:tcPr>
            <w:tcW w:w="842" w:type="dxa"/>
            <w:shd w:val="clear" w:color="auto" w:fill="auto"/>
            <w:noWrap/>
            <w:vAlign w:val="bottom"/>
            <w:hideMark/>
          </w:tcPr>
          <w:p w14:paraId="4D2C41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w:t>
            </w:r>
          </w:p>
        </w:tc>
        <w:tc>
          <w:tcPr>
            <w:tcW w:w="831" w:type="dxa"/>
            <w:shd w:val="clear" w:color="auto" w:fill="auto"/>
            <w:noWrap/>
            <w:vAlign w:val="bottom"/>
            <w:hideMark/>
          </w:tcPr>
          <w:p w14:paraId="35E89E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3807D4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1F7E4A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1.4367</w:t>
            </w:r>
          </w:p>
        </w:tc>
      </w:tr>
      <w:tr w:rsidR="00E3157C" w:rsidRPr="00E3157C" w14:paraId="7AF4CA21" w14:textId="77777777" w:rsidTr="00E3157C">
        <w:trPr>
          <w:trHeight w:val="300"/>
        </w:trPr>
        <w:tc>
          <w:tcPr>
            <w:tcW w:w="762" w:type="dxa"/>
            <w:shd w:val="clear" w:color="auto" w:fill="auto"/>
            <w:noWrap/>
            <w:vAlign w:val="bottom"/>
            <w:hideMark/>
          </w:tcPr>
          <w:p w14:paraId="17A48DF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EE6EB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1BED7AB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088760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E25887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0F142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529D9F2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03F0C04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460CC3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0.9217</w:t>
            </w:r>
          </w:p>
        </w:tc>
        <w:tc>
          <w:tcPr>
            <w:tcW w:w="842" w:type="dxa"/>
            <w:shd w:val="clear" w:color="auto" w:fill="auto"/>
            <w:noWrap/>
            <w:vAlign w:val="bottom"/>
            <w:hideMark/>
          </w:tcPr>
          <w:p w14:paraId="72BA941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w:t>
            </w:r>
          </w:p>
        </w:tc>
        <w:tc>
          <w:tcPr>
            <w:tcW w:w="831" w:type="dxa"/>
            <w:shd w:val="clear" w:color="auto" w:fill="auto"/>
            <w:noWrap/>
            <w:vAlign w:val="bottom"/>
            <w:hideMark/>
          </w:tcPr>
          <w:p w14:paraId="7ACF25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77CDF5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335911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1.4381</w:t>
            </w:r>
          </w:p>
        </w:tc>
      </w:tr>
      <w:tr w:rsidR="00E3157C" w:rsidRPr="00E3157C" w14:paraId="589B609E" w14:textId="77777777" w:rsidTr="00E3157C">
        <w:trPr>
          <w:trHeight w:val="300"/>
        </w:trPr>
        <w:tc>
          <w:tcPr>
            <w:tcW w:w="762" w:type="dxa"/>
            <w:shd w:val="clear" w:color="auto" w:fill="auto"/>
            <w:noWrap/>
            <w:vAlign w:val="bottom"/>
            <w:hideMark/>
          </w:tcPr>
          <w:p w14:paraId="1BFB4B9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28F1C5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173F42E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0F721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3C302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7B3AD4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1AE8BF4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6DFE86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587794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0.9216</w:t>
            </w:r>
          </w:p>
        </w:tc>
        <w:tc>
          <w:tcPr>
            <w:tcW w:w="842" w:type="dxa"/>
            <w:shd w:val="clear" w:color="auto" w:fill="auto"/>
            <w:noWrap/>
            <w:vAlign w:val="bottom"/>
            <w:hideMark/>
          </w:tcPr>
          <w:p w14:paraId="7E7E81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w:t>
            </w:r>
          </w:p>
        </w:tc>
        <w:tc>
          <w:tcPr>
            <w:tcW w:w="831" w:type="dxa"/>
            <w:shd w:val="clear" w:color="auto" w:fill="auto"/>
            <w:noWrap/>
            <w:vAlign w:val="bottom"/>
            <w:hideMark/>
          </w:tcPr>
          <w:p w14:paraId="5648BA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3F22CC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0.0924</w:t>
            </w:r>
          </w:p>
        </w:tc>
        <w:tc>
          <w:tcPr>
            <w:tcW w:w="943" w:type="dxa"/>
            <w:shd w:val="clear" w:color="auto" w:fill="auto"/>
            <w:noWrap/>
            <w:vAlign w:val="bottom"/>
            <w:hideMark/>
          </w:tcPr>
          <w:p w14:paraId="351097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1.4582</w:t>
            </w:r>
          </w:p>
        </w:tc>
      </w:tr>
      <w:tr w:rsidR="00E3157C" w:rsidRPr="00E3157C" w14:paraId="5A374666" w14:textId="77777777" w:rsidTr="00E3157C">
        <w:trPr>
          <w:trHeight w:val="300"/>
        </w:trPr>
        <w:tc>
          <w:tcPr>
            <w:tcW w:w="762" w:type="dxa"/>
            <w:shd w:val="clear" w:color="auto" w:fill="auto"/>
            <w:noWrap/>
            <w:vAlign w:val="bottom"/>
            <w:hideMark/>
          </w:tcPr>
          <w:p w14:paraId="5BD6777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DB324C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6C96670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0FBE3C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3A5EB1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DD1EB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5932F89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13785C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0B91CB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0.9216</w:t>
            </w:r>
          </w:p>
        </w:tc>
        <w:tc>
          <w:tcPr>
            <w:tcW w:w="842" w:type="dxa"/>
            <w:shd w:val="clear" w:color="auto" w:fill="auto"/>
            <w:noWrap/>
            <w:vAlign w:val="bottom"/>
            <w:hideMark/>
          </w:tcPr>
          <w:p w14:paraId="73308B8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w:t>
            </w:r>
          </w:p>
        </w:tc>
        <w:tc>
          <w:tcPr>
            <w:tcW w:w="831" w:type="dxa"/>
            <w:shd w:val="clear" w:color="auto" w:fill="auto"/>
            <w:noWrap/>
            <w:vAlign w:val="bottom"/>
            <w:hideMark/>
          </w:tcPr>
          <w:p w14:paraId="2865BC5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61F751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0.0924</w:t>
            </w:r>
          </w:p>
        </w:tc>
        <w:tc>
          <w:tcPr>
            <w:tcW w:w="943" w:type="dxa"/>
            <w:shd w:val="clear" w:color="auto" w:fill="auto"/>
            <w:noWrap/>
            <w:vAlign w:val="bottom"/>
            <w:hideMark/>
          </w:tcPr>
          <w:p w14:paraId="67EBC0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1.4202</w:t>
            </w:r>
          </w:p>
        </w:tc>
      </w:tr>
      <w:tr w:rsidR="00E3157C" w:rsidRPr="00E3157C" w14:paraId="64B10592" w14:textId="77777777" w:rsidTr="00E3157C">
        <w:trPr>
          <w:trHeight w:val="300"/>
        </w:trPr>
        <w:tc>
          <w:tcPr>
            <w:tcW w:w="762" w:type="dxa"/>
            <w:shd w:val="clear" w:color="auto" w:fill="auto"/>
            <w:noWrap/>
            <w:vAlign w:val="bottom"/>
            <w:hideMark/>
          </w:tcPr>
          <w:p w14:paraId="159493A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FF1CE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7A7BAFA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60D8FB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14F9D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664BA44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function,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7EE9EE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84" w:type="dxa"/>
            <w:shd w:val="clear" w:color="auto" w:fill="auto"/>
            <w:noWrap/>
            <w:vAlign w:val="bottom"/>
            <w:hideMark/>
          </w:tcPr>
          <w:p w14:paraId="6F6F2D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09" w:type="dxa"/>
            <w:shd w:val="clear" w:color="auto" w:fill="auto"/>
            <w:noWrap/>
            <w:vAlign w:val="bottom"/>
            <w:hideMark/>
          </w:tcPr>
          <w:p w14:paraId="1736CC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42" w:type="dxa"/>
            <w:shd w:val="clear" w:color="auto" w:fill="auto"/>
            <w:noWrap/>
            <w:vAlign w:val="bottom"/>
            <w:hideMark/>
          </w:tcPr>
          <w:p w14:paraId="2C583DC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31" w:type="dxa"/>
            <w:shd w:val="clear" w:color="auto" w:fill="auto"/>
            <w:noWrap/>
            <w:vAlign w:val="bottom"/>
            <w:hideMark/>
          </w:tcPr>
          <w:p w14:paraId="5045F4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26C46E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58D454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1.5157</w:t>
            </w:r>
          </w:p>
        </w:tc>
      </w:tr>
      <w:tr w:rsidR="00E3157C" w:rsidRPr="00E3157C" w14:paraId="22AAE8FF" w14:textId="77777777" w:rsidTr="00E3157C">
        <w:trPr>
          <w:trHeight w:val="300"/>
        </w:trPr>
        <w:tc>
          <w:tcPr>
            <w:tcW w:w="762" w:type="dxa"/>
            <w:shd w:val="clear" w:color="auto" w:fill="auto"/>
            <w:noWrap/>
            <w:vAlign w:val="bottom"/>
            <w:hideMark/>
          </w:tcPr>
          <w:p w14:paraId="762FA89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D62F6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78A5E9B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0049C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BF5A89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3A5219A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function,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7AAFD3B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84" w:type="dxa"/>
            <w:shd w:val="clear" w:color="auto" w:fill="auto"/>
            <w:noWrap/>
            <w:vAlign w:val="bottom"/>
            <w:hideMark/>
          </w:tcPr>
          <w:p w14:paraId="465B0E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09" w:type="dxa"/>
            <w:shd w:val="clear" w:color="auto" w:fill="auto"/>
            <w:noWrap/>
            <w:vAlign w:val="bottom"/>
            <w:hideMark/>
          </w:tcPr>
          <w:p w14:paraId="2E4121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42" w:type="dxa"/>
            <w:shd w:val="clear" w:color="auto" w:fill="auto"/>
            <w:noWrap/>
            <w:vAlign w:val="bottom"/>
            <w:hideMark/>
          </w:tcPr>
          <w:p w14:paraId="13B4D0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31" w:type="dxa"/>
            <w:shd w:val="clear" w:color="auto" w:fill="auto"/>
            <w:noWrap/>
            <w:vAlign w:val="bottom"/>
            <w:hideMark/>
          </w:tcPr>
          <w:p w14:paraId="1AB14C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1EC7E2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7556EC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1.5112</w:t>
            </w:r>
          </w:p>
        </w:tc>
      </w:tr>
      <w:tr w:rsidR="00E3157C" w:rsidRPr="00E3157C" w14:paraId="775B1442" w14:textId="77777777" w:rsidTr="00E3157C">
        <w:trPr>
          <w:trHeight w:val="300"/>
        </w:trPr>
        <w:tc>
          <w:tcPr>
            <w:tcW w:w="762" w:type="dxa"/>
            <w:shd w:val="clear" w:color="auto" w:fill="auto"/>
            <w:noWrap/>
            <w:vAlign w:val="bottom"/>
            <w:hideMark/>
          </w:tcPr>
          <w:p w14:paraId="11B947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0C002EF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7E166F2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DB318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AC22D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265DEAE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function,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7C09A9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84" w:type="dxa"/>
            <w:shd w:val="clear" w:color="auto" w:fill="auto"/>
            <w:noWrap/>
            <w:vAlign w:val="bottom"/>
            <w:hideMark/>
          </w:tcPr>
          <w:p w14:paraId="19BAC6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0.9914</w:t>
            </w:r>
          </w:p>
        </w:tc>
        <w:tc>
          <w:tcPr>
            <w:tcW w:w="809" w:type="dxa"/>
            <w:shd w:val="clear" w:color="auto" w:fill="auto"/>
            <w:noWrap/>
            <w:vAlign w:val="bottom"/>
            <w:hideMark/>
          </w:tcPr>
          <w:p w14:paraId="2D63467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42" w:type="dxa"/>
            <w:shd w:val="clear" w:color="auto" w:fill="auto"/>
            <w:noWrap/>
            <w:vAlign w:val="bottom"/>
            <w:hideMark/>
          </w:tcPr>
          <w:p w14:paraId="54920DC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0.9914</w:t>
            </w:r>
          </w:p>
        </w:tc>
        <w:tc>
          <w:tcPr>
            <w:tcW w:w="831" w:type="dxa"/>
            <w:shd w:val="clear" w:color="auto" w:fill="auto"/>
            <w:noWrap/>
            <w:vAlign w:val="bottom"/>
            <w:hideMark/>
          </w:tcPr>
          <w:p w14:paraId="022681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1A42E3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132E6E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1.4392</w:t>
            </w:r>
          </w:p>
        </w:tc>
      </w:tr>
      <w:tr w:rsidR="00E3157C" w:rsidRPr="00E3157C" w14:paraId="32CDF3EB" w14:textId="77777777" w:rsidTr="00E3157C">
        <w:trPr>
          <w:trHeight w:val="300"/>
        </w:trPr>
        <w:tc>
          <w:tcPr>
            <w:tcW w:w="762" w:type="dxa"/>
            <w:shd w:val="clear" w:color="auto" w:fill="auto"/>
            <w:noWrap/>
            <w:vAlign w:val="bottom"/>
            <w:hideMark/>
          </w:tcPr>
          <w:p w14:paraId="7C2532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3A188C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5AC561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14000F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F71A7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762719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function,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550E01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84" w:type="dxa"/>
            <w:shd w:val="clear" w:color="auto" w:fill="auto"/>
            <w:noWrap/>
            <w:vAlign w:val="bottom"/>
            <w:hideMark/>
          </w:tcPr>
          <w:p w14:paraId="156B2C5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0.9914</w:t>
            </w:r>
          </w:p>
        </w:tc>
        <w:tc>
          <w:tcPr>
            <w:tcW w:w="809" w:type="dxa"/>
            <w:shd w:val="clear" w:color="auto" w:fill="auto"/>
            <w:noWrap/>
            <w:vAlign w:val="bottom"/>
            <w:hideMark/>
          </w:tcPr>
          <w:p w14:paraId="4B900A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42" w:type="dxa"/>
            <w:shd w:val="clear" w:color="auto" w:fill="auto"/>
            <w:noWrap/>
            <w:vAlign w:val="bottom"/>
            <w:hideMark/>
          </w:tcPr>
          <w:p w14:paraId="6FFDF8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0.9914</w:t>
            </w:r>
          </w:p>
        </w:tc>
        <w:tc>
          <w:tcPr>
            <w:tcW w:w="831" w:type="dxa"/>
            <w:shd w:val="clear" w:color="auto" w:fill="auto"/>
            <w:noWrap/>
            <w:vAlign w:val="bottom"/>
            <w:hideMark/>
          </w:tcPr>
          <w:p w14:paraId="7D45AB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74D3D9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7E4EDF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1.4613</w:t>
            </w:r>
          </w:p>
        </w:tc>
      </w:tr>
      <w:tr w:rsidR="00E3157C" w:rsidRPr="00E3157C" w14:paraId="1067A3F6" w14:textId="77777777" w:rsidTr="00E3157C">
        <w:trPr>
          <w:trHeight w:val="300"/>
        </w:trPr>
        <w:tc>
          <w:tcPr>
            <w:tcW w:w="762" w:type="dxa"/>
            <w:shd w:val="clear" w:color="auto" w:fill="auto"/>
            <w:noWrap/>
            <w:vAlign w:val="bottom"/>
            <w:hideMark/>
          </w:tcPr>
          <w:p w14:paraId="22134E0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9A4F2E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28066C2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96F891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6EAA2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526CBBB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function,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306A708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84" w:type="dxa"/>
            <w:shd w:val="clear" w:color="auto" w:fill="auto"/>
            <w:noWrap/>
            <w:vAlign w:val="bottom"/>
            <w:hideMark/>
          </w:tcPr>
          <w:p w14:paraId="7E6B36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720EB9E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0.9222</w:t>
            </w:r>
          </w:p>
        </w:tc>
        <w:tc>
          <w:tcPr>
            <w:tcW w:w="842" w:type="dxa"/>
            <w:shd w:val="clear" w:color="auto" w:fill="auto"/>
            <w:noWrap/>
            <w:vAlign w:val="bottom"/>
            <w:hideMark/>
          </w:tcPr>
          <w:p w14:paraId="39FDD6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0.9404</w:t>
            </w:r>
          </w:p>
        </w:tc>
        <w:tc>
          <w:tcPr>
            <w:tcW w:w="831" w:type="dxa"/>
            <w:shd w:val="clear" w:color="auto" w:fill="auto"/>
            <w:noWrap/>
            <w:vAlign w:val="bottom"/>
            <w:hideMark/>
          </w:tcPr>
          <w:p w14:paraId="5A1952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186F4BC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00BA915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1.4294</w:t>
            </w:r>
          </w:p>
        </w:tc>
      </w:tr>
      <w:tr w:rsidR="00E3157C" w:rsidRPr="00E3157C" w14:paraId="16EDABC0" w14:textId="77777777" w:rsidTr="00E3157C">
        <w:trPr>
          <w:trHeight w:val="300"/>
        </w:trPr>
        <w:tc>
          <w:tcPr>
            <w:tcW w:w="762" w:type="dxa"/>
            <w:shd w:val="clear" w:color="auto" w:fill="auto"/>
            <w:noWrap/>
            <w:vAlign w:val="bottom"/>
            <w:hideMark/>
          </w:tcPr>
          <w:p w14:paraId="7309BB8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76D1BD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0FD2539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2DD6FB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413B1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129106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function,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60B57C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84" w:type="dxa"/>
            <w:shd w:val="clear" w:color="auto" w:fill="auto"/>
            <w:noWrap/>
            <w:vAlign w:val="bottom"/>
            <w:hideMark/>
          </w:tcPr>
          <w:p w14:paraId="2D82CB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0DD50C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0.9222</w:t>
            </w:r>
          </w:p>
        </w:tc>
        <w:tc>
          <w:tcPr>
            <w:tcW w:w="842" w:type="dxa"/>
            <w:shd w:val="clear" w:color="auto" w:fill="auto"/>
            <w:noWrap/>
            <w:vAlign w:val="bottom"/>
            <w:hideMark/>
          </w:tcPr>
          <w:p w14:paraId="4141CB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0.9404</w:t>
            </w:r>
          </w:p>
        </w:tc>
        <w:tc>
          <w:tcPr>
            <w:tcW w:w="831" w:type="dxa"/>
            <w:shd w:val="clear" w:color="auto" w:fill="auto"/>
            <w:noWrap/>
            <w:vAlign w:val="bottom"/>
            <w:hideMark/>
          </w:tcPr>
          <w:p w14:paraId="142CD3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16B2EA3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68D037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1.4196</w:t>
            </w:r>
          </w:p>
        </w:tc>
      </w:tr>
      <w:tr w:rsidR="00E3157C" w:rsidRPr="00E3157C" w14:paraId="54B5A6B7" w14:textId="77777777" w:rsidTr="00E3157C">
        <w:trPr>
          <w:trHeight w:val="300"/>
        </w:trPr>
        <w:tc>
          <w:tcPr>
            <w:tcW w:w="762" w:type="dxa"/>
            <w:shd w:val="clear" w:color="auto" w:fill="auto"/>
            <w:noWrap/>
            <w:vAlign w:val="bottom"/>
            <w:hideMark/>
          </w:tcPr>
          <w:p w14:paraId="36E2A9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308BDD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00AA074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5E5935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3536A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5239A2A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control_scheme</w:t>
            </w:r>
          </w:p>
        </w:tc>
        <w:tc>
          <w:tcPr>
            <w:tcW w:w="971" w:type="dxa"/>
            <w:shd w:val="clear" w:color="auto" w:fill="auto"/>
            <w:noWrap/>
            <w:vAlign w:val="bottom"/>
            <w:hideMark/>
          </w:tcPr>
          <w:p w14:paraId="0822E5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0.9912</w:t>
            </w:r>
          </w:p>
        </w:tc>
        <w:tc>
          <w:tcPr>
            <w:tcW w:w="884" w:type="dxa"/>
            <w:shd w:val="clear" w:color="auto" w:fill="auto"/>
            <w:noWrap/>
            <w:vAlign w:val="bottom"/>
            <w:hideMark/>
          </w:tcPr>
          <w:p w14:paraId="3DCE6A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0.9912</w:t>
            </w:r>
          </w:p>
        </w:tc>
        <w:tc>
          <w:tcPr>
            <w:tcW w:w="809" w:type="dxa"/>
            <w:shd w:val="clear" w:color="auto" w:fill="auto"/>
            <w:noWrap/>
            <w:vAlign w:val="bottom"/>
            <w:hideMark/>
          </w:tcPr>
          <w:p w14:paraId="32E16D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0.9912</w:t>
            </w:r>
          </w:p>
        </w:tc>
        <w:tc>
          <w:tcPr>
            <w:tcW w:w="842" w:type="dxa"/>
            <w:shd w:val="clear" w:color="auto" w:fill="auto"/>
            <w:noWrap/>
            <w:vAlign w:val="bottom"/>
            <w:hideMark/>
          </w:tcPr>
          <w:p w14:paraId="0D3126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0.9912</w:t>
            </w:r>
          </w:p>
        </w:tc>
        <w:tc>
          <w:tcPr>
            <w:tcW w:w="831" w:type="dxa"/>
            <w:shd w:val="clear" w:color="auto" w:fill="auto"/>
            <w:noWrap/>
            <w:vAlign w:val="bottom"/>
            <w:hideMark/>
          </w:tcPr>
          <w:p w14:paraId="319C064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49A9B41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0.0993</w:t>
            </w:r>
          </w:p>
        </w:tc>
        <w:tc>
          <w:tcPr>
            <w:tcW w:w="943" w:type="dxa"/>
            <w:shd w:val="clear" w:color="auto" w:fill="auto"/>
            <w:noWrap/>
            <w:vAlign w:val="bottom"/>
            <w:hideMark/>
          </w:tcPr>
          <w:p w14:paraId="0E6F08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1.3912</w:t>
            </w:r>
          </w:p>
        </w:tc>
      </w:tr>
      <w:tr w:rsidR="00E3157C" w:rsidRPr="00E3157C" w14:paraId="012D8FD9" w14:textId="77777777" w:rsidTr="00E3157C">
        <w:trPr>
          <w:trHeight w:val="300"/>
        </w:trPr>
        <w:tc>
          <w:tcPr>
            <w:tcW w:w="762" w:type="dxa"/>
            <w:shd w:val="clear" w:color="auto" w:fill="auto"/>
            <w:noWrap/>
            <w:vAlign w:val="bottom"/>
            <w:hideMark/>
          </w:tcPr>
          <w:p w14:paraId="57C98CA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A26AC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68BA5A6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02B3C8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5BD940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74E3D47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control_scheme</w:t>
            </w:r>
          </w:p>
        </w:tc>
        <w:tc>
          <w:tcPr>
            <w:tcW w:w="971" w:type="dxa"/>
            <w:shd w:val="clear" w:color="auto" w:fill="auto"/>
            <w:noWrap/>
            <w:vAlign w:val="bottom"/>
            <w:hideMark/>
          </w:tcPr>
          <w:p w14:paraId="635A94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0.9912</w:t>
            </w:r>
          </w:p>
        </w:tc>
        <w:tc>
          <w:tcPr>
            <w:tcW w:w="884" w:type="dxa"/>
            <w:shd w:val="clear" w:color="auto" w:fill="auto"/>
            <w:noWrap/>
            <w:vAlign w:val="bottom"/>
            <w:hideMark/>
          </w:tcPr>
          <w:p w14:paraId="24FFC0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0.9909</w:t>
            </w:r>
          </w:p>
        </w:tc>
        <w:tc>
          <w:tcPr>
            <w:tcW w:w="809" w:type="dxa"/>
            <w:shd w:val="clear" w:color="auto" w:fill="auto"/>
            <w:noWrap/>
            <w:vAlign w:val="bottom"/>
            <w:hideMark/>
          </w:tcPr>
          <w:p w14:paraId="02778C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0.9912</w:t>
            </w:r>
          </w:p>
        </w:tc>
        <w:tc>
          <w:tcPr>
            <w:tcW w:w="842" w:type="dxa"/>
            <w:shd w:val="clear" w:color="auto" w:fill="auto"/>
            <w:noWrap/>
            <w:vAlign w:val="bottom"/>
            <w:hideMark/>
          </w:tcPr>
          <w:p w14:paraId="3F5562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0.9908</w:t>
            </w:r>
          </w:p>
        </w:tc>
        <w:tc>
          <w:tcPr>
            <w:tcW w:w="831" w:type="dxa"/>
            <w:shd w:val="clear" w:color="auto" w:fill="auto"/>
            <w:noWrap/>
            <w:vAlign w:val="bottom"/>
            <w:hideMark/>
          </w:tcPr>
          <w:p w14:paraId="49A1D0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5FB741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0.0993</w:t>
            </w:r>
          </w:p>
        </w:tc>
        <w:tc>
          <w:tcPr>
            <w:tcW w:w="943" w:type="dxa"/>
            <w:shd w:val="clear" w:color="auto" w:fill="auto"/>
            <w:noWrap/>
            <w:vAlign w:val="bottom"/>
            <w:hideMark/>
          </w:tcPr>
          <w:p w14:paraId="144DA1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1.3577</w:t>
            </w:r>
          </w:p>
        </w:tc>
      </w:tr>
      <w:tr w:rsidR="00E3157C" w:rsidRPr="00E3157C" w14:paraId="7D8330D9" w14:textId="77777777" w:rsidTr="00E3157C">
        <w:trPr>
          <w:trHeight w:val="300"/>
        </w:trPr>
        <w:tc>
          <w:tcPr>
            <w:tcW w:w="762" w:type="dxa"/>
            <w:shd w:val="clear" w:color="auto" w:fill="auto"/>
            <w:noWrap/>
            <w:vAlign w:val="bottom"/>
            <w:hideMark/>
          </w:tcPr>
          <w:p w14:paraId="4BF430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1F1BE9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62290CE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BE1E64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44CB1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0D3A999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control_scheme</w:t>
            </w:r>
          </w:p>
        </w:tc>
        <w:tc>
          <w:tcPr>
            <w:tcW w:w="971" w:type="dxa"/>
            <w:shd w:val="clear" w:color="auto" w:fill="auto"/>
            <w:noWrap/>
            <w:vAlign w:val="bottom"/>
            <w:hideMark/>
          </w:tcPr>
          <w:p w14:paraId="1C22D5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0.9912</w:t>
            </w:r>
          </w:p>
        </w:tc>
        <w:tc>
          <w:tcPr>
            <w:tcW w:w="884" w:type="dxa"/>
            <w:shd w:val="clear" w:color="auto" w:fill="auto"/>
            <w:noWrap/>
            <w:vAlign w:val="bottom"/>
            <w:hideMark/>
          </w:tcPr>
          <w:p w14:paraId="7F5EB6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0.9632</w:t>
            </w:r>
          </w:p>
        </w:tc>
        <w:tc>
          <w:tcPr>
            <w:tcW w:w="809" w:type="dxa"/>
            <w:shd w:val="clear" w:color="auto" w:fill="auto"/>
            <w:noWrap/>
            <w:vAlign w:val="bottom"/>
            <w:hideMark/>
          </w:tcPr>
          <w:p w14:paraId="6F7C10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0.9133</w:t>
            </w:r>
          </w:p>
        </w:tc>
        <w:tc>
          <w:tcPr>
            <w:tcW w:w="842" w:type="dxa"/>
            <w:shd w:val="clear" w:color="auto" w:fill="auto"/>
            <w:noWrap/>
            <w:vAlign w:val="bottom"/>
            <w:hideMark/>
          </w:tcPr>
          <w:p w14:paraId="059D8C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0.935</w:t>
            </w:r>
          </w:p>
        </w:tc>
        <w:tc>
          <w:tcPr>
            <w:tcW w:w="831" w:type="dxa"/>
            <w:shd w:val="clear" w:color="auto" w:fill="auto"/>
            <w:noWrap/>
            <w:vAlign w:val="bottom"/>
            <w:hideMark/>
          </w:tcPr>
          <w:p w14:paraId="081B206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13B6505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0.0993</w:t>
            </w:r>
          </w:p>
        </w:tc>
        <w:tc>
          <w:tcPr>
            <w:tcW w:w="943" w:type="dxa"/>
            <w:shd w:val="clear" w:color="auto" w:fill="auto"/>
            <w:noWrap/>
            <w:vAlign w:val="bottom"/>
            <w:hideMark/>
          </w:tcPr>
          <w:p w14:paraId="5434829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1.3621</w:t>
            </w:r>
          </w:p>
        </w:tc>
      </w:tr>
      <w:tr w:rsidR="00E3157C" w:rsidRPr="00E3157C" w14:paraId="38B7BBCD" w14:textId="77777777" w:rsidTr="00E3157C">
        <w:trPr>
          <w:trHeight w:val="300"/>
        </w:trPr>
        <w:tc>
          <w:tcPr>
            <w:tcW w:w="762" w:type="dxa"/>
            <w:shd w:val="clear" w:color="auto" w:fill="auto"/>
            <w:noWrap/>
            <w:vAlign w:val="bottom"/>
            <w:hideMark/>
          </w:tcPr>
          <w:p w14:paraId="2CF5EC0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16D3B8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0691D2E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355DE7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04515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655EB8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7DE116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84" w:type="dxa"/>
            <w:shd w:val="clear" w:color="auto" w:fill="auto"/>
            <w:noWrap/>
            <w:vAlign w:val="bottom"/>
            <w:hideMark/>
          </w:tcPr>
          <w:p w14:paraId="3F386E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09" w:type="dxa"/>
            <w:shd w:val="clear" w:color="auto" w:fill="auto"/>
            <w:noWrap/>
            <w:vAlign w:val="bottom"/>
            <w:hideMark/>
          </w:tcPr>
          <w:p w14:paraId="72EAF2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42" w:type="dxa"/>
            <w:shd w:val="clear" w:color="auto" w:fill="auto"/>
            <w:noWrap/>
            <w:vAlign w:val="bottom"/>
            <w:hideMark/>
          </w:tcPr>
          <w:p w14:paraId="3A58BF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31" w:type="dxa"/>
            <w:shd w:val="clear" w:color="auto" w:fill="auto"/>
            <w:noWrap/>
            <w:vAlign w:val="bottom"/>
            <w:hideMark/>
          </w:tcPr>
          <w:p w14:paraId="79A42E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2A8B6F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0.1208</w:t>
            </w:r>
          </w:p>
        </w:tc>
        <w:tc>
          <w:tcPr>
            <w:tcW w:w="943" w:type="dxa"/>
            <w:shd w:val="clear" w:color="auto" w:fill="auto"/>
            <w:noWrap/>
            <w:vAlign w:val="bottom"/>
            <w:hideMark/>
          </w:tcPr>
          <w:p w14:paraId="4232FA4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1.4036</w:t>
            </w:r>
          </w:p>
        </w:tc>
      </w:tr>
      <w:tr w:rsidR="00E3157C" w:rsidRPr="00E3157C" w14:paraId="03827CB6" w14:textId="77777777" w:rsidTr="00E3157C">
        <w:trPr>
          <w:trHeight w:val="300"/>
        </w:trPr>
        <w:tc>
          <w:tcPr>
            <w:tcW w:w="762" w:type="dxa"/>
            <w:shd w:val="clear" w:color="auto" w:fill="auto"/>
            <w:noWrap/>
            <w:vAlign w:val="bottom"/>
            <w:hideMark/>
          </w:tcPr>
          <w:p w14:paraId="7BAC6AA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08592C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3F5D39B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67BA4E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072FF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56C37E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24D4DA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84" w:type="dxa"/>
            <w:shd w:val="clear" w:color="auto" w:fill="auto"/>
            <w:noWrap/>
            <w:vAlign w:val="bottom"/>
            <w:hideMark/>
          </w:tcPr>
          <w:p w14:paraId="14C6EF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09" w:type="dxa"/>
            <w:shd w:val="clear" w:color="auto" w:fill="auto"/>
            <w:noWrap/>
            <w:vAlign w:val="bottom"/>
            <w:hideMark/>
          </w:tcPr>
          <w:p w14:paraId="2EE09D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42" w:type="dxa"/>
            <w:shd w:val="clear" w:color="auto" w:fill="auto"/>
            <w:noWrap/>
            <w:vAlign w:val="bottom"/>
            <w:hideMark/>
          </w:tcPr>
          <w:p w14:paraId="79FBE1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31" w:type="dxa"/>
            <w:shd w:val="clear" w:color="auto" w:fill="auto"/>
            <w:noWrap/>
            <w:vAlign w:val="bottom"/>
            <w:hideMark/>
          </w:tcPr>
          <w:p w14:paraId="4F1276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12617D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0.1208</w:t>
            </w:r>
          </w:p>
        </w:tc>
        <w:tc>
          <w:tcPr>
            <w:tcW w:w="943" w:type="dxa"/>
            <w:shd w:val="clear" w:color="auto" w:fill="auto"/>
            <w:noWrap/>
            <w:vAlign w:val="bottom"/>
            <w:hideMark/>
          </w:tcPr>
          <w:p w14:paraId="412355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1.4032</w:t>
            </w:r>
          </w:p>
        </w:tc>
      </w:tr>
      <w:tr w:rsidR="00E3157C" w:rsidRPr="00E3157C" w14:paraId="7D9F405A" w14:textId="77777777" w:rsidTr="00E3157C">
        <w:trPr>
          <w:trHeight w:val="300"/>
        </w:trPr>
        <w:tc>
          <w:tcPr>
            <w:tcW w:w="762" w:type="dxa"/>
            <w:shd w:val="clear" w:color="auto" w:fill="auto"/>
            <w:noWrap/>
            <w:vAlign w:val="bottom"/>
            <w:hideMark/>
          </w:tcPr>
          <w:p w14:paraId="3FF713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4AC723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66A6DB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A346CA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839FC5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2391969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234B705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84" w:type="dxa"/>
            <w:shd w:val="clear" w:color="auto" w:fill="auto"/>
            <w:noWrap/>
            <w:vAlign w:val="bottom"/>
            <w:hideMark/>
          </w:tcPr>
          <w:p w14:paraId="202227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0.9892</w:t>
            </w:r>
          </w:p>
        </w:tc>
        <w:tc>
          <w:tcPr>
            <w:tcW w:w="809" w:type="dxa"/>
            <w:shd w:val="clear" w:color="auto" w:fill="auto"/>
            <w:noWrap/>
            <w:vAlign w:val="bottom"/>
            <w:hideMark/>
          </w:tcPr>
          <w:p w14:paraId="595DCE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42" w:type="dxa"/>
            <w:shd w:val="clear" w:color="auto" w:fill="auto"/>
            <w:noWrap/>
            <w:vAlign w:val="bottom"/>
            <w:hideMark/>
          </w:tcPr>
          <w:p w14:paraId="7EB57A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0.9892</w:t>
            </w:r>
          </w:p>
        </w:tc>
        <w:tc>
          <w:tcPr>
            <w:tcW w:w="831" w:type="dxa"/>
            <w:shd w:val="clear" w:color="auto" w:fill="auto"/>
            <w:noWrap/>
            <w:vAlign w:val="bottom"/>
            <w:hideMark/>
          </w:tcPr>
          <w:p w14:paraId="13387E4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79524B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0.1208</w:t>
            </w:r>
          </w:p>
        </w:tc>
        <w:tc>
          <w:tcPr>
            <w:tcW w:w="943" w:type="dxa"/>
            <w:shd w:val="clear" w:color="auto" w:fill="auto"/>
            <w:noWrap/>
            <w:vAlign w:val="bottom"/>
            <w:hideMark/>
          </w:tcPr>
          <w:p w14:paraId="6522A8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1.3615</w:t>
            </w:r>
          </w:p>
        </w:tc>
      </w:tr>
      <w:tr w:rsidR="00E3157C" w:rsidRPr="00E3157C" w14:paraId="7F2CBDDA" w14:textId="77777777" w:rsidTr="00E3157C">
        <w:trPr>
          <w:trHeight w:val="300"/>
        </w:trPr>
        <w:tc>
          <w:tcPr>
            <w:tcW w:w="762" w:type="dxa"/>
            <w:shd w:val="clear" w:color="auto" w:fill="auto"/>
            <w:noWrap/>
            <w:vAlign w:val="bottom"/>
            <w:hideMark/>
          </w:tcPr>
          <w:p w14:paraId="6174A73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340DAC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7A14E0C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E00E54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3688F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6D4EC49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01D85D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84" w:type="dxa"/>
            <w:shd w:val="clear" w:color="auto" w:fill="auto"/>
            <w:noWrap/>
            <w:vAlign w:val="bottom"/>
            <w:hideMark/>
          </w:tcPr>
          <w:p w14:paraId="6492401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0.9891</w:t>
            </w:r>
          </w:p>
        </w:tc>
        <w:tc>
          <w:tcPr>
            <w:tcW w:w="809" w:type="dxa"/>
            <w:shd w:val="clear" w:color="auto" w:fill="auto"/>
            <w:noWrap/>
            <w:vAlign w:val="bottom"/>
            <w:hideMark/>
          </w:tcPr>
          <w:p w14:paraId="59B146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42" w:type="dxa"/>
            <w:shd w:val="clear" w:color="auto" w:fill="auto"/>
            <w:noWrap/>
            <w:vAlign w:val="bottom"/>
            <w:hideMark/>
          </w:tcPr>
          <w:p w14:paraId="00EDDA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0.9892</w:t>
            </w:r>
          </w:p>
        </w:tc>
        <w:tc>
          <w:tcPr>
            <w:tcW w:w="831" w:type="dxa"/>
            <w:shd w:val="clear" w:color="auto" w:fill="auto"/>
            <w:noWrap/>
            <w:vAlign w:val="bottom"/>
            <w:hideMark/>
          </w:tcPr>
          <w:p w14:paraId="3FF6BE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77E3F8A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0.1208</w:t>
            </w:r>
          </w:p>
        </w:tc>
        <w:tc>
          <w:tcPr>
            <w:tcW w:w="943" w:type="dxa"/>
            <w:shd w:val="clear" w:color="auto" w:fill="auto"/>
            <w:noWrap/>
            <w:vAlign w:val="bottom"/>
            <w:hideMark/>
          </w:tcPr>
          <w:p w14:paraId="7FC68D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1.3678</w:t>
            </w:r>
          </w:p>
        </w:tc>
      </w:tr>
      <w:tr w:rsidR="00E3157C" w:rsidRPr="00E3157C" w14:paraId="12790C3D" w14:textId="77777777" w:rsidTr="00E3157C">
        <w:trPr>
          <w:trHeight w:val="300"/>
        </w:trPr>
        <w:tc>
          <w:tcPr>
            <w:tcW w:w="762" w:type="dxa"/>
            <w:shd w:val="clear" w:color="auto" w:fill="auto"/>
            <w:noWrap/>
            <w:vAlign w:val="bottom"/>
            <w:hideMark/>
          </w:tcPr>
          <w:p w14:paraId="727C4F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5EFA81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761136C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D6F4C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1E067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18F5157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0D4609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84" w:type="dxa"/>
            <w:shd w:val="clear" w:color="auto" w:fill="auto"/>
            <w:noWrap/>
            <w:vAlign w:val="bottom"/>
            <w:hideMark/>
          </w:tcPr>
          <w:p w14:paraId="52D9AB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0.9521</w:t>
            </w:r>
          </w:p>
        </w:tc>
        <w:tc>
          <w:tcPr>
            <w:tcW w:w="809" w:type="dxa"/>
            <w:shd w:val="clear" w:color="auto" w:fill="auto"/>
            <w:noWrap/>
            <w:vAlign w:val="bottom"/>
            <w:hideMark/>
          </w:tcPr>
          <w:p w14:paraId="039FDB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0.9097</w:t>
            </w:r>
          </w:p>
        </w:tc>
        <w:tc>
          <w:tcPr>
            <w:tcW w:w="842" w:type="dxa"/>
            <w:shd w:val="clear" w:color="auto" w:fill="auto"/>
            <w:noWrap/>
            <w:vAlign w:val="bottom"/>
            <w:hideMark/>
          </w:tcPr>
          <w:p w14:paraId="26AAAD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0.9284</w:t>
            </w:r>
          </w:p>
        </w:tc>
        <w:tc>
          <w:tcPr>
            <w:tcW w:w="831" w:type="dxa"/>
            <w:shd w:val="clear" w:color="auto" w:fill="auto"/>
            <w:noWrap/>
            <w:vAlign w:val="bottom"/>
            <w:hideMark/>
          </w:tcPr>
          <w:p w14:paraId="7CC413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091C1E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0.1208</w:t>
            </w:r>
          </w:p>
        </w:tc>
        <w:tc>
          <w:tcPr>
            <w:tcW w:w="943" w:type="dxa"/>
            <w:shd w:val="clear" w:color="auto" w:fill="auto"/>
            <w:noWrap/>
            <w:vAlign w:val="bottom"/>
            <w:hideMark/>
          </w:tcPr>
          <w:p w14:paraId="16D8B3D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1.3478</w:t>
            </w:r>
          </w:p>
        </w:tc>
      </w:tr>
      <w:tr w:rsidR="00E3157C" w:rsidRPr="00E3157C" w14:paraId="18D0A154" w14:textId="77777777" w:rsidTr="00E3157C">
        <w:trPr>
          <w:trHeight w:val="300"/>
        </w:trPr>
        <w:tc>
          <w:tcPr>
            <w:tcW w:w="762" w:type="dxa"/>
            <w:shd w:val="clear" w:color="auto" w:fill="auto"/>
            <w:noWrap/>
            <w:vAlign w:val="bottom"/>
            <w:hideMark/>
          </w:tcPr>
          <w:p w14:paraId="48D749A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0631DFD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42660A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FB5B1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86362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77BD4D6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344F30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84" w:type="dxa"/>
            <w:shd w:val="clear" w:color="auto" w:fill="auto"/>
            <w:noWrap/>
            <w:vAlign w:val="bottom"/>
            <w:hideMark/>
          </w:tcPr>
          <w:p w14:paraId="5D074E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0.9521</w:t>
            </w:r>
          </w:p>
        </w:tc>
        <w:tc>
          <w:tcPr>
            <w:tcW w:w="809" w:type="dxa"/>
            <w:shd w:val="clear" w:color="auto" w:fill="auto"/>
            <w:noWrap/>
            <w:vAlign w:val="bottom"/>
            <w:hideMark/>
          </w:tcPr>
          <w:p w14:paraId="7C518E5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0.9096</w:t>
            </w:r>
          </w:p>
        </w:tc>
        <w:tc>
          <w:tcPr>
            <w:tcW w:w="842" w:type="dxa"/>
            <w:shd w:val="clear" w:color="auto" w:fill="auto"/>
            <w:noWrap/>
            <w:vAlign w:val="bottom"/>
            <w:hideMark/>
          </w:tcPr>
          <w:p w14:paraId="5FCF90E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0.9283</w:t>
            </w:r>
          </w:p>
        </w:tc>
        <w:tc>
          <w:tcPr>
            <w:tcW w:w="831" w:type="dxa"/>
            <w:shd w:val="clear" w:color="auto" w:fill="auto"/>
            <w:noWrap/>
            <w:vAlign w:val="bottom"/>
            <w:hideMark/>
          </w:tcPr>
          <w:p w14:paraId="38F7B9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129ECD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0.1208</w:t>
            </w:r>
          </w:p>
        </w:tc>
        <w:tc>
          <w:tcPr>
            <w:tcW w:w="943" w:type="dxa"/>
            <w:shd w:val="clear" w:color="auto" w:fill="auto"/>
            <w:noWrap/>
            <w:vAlign w:val="bottom"/>
            <w:hideMark/>
          </w:tcPr>
          <w:p w14:paraId="713BA9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1.3508</w:t>
            </w:r>
          </w:p>
        </w:tc>
      </w:tr>
      <w:tr w:rsidR="00E3157C" w:rsidRPr="00E3157C" w14:paraId="6C15FF89" w14:textId="77777777" w:rsidTr="00E3157C">
        <w:trPr>
          <w:trHeight w:val="300"/>
        </w:trPr>
        <w:tc>
          <w:tcPr>
            <w:tcW w:w="762" w:type="dxa"/>
            <w:shd w:val="clear" w:color="auto" w:fill="auto"/>
            <w:noWrap/>
            <w:vAlign w:val="bottom"/>
            <w:hideMark/>
          </w:tcPr>
          <w:p w14:paraId="16C9CC1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6A747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6A6170D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733DC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B992B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1E197BC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w:t>
            </w:r>
          </w:p>
        </w:tc>
        <w:tc>
          <w:tcPr>
            <w:tcW w:w="971" w:type="dxa"/>
            <w:shd w:val="clear" w:color="auto" w:fill="auto"/>
            <w:noWrap/>
            <w:vAlign w:val="bottom"/>
            <w:hideMark/>
          </w:tcPr>
          <w:p w14:paraId="52AEE1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1A0FD10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09" w:type="dxa"/>
            <w:shd w:val="clear" w:color="auto" w:fill="auto"/>
            <w:noWrap/>
            <w:vAlign w:val="bottom"/>
            <w:hideMark/>
          </w:tcPr>
          <w:p w14:paraId="6BD2446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42" w:type="dxa"/>
            <w:shd w:val="clear" w:color="auto" w:fill="auto"/>
            <w:noWrap/>
            <w:vAlign w:val="bottom"/>
            <w:hideMark/>
          </w:tcPr>
          <w:p w14:paraId="7C979F0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31" w:type="dxa"/>
            <w:shd w:val="clear" w:color="auto" w:fill="auto"/>
            <w:noWrap/>
            <w:vAlign w:val="bottom"/>
            <w:hideMark/>
          </w:tcPr>
          <w:p w14:paraId="5FBCA7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6375E97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w:t>
            </w:r>
          </w:p>
        </w:tc>
        <w:tc>
          <w:tcPr>
            <w:tcW w:w="943" w:type="dxa"/>
            <w:shd w:val="clear" w:color="auto" w:fill="auto"/>
            <w:noWrap/>
            <w:vAlign w:val="bottom"/>
            <w:hideMark/>
          </w:tcPr>
          <w:p w14:paraId="3D89D7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1.372</w:t>
            </w:r>
          </w:p>
        </w:tc>
      </w:tr>
      <w:tr w:rsidR="00E3157C" w:rsidRPr="00E3157C" w14:paraId="57B8095D" w14:textId="77777777" w:rsidTr="00E3157C">
        <w:trPr>
          <w:trHeight w:val="300"/>
        </w:trPr>
        <w:tc>
          <w:tcPr>
            <w:tcW w:w="762" w:type="dxa"/>
            <w:shd w:val="clear" w:color="auto" w:fill="auto"/>
            <w:noWrap/>
            <w:vAlign w:val="bottom"/>
            <w:hideMark/>
          </w:tcPr>
          <w:p w14:paraId="22F9250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B0F4E5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253D72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14BDA7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6081C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5046F3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4D083E5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504D2DE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09" w:type="dxa"/>
            <w:shd w:val="clear" w:color="auto" w:fill="auto"/>
            <w:noWrap/>
            <w:vAlign w:val="bottom"/>
            <w:hideMark/>
          </w:tcPr>
          <w:p w14:paraId="3BE6F8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42" w:type="dxa"/>
            <w:shd w:val="clear" w:color="auto" w:fill="auto"/>
            <w:noWrap/>
            <w:vAlign w:val="bottom"/>
            <w:hideMark/>
          </w:tcPr>
          <w:p w14:paraId="26EB0EB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31" w:type="dxa"/>
            <w:shd w:val="clear" w:color="auto" w:fill="auto"/>
            <w:noWrap/>
            <w:vAlign w:val="bottom"/>
            <w:hideMark/>
          </w:tcPr>
          <w:p w14:paraId="229FCE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67C11C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0.1258</w:t>
            </w:r>
          </w:p>
        </w:tc>
        <w:tc>
          <w:tcPr>
            <w:tcW w:w="943" w:type="dxa"/>
            <w:shd w:val="clear" w:color="auto" w:fill="auto"/>
            <w:noWrap/>
            <w:vAlign w:val="bottom"/>
            <w:hideMark/>
          </w:tcPr>
          <w:p w14:paraId="766690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1.3815</w:t>
            </w:r>
          </w:p>
        </w:tc>
      </w:tr>
      <w:tr w:rsidR="00E3157C" w:rsidRPr="00E3157C" w14:paraId="17C4EA9E" w14:textId="77777777" w:rsidTr="00E3157C">
        <w:trPr>
          <w:trHeight w:val="300"/>
        </w:trPr>
        <w:tc>
          <w:tcPr>
            <w:tcW w:w="762" w:type="dxa"/>
            <w:shd w:val="clear" w:color="auto" w:fill="auto"/>
            <w:noWrap/>
            <w:vAlign w:val="bottom"/>
            <w:hideMark/>
          </w:tcPr>
          <w:p w14:paraId="4A4C1E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52FC6E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74EE31C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0F7AEE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8FD9C1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64595B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532175D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45B3AA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09" w:type="dxa"/>
            <w:shd w:val="clear" w:color="auto" w:fill="auto"/>
            <w:noWrap/>
            <w:vAlign w:val="bottom"/>
            <w:hideMark/>
          </w:tcPr>
          <w:p w14:paraId="189DFD3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42" w:type="dxa"/>
            <w:shd w:val="clear" w:color="auto" w:fill="auto"/>
            <w:noWrap/>
            <w:vAlign w:val="bottom"/>
            <w:hideMark/>
          </w:tcPr>
          <w:p w14:paraId="000773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31" w:type="dxa"/>
            <w:shd w:val="clear" w:color="auto" w:fill="auto"/>
            <w:noWrap/>
            <w:vAlign w:val="bottom"/>
            <w:hideMark/>
          </w:tcPr>
          <w:p w14:paraId="38D5BE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7AFFA2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0.126</w:t>
            </w:r>
          </w:p>
        </w:tc>
        <w:tc>
          <w:tcPr>
            <w:tcW w:w="943" w:type="dxa"/>
            <w:shd w:val="clear" w:color="auto" w:fill="auto"/>
            <w:noWrap/>
            <w:vAlign w:val="bottom"/>
            <w:hideMark/>
          </w:tcPr>
          <w:p w14:paraId="3C0E9D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1.3526</w:t>
            </w:r>
          </w:p>
        </w:tc>
      </w:tr>
      <w:tr w:rsidR="00E3157C" w:rsidRPr="00E3157C" w14:paraId="336ACD9B" w14:textId="77777777" w:rsidTr="00E3157C">
        <w:trPr>
          <w:trHeight w:val="300"/>
        </w:trPr>
        <w:tc>
          <w:tcPr>
            <w:tcW w:w="762" w:type="dxa"/>
            <w:shd w:val="clear" w:color="auto" w:fill="auto"/>
            <w:noWrap/>
            <w:vAlign w:val="bottom"/>
            <w:hideMark/>
          </w:tcPr>
          <w:p w14:paraId="78697C4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1D1713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5AF0C7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22C3E9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669DA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35F2602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w:t>
            </w:r>
          </w:p>
        </w:tc>
        <w:tc>
          <w:tcPr>
            <w:tcW w:w="971" w:type="dxa"/>
            <w:shd w:val="clear" w:color="auto" w:fill="auto"/>
            <w:noWrap/>
            <w:vAlign w:val="bottom"/>
            <w:hideMark/>
          </w:tcPr>
          <w:p w14:paraId="2E5FF8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32C4D7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09" w:type="dxa"/>
            <w:shd w:val="clear" w:color="auto" w:fill="auto"/>
            <w:noWrap/>
            <w:vAlign w:val="bottom"/>
            <w:hideMark/>
          </w:tcPr>
          <w:p w14:paraId="449A47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42" w:type="dxa"/>
            <w:shd w:val="clear" w:color="auto" w:fill="auto"/>
            <w:noWrap/>
            <w:vAlign w:val="bottom"/>
            <w:hideMark/>
          </w:tcPr>
          <w:p w14:paraId="6DAA4A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31" w:type="dxa"/>
            <w:shd w:val="clear" w:color="auto" w:fill="auto"/>
            <w:noWrap/>
            <w:vAlign w:val="bottom"/>
            <w:hideMark/>
          </w:tcPr>
          <w:p w14:paraId="38F5AB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0.0024</w:t>
            </w:r>
          </w:p>
        </w:tc>
        <w:tc>
          <w:tcPr>
            <w:tcW w:w="809" w:type="dxa"/>
            <w:shd w:val="clear" w:color="auto" w:fill="auto"/>
            <w:noWrap/>
            <w:vAlign w:val="bottom"/>
            <w:hideMark/>
          </w:tcPr>
          <w:p w14:paraId="43AE58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0.1253</w:t>
            </w:r>
          </w:p>
        </w:tc>
        <w:tc>
          <w:tcPr>
            <w:tcW w:w="943" w:type="dxa"/>
            <w:shd w:val="clear" w:color="auto" w:fill="auto"/>
            <w:noWrap/>
            <w:vAlign w:val="bottom"/>
            <w:hideMark/>
          </w:tcPr>
          <w:p w14:paraId="12787D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1.3749</w:t>
            </w:r>
          </w:p>
        </w:tc>
      </w:tr>
      <w:tr w:rsidR="00E3157C" w:rsidRPr="00E3157C" w14:paraId="0451D87F" w14:textId="77777777" w:rsidTr="00E3157C">
        <w:trPr>
          <w:trHeight w:val="300"/>
        </w:trPr>
        <w:tc>
          <w:tcPr>
            <w:tcW w:w="762" w:type="dxa"/>
            <w:shd w:val="clear" w:color="auto" w:fill="auto"/>
            <w:noWrap/>
            <w:vAlign w:val="bottom"/>
            <w:hideMark/>
          </w:tcPr>
          <w:p w14:paraId="235E91B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E09149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3D67A90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CCCC9D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768E5F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3E4B4E4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w:t>
            </w:r>
          </w:p>
        </w:tc>
        <w:tc>
          <w:tcPr>
            <w:tcW w:w="971" w:type="dxa"/>
            <w:shd w:val="clear" w:color="auto" w:fill="auto"/>
            <w:noWrap/>
            <w:vAlign w:val="bottom"/>
            <w:hideMark/>
          </w:tcPr>
          <w:p w14:paraId="6A061A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073E5E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0.9885</w:t>
            </w:r>
          </w:p>
        </w:tc>
        <w:tc>
          <w:tcPr>
            <w:tcW w:w="809" w:type="dxa"/>
            <w:shd w:val="clear" w:color="auto" w:fill="auto"/>
            <w:noWrap/>
            <w:vAlign w:val="bottom"/>
            <w:hideMark/>
          </w:tcPr>
          <w:p w14:paraId="7EBEE0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42" w:type="dxa"/>
            <w:shd w:val="clear" w:color="auto" w:fill="auto"/>
            <w:noWrap/>
            <w:vAlign w:val="bottom"/>
            <w:hideMark/>
          </w:tcPr>
          <w:p w14:paraId="7BC3098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0.9886</w:t>
            </w:r>
          </w:p>
        </w:tc>
        <w:tc>
          <w:tcPr>
            <w:tcW w:w="831" w:type="dxa"/>
            <w:shd w:val="clear" w:color="auto" w:fill="auto"/>
            <w:noWrap/>
            <w:vAlign w:val="bottom"/>
            <w:hideMark/>
          </w:tcPr>
          <w:p w14:paraId="0451D0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51C0F7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w:t>
            </w:r>
          </w:p>
        </w:tc>
        <w:tc>
          <w:tcPr>
            <w:tcW w:w="943" w:type="dxa"/>
            <w:shd w:val="clear" w:color="auto" w:fill="auto"/>
            <w:noWrap/>
            <w:vAlign w:val="bottom"/>
            <w:hideMark/>
          </w:tcPr>
          <w:p w14:paraId="72ECDF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1.3445</w:t>
            </w:r>
          </w:p>
        </w:tc>
      </w:tr>
      <w:tr w:rsidR="00E3157C" w:rsidRPr="00E3157C" w14:paraId="38699EC3" w14:textId="77777777" w:rsidTr="00E3157C">
        <w:trPr>
          <w:trHeight w:val="300"/>
        </w:trPr>
        <w:tc>
          <w:tcPr>
            <w:tcW w:w="762" w:type="dxa"/>
            <w:shd w:val="clear" w:color="auto" w:fill="auto"/>
            <w:noWrap/>
            <w:vAlign w:val="bottom"/>
            <w:hideMark/>
          </w:tcPr>
          <w:p w14:paraId="52EB35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4785C1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3871911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7D7AB5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7D52B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37E75AC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419386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53A630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0.9885</w:t>
            </w:r>
          </w:p>
        </w:tc>
        <w:tc>
          <w:tcPr>
            <w:tcW w:w="809" w:type="dxa"/>
            <w:shd w:val="clear" w:color="auto" w:fill="auto"/>
            <w:noWrap/>
            <w:vAlign w:val="bottom"/>
            <w:hideMark/>
          </w:tcPr>
          <w:p w14:paraId="298D24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42" w:type="dxa"/>
            <w:shd w:val="clear" w:color="auto" w:fill="auto"/>
            <w:noWrap/>
            <w:vAlign w:val="bottom"/>
            <w:hideMark/>
          </w:tcPr>
          <w:p w14:paraId="26C5F5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0.9886</w:t>
            </w:r>
          </w:p>
        </w:tc>
        <w:tc>
          <w:tcPr>
            <w:tcW w:w="831" w:type="dxa"/>
            <w:shd w:val="clear" w:color="auto" w:fill="auto"/>
            <w:noWrap/>
            <w:vAlign w:val="bottom"/>
            <w:hideMark/>
          </w:tcPr>
          <w:p w14:paraId="13557C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518EC5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0.1258</w:t>
            </w:r>
          </w:p>
        </w:tc>
        <w:tc>
          <w:tcPr>
            <w:tcW w:w="943" w:type="dxa"/>
            <w:shd w:val="clear" w:color="auto" w:fill="auto"/>
            <w:noWrap/>
            <w:vAlign w:val="bottom"/>
            <w:hideMark/>
          </w:tcPr>
          <w:p w14:paraId="6D2B7D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1.3639</w:t>
            </w:r>
          </w:p>
        </w:tc>
      </w:tr>
      <w:tr w:rsidR="00E3157C" w:rsidRPr="00E3157C" w14:paraId="707A51FA" w14:textId="77777777" w:rsidTr="00E3157C">
        <w:trPr>
          <w:trHeight w:val="300"/>
        </w:trPr>
        <w:tc>
          <w:tcPr>
            <w:tcW w:w="762" w:type="dxa"/>
            <w:shd w:val="clear" w:color="auto" w:fill="auto"/>
            <w:noWrap/>
            <w:vAlign w:val="bottom"/>
            <w:hideMark/>
          </w:tcPr>
          <w:p w14:paraId="46FC717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D9A894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0C920D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A2F738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97013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0BA25F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6F2622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2502ED1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0.9885</w:t>
            </w:r>
          </w:p>
        </w:tc>
        <w:tc>
          <w:tcPr>
            <w:tcW w:w="809" w:type="dxa"/>
            <w:shd w:val="clear" w:color="auto" w:fill="auto"/>
            <w:noWrap/>
            <w:vAlign w:val="bottom"/>
            <w:hideMark/>
          </w:tcPr>
          <w:p w14:paraId="7C4D4D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42" w:type="dxa"/>
            <w:shd w:val="clear" w:color="auto" w:fill="auto"/>
            <w:noWrap/>
            <w:vAlign w:val="bottom"/>
            <w:hideMark/>
          </w:tcPr>
          <w:p w14:paraId="3C99E3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0.9885</w:t>
            </w:r>
          </w:p>
        </w:tc>
        <w:tc>
          <w:tcPr>
            <w:tcW w:w="831" w:type="dxa"/>
            <w:shd w:val="clear" w:color="auto" w:fill="auto"/>
            <w:noWrap/>
            <w:vAlign w:val="bottom"/>
            <w:hideMark/>
          </w:tcPr>
          <w:p w14:paraId="76CC93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214D8F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0.126</w:t>
            </w:r>
          </w:p>
        </w:tc>
        <w:tc>
          <w:tcPr>
            <w:tcW w:w="943" w:type="dxa"/>
            <w:shd w:val="clear" w:color="auto" w:fill="auto"/>
            <w:noWrap/>
            <w:vAlign w:val="bottom"/>
            <w:hideMark/>
          </w:tcPr>
          <w:p w14:paraId="3791D3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1.3251</w:t>
            </w:r>
          </w:p>
        </w:tc>
      </w:tr>
      <w:tr w:rsidR="00E3157C" w:rsidRPr="00E3157C" w14:paraId="0D6025DE" w14:textId="77777777" w:rsidTr="00E3157C">
        <w:trPr>
          <w:trHeight w:val="300"/>
        </w:trPr>
        <w:tc>
          <w:tcPr>
            <w:tcW w:w="762" w:type="dxa"/>
            <w:shd w:val="clear" w:color="auto" w:fill="auto"/>
            <w:noWrap/>
            <w:vAlign w:val="bottom"/>
            <w:hideMark/>
          </w:tcPr>
          <w:p w14:paraId="1FA7CB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33A761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74D10B1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2A3A78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B5E068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512C92B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w:t>
            </w:r>
          </w:p>
        </w:tc>
        <w:tc>
          <w:tcPr>
            <w:tcW w:w="971" w:type="dxa"/>
            <w:shd w:val="clear" w:color="auto" w:fill="auto"/>
            <w:noWrap/>
            <w:vAlign w:val="bottom"/>
            <w:hideMark/>
          </w:tcPr>
          <w:p w14:paraId="3605B9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14B675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0.9885</w:t>
            </w:r>
          </w:p>
        </w:tc>
        <w:tc>
          <w:tcPr>
            <w:tcW w:w="809" w:type="dxa"/>
            <w:shd w:val="clear" w:color="auto" w:fill="auto"/>
            <w:noWrap/>
            <w:vAlign w:val="bottom"/>
            <w:hideMark/>
          </w:tcPr>
          <w:p w14:paraId="36C18D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42" w:type="dxa"/>
            <w:shd w:val="clear" w:color="auto" w:fill="auto"/>
            <w:noWrap/>
            <w:vAlign w:val="bottom"/>
            <w:hideMark/>
          </w:tcPr>
          <w:p w14:paraId="3A56FAB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0.9885</w:t>
            </w:r>
          </w:p>
        </w:tc>
        <w:tc>
          <w:tcPr>
            <w:tcW w:w="831" w:type="dxa"/>
            <w:shd w:val="clear" w:color="auto" w:fill="auto"/>
            <w:noWrap/>
            <w:vAlign w:val="bottom"/>
            <w:hideMark/>
          </w:tcPr>
          <w:p w14:paraId="35DC67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0.0024</w:t>
            </w:r>
          </w:p>
        </w:tc>
        <w:tc>
          <w:tcPr>
            <w:tcW w:w="809" w:type="dxa"/>
            <w:shd w:val="clear" w:color="auto" w:fill="auto"/>
            <w:noWrap/>
            <w:vAlign w:val="bottom"/>
            <w:hideMark/>
          </w:tcPr>
          <w:p w14:paraId="636F852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0.1253</w:t>
            </w:r>
          </w:p>
        </w:tc>
        <w:tc>
          <w:tcPr>
            <w:tcW w:w="943" w:type="dxa"/>
            <w:shd w:val="clear" w:color="auto" w:fill="auto"/>
            <w:noWrap/>
            <w:vAlign w:val="bottom"/>
            <w:hideMark/>
          </w:tcPr>
          <w:p w14:paraId="485559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1.3221</w:t>
            </w:r>
          </w:p>
        </w:tc>
      </w:tr>
      <w:tr w:rsidR="00E3157C" w:rsidRPr="00E3157C" w14:paraId="2CA8C30B" w14:textId="77777777" w:rsidTr="00E3157C">
        <w:trPr>
          <w:trHeight w:val="300"/>
        </w:trPr>
        <w:tc>
          <w:tcPr>
            <w:tcW w:w="762" w:type="dxa"/>
            <w:shd w:val="clear" w:color="auto" w:fill="auto"/>
            <w:noWrap/>
            <w:vAlign w:val="bottom"/>
            <w:hideMark/>
          </w:tcPr>
          <w:p w14:paraId="3C995B5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251DA1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79289B1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5D3A3E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34435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2AD5B0D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62EE2F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66B263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0.9504</w:t>
            </w:r>
          </w:p>
        </w:tc>
        <w:tc>
          <w:tcPr>
            <w:tcW w:w="809" w:type="dxa"/>
            <w:shd w:val="clear" w:color="auto" w:fill="auto"/>
            <w:noWrap/>
            <w:vAlign w:val="bottom"/>
            <w:hideMark/>
          </w:tcPr>
          <w:p w14:paraId="6493B6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0.9022</w:t>
            </w:r>
          </w:p>
        </w:tc>
        <w:tc>
          <w:tcPr>
            <w:tcW w:w="842" w:type="dxa"/>
            <w:shd w:val="clear" w:color="auto" w:fill="auto"/>
            <w:noWrap/>
            <w:vAlign w:val="bottom"/>
            <w:hideMark/>
          </w:tcPr>
          <w:p w14:paraId="11D6B1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0.9228</w:t>
            </w:r>
          </w:p>
        </w:tc>
        <w:tc>
          <w:tcPr>
            <w:tcW w:w="831" w:type="dxa"/>
            <w:shd w:val="clear" w:color="auto" w:fill="auto"/>
            <w:noWrap/>
            <w:vAlign w:val="bottom"/>
            <w:hideMark/>
          </w:tcPr>
          <w:p w14:paraId="7470CF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26E1F29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0.126</w:t>
            </w:r>
          </w:p>
        </w:tc>
        <w:tc>
          <w:tcPr>
            <w:tcW w:w="943" w:type="dxa"/>
            <w:shd w:val="clear" w:color="auto" w:fill="auto"/>
            <w:noWrap/>
            <w:vAlign w:val="bottom"/>
            <w:hideMark/>
          </w:tcPr>
          <w:p w14:paraId="4524B7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1.3273</w:t>
            </w:r>
          </w:p>
        </w:tc>
      </w:tr>
      <w:tr w:rsidR="00E3157C" w:rsidRPr="00E3157C" w14:paraId="3CC972F6" w14:textId="77777777" w:rsidTr="00E3157C">
        <w:trPr>
          <w:trHeight w:val="300"/>
        </w:trPr>
        <w:tc>
          <w:tcPr>
            <w:tcW w:w="762" w:type="dxa"/>
            <w:shd w:val="clear" w:color="auto" w:fill="auto"/>
            <w:noWrap/>
            <w:vAlign w:val="bottom"/>
            <w:hideMark/>
          </w:tcPr>
          <w:p w14:paraId="614F557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3B8F63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06F246D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7957A2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C7B28C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7BD7CCC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w:t>
            </w:r>
          </w:p>
        </w:tc>
        <w:tc>
          <w:tcPr>
            <w:tcW w:w="971" w:type="dxa"/>
            <w:shd w:val="clear" w:color="auto" w:fill="auto"/>
            <w:noWrap/>
            <w:vAlign w:val="bottom"/>
            <w:hideMark/>
          </w:tcPr>
          <w:p w14:paraId="20D8E0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3B242E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0.9507</w:t>
            </w:r>
          </w:p>
        </w:tc>
        <w:tc>
          <w:tcPr>
            <w:tcW w:w="809" w:type="dxa"/>
            <w:shd w:val="clear" w:color="auto" w:fill="auto"/>
            <w:noWrap/>
            <w:vAlign w:val="bottom"/>
            <w:hideMark/>
          </w:tcPr>
          <w:p w14:paraId="7615A88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0.9021</w:t>
            </w:r>
          </w:p>
        </w:tc>
        <w:tc>
          <w:tcPr>
            <w:tcW w:w="842" w:type="dxa"/>
            <w:shd w:val="clear" w:color="auto" w:fill="auto"/>
            <w:noWrap/>
            <w:vAlign w:val="bottom"/>
            <w:hideMark/>
          </w:tcPr>
          <w:p w14:paraId="37EED4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0.9228</w:t>
            </w:r>
          </w:p>
        </w:tc>
        <w:tc>
          <w:tcPr>
            <w:tcW w:w="831" w:type="dxa"/>
            <w:shd w:val="clear" w:color="auto" w:fill="auto"/>
            <w:noWrap/>
            <w:vAlign w:val="bottom"/>
            <w:hideMark/>
          </w:tcPr>
          <w:p w14:paraId="605B18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21D261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w:t>
            </w:r>
          </w:p>
        </w:tc>
        <w:tc>
          <w:tcPr>
            <w:tcW w:w="943" w:type="dxa"/>
            <w:shd w:val="clear" w:color="auto" w:fill="auto"/>
            <w:noWrap/>
            <w:vAlign w:val="bottom"/>
            <w:hideMark/>
          </w:tcPr>
          <w:p w14:paraId="1EFF22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1.3456</w:t>
            </w:r>
          </w:p>
        </w:tc>
      </w:tr>
      <w:tr w:rsidR="00E3157C" w:rsidRPr="00E3157C" w14:paraId="787660A9" w14:textId="77777777" w:rsidTr="00E3157C">
        <w:trPr>
          <w:trHeight w:val="300"/>
        </w:trPr>
        <w:tc>
          <w:tcPr>
            <w:tcW w:w="762" w:type="dxa"/>
            <w:shd w:val="clear" w:color="auto" w:fill="auto"/>
            <w:noWrap/>
            <w:vAlign w:val="bottom"/>
            <w:hideMark/>
          </w:tcPr>
          <w:p w14:paraId="174C09F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B27A8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1B65866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0E12AC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932F1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326A9A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3EA5A6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73F2DB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0.9502</w:t>
            </w:r>
          </w:p>
        </w:tc>
        <w:tc>
          <w:tcPr>
            <w:tcW w:w="809" w:type="dxa"/>
            <w:shd w:val="clear" w:color="auto" w:fill="auto"/>
            <w:noWrap/>
            <w:vAlign w:val="bottom"/>
            <w:hideMark/>
          </w:tcPr>
          <w:p w14:paraId="46DF19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0.9023</w:t>
            </w:r>
          </w:p>
        </w:tc>
        <w:tc>
          <w:tcPr>
            <w:tcW w:w="842" w:type="dxa"/>
            <w:shd w:val="clear" w:color="auto" w:fill="auto"/>
            <w:noWrap/>
            <w:vAlign w:val="bottom"/>
            <w:hideMark/>
          </w:tcPr>
          <w:p w14:paraId="77DF68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0.9228</w:t>
            </w:r>
          </w:p>
        </w:tc>
        <w:tc>
          <w:tcPr>
            <w:tcW w:w="831" w:type="dxa"/>
            <w:shd w:val="clear" w:color="auto" w:fill="auto"/>
            <w:noWrap/>
            <w:vAlign w:val="bottom"/>
            <w:hideMark/>
          </w:tcPr>
          <w:p w14:paraId="50AF50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70B1B0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0.1258</w:t>
            </w:r>
          </w:p>
        </w:tc>
        <w:tc>
          <w:tcPr>
            <w:tcW w:w="943" w:type="dxa"/>
            <w:shd w:val="clear" w:color="auto" w:fill="auto"/>
            <w:noWrap/>
            <w:vAlign w:val="bottom"/>
            <w:hideMark/>
          </w:tcPr>
          <w:p w14:paraId="6BCED2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1.3536</w:t>
            </w:r>
          </w:p>
        </w:tc>
      </w:tr>
      <w:tr w:rsidR="00E3157C" w:rsidRPr="00E3157C" w14:paraId="051CB71E" w14:textId="77777777" w:rsidTr="00E3157C">
        <w:trPr>
          <w:trHeight w:val="300"/>
        </w:trPr>
        <w:tc>
          <w:tcPr>
            <w:tcW w:w="762" w:type="dxa"/>
            <w:shd w:val="clear" w:color="auto" w:fill="auto"/>
            <w:noWrap/>
            <w:vAlign w:val="bottom"/>
            <w:hideMark/>
          </w:tcPr>
          <w:p w14:paraId="70673D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3BA34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5986261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A6FAAE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8FD21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2209C88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w:t>
            </w:r>
          </w:p>
        </w:tc>
        <w:tc>
          <w:tcPr>
            <w:tcW w:w="971" w:type="dxa"/>
            <w:shd w:val="clear" w:color="auto" w:fill="auto"/>
            <w:noWrap/>
            <w:vAlign w:val="bottom"/>
            <w:hideMark/>
          </w:tcPr>
          <w:p w14:paraId="6C5D91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5CA280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0.9504</w:t>
            </w:r>
          </w:p>
        </w:tc>
        <w:tc>
          <w:tcPr>
            <w:tcW w:w="809" w:type="dxa"/>
            <w:shd w:val="clear" w:color="auto" w:fill="auto"/>
            <w:noWrap/>
            <w:vAlign w:val="bottom"/>
            <w:hideMark/>
          </w:tcPr>
          <w:p w14:paraId="612AD1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0.902</w:t>
            </w:r>
          </w:p>
        </w:tc>
        <w:tc>
          <w:tcPr>
            <w:tcW w:w="842" w:type="dxa"/>
            <w:shd w:val="clear" w:color="auto" w:fill="auto"/>
            <w:noWrap/>
            <w:vAlign w:val="bottom"/>
            <w:hideMark/>
          </w:tcPr>
          <w:p w14:paraId="42AF51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0.9226</w:t>
            </w:r>
          </w:p>
        </w:tc>
        <w:tc>
          <w:tcPr>
            <w:tcW w:w="831" w:type="dxa"/>
            <w:shd w:val="clear" w:color="auto" w:fill="auto"/>
            <w:noWrap/>
            <w:vAlign w:val="bottom"/>
            <w:hideMark/>
          </w:tcPr>
          <w:p w14:paraId="5AD67E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0.0024</w:t>
            </w:r>
          </w:p>
        </w:tc>
        <w:tc>
          <w:tcPr>
            <w:tcW w:w="809" w:type="dxa"/>
            <w:shd w:val="clear" w:color="auto" w:fill="auto"/>
            <w:noWrap/>
            <w:vAlign w:val="bottom"/>
            <w:hideMark/>
          </w:tcPr>
          <w:p w14:paraId="71BF0C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0.1253</w:t>
            </w:r>
          </w:p>
        </w:tc>
        <w:tc>
          <w:tcPr>
            <w:tcW w:w="943" w:type="dxa"/>
            <w:shd w:val="clear" w:color="auto" w:fill="auto"/>
            <w:noWrap/>
            <w:vAlign w:val="bottom"/>
            <w:hideMark/>
          </w:tcPr>
          <w:p w14:paraId="494F5F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1.3352</w:t>
            </w:r>
          </w:p>
        </w:tc>
      </w:tr>
      <w:tr w:rsidR="00E3157C" w:rsidRPr="00E3157C" w14:paraId="7B68EBAD" w14:textId="77777777" w:rsidTr="00E3157C">
        <w:trPr>
          <w:trHeight w:val="300"/>
        </w:trPr>
        <w:tc>
          <w:tcPr>
            <w:tcW w:w="762" w:type="dxa"/>
            <w:shd w:val="clear" w:color="auto" w:fill="auto"/>
            <w:noWrap/>
            <w:vAlign w:val="bottom"/>
            <w:hideMark/>
          </w:tcPr>
          <w:p w14:paraId="39A99E9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3B36C70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3F7E10C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256E6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AD6BE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5B527A4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 pump</w:t>
            </w:r>
          </w:p>
        </w:tc>
        <w:tc>
          <w:tcPr>
            <w:tcW w:w="971" w:type="dxa"/>
            <w:shd w:val="clear" w:color="auto" w:fill="auto"/>
            <w:noWrap/>
            <w:vAlign w:val="bottom"/>
            <w:hideMark/>
          </w:tcPr>
          <w:p w14:paraId="062B183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0.9866</w:t>
            </w:r>
          </w:p>
        </w:tc>
        <w:tc>
          <w:tcPr>
            <w:tcW w:w="884" w:type="dxa"/>
            <w:shd w:val="clear" w:color="auto" w:fill="auto"/>
            <w:noWrap/>
            <w:vAlign w:val="bottom"/>
            <w:hideMark/>
          </w:tcPr>
          <w:p w14:paraId="3E4BF4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0.9866</w:t>
            </w:r>
          </w:p>
        </w:tc>
        <w:tc>
          <w:tcPr>
            <w:tcW w:w="809" w:type="dxa"/>
            <w:shd w:val="clear" w:color="auto" w:fill="auto"/>
            <w:noWrap/>
            <w:vAlign w:val="bottom"/>
            <w:hideMark/>
          </w:tcPr>
          <w:p w14:paraId="02ECF7A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0.9866</w:t>
            </w:r>
          </w:p>
        </w:tc>
        <w:tc>
          <w:tcPr>
            <w:tcW w:w="842" w:type="dxa"/>
            <w:shd w:val="clear" w:color="auto" w:fill="auto"/>
            <w:noWrap/>
            <w:vAlign w:val="bottom"/>
            <w:hideMark/>
          </w:tcPr>
          <w:p w14:paraId="57E4A2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0.9866</w:t>
            </w:r>
          </w:p>
        </w:tc>
        <w:tc>
          <w:tcPr>
            <w:tcW w:w="831" w:type="dxa"/>
            <w:shd w:val="clear" w:color="auto" w:fill="auto"/>
            <w:noWrap/>
            <w:vAlign w:val="bottom"/>
            <w:hideMark/>
          </w:tcPr>
          <w:p w14:paraId="794A09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0.0035</w:t>
            </w:r>
          </w:p>
        </w:tc>
        <w:tc>
          <w:tcPr>
            <w:tcW w:w="809" w:type="dxa"/>
            <w:shd w:val="clear" w:color="auto" w:fill="auto"/>
            <w:noWrap/>
            <w:vAlign w:val="bottom"/>
            <w:hideMark/>
          </w:tcPr>
          <w:p w14:paraId="284845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0.172</w:t>
            </w:r>
          </w:p>
        </w:tc>
        <w:tc>
          <w:tcPr>
            <w:tcW w:w="943" w:type="dxa"/>
            <w:shd w:val="clear" w:color="auto" w:fill="auto"/>
            <w:noWrap/>
            <w:vAlign w:val="bottom"/>
            <w:hideMark/>
          </w:tcPr>
          <w:p w14:paraId="77A7CC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1.3729</w:t>
            </w:r>
          </w:p>
        </w:tc>
      </w:tr>
      <w:tr w:rsidR="00E3157C" w:rsidRPr="00E3157C" w14:paraId="0FDC8693" w14:textId="77777777" w:rsidTr="00E3157C">
        <w:trPr>
          <w:trHeight w:val="300"/>
        </w:trPr>
        <w:tc>
          <w:tcPr>
            <w:tcW w:w="762" w:type="dxa"/>
            <w:shd w:val="clear" w:color="auto" w:fill="auto"/>
            <w:noWrap/>
            <w:vAlign w:val="bottom"/>
            <w:hideMark/>
          </w:tcPr>
          <w:p w14:paraId="03263AF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CB0FDF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5D0B6CE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A5CF29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AD378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1DC4901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 pump</w:t>
            </w:r>
          </w:p>
        </w:tc>
        <w:tc>
          <w:tcPr>
            <w:tcW w:w="971" w:type="dxa"/>
            <w:shd w:val="clear" w:color="auto" w:fill="auto"/>
            <w:noWrap/>
            <w:vAlign w:val="bottom"/>
            <w:hideMark/>
          </w:tcPr>
          <w:p w14:paraId="18D7A3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0.9866</w:t>
            </w:r>
          </w:p>
        </w:tc>
        <w:tc>
          <w:tcPr>
            <w:tcW w:w="884" w:type="dxa"/>
            <w:shd w:val="clear" w:color="auto" w:fill="auto"/>
            <w:noWrap/>
            <w:vAlign w:val="bottom"/>
            <w:hideMark/>
          </w:tcPr>
          <w:p w14:paraId="23B128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0.9859</w:t>
            </w:r>
          </w:p>
        </w:tc>
        <w:tc>
          <w:tcPr>
            <w:tcW w:w="809" w:type="dxa"/>
            <w:shd w:val="clear" w:color="auto" w:fill="auto"/>
            <w:noWrap/>
            <w:vAlign w:val="bottom"/>
            <w:hideMark/>
          </w:tcPr>
          <w:p w14:paraId="5E727C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0.9866</w:t>
            </w:r>
          </w:p>
        </w:tc>
        <w:tc>
          <w:tcPr>
            <w:tcW w:w="842" w:type="dxa"/>
            <w:shd w:val="clear" w:color="auto" w:fill="auto"/>
            <w:noWrap/>
            <w:vAlign w:val="bottom"/>
            <w:hideMark/>
          </w:tcPr>
          <w:p w14:paraId="692678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w:t>
            </w:r>
          </w:p>
        </w:tc>
        <w:tc>
          <w:tcPr>
            <w:tcW w:w="831" w:type="dxa"/>
            <w:shd w:val="clear" w:color="auto" w:fill="auto"/>
            <w:noWrap/>
            <w:vAlign w:val="bottom"/>
            <w:hideMark/>
          </w:tcPr>
          <w:p w14:paraId="03DE3DE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0.0035</w:t>
            </w:r>
          </w:p>
        </w:tc>
        <w:tc>
          <w:tcPr>
            <w:tcW w:w="809" w:type="dxa"/>
            <w:shd w:val="clear" w:color="auto" w:fill="auto"/>
            <w:noWrap/>
            <w:vAlign w:val="bottom"/>
            <w:hideMark/>
          </w:tcPr>
          <w:p w14:paraId="7FFAA1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0.172</w:t>
            </w:r>
          </w:p>
        </w:tc>
        <w:tc>
          <w:tcPr>
            <w:tcW w:w="943" w:type="dxa"/>
            <w:shd w:val="clear" w:color="auto" w:fill="auto"/>
            <w:noWrap/>
            <w:vAlign w:val="bottom"/>
            <w:hideMark/>
          </w:tcPr>
          <w:p w14:paraId="4D13E8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1.3361</w:t>
            </w:r>
          </w:p>
        </w:tc>
      </w:tr>
      <w:tr w:rsidR="00E3157C" w:rsidRPr="00E3157C" w14:paraId="33ACBEAC" w14:textId="77777777" w:rsidTr="00E3157C">
        <w:trPr>
          <w:trHeight w:val="300"/>
        </w:trPr>
        <w:tc>
          <w:tcPr>
            <w:tcW w:w="762" w:type="dxa"/>
            <w:shd w:val="clear" w:color="auto" w:fill="auto"/>
            <w:noWrap/>
            <w:vAlign w:val="bottom"/>
            <w:hideMark/>
          </w:tcPr>
          <w:p w14:paraId="1A23762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D781A8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639E392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80483E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0445DB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09CB8BC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 pump</w:t>
            </w:r>
          </w:p>
        </w:tc>
        <w:tc>
          <w:tcPr>
            <w:tcW w:w="971" w:type="dxa"/>
            <w:shd w:val="clear" w:color="auto" w:fill="auto"/>
            <w:noWrap/>
            <w:vAlign w:val="bottom"/>
            <w:hideMark/>
          </w:tcPr>
          <w:p w14:paraId="60BCF1A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0.9866</w:t>
            </w:r>
          </w:p>
        </w:tc>
        <w:tc>
          <w:tcPr>
            <w:tcW w:w="884" w:type="dxa"/>
            <w:shd w:val="clear" w:color="auto" w:fill="auto"/>
            <w:noWrap/>
            <w:vAlign w:val="bottom"/>
            <w:hideMark/>
          </w:tcPr>
          <w:p w14:paraId="4B8EA6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0.9434</w:t>
            </w:r>
          </w:p>
        </w:tc>
        <w:tc>
          <w:tcPr>
            <w:tcW w:w="809" w:type="dxa"/>
            <w:shd w:val="clear" w:color="auto" w:fill="auto"/>
            <w:noWrap/>
            <w:vAlign w:val="bottom"/>
            <w:hideMark/>
          </w:tcPr>
          <w:p w14:paraId="3A87DE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0.8897</w:t>
            </w:r>
          </w:p>
        </w:tc>
        <w:tc>
          <w:tcPr>
            <w:tcW w:w="842" w:type="dxa"/>
            <w:shd w:val="clear" w:color="auto" w:fill="auto"/>
            <w:noWrap/>
            <w:vAlign w:val="bottom"/>
            <w:hideMark/>
          </w:tcPr>
          <w:p w14:paraId="095DD2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0.9121</w:t>
            </w:r>
          </w:p>
        </w:tc>
        <w:tc>
          <w:tcPr>
            <w:tcW w:w="831" w:type="dxa"/>
            <w:shd w:val="clear" w:color="auto" w:fill="auto"/>
            <w:noWrap/>
            <w:vAlign w:val="bottom"/>
            <w:hideMark/>
          </w:tcPr>
          <w:p w14:paraId="6F7043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0.0035</w:t>
            </w:r>
          </w:p>
        </w:tc>
        <w:tc>
          <w:tcPr>
            <w:tcW w:w="809" w:type="dxa"/>
            <w:shd w:val="clear" w:color="auto" w:fill="auto"/>
            <w:noWrap/>
            <w:vAlign w:val="bottom"/>
            <w:hideMark/>
          </w:tcPr>
          <w:p w14:paraId="40DD5AE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0.172</w:t>
            </w:r>
          </w:p>
        </w:tc>
        <w:tc>
          <w:tcPr>
            <w:tcW w:w="943" w:type="dxa"/>
            <w:shd w:val="clear" w:color="auto" w:fill="auto"/>
            <w:noWrap/>
            <w:vAlign w:val="bottom"/>
            <w:hideMark/>
          </w:tcPr>
          <w:p w14:paraId="06F6587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1.3109</w:t>
            </w:r>
          </w:p>
        </w:tc>
      </w:tr>
      <w:tr w:rsidR="00E3157C" w:rsidRPr="00E3157C" w14:paraId="11A8DCA1" w14:textId="77777777" w:rsidTr="00E3157C">
        <w:trPr>
          <w:trHeight w:val="300"/>
        </w:trPr>
        <w:tc>
          <w:tcPr>
            <w:tcW w:w="762" w:type="dxa"/>
            <w:shd w:val="clear" w:color="auto" w:fill="auto"/>
            <w:noWrap/>
            <w:vAlign w:val="bottom"/>
            <w:hideMark/>
          </w:tcPr>
          <w:p w14:paraId="051BA67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0CE4F9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55CF3ED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AA9F3A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4F42C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165069A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control_scheme, solenoid, pump</w:t>
            </w:r>
          </w:p>
        </w:tc>
        <w:tc>
          <w:tcPr>
            <w:tcW w:w="971" w:type="dxa"/>
            <w:shd w:val="clear" w:color="auto" w:fill="auto"/>
            <w:noWrap/>
            <w:vAlign w:val="bottom"/>
            <w:hideMark/>
          </w:tcPr>
          <w:p w14:paraId="25F236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0.9865</w:t>
            </w:r>
          </w:p>
        </w:tc>
        <w:tc>
          <w:tcPr>
            <w:tcW w:w="884" w:type="dxa"/>
            <w:shd w:val="clear" w:color="auto" w:fill="auto"/>
            <w:noWrap/>
            <w:vAlign w:val="bottom"/>
            <w:hideMark/>
          </w:tcPr>
          <w:p w14:paraId="5827C9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0.9865</w:t>
            </w:r>
          </w:p>
        </w:tc>
        <w:tc>
          <w:tcPr>
            <w:tcW w:w="809" w:type="dxa"/>
            <w:shd w:val="clear" w:color="auto" w:fill="auto"/>
            <w:noWrap/>
            <w:vAlign w:val="bottom"/>
            <w:hideMark/>
          </w:tcPr>
          <w:p w14:paraId="0959323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0.9865</w:t>
            </w:r>
          </w:p>
        </w:tc>
        <w:tc>
          <w:tcPr>
            <w:tcW w:w="842" w:type="dxa"/>
            <w:shd w:val="clear" w:color="auto" w:fill="auto"/>
            <w:noWrap/>
            <w:vAlign w:val="bottom"/>
            <w:hideMark/>
          </w:tcPr>
          <w:p w14:paraId="3DE86C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0.9865</w:t>
            </w:r>
          </w:p>
        </w:tc>
        <w:tc>
          <w:tcPr>
            <w:tcW w:w="831" w:type="dxa"/>
            <w:shd w:val="clear" w:color="auto" w:fill="auto"/>
            <w:noWrap/>
            <w:vAlign w:val="bottom"/>
            <w:hideMark/>
          </w:tcPr>
          <w:p w14:paraId="1889FD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0.0035</w:t>
            </w:r>
          </w:p>
        </w:tc>
        <w:tc>
          <w:tcPr>
            <w:tcW w:w="809" w:type="dxa"/>
            <w:shd w:val="clear" w:color="auto" w:fill="auto"/>
            <w:noWrap/>
            <w:vAlign w:val="bottom"/>
            <w:hideMark/>
          </w:tcPr>
          <w:p w14:paraId="00DDF8F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0.1712</w:t>
            </w:r>
          </w:p>
        </w:tc>
        <w:tc>
          <w:tcPr>
            <w:tcW w:w="943" w:type="dxa"/>
            <w:shd w:val="clear" w:color="auto" w:fill="auto"/>
            <w:noWrap/>
            <w:vAlign w:val="bottom"/>
            <w:hideMark/>
          </w:tcPr>
          <w:p w14:paraId="5EA5974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1.3893</w:t>
            </w:r>
          </w:p>
        </w:tc>
      </w:tr>
      <w:tr w:rsidR="00E3157C" w:rsidRPr="00E3157C" w14:paraId="2279135F" w14:textId="77777777" w:rsidTr="00E3157C">
        <w:trPr>
          <w:trHeight w:val="300"/>
        </w:trPr>
        <w:tc>
          <w:tcPr>
            <w:tcW w:w="762" w:type="dxa"/>
            <w:shd w:val="clear" w:color="auto" w:fill="auto"/>
            <w:noWrap/>
            <w:vAlign w:val="bottom"/>
            <w:hideMark/>
          </w:tcPr>
          <w:p w14:paraId="1624D20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D99F9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36FB507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24A744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D5C28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33820D2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control_scheme, solenoid, pump</w:t>
            </w:r>
          </w:p>
        </w:tc>
        <w:tc>
          <w:tcPr>
            <w:tcW w:w="971" w:type="dxa"/>
            <w:shd w:val="clear" w:color="auto" w:fill="auto"/>
            <w:noWrap/>
            <w:vAlign w:val="bottom"/>
            <w:hideMark/>
          </w:tcPr>
          <w:p w14:paraId="1F3E5C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0.9865</w:t>
            </w:r>
          </w:p>
        </w:tc>
        <w:tc>
          <w:tcPr>
            <w:tcW w:w="884" w:type="dxa"/>
            <w:shd w:val="clear" w:color="auto" w:fill="auto"/>
            <w:noWrap/>
            <w:vAlign w:val="bottom"/>
            <w:hideMark/>
          </w:tcPr>
          <w:p w14:paraId="3672F0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0.9859</w:t>
            </w:r>
          </w:p>
        </w:tc>
        <w:tc>
          <w:tcPr>
            <w:tcW w:w="809" w:type="dxa"/>
            <w:shd w:val="clear" w:color="auto" w:fill="auto"/>
            <w:noWrap/>
            <w:vAlign w:val="bottom"/>
            <w:hideMark/>
          </w:tcPr>
          <w:p w14:paraId="72733C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0.9865</w:t>
            </w:r>
          </w:p>
        </w:tc>
        <w:tc>
          <w:tcPr>
            <w:tcW w:w="842" w:type="dxa"/>
            <w:shd w:val="clear" w:color="auto" w:fill="auto"/>
            <w:noWrap/>
            <w:vAlign w:val="bottom"/>
            <w:hideMark/>
          </w:tcPr>
          <w:p w14:paraId="49D336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0.9859</w:t>
            </w:r>
          </w:p>
        </w:tc>
        <w:tc>
          <w:tcPr>
            <w:tcW w:w="831" w:type="dxa"/>
            <w:shd w:val="clear" w:color="auto" w:fill="auto"/>
            <w:noWrap/>
            <w:vAlign w:val="bottom"/>
            <w:hideMark/>
          </w:tcPr>
          <w:p w14:paraId="46EC46B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0.0035</w:t>
            </w:r>
          </w:p>
        </w:tc>
        <w:tc>
          <w:tcPr>
            <w:tcW w:w="809" w:type="dxa"/>
            <w:shd w:val="clear" w:color="auto" w:fill="auto"/>
            <w:noWrap/>
            <w:vAlign w:val="bottom"/>
            <w:hideMark/>
          </w:tcPr>
          <w:p w14:paraId="716124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0.1712</w:t>
            </w:r>
          </w:p>
        </w:tc>
        <w:tc>
          <w:tcPr>
            <w:tcW w:w="943" w:type="dxa"/>
            <w:shd w:val="clear" w:color="auto" w:fill="auto"/>
            <w:noWrap/>
            <w:vAlign w:val="bottom"/>
            <w:hideMark/>
          </w:tcPr>
          <w:p w14:paraId="36BD97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1.4755</w:t>
            </w:r>
          </w:p>
        </w:tc>
      </w:tr>
      <w:tr w:rsidR="00E3157C" w:rsidRPr="00E3157C" w14:paraId="6A287BC3" w14:textId="77777777" w:rsidTr="00E3157C">
        <w:trPr>
          <w:trHeight w:val="300"/>
        </w:trPr>
        <w:tc>
          <w:tcPr>
            <w:tcW w:w="762" w:type="dxa"/>
            <w:shd w:val="clear" w:color="auto" w:fill="auto"/>
            <w:noWrap/>
            <w:vAlign w:val="bottom"/>
            <w:hideMark/>
          </w:tcPr>
          <w:p w14:paraId="19E8DB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53BD1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32E85DD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76532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05EEFC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7520BA8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control_scheme, solenoid, pump</w:t>
            </w:r>
          </w:p>
        </w:tc>
        <w:tc>
          <w:tcPr>
            <w:tcW w:w="971" w:type="dxa"/>
            <w:shd w:val="clear" w:color="auto" w:fill="auto"/>
            <w:noWrap/>
            <w:vAlign w:val="bottom"/>
            <w:hideMark/>
          </w:tcPr>
          <w:p w14:paraId="03A060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0.9865</w:t>
            </w:r>
          </w:p>
        </w:tc>
        <w:tc>
          <w:tcPr>
            <w:tcW w:w="884" w:type="dxa"/>
            <w:shd w:val="clear" w:color="auto" w:fill="auto"/>
            <w:noWrap/>
            <w:vAlign w:val="bottom"/>
            <w:hideMark/>
          </w:tcPr>
          <w:p w14:paraId="3A9E17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0.943</w:t>
            </w:r>
          </w:p>
        </w:tc>
        <w:tc>
          <w:tcPr>
            <w:tcW w:w="809" w:type="dxa"/>
            <w:shd w:val="clear" w:color="auto" w:fill="auto"/>
            <w:noWrap/>
            <w:vAlign w:val="bottom"/>
            <w:hideMark/>
          </w:tcPr>
          <w:p w14:paraId="5DFCF2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0.8895</w:t>
            </w:r>
          </w:p>
        </w:tc>
        <w:tc>
          <w:tcPr>
            <w:tcW w:w="842" w:type="dxa"/>
            <w:shd w:val="clear" w:color="auto" w:fill="auto"/>
            <w:noWrap/>
            <w:vAlign w:val="bottom"/>
            <w:hideMark/>
          </w:tcPr>
          <w:p w14:paraId="4C0112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0.9119</w:t>
            </w:r>
          </w:p>
        </w:tc>
        <w:tc>
          <w:tcPr>
            <w:tcW w:w="831" w:type="dxa"/>
            <w:shd w:val="clear" w:color="auto" w:fill="auto"/>
            <w:noWrap/>
            <w:vAlign w:val="bottom"/>
            <w:hideMark/>
          </w:tcPr>
          <w:p w14:paraId="604275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0.0035</w:t>
            </w:r>
          </w:p>
        </w:tc>
        <w:tc>
          <w:tcPr>
            <w:tcW w:w="809" w:type="dxa"/>
            <w:shd w:val="clear" w:color="auto" w:fill="auto"/>
            <w:noWrap/>
            <w:vAlign w:val="bottom"/>
            <w:hideMark/>
          </w:tcPr>
          <w:p w14:paraId="709E2C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0.1712</w:t>
            </w:r>
          </w:p>
        </w:tc>
        <w:tc>
          <w:tcPr>
            <w:tcW w:w="943" w:type="dxa"/>
            <w:shd w:val="clear" w:color="auto" w:fill="auto"/>
            <w:noWrap/>
            <w:vAlign w:val="bottom"/>
            <w:hideMark/>
          </w:tcPr>
          <w:p w14:paraId="7F0B28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1.3869</w:t>
            </w:r>
          </w:p>
        </w:tc>
      </w:tr>
      <w:tr w:rsidR="00E3157C" w:rsidRPr="00E3157C" w14:paraId="13B291D7" w14:textId="77777777" w:rsidTr="00E3157C">
        <w:trPr>
          <w:trHeight w:val="300"/>
        </w:trPr>
        <w:tc>
          <w:tcPr>
            <w:tcW w:w="762" w:type="dxa"/>
            <w:shd w:val="clear" w:color="auto" w:fill="auto"/>
            <w:noWrap/>
            <w:vAlign w:val="bottom"/>
            <w:hideMark/>
          </w:tcPr>
          <w:p w14:paraId="2E20D27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C36E4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20F8BC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15121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07BE2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4BA9962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w:t>
            </w:r>
          </w:p>
        </w:tc>
        <w:tc>
          <w:tcPr>
            <w:tcW w:w="971" w:type="dxa"/>
            <w:shd w:val="clear" w:color="auto" w:fill="auto"/>
            <w:noWrap/>
            <w:vAlign w:val="bottom"/>
            <w:hideMark/>
          </w:tcPr>
          <w:p w14:paraId="43F180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0.9861</w:t>
            </w:r>
          </w:p>
        </w:tc>
        <w:tc>
          <w:tcPr>
            <w:tcW w:w="884" w:type="dxa"/>
            <w:shd w:val="clear" w:color="auto" w:fill="auto"/>
            <w:noWrap/>
            <w:vAlign w:val="bottom"/>
            <w:hideMark/>
          </w:tcPr>
          <w:p w14:paraId="22D54D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0.9861</w:t>
            </w:r>
          </w:p>
        </w:tc>
        <w:tc>
          <w:tcPr>
            <w:tcW w:w="809" w:type="dxa"/>
            <w:shd w:val="clear" w:color="auto" w:fill="auto"/>
            <w:noWrap/>
            <w:vAlign w:val="bottom"/>
            <w:hideMark/>
          </w:tcPr>
          <w:p w14:paraId="6C1063B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0.9861</w:t>
            </w:r>
          </w:p>
        </w:tc>
        <w:tc>
          <w:tcPr>
            <w:tcW w:w="842" w:type="dxa"/>
            <w:shd w:val="clear" w:color="auto" w:fill="auto"/>
            <w:noWrap/>
            <w:vAlign w:val="bottom"/>
            <w:hideMark/>
          </w:tcPr>
          <w:p w14:paraId="4BCE6D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0.9861</w:t>
            </w:r>
          </w:p>
        </w:tc>
        <w:tc>
          <w:tcPr>
            <w:tcW w:w="831" w:type="dxa"/>
            <w:shd w:val="clear" w:color="auto" w:fill="auto"/>
            <w:noWrap/>
            <w:vAlign w:val="bottom"/>
            <w:hideMark/>
          </w:tcPr>
          <w:p w14:paraId="494011F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0.0029</w:t>
            </w:r>
          </w:p>
        </w:tc>
        <w:tc>
          <w:tcPr>
            <w:tcW w:w="809" w:type="dxa"/>
            <w:shd w:val="clear" w:color="auto" w:fill="auto"/>
            <w:noWrap/>
            <w:vAlign w:val="bottom"/>
            <w:hideMark/>
          </w:tcPr>
          <w:p w14:paraId="39FE4C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0.2071</w:t>
            </w:r>
          </w:p>
        </w:tc>
        <w:tc>
          <w:tcPr>
            <w:tcW w:w="943" w:type="dxa"/>
            <w:shd w:val="clear" w:color="auto" w:fill="auto"/>
            <w:noWrap/>
            <w:vAlign w:val="bottom"/>
            <w:hideMark/>
          </w:tcPr>
          <w:p w14:paraId="6BBB83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1.3853</w:t>
            </w:r>
          </w:p>
        </w:tc>
      </w:tr>
      <w:tr w:rsidR="00E3157C" w:rsidRPr="00E3157C" w14:paraId="6444075F" w14:textId="77777777" w:rsidTr="00E3157C">
        <w:trPr>
          <w:trHeight w:val="300"/>
        </w:trPr>
        <w:tc>
          <w:tcPr>
            <w:tcW w:w="762" w:type="dxa"/>
            <w:shd w:val="clear" w:color="auto" w:fill="auto"/>
            <w:noWrap/>
            <w:vAlign w:val="bottom"/>
            <w:hideMark/>
          </w:tcPr>
          <w:p w14:paraId="4491A1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1FBCDC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5411A5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3FF77A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A9E251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60020B5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w:t>
            </w:r>
          </w:p>
        </w:tc>
        <w:tc>
          <w:tcPr>
            <w:tcW w:w="971" w:type="dxa"/>
            <w:shd w:val="clear" w:color="auto" w:fill="auto"/>
            <w:noWrap/>
            <w:vAlign w:val="bottom"/>
            <w:hideMark/>
          </w:tcPr>
          <w:p w14:paraId="497A11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0.9861</w:t>
            </w:r>
          </w:p>
        </w:tc>
        <w:tc>
          <w:tcPr>
            <w:tcW w:w="884" w:type="dxa"/>
            <w:shd w:val="clear" w:color="auto" w:fill="auto"/>
            <w:noWrap/>
            <w:vAlign w:val="bottom"/>
            <w:hideMark/>
          </w:tcPr>
          <w:p w14:paraId="6B0F6F1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0.9854</w:t>
            </w:r>
          </w:p>
        </w:tc>
        <w:tc>
          <w:tcPr>
            <w:tcW w:w="809" w:type="dxa"/>
            <w:shd w:val="clear" w:color="auto" w:fill="auto"/>
            <w:noWrap/>
            <w:vAlign w:val="bottom"/>
            <w:hideMark/>
          </w:tcPr>
          <w:p w14:paraId="4A25C11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0.9861</w:t>
            </w:r>
          </w:p>
        </w:tc>
        <w:tc>
          <w:tcPr>
            <w:tcW w:w="842" w:type="dxa"/>
            <w:shd w:val="clear" w:color="auto" w:fill="auto"/>
            <w:noWrap/>
            <w:vAlign w:val="bottom"/>
            <w:hideMark/>
          </w:tcPr>
          <w:p w14:paraId="256C58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0.9854</w:t>
            </w:r>
          </w:p>
        </w:tc>
        <w:tc>
          <w:tcPr>
            <w:tcW w:w="831" w:type="dxa"/>
            <w:shd w:val="clear" w:color="auto" w:fill="auto"/>
            <w:noWrap/>
            <w:vAlign w:val="bottom"/>
            <w:hideMark/>
          </w:tcPr>
          <w:p w14:paraId="488A4B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0.0029</w:t>
            </w:r>
          </w:p>
        </w:tc>
        <w:tc>
          <w:tcPr>
            <w:tcW w:w="809" w:type="dxa"/>
            <w:shd w:val="clear" w:color="auto" w:fill="auto"/>
            <w:noWrap/>
            <w:vAlign w:val="bottom"/>
            <w:hideMark/>
          </w:tcPr>
          <w:p w14:paraId="7C826D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0.2071</w:t>
            </w:r>
          </w:p>
        </w:tc>
        <w:tc>
          <w:tcPr>
            <w:tcW w:w="943" w:type="dxa"/>
            <w:shd w:val="clear" w:color="auto" w:fill="auto"/>
            <w:noWrap/>
            <w:vAlign w:val="bottom"/>
            <w:hideMark/>
          </w:tcPr>
          <w:p w14:paraId="32A0F78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1.3213</w:t>
            </w:r>
          </w:p>
        </w:tc>
      </w:tr>
      <w:tr w:rsidR="00E3157C" w:rsidRPr="00E3157C" w14:paraId="7A78E04A" w14:textId="77777777" w:rsidTr="00E3157C">
        <w:trPr>
          <w:trHeight w:val="300"/>
        </w:trPr>
        <w:tc>
          <w:tcPr>
            <w:tcW w:w="762" w:type="dxa"/>
            <w:shd w:val="clear" w:color="auto" w:fill="auto"/>
            <w:noWrap/>
            <w:vAlign w:val="bottom"/>
            <w:hideMark/>
          </w:tcPr>
          <w:p w14:paraId="20DBBCD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8E8BBE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037D7C6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01AACC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A62FF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62F457F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w:t>
            </w:r>
          </w:p>
        </w:tc>
        <w:tc>
          <w:tcPr>
            <w:tcW w:w="971" w:type="dxa"/>
            <w:shd w:val="clear" w:color="auto" w:fill="auto"/>
            <w:noWrap/>
            <w:vAlign w:val="bottom"/>
            <w:hideMark/>
          </w:tcPr>
          <w:p w14:paraId="52E071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0.9861</w:t>
            </w:r>
          </w:p>
        </w:tc>
        <w:tc>
          <w:tcPr>
            <w:tcW w:w="884" w:type="dxa"/>
            <w:shd w:val="clear" w:color="auto" w:fill="auto"/>
            <w:noWrap/>
            <w:vAlign w:val="bottom"/>
            <w:hideMark/>
          </w:tcPr>
          <w:p w14:paraId="075F45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0.9463</w:t>
            </w:r>
          </w:p>
        </w:tc>
        <w:tc>
          <w:tcPr>
            <w:tcW w:w="809" w:type="dxa"/>
            <w:shd w:val="clear" w:color="auto" w:fill="auto"/>
            <w:noWrap/>
            <w:vAlign w:val="bottom"/>
            <w:hideMark/>
          </w:tcPr>
          <w:p w14:paraId="6D0526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0.8852</w:t>
            </w:r>
          </w:p>
        </w:tc>
        <w:tc>
          <w:tcPr>
            <w:tcW w:w="842" w:type="dxa"/>
            <w:shd w:val="clear" w:color="auto" w:fill="auto"/>
            <w:noWrap/>
            <w:vAlign w:val="bottom"/>
            <w:hideMark/>
          </w:tcPr>
          <w:p w14:paraId="799C5D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0.911</w:t>
            </w:r>
          </w:p>
        </w:tc>
        <w:tc>
          <w:tcPr>
            <w:tcW w:w="831" w:type="dxa"/>
            <w:shd w:val="clear" w:color="auto" w:fill="auto"/>
            <w:noWrap/>
            <w:vAlign w:val="bottom"/>
            <w:hideMark/>
          </w:tcPr>
          <w:p w14:paraId="7EB9E5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0.0029</w:t>
            </w:r>
          </w:p>
        </w:tc>
        <w:tc>
          <w:tcPr>
            <w:tcW w:w="809" w:type="dxa"/>
            <w:shd w:val="clear" w:color="auto" w:fill="auto"/>
            <w:noWrap/>
            <w:vAlign w:val="bottom"/>
            <w:hideMark/>
          </w:tcPr>
          <w:p w14:paraId="3C9B19C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0.2071</w:t>
            </w:r>
          </w:p>
        </w:tc>
        <w:tc>
          <w:tcPr>
            <w:tcW w:w="943" w:type="dxa"/>
            <w:shd w:val="clear" w:color="auto" w:fill="auto"/>
            <w:noWrap/>
            <w:vAlign w:val="bottom"/>
            <w:hideMark/>
          </w:tcPr>
          <w:p w14:paraId="253843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1.3254</w:t>
            </w:r>
          </w:p>
        </w:tc>
      </w:tr>
      <w:tr w:rsidR="00E3157C" w:rsidRPr="00E3157C" w14:paraId="3411F5B0" w14:textId="77777777" w:rsidTr="00E3157C">
        <w:trPr>
          <w:trHeight w:val="300"/>
        </w:trPr>
        <w:tc>
          <w:tcPr>
            <w:tcW w:w="762" w:type="dxa"/>
            <w:shd w:val="clear" w:color="auto" w:fill="auto"/>
            <w:noWrap/>
            <w:vAlign w:val="bottom"/>
            <w:hideMark/>
          </w:tcPr>
          <w:p w14:paraId="0A41624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09633C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3F1C2D6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707108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512D14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5DF38BC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 solenoid, deadband</w:t>
            </w:r>
          </w:p>
        </w:tc>
        <w:tc>
          <w:tcPr>
            <w:tcW w:w="971" w:type="dxa"/>
            <w:shd w:val="clear" w:color="auto" w:fill="auto"/>
            <w:noWrap/>
            <w:vAlign w:val="bottom"/>
            <w:hideMark/>
          </w:tcPr>
          <w:p w14:paraId="6345215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0.981</w:t>
            </w:r>
          </w:p>
        </w:tc>
        <w:tc>
          <w:tcPr>
            <w:tcW w:w="884" w:type="dxa"/>
            <w:shd w:val="clear" w:color="auto" w:fill="auto"/>
            <w:noWrap/>
            <w:vAlign w:val="bottom"/>
            <w:hideMark/>
          </w:tcPr>
          <w:p w14:paraId="6E1DB3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0.981</w:t>
            </w:r>
          </w:p>
        </w:tc>
        <w:tc>
          <w:tcPr>
            <w:tcW w:w="809" w:type="dxa"/>
            <w:shd w:val="clear" w:color="auto" w:fill="auto"/>
            <w:noWrap/>
            <w:vAlign w:val="bottom"/>
            <w:hideMark/>
          </w:tcPr>
          <w:p w14:paraId="04855A6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0.981</w:t>
            </w:r>
          </w:p>
        </w:tc>
        <w:tc>
          <w:tcPr>
            <w:tcW w:w="842" w:type="dxa"/>
            <w:shd w:val="clear" w:color="auto" w:fill="auto"/>
            <w:noWrap/>
            <w:vAlign w:val="bottom"/>
            <w:hideMark/>
          </w:tcPr>
          <w:p w14:paraId="0AE964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0.981</w:t>
            </w:r>
          </w:p>
        </w:tc>
        <w:tc>
          <w:tcPr>
            <w:tcW w:w="831" w:type="dxa"/>
            <w:shd w:val="clear" w:color="auto" w:fill="auto"/>
            <w:noWrap/>
            <w:vAlign w:val="bottom"/>
            <w:hideMark/>
          </w:tcPr>
          <w:p w14:paraId="36B5E95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7BC6AA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0.1733</w:t>
            </w:r>
          </w:p>
        </w:tc>
        <w:tc>
          <w:tcPr>
            <w:tcW w:w="943" w:type="dxa"/>
            <w:shd w:val="clear" w:color="auto" w:fill="auto"/>
            <w:noWrap/>
            <w:vAlign w:val="bottom"/>
            <w:hideMark/>
          </w:tcPr>
          <w:p w14:paraId="0F791B1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1.2935</w:t>
            </w:r>
          </w:p>
        </w:tc>
      </w:tr>
      <w:tr w:rsidR="00E3157C" w:rsidRPr="00E3157C" w14:paraId="5CDC65DC" w14:textId="77777777" w:rsidTr="00E3157C">
        <w:trPr>
          <w:trHeight w:val="300"/>
        </w:trPr>
        <w:tc>
          <w:tcPr>
            <w:tcW w:w="762" w:type="dxa"/>
            <w:shd w:val="clear" w:color="auto" w:fill="auto"/>
            <w:noWrap/>
            <w:vAlign w:val="bottom"/>
            <w:hideMark/>
          </w:tcPr>
          <w:p w14:paraId="300B25B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36B2FA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0B3962D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391D08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BF8F57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18EE12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 solenoid, deadband</w:t>
            </w:r>
          </w:p>
        </w:tc>
        <w:tc>
          <w:tcPr>
            <w:tcW w:w="971" w:type="dxa"/>
            <w:shd w:val="clear" w:color="auto" w:fill="auto"/>
            <w:noWrap/>
            <w:vAlign w:val="bottom"/>
            <w:hideMark/>
          </w:tcPr>
          <w:p w14:paraId="00498A5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0.981</w:t>
            </w:r>
          </w:p>
        </w:tc>
        <w:tc>
          <w:tcPr>
            <w:tcW w:w="884" w:type="dxa"/>
            <w:shd w:val="clear" w:color="auto" w:fill="auto"/>
            <w:noWrap/>
            <w:vAlign w:val="bottom"/>
            <w:hideMark/>
          </w:tcPr>
          <w:p w14:paraId="204D79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0.9802</w:t>
            </w:r>
          </w:p>
        </w:tc>
        <w:tc>
          <w:tcPr>
            <w:tcW w:w="809" w:type="dxa"/>
            <w:shd w:val="clear" w:color="auto" w:fill="auto"/>
            <w:noWrap/>
            <w:vAlign w:val="bottom"/>
            <w:hideMark/>
          </w:tcPr>
          <w:p w14:paraId="572FD0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0.981</w:t>
            </w:r>
          </w:p>
        </w:tc>
        <w:tc>
          <w:tcPr>
            <w:tcW w:w="842" w:type="dxa"/>
            <w:shd w:val="clear" w:color="auto" w:fill="auto"/>
            <w:noWrap/>
            <w:vAlign w:val="bottom"/>
            <w:hideMark/>
          </w:tcPr>
          <w:p w14:paraId="60561C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0.9799</w:t>
            </w:r>
          </w:p>
        </w:tc>
        <w:tc>
          <w:tcPr>
            <w:tcW w:w="831" w:type="dxa"/>
            <w:shd w:val="clear" w:color="auto" w:fill="auto"/>
            <w:noWrap/>
            <w:vAlign w:val="bottom"/>
            <w:hideMark/>
          </w:tcPr>
          <w:p w14:paraId="629D574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4929D2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0.1733</w:t>
            </w:r>
          </w:p>
        </w:tc>
        <w:tc>
          <w:tcPr>
            <w:tcW w:w="943" w:type="dxa"/>
            <w:shd w:val="clear" w:color="auto" w:fill="auto"/>
            <w:noWrap/>
            <w:vAlign w:val="bottom"/>
            <w:hideMark/>
          </w:tcPr>
          <w:p w14:paraId="648BA8E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1.2895</w:t>
            </w:r>
          </w:p>
        </w:tc>
      </w:tr>
      <w:tr w:rsidR="00E3157C" w:rsidRPr="00E3157C" w14:paraId="40102556" w14:textId="77777777" w:rsidTr="00E3157C">
        <w:trPr>
          <w:trHeight w:val="300"/>
        </w:trPr>
        <w:tc>
          <w:tcPr>
            <w:tcW w:w="762" w:type="dxa"/>
            <w:shd w:val="clear" w:color="auto" w:fill="auto"/>
            <w:noWrap/>
            <w:vAlign w:val="bottom"/>
            <w:hideMark/>
          </w:tcPr>
          <w:p w14:paraId="0E3C99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5EC5C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17A2691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CA6404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0FC51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0AC73C8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 solenoid, deadband</w:t>
            </w:r>
          </w:p>
        </w:tc>
        <w:tc>
          <w:tcPr>
            <w:tcW w:w="971" w:type="dxa"/>
            <w:shd w:val="clear" w:color="auto" w:fill="auto"/>
            <w:noWrap/>
            <w:vAlign w:val="bottom"/>
            <w:hideMark/>
          </w:tcPr>
          <w:p w14:paraId="1869ED2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0.981</w:t>
            </w:r>
          </w:p>
        </w:tc>
        <w:tc>
          <w:tcPr>
            <w:tcW w:w="884" w:type="dxa"/>
            <w:shd w:val="clear" w:color="auto" w:fill="auto"/>
            <w:noWrap/>
            <w:vAlign w:val="bottom"/>
            <w:hideMark/>
          </w:tcPr>
          <w:p w14:paraId="32BC7A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0.9455</w:t>
            </w:r>
          </w:p>
        </w:tc>
        <w:tc>
          <w:tcPr>
            <w:tcW w:w="809" w:type="dxa"/>
            <w:shd w:val="clear" w:color="auto" w:fill="auto"/>
            <w:noWrap/>
            <w:vAlign w:val="bottom"/>
            <w:hideMark/>
          </w:tcPr>
          <w:p w14:paraId="03B6CE6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0.8597</w:t>
            </w:r>
          </w:p>
        </w:tc>
        <w:tc>
          <w:tcPr>
            <w:tcW w:w="842" w:type="dxa"/>
            <w:shd w:val="clear" w:color="auto" w:fill="auto"/>
            <w:noWrap/>
            <w:vAlign w:val="bottom"/>
            <w:hideMark/>
          </w:tcPr>
          <w:p w14:paraId="1718914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0.8933</w:t>
            </w:r>
          </w:p>
        </w:tc>
        <w:tc>
          <w:tcPr>
            <w:tcW w:w="831" w:type="dxa"/>
            <w:shd w:val="clear" w:color="auto" w:fill="auto"/>
            <w:noWrap/>
            <w:vAlign w:val="bottom"/>
            <w:hideMark/>
          </w:tcPr>
          <w:p w14:paraId="2489CD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55A5FA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0.1733</w:t>
            </w:r>
          </w:p>
        </w:tc>
        <w:tc>
          <w:tcPr>
            <w:tcW w:w="943" w:type="dxa"/>
            <w:shd w:val="clear" w:color="auto" w:fill="auto"/>
            <w:noWrap/>
            <w:vAlign w:val="bottom"/>
            <w:hideMark/>
          </w:tcPr>
          <w:p w14:paraId="5B96B7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1.3348</w:t>
            </w:r>
          </w:p>
        </w:tc>
      </w:tr>
      <w:tr w:rsidR="00E3157C" w:rsidRPr="00E3157C" w14:paraId="2D64B7D2" w14:textId="77777777" w:rsidTr="00E3157C">
        <w:trPr>
          <w:trHeight w:val="300"/>
        </w:trPr>
        <w:tc>
          <w:tcPr>
            <w:tcW w:w="762" w:type="dxa"/>
            <w:shd w:val="clear" w:color="auto" w:fill="auto"/>
            <w:noWrap/>
            <w:vAlign w:val="bottom"/>
            <w:hideMark/>
          </w:tcPr>
          <w:p w14:paraId="467519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155C50F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119C128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B8012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B412E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3EB4E84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3D3F6DD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84" w:type="dxa"/>
            <w:shd w:val="clear" w:color="auto" w:fill="auto"/>
            <w:noWrap/>
            <w:vAlign w:val="bottom"/>
            <w:hideMark/>
          </w:tcPr>
          <w:p w14:paraId="4564C1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09" w:type="dxa"/>
            <w:shd w:val="clear" w:color="auto" w:fill="auto"/>
            <w:noWrap/>
            <w:vAlign w:val="bottom"/>
            <w:hideMark/>
          </w:tcPr>
          <w:p w14:paraId="45508B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42" w:type="dxa"/>
            <w:shd w:val="clear" w:color="auto" w:fill="auto"/>
            <w:noWrap/>
            <w:vAlign w:val="bottom"/>
            <w:hideMark/>
          </w:tcPr>
          <w:p w14:paraId="3DF97A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31" w:type="dxa"/>
            <w:shd w:val="clear" w:color="auto" w:fill="auto"/>
            <w:noWrap/>
            <w:vAlign w:val="bottom"/>
            <w:hideMark/>
          </w:tcPr>
          <w:p w14:paraId="26CED9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0.0052</w:t>
            </w:r>
          </w:p>
        </w:tc>
        <w:tc>
          <w:tcPr>
            <w:tcW w:w="809" w:type="dxa"/>
            <w:shd w:val="clear" w:color="auto" w:fill="auto"/>
            <w:noWrap/>
            <w:vAlign w:val="bottom"/>
            <w:hideMark/>
          </w:tcPr>
          <w:p w14:paraId="687A95A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0.3209</w:t>
            </w:r>
          </w:p>
        </w:tc>
        <w:tc>
          <w:tcPr>
            <w:tcW w:w="943" w:type="dxa"/>
            <w:shd w:val="clear" w:color="auto" w:fill="auto"/>
            <w:noWrap/>
            <w:vAlign w:val="bottom"/>
            <w:hideMark/>
          </w:tcPr>
          <w:p w14:paraId="41CB40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1.3437</w:t>
            </w:r>
          </w:p>
        </w:tc>
      </w:tr>
      <w:tr w:rsidR="00E3157C" w:rsidRPr="00E3157C" w14:paraId="7ECD76E3" w14:textId="77777777" w:rsidTr="00E3157C">
        <w:trPr>
          <w:trHeight w:val="300"/>
        </w:trPr>
        <w:tc>
          <w:tcPr>
            <w:tcW w:w="762" w:type="dxa"/>
            <w:shd w:val="clear" w:color="auto" w:fill="auto"/>
            <w:noWrap/>
            <w:vAlign w:val="bottom"/>
            <w:hideMark/>
          </w:tcPr>
          <w:p w14:paraId="0BECB44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2CBE7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3380A51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94A01E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738BF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3709539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7BD9AD2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84" w:type="dxa"/>
            <w:shd w:val="clear" w:color="auto" w:fill="auto"/>
            <w:noWrap/>
            <w:vAlign w:val="bottom"/>
            <w:hideMark/>
          </w:tcPr>
          <w:p w14:paraId="68D5ED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09" w:type="dxa"/>
            <w:shd w:val="clear" w:color="auto" w:fill="auto"/>
            <w:noWrap/>
            <w:vAlign w:val="bottom"/>
            <w:hideMark/>
          </w:tcPr>
          <w:p w14:paraId="720A99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42" w:type="dxa"/>
            <w:shd w:val="clear" w:color="auto" w:fill="auto"/>
            <w:noWrap/>
            <w:vAlign w:val="bottom"/>
            <w:hideMark/>
          </w:tcPr>
          <w:p w14:paraId="1BA7E7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31" w:type="dxa"/>
            <w:shd w:val="clear" w:color="auto" w:fill="auto"/>
            <w:noWrap/>
            <w:vAlign w:val="bottom"/>
            <w:hideMark/>
          </w:tcPr>
          <w:p w14:paraId="137A52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0.0053</w:t>
            </w:r>
          </w:p>
        </w:tc>
        <w:tc>
          <w:tcPr>
            <w:tcW w:w="809" w:type="dxa"/>
            <w:shd w:val="clear" w:color="auto" w:fill="auto"/>
            <w:noWrap/>
            <w:vAlign w:val="bottom"/>
            <w:hideMark/>
          </w:tcPr>
          <w:p w14:paraId="56BB268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0.3176</w:t>
            </w:r>
          </w:p>
        </w:tc>
        <w:tc>
          <w:tcPr>
            <w:tcW w:w="943" w:type="dxa"/>
            <w:shd w:val="clear" w:color="auto" w:fill="auto"/>
            <w:noWrap/>
            <w:vAlign w:val="bottom"/>
            <w:hideMark/>
          </w:tcPr>
          <w:p w14:paraId="64C1ED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1.4859</w:t>
            </w:r>
          </w:p>
        </w:tc>
      </w:tr>
      <w:tr w:rsidR="00E3157C" w:rsidRPr="00E3157C" w14:paraId="74BC51AD" w14:textId="77777777" w:rsidTr="00E3157C">
        <w:trPr>
          <w:trHeight w:val="300"/>
        </w:trPr>
        <w:tc>
          <w:tcPr>
            <w:tcW w:w="762" w:type="dxa"/>
            <w:shd w:val="clear" w:color="auto" w:fill="auto"/>
            <w:noWrap/>
            <w:vAlign w:val="bottom"/>
            <w:hideMark/>
          </w:tcPr>
          <w:p w14:paraId="2B56EE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102F7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29E52AF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7AD8A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7A5B71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6B6CFE1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4F5C75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84" w:type="dxa"/>
            <w:shd w:val="clear" w:color="auto" w:fill="auto"/>
            <w:noWrap/>
            <w:vAlign w:val="bottom"/>
            <w:hideMark/>
          </w:tcPr>
          <w:p w14:paraId="2925AAB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0.9796</w:t>
            </w:r>
          </w:p>
        </w:tc>
        <w:tc>
          <w:tcPr>
            <w:tcW w:w="809" w:type="dxa"/>
            <w:shd w:val="clear" w:color="auto" w:fill="auto"/>
            <w:noWrap/>
            <w:vAlign w:val="bottom"/>
            <w:hideMark/>
          </w:tcPr>
          <w:p w14:paraId="25140F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42" w:type="dxa"/>
            <w:shd w:val="clear" w:color="auto" w:fill="auto"/>
            <w:noWrap/>
            <w:vAlign w:val="bottom"/>
            <w:hideMark/>
          </w:tcPr>
          <w:p w14:paraId="0D93DD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0.9798</w:t>
            </w:r>
          </w:p>
        </w:tc>
        <w:tc>
          <w:tcPr>
            <w:tcW w:w="831" w:type="dxa"/>
            <w:shd w:val="clear" w:color="auto" w:fill="auto"/>
            <w:noWrap/>
            <w:vAlign w:val="bottom"/>
            <w:hideMark/>
          </w:tcPr>
          <w:p w14:paraId="7CB53D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0.0052</w:t>
            </w:r>
          </w:p>
        </w:tc>
        <w:tc>
          <w:tcPr>
            <w:tcW w:w="809" w:type="dxa"/>
            <w:shd w:val="clear" w:color="auto" w:fill="auto"/>
            <w:noWrap/>
            <w:vAlign w:val="bottom"/>
            <w:hideMark/>
          </w:tcPr>
          <w:p w14:paraId="50112C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0.3209</w:t>
            </w:r>
          </w:p>
        </w:tc>
        <w:tc>
          <w:tcPr>
            <w:tcW w:w="943" w:type="dxa"/>
            <w:shd w:val="clear" w:color="auto" w:fill="auto"/>
            <w:noWrap/>
            <w:vAlign w:val="bottom"/>
            <w:hideMark/>
          </w:tcPr>
          <w:p w14:paraId="3DDD7A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1.279</w:t>
            </w:r>
          </w:p>
        </w:tc>
      </w:tr>
      <w:tr w:rsidR="00E3157C" w:rsidRPr="00E3157C" w14:paraId="13DEF34C" w14:textId="77777777" w:rsidTr="00E3157C">
        <w:trPr>
          <w:trHeight w:val="300"/>
        </w:trPr>
        <w:tc>
          <w:tcPr>
            <w:tcW w:w="762" w:type="dxa"/>
            <w:shd w:val="clear" w:color="auto" w:fill="auto"/>
            <w:noWrap/>
            <w:vAlign w:val="bottom"/>
            <w:hideMark/>
          </w:tcPr>
          <w:p w14:paraId="77963FD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A1B63B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67CDF44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321C8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21B55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0DA28D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3015C7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84" w:type="dxa"/>
            <w:shd w:val="clear" w:color="auto" w:fill="auto"/>
            <w:noWrap/>
            <w:vAlign w:val="bottom"/>
            <w:hideMark/>
          </w:tcPr>
          <w:p w14:paraId="4E9C2B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0.9795</w:t>
            </w:r>
          </w:p>
        </w:tc>
        <w:tc>
          <w:tcPr>
            <w:tcW w:w="809" w:type="dxa"/>
            <w:shd w:val="clear" w:color="auto" w:fill="auto"/>
            <w:noWrap/>
            <w:vAlign w:val="bottom"/>
            <w:hideMark/>
          </w:tcPr>
          <w:p w14:paraId="583B9E7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42" w:type="dxa"/>
            <w:shd w:val="clear" w:color="auto" w:fill="auto"/>
            <w:noWrap/>
            <w:vAlign w:val="bottom"/>
            <w:hideMark/>
          </w:tcPr>
          <w:p w14:paraId="023A095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0.9797</w:t>
            </w:r>
          </w:p>
        </w:tc>
        <w:tc>
          <w:tcPr>
            <w:tcW w:w="831" w:type="dxa"/>
            <w:shd w:val="clear" w:color="auto" w:fill="auto"/>
            <w:noWrap/>
            <w:vAlign w:val="bottom"/>
            <w:hideMark/>
          </w:tcPr>
          <w:p w14:paraId="078593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0.0053</w:t>
            </w:r>
          </w:p>
        </w:tc>
        <w:tc>
          <w:tcPr>
            <w:tcW w:w="809" w:type="dxa"/>
            <w:shd w:val="clear" w:color="auto" w:fill="auto"/>
            <w:noWrap/>
            <w:vAlign w:val="bottom"/>
            <w:hideMark/>
          </w:tcPr>
          <w:p w14:paraId="2A7076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0.3176</w:t>
            </w:r>
          </w:p>
        </w:tc>
        <w:tc>
          <w:tcPr>
            <w:tcW w:w="943" w:type="dxa"/>
            <w:shd w:val="clear" w:color="auto" w:fill="auto"/>
            <w:noWrap/>
            <w:vAlign w:val="bottom"/>
            <w:hideMark/>
          </w:tcPr>
          <w:p w14:paraId="378567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1.3226</w:t>
            </w:r>
          </w:p>
        </w:tc>
      </w:tr>
      <w:tr w:rsidR="00E3157C" w:rsidRPr="00E3157C" w14:paraId="275EEC98" w14:textId="77777777" w:rsidTr="00E3157C">
        <w:trPr>
          <w:trHeight w:val="300"/>
        </w:trPr>
        <w:tc>
          <w:tcPr>
            <w:tcW w:w="762" w:type="dxa"/>
            <w:shd w:val="clear" w:color="auto" w:fill="auto"/>
            <w:noWrap/>
            <w:vAlign w:val="bottom"/>
            <w:hideMark/>
          </w:tcPr>
          <w:p w14:paraId="6B28691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854D0A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38D5782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06F2FB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4860DC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55CBF2E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0C32266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84" w:type="dxa"/>
            <w:shd w:val="clear" w:color="auto" w:fill="auto"/>
            <w:noWrap/>
            <w:vAlign w:val="bottom"/>
            <w:hideMark/>
          </w:tcPr>
          <w:p w14:paraId="7AF887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0.9274</w:t>
            </w:r>
          </w:p>
        </w:tc>
        <w:tc>
          <w:tcPr>
            <w:tcW w:w="809" w:type="dxa"/>
            <w:shd w:val="clear" w:color="auto" w:fill="auto"/>
            <w:noWrap/>
            <w:vAlign w:val="bottom"/>
            <w:hideMark/>
          </w:tcPr>
          <w:p w14:paraId="2B75EEC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0.8631</w:t>
            </w:r>
          </w:p>
        </w:tc>
        <w:tc>
          <w:tcPr>
            <w:tcW w:w="842" w:type="dxa"/>
            <w:shd w:val="clear" w:color="auto" w:fill="auto"/>
            <w:noWrap/>
            <w:vAlign w:val="bottom"/>
            <w:hideMark/>
          </w:tcPr>
          <w:p w14:paraId="665693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0.8901</w:t>
            </w:r>
          </w:p>
        </w:tc>
        <w:tc>
          <w:tcPr>
            <w:tcW w:w="831" w:type="dxa"/>
            <w:shd w:val="clear" w:color="auto" w:fill="auto"/>
            <w:noWrap/>
            <w:vAlign w:val="bottom"/>
            <w:hideMark/>
          </w:tcPr>
          <w:p w14:paraId="2273BF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0.0052</w:t>
            </w:r>
          </w:p>
        </w:tc>
        <w:tc>
          <w:tcPr>
            <w:tcW w:w="809" w:type="dxa"/>
            <w:shd w:val="clear" w:color="auto" w:fill="auto"/>
            <w:noWrap/>
            <w:vAlign w:val="bottom"/>
            <w:hideMark/>
          </w:tcPr>
          <w:p w14:paraId="4D8E59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0.3209</w:t>
            </w:r>
          </w:p>
        </w:tc>
        <w:tc>
          <w:tcPr>
            <w:tcW w:w="943" w:type="dxa"/>
            <w:shd w:val="clear" w:color="auto" w:fill="auto"/>
            <w:noWrap/>
            <w:vAlign w:val="bottom"/>
            <w:hideMark/>
          </w:tcPr>
          <w:p w14:paraId="69100A1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1.323</w:t>
            </w:r>
          </w:p>
        </w:tc>
      </w:tr>
      <w:tr w:rsidR="00E3157C" w:rsidRPr="00E3157C" w14:paraId="650D170E" w14:textId="77777777" w:rsidTr="00E3157C">
        <w:trPr>
          <w:trHeight w:val="300"/>
        </w:trPr>
        <w:tc>
          <w:tcPr>
            <w:tcW w:w="762" w:type="dxa"/>
            <w:shd w:val="clear" w:color="auto" w:fill="auto"/>
            <w:noWrap/>
            <w:vAlign w:val="bottom"/>
            <w:hideMark/>
          </w:tcPr>
          <w:p w14:paraId="7FA7427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EAD680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6D7CD98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9B26CC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D0412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2059680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20F983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84" w:type="dxa"/>
            <w:shd w:val="clear" w:color="auto" w:fill="auto"/>
            <w:noWrap/>
            <w:vAlign w:val="bottom"/>
            <w:hideMark/>
          </w:tcPr>
          <w:p w14:paraId="1F2A47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0.9297</w:t>
            </w:r>
          </w:p>
        </w:tc>
        <w:tc>
          <w:tcPr>
            <w:tcW w:w="809" w:type="dxa"/>
            <w:shd w:val="clear" w:color="auto" w:fill="auto"/>
            <w:noWrap/>
            <w:vAlign w:val="bottom"/>
            <w:hideMark/>
          </w:tcPr>
          <w:p w14:paraId="34188B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0.8603</w:t>
            </w:r>
          </w:p>
        </w:tc>
        <w:tc>
          <w:tcPr>
            <w:tcW w:w="842" w:type="dxa"/>
            <w:shd w:val="clear" w:color="auto" w:fill="auto"/>
            <w:noWrap/>
            <w:vAlign w:val="bottom"/>
            <w:hideMark/>
          </w:tcPr>
          <w:p w14:paraId="2CA4F35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0.8888</w:t>
            </w:r>
          </w:p>
        </w:tc>
        <w:tc>
          <w:tcPr>
            <w:tcW w:w="831" w:type="dxa"/>
            <w:shd w:val="clear" w:color="auto" w:fill="auto"/>
            <w:noWrap/>
            <w:vAlign w:val="bottom"/>
            <w:hideMark/>
          </w:tcPr>
          <w:p w14:paraId="4F195A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0.0053</w:t>
            </w:r>
          </w:p>
        </w:tc>
        <w:tc>
          <w:tcPr>
            <w:tcW w:w="809" w:type="dxa"/>
            <w:shd w:val="clear" w:color="auto" w:fill="auto"/>
            <w:noWrap/>
            <w:vAlign w:val="bottom"/>
            <w:hideMark/>
          </w:tcPr>
          <w:p w14:paraId="1AB79C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0.3176</w:t>
            </w:r>
          </w:p>
        </w:tc>
        <w:tc>
          <w:tcPr>
            <w:tcW w:w="943" w:type="dxa"/>
            <w:shd w:val="clear" w:color="auto" w:fill="auto"/>
            <w:noWrap/>
            <w:vAlign w:val="bottom"/>
            <w:hideMark/>
          </w:tcPr>
          <w:p w14:paraId="10E9667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1.3407</w:t>
            </w:r>
          </w:p>
        </w:tc>
      </w:tr>
      <w:tr w:rsidR="00E3157C" w:rsidRPr="00E3157C" w14:paraId="3DBFCB5A" w14:textId="77777777" w:rsidTr="00E3157C">
        <w:trPr>
          <w:trHeight w:val="300"/>
        </w:trPr>
        <w:tc>
          <w:tcPr>
            <w:tcW w:w="762" w:type="dxa"/>
            <w:shd w:val="clear" w:color="auto" w:fill="auto"/>
            <w:noWrap/>
            <w:vAlign w:val="bottom"/>
            <w:hideMark/>
          </w:tcPr>
          <w:p w14:paraId="423A71E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73010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69FD407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39F4A8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0FC194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6263988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1DE7E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0.9745</w:t>
            </w:r>
          </w:p>
        </w:tc>
        <w:tc>
          <w:tcPr>
            <w:tcW w:w="884" w:type="dxa"/>
            <w:shd w:val="clear" w:color="auto" w:fill="auto"/>
            <w:noWrap/>
            <w:vAlign w:val="bottom"/>
            <w:hideMark/>
          </w:tcPr>
          <w:p w14:paraId="6FA8FB6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0.9745</w:t>
            </w:r>
          </w:p>
        </w:tc>
        <w:tc>
          <w:tcPr>
            <w:tcW w:w="809" w:type="dxa"/>
            <w:shd w:val="clear" w:color="auto" w:fill="auto"/>
            <w:noWrap/>
            <w:vAlign w:val="bottom"/>
            <w:hideMark/>
          </w:tcPr>
          <w:p w14:paraId="40C169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0.9745</w:t>
            </w:r>
          </w:p>
        </w:tc>
        <w:tc>
          <w:tcPr>
            <w:tcW w:w="842" w:type="dxa"/>
            <w:shd w:val="clear" w:color="auto" w:fill="auto"/>
            <w:noWrap/>
            <w:vAlign w:val="bottom"/>
            <w:hideMark/>
          </w:tcPr>
          <w:p w14:paraId="56FEC6D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0.9745</w:t>
            </w:r>
          </w:p>
        </w:tc>
        <w:tc>
          <w:tcPr>
            <w:tcW w:w="831" w:type="dxa"/>
            <w:shd w:val="clear" w:color="auto" w:fill="auto"/>
            <w:noWrap/>
            <w:vAlign w:val="bottom"/>
            <w:hideMark/>
          </w:tcPr>
          <w:p w14:paraId="07200A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0.0052</w:t>
            </w:r>
          </w:p>
        </w:tc>
        <w:tc>
          <w:tcPr>
            <w:tcW w:w="809" w:type="dxa"/>
            <w:shd w:val="clear" w:color="auto" w:fill="auto"/>
            <w:noWrap/>
            <w:vAlign w:val="bottom"/>
            <w:hideMark/>
          </w:tcPr>
          <w:p w14:paraId="732D0D5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0.317</w:t>
            </w:r>
          </w:p>
        </w:tc>
        <w:tc>
          <w:tcPr>
            <w:tcW w:w="943" w:type="dxa"/>
            <w:shd w:val="clear" w:color="auto" w:fill="auto"/>
            <w:noWrap/>
            <w:vAlign w:val="bottom"/>
            <w:hideMark/>
          </w:tcPr>
          <w:p w14:paraId="2265FDA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1.3377</w:t>
            </w:r>
          </w:p>
        </w:tc>
      </w:tr>
      <w:tr w:rsidR="00E3157C" w:rsidRPr="00E3157C" w14:paraId="1BFEF8FA" w14:textId="77777777" w:rsidTr="00E3157C">
        <w:trPr>
          <w:trHeight w:val="300"/>
        </w:trPr>
        <w:tc>
          <w:tcPr>
            <w:tcW w:w="762" w:type="dxa"/>
            <w:shd w:val="clear" w:color="auto" w:fill="auto"/>
            <w:noWrap/>
            <w:vAlign w:val="bottom"/>
            <w:hideMark/>
          </w:tcPr>
          <w:p w14:paraId="01E9089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3FAB0D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235E0B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9E6933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DA9F0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0B6946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60C0C6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0.9745</w:t>
            </w:r>
          </w:p>
        </w:tc>
        <w:tc>
          <w:tcPr>
            <w:tcW w:w="884" w:type="dxa"/>
            <w:shd w:val="clear" w:color="auto" w:fill="auto"/>
            <w:noWrap/>
            <w:vAlign w:val="bottom"/>
            <w:hideMark/>
          </w:tcPr>
          <w:p w14:paraId="5E7EA3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0.9733</w:t>
            </w:r>
          </w:p>
        </w:tc>
        <w:tc>
          <w:tcPr>
            <w:tcW w:w="809" w:type="dxa"/>
            <w:shd w:val="clear" w:color="auto" w:fill="auto"/>
            <w:noWrap/>
            <w:vAlign w:val="bottom"/>
            <w:hideMark/>
          </w:tcPr>
          <w:p w14:paraId="3B48D8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0.9745</w:t>
            </w:r>
          </w:p>
        </w:tc>
        <w:tc>
          <w:tcPr>
            <w:tcW w:w="842" w:type="dxa"/>
            <w:shd w:val="clear" w:color="auto" w:fill="auto"/>
            <w:noWrap/>
            <w:vAlign w:val="bottom"/>
            <w:hideMark/>
          </w:tcPr>
          <w:p w14:paraId="74B371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0.9735</w:t>
            </w:r>
          </w:p>
        </w:tc>
        <w:tc>
          <w:tcPr>
            <w:tcW w:w="831" w:type="dxa"/>
            <w:shd w:val="clear" w:color="auto" w:fill="auto"/>
            <w:noWrap/>
            <w:vAlign w:val="bottom"/>
            <w:hideMark/>
          </w:tcPr>
          <w:p w14:paraId="231F645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0.0052</w:t>
            </w:r>
          </w:p>
        </w:tc>
        <w:tc>
          <w:tcPr>
            <w:tcW w:w="809" w:type="dxa"/>
            <w:shd w:val="clear" w:color="auto" w:fill="auto"/>
            <w:noWrap/>
            <w:vAlign w:val="bottom"/>
            <w:hideMark/>
          </w:tcPr>
          <w:p w14:paraId="0659EB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0.317</w:t>
            </w:r>
          </w:p>
        </w:tc>
        <w:tc>
          <w:tcPr>
            <w:tcW w:w="943" w:type="dxa"/>
            <w:shd w:val="clear" w:color="auto" w:fill="auto"/>
            <w:noWrap/>
            <w:vAlign w:val="bottom"/>
            <w:hideMark/>
          </w:tcPr>
          <w:p w14:paraId="42A3ABB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1.3343</w:t>
            </w:r>
          </w:p>
        </w:tc>
      </w:tr>
      <w:tr w:rsidR="00E3157C" w:rsidRPr="00E3157C" w14:paraId="15E72D31" w14:textId="77777777" w:rsidTr="00E3157C">
        <w:trPr>
          <w:trHeight w:val="300"/>
        </w:trPr>
        <w:tc>
          <w:tcPr>
            <w:tcW w:w="762" w:type="dxa"/>
            <w:shd w:val="clear" w:color="auto" w:fill="auto"/>
            <w:noWrap/>
            <w:vAlign w:val="bottom"/>
            <w:hideMark/>
          </w:tcPr>
          <w:p w14:paraId="1FA2477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F9C86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22DB410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05985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5530F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2E7B2DE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469D0C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0.9745</w:t>
            </w:r>
          </w:p>
        </w:tc>
        <w:tc>
          <w:tcPr>
            <w:tcW w:w="884" w:type="dxa"/>
            <w:shd w:val="clear" w:color="auto" w:fill="auto"/>
            <w:noWrap/>
            <w:vAlign w:val="bottom"/>
            <w:hideMark/>
          </w:tcPr>
          <w:p w14:paraId="11EEAD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w:t>
            </w:r>
          </w:p>
        </w:tc>
        <w:tc>
          <w:tcPr>
            <w:tcW w:w="809" w:type="dxa"/>
            <w:shd w:val="clear" w:color="auto" w:fill="auto"/>
            <w:noWrap/>
            <w:vAlign w:val="bottom"/>
            <w:hideMark/>
          </w:tcPr>
          <w:p w14:paraId="0C7C86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0.8531</w:t>
            </w:r>
          </w:p>
        </w:tc>
        <w:tc>
          <w:tcPr>
            <w:tcW w:w="842" w:type="dxa"/>
            <w:shd w:val="clear" w:color="auto" w:fill="auto"/>
            <w:noWrap/>
            <w:vAlign w:val="bottom"/>
            <w:hideMark/>
          </w:tcPr>
          <w:p w14:paraId="2037F0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0.8814</w:t>
            </w:r>
          </w:p>
        </w:tc>
        <w:tc>
          <w:tcPr>
            <w:tcW w:w="831" w:type="dxa"/>
            <w:shd w:val="clear" w:color="auto" w:fill="auto"/>
            <w:noWrap/>
            <w:vAlign w:val="bottom"/>
            <w:hideMark/>
          </w:tcPr>
          <w:p w14:paraId="1D159D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0.0052</w:t>
            </w:r>
          </w:p>
        </w:tc>
        <w:tc>
          <w:tcPr>
            <w:tcW w:w="809" w:type="dxa"/>
            <w:shd w:val="clear" w:color="auto" w:fill="auto"/>
            <w:noWrap/>
            <w:vAlign w:val="bottom"/>
            <w:hideMark/>
          </w:tcPr>
          <w:p w14:paraId="614577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0.317</w:t>
            </w:r>
          </w:p>
        </w:tc>
        <w:tc>
          <w:tcPr>
            <w:tcW w:w="943" w:type="dxa"/>
            <w:shd w:val="clear" w:color="auto" w:fill="auto"/>
            <w:noWrap/>
            <w:vAlign w:val="bottom"/>
            <w:hideMark/>
          </w:tcPr>
          <w:p w14:paraId="40FBC5F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1.3632</w:t>
            </w:r>
          </w:p>
        </w:tc>
      </w:tr>
      <w:tr w:rsidR="00E3157C" w:rsidRPr="00E3157C" w14:paraId="1BBE0E0A" w14:textId="77777777" w:rsidTr="00E3157C">
        <w:trPr>
          <w:trHeight w:val="300"/>
        </w:trPr>
        <w:tc>
          <w:tcPr>
            <w:tcW w:w="762" w:type="dxa"/>
            <w:shd w:val="clear" w:color="auto" w:fill="auto"/>
            <w:noWrap/>
            <w:vAlign w:val="bottom"/>
            <w:hideMark/>
          </w:tcPr>
          <w:p w14:paraId="60BD5FB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C0D71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0AC2784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18D8C9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E586C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7139FD7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58BCB9C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0.9717</w:t>
            </w:r>
          </w:p>
        </w:tc>
        <w:tc>
          <w:tcPr>
            <w:tcW w:w="884" w:type="dxa"/>
            <w:shd w:val="clear" w:color="auto" w:fill="auto"/>
            <w:noWrap/>
            <w:vAlign w:val="bottom"/>
            <w:hideMark/>
          </w:tcPr>
          <w:p w14:paraId="5B2F1B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0.9717</w:t>
            </w:r>
          </w:p>
        </w:tc>
        <w:tc>
          <w:tcPr>
            <w:tcW w:w="809" w:type="dxa"/>
            <w:shd w:val="clear" w:color="auto" w:fill="auto"/>
            <w:noWrap/>
            <w:vAlign w:val="bottom"/>
            <w:hideMark/>
          </w:tcPr>
          <w:p w14:paraId="394EFB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0.9717</w:t>
            </w:r>
          </w:p>
        </w:tc>
        <w:tc>
          <w:tcPr>
            <w:tcW w:w="842" w:type="dxa"/>
            <w:shd w:val="clear" w:color="auto" w:fill="auto"/>
            <w:noWrap/>
            <w:vAlign w:val="bottom"/>
            <w:hideMark/>
          </w:tcPr>
          <w:p w14:paraId="260FBA5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0.9717</w:t>
            </w:r>
          </w:p>
        </w:tc>
        <w:tc>
          <w:tcPr>
            <w:tcW w:w="831" w:type="dxa"/>
            <w:shd w:val="clear" w:color="auto" w:fill="auto"/>
            <w:noWrap/>
            <w:vAlign w:val="bottom"/>
            <w:hideMark/>
          </w:tcPr>
          <w:p w14:paraId="446C9B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1599864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0.2325</w:t>
            </w:r>
          </w:p>
        </w:tc>
        <w:tc>
          <w:tcPr>
            <w:tcW w:w="943" w:type="dxa"/>
            <w:shd w:val="clear" w:color="auto" w:fill="auto"/>
            <w:noWrap/>
            <w:vAlign w:val="bottom"/>
            <w:hideMark/>
          </w:tcPr>
          <w:p w14:paraId="3DC077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1.3613</w:t>
            </w:r>
          </w:p>
        </w:tc>
      </w:tr>
      <w:tr w:rsidR="00E3157C" w:rsidRPr="00E3157C" w14:paraId="31B0EBA0" w14:textId="77777777" w:rsidTr="00E3157C">
        <w:trPr>
          <w:trHeight w:val="300"/>
        </w:trPr>
        <w:tc>
          <w:tcPr>
            <w:tcW w:w="762" w:type="dxa"/>
            <w:shd w:val="clear" w:color="auto" w:fill="auto"/>
            <w:noWrap/>
            <w:vAlign w:val="bottom"/>
            <w:hideMark/>
          </w:tcPr>
          <w:p w14:paraId="652D459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4D36EE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0E532F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83ECF9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CAFB8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4C3AEB5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0B62A4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0.9717</w:t>
            </w:r>
          </w:p>
        </w:tc>
        <w:tc>
          <w:tcPr>
            <w:tcW w:w="884" w:type="dxa"/>
            <w:shd w:val="clear" w:color="auto" w:fill="auto"/>
            <w:noWrap/>
            <w:vAlign w:val="bottom"/>
            <w:hideMark/>
          </w:tcPr>
          <w:p w14:paraId="625611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0.9706</w:t>
            </w:r>
          </w:p>
        </w:tc>
        <w:tc>
          <w:tcPr>
            <w:tcW w:w="809" w:type="dxa"/>
            <w:shd w:val="clear" w:color="auto" w:fill="auto"/>
            <w:noWrap/>
            <w:vAlign w:val="bottom"/>
            <w:hideMark/>
          </w:tcPr>
          <w:p w14:paraId="1AE32E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0.9717</w:t>
            </w:r>
          </w:p>
        </w:tc>
        <w:tc>
          <w:tcPr>
            <w:tcW w:w="842" w:type="dxa"/>
            <w:shd w:val="clear" w:color="auto" w:fill="auto"/>
            <w:noWrap/>
            <w:vAlign w:val="bottom"/>
            <w:hideMark/>
          </w:tcPr>
          <w:p w14:paraId="187D1D0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0.9698</w:t>
            </w:r>
          </w:p>
        </w:tc>
        <w:tc>
          <w:tcPr>
            <w:tcW w:w="831" w:type="dxa"/>
            <w:shd w:val="clear" w:color="auto" w:fill="auto"/>
            <w:noWrap/>
            <w:vAlign w:val="bottom"/>
            <w:hideMark/>
          </w:tcPr>
          <w:p w14:paraId="12CE84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17AC0A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0.2325</w:t>
            </w:r>
          </w:p>
        </w:tc>
        <w:tc>
          <w:tcPr>
            <w:tcW w:w="943" w:type="dxa"/>
            <w:shd w:val="clear" w:color="auto" w:fill="auto"/>
            <w:noWrap/>
            <w:vAlign w:val="bottom"/>
            <w:hideMark/>
          </w:tcPr>
          <w:p w14:paraId="3E1B20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1.2894</w:t>
            </w:r>
          </w:p>
        </w:tc>
      </w:tr>
      <w:tr w:rsidR="00E3157C" w:rsidRPr="00E3157C" w14:paraId="4C3BEFD4" w14:textId="77777777" w:rsidTr="00E3157C">
        <w:trPr>
          <w:trHeight w:val="300"/>
        </w:trPr>
        <w:tc>
          <w:tcPr>
            <w:tcW w:w="762" w:type="dxa"/>
            <w:shd w:val="clear" w:color="auto" w:fill="auto"/>
            <w:noWrap/>
            <w:vAlign w:val="bottom"/>
            <w:hideMark/>
          </w:tcPr>
          <w:p w14:paraId="6B4C31B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51B21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5CE4E3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401BED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20367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37B8667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383FC7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0.9717</w:t>
            </w:r>
          </w:p>
        </w:tc>
        <w:tc>
          <w:tcPr>
            <w:tcW w:w="884" w:type="dxa"/>
            <w:shd w:val="clear" w:color="auto" w:fill="auto"/>
            <w:noWrap/>
            <w:vAlign w:val="bottom"/>
            <w:hideMark/>
          </w:tcPr>
          <w:p w14:paraId="01C65B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0.9425</w:t>
            </w:r>
          </w:p>
        </w:tc>
        <w:tc>
          <w:tcPr>
            <w:tcW w:w="809" w:type="dxa"/>
            <w:shd w:val="clear" w:color="auto" w:fill="auto"/>
            <w:noWrap/>
            <w:vAlign w:val="bottom"/>
            <w:hideMark/>
          </w:tcPr>
          <w:p w14:paraId="31BFB75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0.8221</w:t>
            </w:r>
          </w:p>
        </w:tc>
        <w:tc>
          <w:tcPr>
            <w:tcW w:w="842" w:type="dxa"/>
            <w:shd w:val="clear" w:color="auto" w:fill="auto"/>
            <w:noWrap/>
            <w:vAlign w:val="bottom"/>
            <w:hideMark/>
          </w:tcPr>
          <w:p w14:paraId="22E9F8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0.8655</w:t>
            </w:r>
          </w:p>
        </w:tc>
        <w:tc>
          <w:tcPr>
            <w:tcW w:w="831" w:type="dxa"/>
            <w:shd w:val="clear" w:color="auto" w:fill="auto"/>
            <w:noWrap/>
            <w:vAlign w:val="bottom"/>
            <w:hideMark/>
          </w:tcPr>
          <w:p w14:paraId="04E0BA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3C6CB4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0.2325</w:t>
            </w:r>
          </w:p>
        </w:tc>
        <w:tc>
          <w:tcPr>
            <w:tcW w:w="943" w:type="dxa"/>
            <w:shd w:val="clear" w:color="auto" w:fill="auto"/>
            <w:noWrap/>
            <w:vAlign w:val="bottom"/>
            <w:hideMark/>
          </w:tcPr>
          <w:p w14:paraId="3152B0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1.2444</w:t>
            </w:r>
          </w:p>
        </w:tc>
      </w:tr>
      <w:tr w:rsidR="00E3157C" w:rsidRPr="00E3157C" w14:paraId="037C14D8" w14:textId="77777777" w:rsidTr="00E3157C">
        <w:trPr>
          <w:trHeight w:val="300"/>
        </w:trPr>
        <w:tc>
          <w:tcPr>
            <w:tcW w:w="762" w:type="dxa"/>
            <w:shd w:val="clear" w:color="auto" w:fill="auto"/>
            <w:noWrap/>
            <w:vAlign w:val="bottom"/>
            <w:hideMark/>
          </w:tcPr>
          <w:p w14:paraId="326C6BF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4759A7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2EB2F3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232CCD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1E9E95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55A98B2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644BCA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0.9699</w:t>
            </w:r>
          </w:p>
        </w:tc>
        <w:tc>
          <w:tcPr>
            <w:tcW w:w="884" w:type="dxa"/>
            <w:shd w:val="clear" w:color="auto" w:fill="auto"/>
            <w:noWrap/>
            <w:vAlign w:val="bottom"/>
            <w:hideMark/>
          </w:tcPr>
          <w:p w14:paraId="4AA1BC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0.9699</w:t>
            </w:r>
          </w:p>
        </w:tc>
        <w:tc>
          <w:tcPr>
            <w:tcW w:w="809" w:type="dxa"/>
            <w:shd w:val="clear" w:color="auto" w:fill="auto"/>
            <w:noWrap/>
            <w:vAlign w:val="bottom"/>
            <w:hideMark/>
          </w:tcPr>
          <w:p w14:paraId="39C73D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0.9699</w:t>
            </w:r>
          </w:p>
        </w:tc>
        <w:tc>
          <w:tcPr>
            <w:tcW w:w="842" w:type="dxa"/>
            <w:shd w:val="clear" w:color="auto" w:fill="auto"/>
            <w:noWrap/>
            <w:vAlign w:val="bottom"/>
            <w:hideMark/>
          </w:tcPr>
          <w:p w14:paraId="2B80DB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0.9699</w:t>
            </w:r>
          </w:p>
        </w:tc>
        <w:tc>
          <w:tcPr>
            <w:tcW w:w="831" w:type="dxa"/>
            <w:shd w:val="clear" w:color="auto" w:fill="auto"/>
            <w:noWrap/>
            <w:vAlign w:val="bottom"/>
            <w:hideMark/>
          </w:tcPr>
          <w:p w14:paraId="096067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0.0049</w:t>
            </w:r>
          </w:p>
        </w:tc>
        <w:tc>
          <w:tcPr>
            <w:tcW w:w="809" w:type="dxa"/>
            <w:shd w:val="clear" w:color="auto" w:fill="auto"/>
            <w:noWrap/>
            <w:vAlign w:val="bottom"/>
            <w:hideMark/>
          </w:tcPr>
          <w:p w14:paraId="526300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0.3952</w:t>
            </w:r>
          </w:p>
        </w:tc>
        <w:tc>
          <w:tcPr>
            <w:tcW w:w="943" w:type="dxa"/>
            <w:shd w:val="clear" w:color="auto" w:fill="auto"/>
            <w:noWrap/>
            <w:vAlign w:val="bottom"/>
            <w:hideMark/>
          </w:tcPr>
          <w:p w14:paraId="3B27DD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1.4467</w:t>
            </w:r>
          </w:p>
        </w:tc>
      </w:tr>
      <w:tr w:rsidR="00E3157C" w:rsidRPr="00E3157C" w14:paraId="3E1D0642" w14:textId="77777777" w:rsidTr="00E3157C">
        <w:trPr>
          <w:trHeight w:val="300"/>
        </w:trPr>
        <w:tc>
          <w:tcPr>
            <w:tcW w:w="762" w:type="dxa"/>
            <w:shd w:val="clear" w:color="auto" w:fill="auto"/>
            <w:noWrap/>
            <w:vAlign w:val="bottom"/>
            <w:hideMark/>
          </w:tcPr>
          <w:p w14:paraId="4A38657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098FBD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3801514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596D34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634FC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59CD57A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35A96CD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0.9699</w:t>
            </w:r>
          </w:p>
        </w:tc>
        <w:tc>
          <w:tcPr>
            <w:tcW w:w="884" w:type="dxa"/>
            <w:shd w:val="clear" w:color="auto" w:fill="auto"/>
            <w:noWrap/>
            <w:vAlign w:val="bottom"/>
            <w:hideMark/>
          </w:tcPr>
          <w:p w14:paraId="3FC1BB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0.968</w:t>
            </w:r>
          </w:p>
        </w:tc>
        <w:tc>
          <w:tcPr>
            <w:tcW w:w="809" w:type="dxa"/>
            <w:shd w:val="clear" w:color="auto" w:fill="auto"/>
            <w:noWrap/>
            <w:vAlign w:val="bottom"/>
            <w:hideMark/>
          </w:tcPr>
          <w:p w14:paraId="063CD1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0.9699</w:t>
            </w:r>
          </w:p>
        </w:tc>
        <w:tc>
          <w:tcPr>
            <w:tcW w:w="842" w:type="dxa"/>
            <w:shd w:val="clear" w:color="auto" w:fill="auto"/>
            <w:noWrap/>
            <w:vAlign w:val="bottom"/>
            <w:hideMark/>
          </w:tcPr>
          <w:p w14:paraId="664852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0.9679</w:t>
            </w:r>
          </w:p>
        </w:tc>
        <w:tc>
          <w:tcPr>
            <w:tcW w:w="831" w:type="dxa"/>
            <w:shd w:val="clear" w:color="auto" w:fill="auto"/>
            <w:noWrap/>
            <w:vAlign w:val="bottom"/>
            <w:hideMark/>
          </w:tcPr>
          <w:p w14:paraId="7F88395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0.0049</w:t>
            </w:r>
          </w:p>
        </w:tc>
        <w:tc>
          <w:tcPr>
            <w:tcW w:w="809" w:type="dxa"/>
            <w:shd w:val="clear" w:color="auto" w:fill="auto"/>
            <w:noWrap/>
            <w:vAlign w:val="bottom"/>
            <w:hideMark/>
          </w:tcPr>
          <w:p w14:paraId="280D96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0.3952</w:t>
            </w:r>
          </w:p>
        </w:tc>
        <w:tc>
          <w:tcPr>
            <w:tcW w:w="943" w:type="dxa"/>
            <w:shd w:val="clear" w:color="auto" w:fill="auto"/>
            <w:noWrap/>
            <w:vAlign w:val="bottom"/>
            <w:hideMark/>
          </w:tcPr>
          <w:p w14:paraId="2C40698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1.4029</w:t>
            </w:r>
          </w:p>
        </w:tc>
      </w:tr>
      <w:tr w:rsidR="00E3157C" w:rsidRPr="00E3157C" w14:paraId="76F829F0" w14:textId="77777777" w:rsidTr="00E3157C">
        <w:trPr>
          <w:trHeight w:val="300"/>
        </w:trPr>
        <w:tc>
          <w:tcPr>
            <w:tcW w:w="762" w:type="dxa"/>
            <w:shd w:val="clear" w:color="auto" w:fill="auto"/>
            <w:noWrap/>
            <w:vAlign w:val="bottom"/>
            <w:hideMark/>
          </w:tcPr>
          <w:p w14:paraId="7A85DDE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C9DDA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4EDA114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ED6D90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335150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518C8E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184E93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0.9699</w:t>
            </w:r>
          </w:p>
        </w:tc>
        <w:tc>
          <w:tcPr>
            <w:tcW w:w="884" w:type="dxa"/>
            <w:shd w:val="clear" w:color="auto" w:fill="auto"/>
            <w:noWrap/>
            <w:vAlign w:val="bottom"/>
            <w:hideMark/>
          </w:tcPr>
          <w:p w14:paraId="196F38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0.9195</w:t>
            </w:r>
          </w:p>
        </w:tc>
        <w:tc>
          <w:tcPr>
            <w:tcW w:w="809" w:type="dxa"/>
            <w:shd w:val="clear" w:color="auto" w:fill="auto"/>
            <w:noWrap/>
            <w:vAlign w:val="bottom"/>
            <w:hideMark/>
          </w:tcPr>
          <w:p w14:paraId="5ACCB7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0.8127</w:t>
            </w:r>
          </w:p>
        </w:tc>
        <w:tc>
          <w:tcPr>
            <w:tcW w:w="842" w:type="dxa"/>
            <w:shd w:val="clear" w:color="auto" w:fill="auto"/>
            <w:noWrap/>
            <w:vAlign w:val="bottom"/>
            <w:hideMark/>
          </w:tcPr>
          <w:p w14:paraId="7AA3C17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0.8536</w:t>
            </w:r>
          </w:p>
        </w:tc>
        <w:tc>
          <w:tcPr>
            <w:tcW w:w="831" w:type="dxa"/>
            <w:shd w:val="clear" w:color="auto" w:fill="auto"/>
            <w:noWrap/>
            <w:vAlign w:val="bottom"/>
            <w:hideMark/>
          </w:tcPr>
          <w:p w14:paraId="774168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0.0049</w:t>
            </w:r>
          </w:p>
        </w:tc>
        <w:tc>
          <w:tcPr>
            <w:tcW w:w="809" w:type="dxa"/>
            <w:shd w:val="clear" w:color="auto" w:fill="auto"/>
            <w:noWrap/>
            <w:vAlign w:val="bottom"/>
            <w:hideMark/>
          </w:tcPr>
          <w:p w14:paraId="234CAC5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0.3952</w:t>
            </w:r>
          </w:p>
        </w:tc>
        <w:tc>
          <w:tcPr>
            <w:tcW w:w="943" w:type="dxa"/>
            <w:shd w:val="clear" w:color="auto" w:fill="auto"/>
            <w:noWrap/>
            <w:vAlign w:val="bottom"/>
            <w:hideMark/>
          </w:tcPr>
          <w:p w14:paraId="4F7C849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1.3937</w:t>
            </w:r>
          </w:p>
        </w:tc>
      </w:tr>
      <w:tr w:rsidR="00E3157C" w:rsidRPr="00E3157C" w14:paraId="11B1780B" w14:textId="77777777" w:rsidTr="00E3157C">
        <w:trPr>
          <w:trHeight w:val="300"/>
        </w:trPr>
        <w:tc>
          <w:tcPr>
            <w:tcW w:w="762" w:type="dxa"/>
            <w:shd w:val="clear" w:color="auto" w:fill="auto"/>
            <w:noWrap/>
            <w:vAlign w:val="bottom"/>
            <w:hideMark/>
          </w:tcPr>
          <w:p w14:paraId="296DD12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4FD8D7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3E293FA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F7C15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63F97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309810F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54D079C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0.9634</w:t>
            </w:r>
          </w:p>
        </w:tc>
        <w:tc>
          <w:tcPr>
            <w:tcW w:w="884" w:type="dxa"/>
            <w:shd w:val="clear" w:color="auto" w:fill="auto"/>
            <w:noWrap/>
            <w:vAlign w:val="bottom"/>
            <w:hideMark/>
          </w:tcPr>
          <w:p w14:paraId="5CDB8B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0.9634</w:t>
            </w:r>
          </w:p>
        </w:tc>
        <w:tc>
          <w:tcPr>
            <w:tcW w:w="809" w:type="dxa"/>
            <w:shd w:val="clear" w:color="auto" w:fill="auto"/>
            <w:noWrap/>
            <w:vAlign w:val="bottom"/>
            <w:hideMark/>
          </w:tcPr>
          <w:p w14:paraId="6D7BC6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0.9634</w:t>
            </w:r>
          </w:p>
        </w:tc>
        <w:tc>
          <w:tcPr>
            <w:tcW w:w="842" w:type="dxa"/>
            <w:shd w:val="clear" w:color="auto" w:fill="auto"/>
            <w:noWrap/>
            <w:vAlign w:val="bottom"/>
            <w:hideMark/>
          </w:tcPr>
          <w:p w14:paraId="407D67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0.9634</w:t>
            </w:r>
          </w:p>
        </w:tc>
        <w:tc>
          <w:tcPr>
            <w:tcW w:w="831" w:type="dxa"/>
            <w:shd w:val="clear" w:color="auto" w:fill="auto"/>
            <w:noWrap/>
            <w:vAlign w:val="bottom"/>
            <w:hideMark/>
          </w:tcPr>
          <w:p w14:paraId="260B41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0.0049</w:t>
            </w:r>
          </w:p>
        </w:tc>
        <w:tc>
          <w:tcPr>
            <w:tcW w:w="809" w:type="dxa"/>
            <w:shd w:val="clear" w:color="auto" w:fill="auto"/>
            <w:noWrap/>
            <w:vAlign w:val="bottom"/>
            <w:hideMark/>
          </w:tcPr>
          <w:p w14:paraId="18DBED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0.4219</w:t>
            </w:r>
          </w:p>
        </w:tc>
        <w:tc>
          <w:tcPr>
            <w:tcW w:w="943" w:type="dxa"/>
            <w:shd w:val="clear" w:color="auto" w:fill="auto"/>
            <w:noWrap/>
            <w:vAlign w:val="bottom"/>
            <w:hideMark/>
          </w:tcPr>
          <w:p w14:paraId="48236A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1.2602</w:t>
            </w:r>
          </w:p>
        </w:tc>
      </w:tr>
      <w:tr w:rsidR="00E3157C" w:rsidRPr="00E3157C" w14:paraId="07F6DAE2" w14:textId="77777777" w:rsidTr="00E3157C">
        <w:trPr>
          <w:trHeight w:val="300"/>
        </w:trPr>
        <w:tc>
          <w:tcPr>
            <w:tcW w:w="762" w:type="dxa"/>
            <w:shd w:val="clear" w:color="auto" w:fill="auto"/>
            <w:noWrap/>
            <w:vAlign w:val="bottom"/>
            <w:hideMark/>
          </w:tcPr>
          <w:p w14:paraId="60570B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668935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74EA3F9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99721E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5FD94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3C4197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3B4B76E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0.9634</w:t>
            </w:r>
          </w:p>
        </w:tc>
        <w:tc>
          <w:tcPr>
            <w:tcW w:w="884" w:type="dxa"/>
            <w:shd w:val="clear" w:color="auto" w:fill="auto"/>
            <w:noWrap/>
            <w:vAlign w:val="bottom"/>
            <w:hideMark/>
          </w:tcPr>
          <w:p w14:paraId="591D5E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0.9611</w:t>
            </w:r>
          </w:p>
        </w:tc>
        <w:tc>
          <w:tcPr>
            <w:tcW w:w="809" w:type="dxa"/>
            <w:shd w:val="clear" w:color="auto" w:fill="auto"/>
            <w:noWrap/>
            <w:vAlign w:val="bottom"/>
            <w:hideMark/>
          </w:tcPr>
          <w:p w14:paraId="56CB95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0.9634</w:t>
            </w:r>
          </w:p>
        </w:tc>
        <w:tc>
          <w:tcPr>
            <w:tcW w:w="842" w:type="dxa"/>
            <w:shd w:val="clear" w:color="auto" w:fill="auto"/>
            <w:noWrap/>
            <w:vAlign w:val="bottom"/>
            <w:hideMark/>
          </w:tcPr>
          <w:p w14:paraId="5B3328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0.9609</w:t>
            </w:r>
          </w:p>
        </w:tc>
        <w:tc>
          <w:tcPr>
            <w:tcW w:w="831" w:type="dxa"/>
            <w:shd w:val="clear" w:color="auto" w:fill="auto"/>
            <w:noWrap/>
            <w:vAlign w:val="bottom"/>
            <w:hideMark/>
          </w:tcPr>
          <w:p w14:paraId="54B760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0.0049</w:t>
            </w:r>
          </w:p>
        </w:tc>
        <w:tc>
          <w:tcPr>
            <w:tcW w:w="809" w:type="dxa"/>
            <w:shd w:val="clear" w:color="auto" w:fill="auto"/>
            <w:noWrap/>
            <w:vAlign w:val="bottom"/>
            <w:hideMark/>
          </w:tcPr>
          <w:p w14:paraId="1A0E2B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0.4219</w:t>
            </w:r>
          </w:p>
        </w:tc>
        <w:tc>
          <w:tcPr>
            <w:tcW w:w="943" w:type="dxa"/>
            <w:shd w:val="clear" w:color="auto" w:fill="auto"/>
            <w:noWrap/>
            <w:vAlign w:val="bottom"/>
            <w:hideMark/>
          </w:tcPr>
          <w:p w14:paraId="2CB071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1.2708</w:t>
            </w:r>
          </w:p>
        </w:tc>
      </w:tr>
      <w:tr w:rsidR="00E3157C" w:rsidRPr="00E3157C" w14:paraId="4A265B04" w14:textId="77777777" w:rsidTr="00E3157C">
        <w:trPr>
          <w:trHeight w:val="300"/>
        </w:trPr>
        <w:tc>
          <w:tcPr>
            <w:tcW w:w="762" w:type="dxa"/>
            <w:shd w:val="clear" w:color="auto" w:fill="auto"/>
            <w:noWrap/>
            <w:vAlign w:val="bottom"/>
            <w:hideMark/>
          </w:tcPr>
          <w:p w14:paraId="2437D0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C3400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421609E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287AF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A572D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4D84177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5F85FB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0.9634</w:t>
            </w:r>
          </w:p>
        </w:tc>
        <w:tc>
          <w:tcPr>
            <w:tcW w:w="884" w:type="dxa"/>
            <w:shd w:val="clear" w:color="auto" w:fill="auto"/>
            <w:noWrap/>
            <w:vAlign w:val="bottom"/>
            <w:hideMark/>
          </w:tcPr>
          <w:p w14:paraId="320805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0.9106</w:t>
            </w:r>
          </w:p>
        </w:tc>
        <w:tc>
          <w:tcPr>
            <w:tcW w:w="809" w:type="dxa"/>
            <w:shd w:val="clear" w:color="auto" w:fill="auto"/>
            <w:noWrap/>
            <w:vAlign w:val="bottom"/>
            <w:hideMark/>
          </w:tcPr>
          <w:p w14:paraId="78D2A6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0.7948</w:t>
            </w:r>
          </w:p>
        </w:tc>
        <w:tc>
          <w:tcPr>
            <w:tcW w:w="842" w:type="dxa"/>
            <w:shd w:val="clear" w:color="auto" w:fill="auto"/>
            <w:noWrap/>
            <w:vAlign w:val="bottom"/>
            <w:hideMark/>
          </w:tcPr>
          <w:p w14:paraId="445B4AD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0.8387</w:t>
            </w:r>
          </w:p>
        </w:tc>
        <w:tc>
          <w:tcPr>
            <w:tcW w:w="831" w:type="dxa"/>
            <w:shd w:val="clear" w:color="auto" w:fill="auto"/>
            <w:noWrap/>
            <w:vAlign w:val="bottom"/>
            <w:hideMark/>
          </w:tcPr>
          <w:p w14:paraId="7D53B5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0.0049</w:t>
            </w:r>
          </w:p>
        </w:tc>
        <w:tc>
          <w:tcPr>
            <w:tcW w:w="809" w:type="dxa"/>
            <w:shd w:val="clear" w:color="auto" w:fill="auto"/>
            <w:noWrap/>
            <w:vAlign w:val="bottom"/>
            <w:hideMark/>
          </w:tcPr>
          <w:p w14:paraId="0F690E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0.4219</w:t>
            </w:r>
          </w:p>
        </w:tc>
        <w:tc>
          <w:tcPr>
            <w:tcW w:w="943" w:type="dxa"/>
            <w:shd w:val="clear" w:color="auto" w:fill="auto"/>
            <w:noWrap/>
            <w:vAlign w:val="bottom"/>
            <w:hideMark/>
          </w:tcPr>
          <w:p w14:paraId="4C5A95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1.2872</w:t>
            </w:r>
          </w:p>
        </w:tc>
      </w:tr>
      <w:tr w:rsidR="00E3157C" w:rsidRPr="00E3157C" w14:paraId="14C1B2A1" w14:textId="77777777" w:rsidTr="00E3157C">
        <w:trPr>
          <w:trHeight w:val="300"/>
        </w:trPr>
        <w:tc>
          <w:tcPr>
            <w:tcW w:w="762" w:type="dxa"/>
            <w:shd w:val="clear" w:color="auto" w:fill="auto"/>
            <w:noWrap/>
            <w:vAlign w:val="bottom"/>
            <w:hideMark/>
          </w:tcPr>
          <w:p w14:paraId="3C7E8A8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D957A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4A90B8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D0BD55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A0565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7C14682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35EC42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0.9564</w:t>
            </w:r>
          </w:p>
        </w:tc>
        <w:tc>
          <w:tcPr>
            <w:tcW w:w="884" w:type="dxa"/>
            <w:shd w:val="clear" w:color="auto" w:fill="auto"/>
            <w:noWrap/>
            <w:vAlign w:val="bottom"/>
            <w:hideMark/>
          </w:tcPr>
          <w:p w14:paraId="43C250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0.9564</w:t>
            </w:r>
          </w:p>
        </w:tc>
        <w:tc>
          <w:tcPr>
            <w:tcW w:w="809" w:type="dxa"/>
            <w:shd w:val="clear" w:color="auto" w:fill="auto"/>
            <w:noWrap/>
            <w:vAlign w:val="bottom"/>
            <w:hideMark/>
          </w:tcPr>
          <w:p w14:paraId="108A9B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0.9564</w:t>
            </w:r>
          </w:p>
        </w:tc>
        <w:tc>
          <w:tcPr>
            <w:tcW w:w="842" w:type="dxa"/>
            <w:shd w:val="clear" w:color="auto" w:fill="auto"/>
            <w:noWrap/>
            <w:vAlign w:val="bottom"/>
            <w:hideMark/>
          </w:tcPr>
          <w:p w14:paraId="3071C1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0.9564</w:t>
            </w:r>
          </w:p>
        </w:tc>
        <w:tc>
          <w:tcPr>
            <w:tcW w:w="831" w:type="dxa"/>
            <w:shd w:val="clear" w:color="auto" w:fill="auto"/>
            <w:noWrap/>
            <w:vAlign w:val="bottom"/>
            <w:hideMark/>
          </w:tcPr>
          <w:p w14:paraId="17187B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0.0038</w:t>
            </w:r>
          </w:p>
        </w:tc>
        <w:tc>
          <w:tcPr>
            <w:tcW w:w="809" w:type="dxa"/>
            <w:shd w:val="clear" w:color="auto" w:fill="auto"/>
            <w:noWrap/>
            <w:vAlign w:val="bottom"/>
            <w:hideMark/>
          </w:tcPr>
          <w:p w14:paraId="2145D1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0.5529</w:t>
            </w:r>
          </w:p>
        </w:tc>
        <w:tc>
          <w:tcPr>
            <w:tcW w:w="943" w:type="dxa"/>
            <w:shd w:val="clear" w:color="auto" w:fill="auto"/>
            <w:noWrap/>
            <w:vAlign w:val="bottom"/>
            <w:hideMark/>
          </w:tcPr>
          <w:p w14:paraId="0E8163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1.3134</w:t>
            </w:r>
          </w:p>
        </w:tc>
      </w:tr>
      <w:tr w:rsidR="00E3157C" w:rsidRPr="00E3157C" w14:paraId="45EED1A1" w14:textId="77777777" w:rsidTr="00E3157C">
        <w:trPr>
          <w:trHeight w:val="300"/>
        </w:trPr>
        <w:tc>
          <w:tcPr>
            <w:tcW w:w="762" w:type="dxa"/>
            <w:shd w:val="clear" w:color="auto" w:fill="auto"/>
            <w:noWrap/>
            <w:vAlign w:val="bottom"/>
            <w:hideMark/>
          </w:tcPr>
          <w:p w14:paraId="65EE9A3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D9EED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250FBF9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835C5D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1F4B0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53227E6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6D57FFA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0.9564</w:t>
            </w:r>
          </w:p>
        </w:tc>
        <w:tc>
          <w:tcPr>
            <w:tcW w:w="884" w:type="dxa"/>
            <w:shd w:val="clear" w:color="auto" w:fill="auto"/>
            <w:noWrap/>
            <w:vAlign w:val="bottom"/>
            <w:hideMark/>
          </w:tcPr>
          <w:p w14:paraId="63F843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0.9536</w:t>
            </w:r>
          </w:p>
        </w:tc>
        <w:tc>
          <w:tcPr>
            <w:tcW w:w="809" w:type="dxa"/>
            <w:shd w:val="clear" w:color="auto" w:fill="auto"/>
            <w:noWrap/>
            <w:vAlign w:val="bottom"/>
            <w:hideMark/>
          </w:tcPr>
          <w:p w14:paraId="464438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0.9564</w:t>
            </w:r>
          </w:p>
        </w:tc>
        <w:tc>
          <w:tcPr>
            <w:tcW w:w="842" w:type="dxa"/>
            <w:shd w:val="clear" w:color="auto" w:fill="auto"/>
            <w:noWrap/>
            <w:vAlign w:val="bottom"/>
            <w:hideMark/>
          </w:tcPr>
          <w:p w14:paraId="423BAD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0.9515</w:t>
            </w:r>
          </w:p>
        </w:tc>
        <w:tc>
          <w:tcPr>
            <w:tcW w:w="831" w:type="dxa"/>
            <w:shd w:val="clear" w:color="auto" w:fill="auto"/>
            <w:noWrap/>
            <w:vAlign w:val="bottom"/>
            <w:hideMark/>
          </w:tcPr>
          <w:p w14:paraId="067A28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0.0038</w:t>
            </w:r>
          </w:p>
        </w:tc>
        <w:tc>
          <w:tcPr>
            <w:tcW w:w="809" w:type="dxa"/>
            <w:shd w:val="clear" w:color="auto" w:fill="auto"/>
            <w:noWrap/>
            <w:vAlign w:val="bottom"/>
            <w:hideMark/>
          </w:tcPr>
          <w:p w14:paraId="1774D0F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0.5529</w:t>
            </w:r>
          </w:p>
        </w:tc>
        <w:tc>
          <w:tcPr>
            <w:tcW w:w="943" w:type="dxa"/>
            <w:shd w:val="clear" w:color="auto" w:fill="auto"/>
            <w:noWrap/>
            <w:vAlign w:val="bottom"/>
            <w:hideMark/>
          </w:tcPr>
          <w:p w14:paraId="7781B4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1.2621</w:t>
            </w:r>
          </w:p>
        </w:tc>
      </w:tr>
      <w:tr w:rsidR="00E3157C" w:rsidRPr="00E3157C" w14:paraId="5B4A88AA" w14:textId="77777777" w:rsidTr="00E3157C">
        <w:trPr>
          <w:trHeight w:val="300"/>
        </w:trPr>
        <w:tc>
          <w:tcPr>
            <w:tcW w:w="762" w:type="dxa"/>
            <w:shd w:val="clear" w:color="auto" w:fill="auto"/>
            <w:noWrap/>
            <w:vAlign w:val="bottom"/>
            <w:hideMark/>
          </w:tcPr>
          <w:p w14:paraId="75ECD77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A11EE9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3CFB812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796B5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BAA6FD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2491060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6AA06D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0.9564</w:t>
            </w:r>
          </w:p>
        </w:tc>
        <w:tc>
          <w:tcPr>
            <w:tcW w:w="884" w:type="dxa"/>
            <w:shd w:val="clear" w:color="auto" w:fill="auto"/>
            <w:noWrap/>
            <w:vAlign w:val="bottom"/>
            <w:hideMark/>
          </w:tcPr>
          <w:p w14:paraId="279365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0.9154</w:t>
            </w:r>
          </w:p>
        </w:tc>
        <w:tc>
          <w:tcPr>
            <w:tcW w:w="809" w:type="dxa"/>
            <w:shd w:val="clear" w:color="auto" w:fill="auto"/>
            <w:noWrap/>
            <w:vAlign w:val="bottom"/>
            <w:hideMark/>
          </w:tcPr>
          <w:p w14:paraId="5CA653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0.7426</w:t>
            </w:r>
          </w:p>
        </w:tc>
        <w:tc>
          <w:tcPr>
            <w:tcW w:w="842" w:type="dxa"/>
            <w:shd w:val="clear" w:color="auto" w:fill="auto"/>
            <w:noWrap/>
            <w:vAlign w:val="bottom"/>
            <w:hideMark/>
          </w:tcPr>
          <w:p w14:paraId="73DB2D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0.7972</w:t>
            </w:r>
          </w:p>
        </w:tc>
        <w:tc>
          <w:tcPr>
            <w:tcW w:w="831" w:type="dxa"/>
            <w:shd w:val="clear" w:color="auto" w:fill="auto"/>
            <w:noWrap/>
            <w:vAlign w:val="bottom"/>
            <w:hideMark/>
          </w:tcPr>
          <w:p w14:paraId="3A76FE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0.0038</w:t>
            </w:r>
          </w:p>
        </w:tc>
        <w:tc>
          <w:tcPr>
            <w:tcW w:w="809" w:type="dxa"/>
            <w:shd w:val="clear" w:color="auto" w:fill="auto"/>
            <w:noWrap/>
            <w:vAlign w:val="bottom"/>
            <w:hideMark/>
          </w:tcPr>
          <w:p w14:paraId="0211804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0.5529</w:t>
            </w:r>
          </w:p>
        </w:tc>
        <w:tc>
          <w:tcPr>
            <w:tcW w:w="943" w:type="dxa"/>
            <w:shd w:val="clear" w:color="auto" w:fill="auto"/>
            <w:noWrap/>
            <w:vAlign w:val="bottom"/>
            <w:hideMark/>
          </w:tcPr>
          <w:p w14:paraId="74722D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1.2567</w:t>
            </w:r>
          </w:p>
        </w:tc>
      </w:tr>
      <w:tr w:rsidR="00E3157C" w:rsidRPr="00E3157C" w14:paraId="5DB8E1FC" w14:textId="77777777" w:rsidTr="00E3157C">
        <w:trPr>
          <w:trHeight w:val="300"/>
        </w:trPr>
        <w:tc>
          <w:tcPr>
            <w:tcW w:w="762" w:type="dxa"/>
            <w:shd w:val="clear" w:color="auto" w:fill="auto"/>
            <w:noWrap/>
            <w:vAlign w:val="bottom"/>
            <w:hideMark/>
          </w:tcPr>
          <w:p w14:paraId="5569B7B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3B934F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03324A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B6823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51546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3C3B7D8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514B1A7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0.9489</w:t>
            </w:r>
          </w:p>
        </w:tc>
        <w:tc>
          <w:tcPr>
            <w:tcW w:w="884" w:type="dxa"/>
            <w:shd w:val="clear" w:color="auto" w:fill="auto"/>
            <w:noWrap/>
            <w:vAlign w:val="bottom"/>
            <w:hideMark/>
          </w:tcPr>
          <w:p w14:paraId="4942A4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0.9489</w:t>
            </w:r>
          </w:p>
        </w:tc>
        <w:tc>
          <w:tcPr>
            <w:tcW w:w="809" w:type="dxa"/>
            <w:shd w:val="clear" w:color="auto" w:fill="auto"/>
            <w:noWrap/>
            <w:vAlign w:val="bottom"/>
            <w:hideMark/>
          </w:tcPr>
          <w:p w14:paraId="1CA958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0.9489</w:t>
            </w:r>
          </w:p>
        </w:tc>
        <w:tc>
          <w:tcPr>
            <w:tcW w:w="842" w:type="dxa"/>
            <w:shd w:val="clear" w:color="auto" w:fill="auto"/>
            <w:noWrap/>
            <w:vAlign w:val="bottom"/>
            <w:hideMark/>
          </w:tcPr>
          <w:p w14:paraId="27B183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0.9489</w:t>
            </w:r>
          </w:p>
        </w:tc>
        <w:tc>
          <w:tcPr>
            <w:tcW w:w="831" w:type="dxa"/>
            <w:shd w:val="clear" w:color="auto" w:fill="auto"/>
            <w:noWrap/>
            <w:vAlign w:val="bottom"/>
            <w:hideMark/>
          </w:tcPr>
          <w:p w14:paraId="601F9F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0.0042</w:t>
            </w:r>
          </w:p>
        </w:tc>
        <w:tc>
          <w:tcPr>
            <w:tcW w:w="809" w:type="dxa"/>
            <w:shd w:val="clear" w:color="auto" w:fill="auto"/>
            <w:noWrap/>
            <w:vAlign w:val="bottom"/>
            <w:hideMark/>
          </w:tcPr>
          <w:p w14:paraId="3838A6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0.5332</w:t>
            </w:r>
          </w:p>
        </w:tc>
        <w:tc>
          <w:tcPr>
            <w:tcW w:w="943" w:type="dxa"/>
            <w:shd w:val="clear" w:color="auto" w:fill="auto"/>
            <w:noWrap/>
            <w:vAlign w:val="bottom"/>
            <w:hideMark/>
          </w:tcPr>
          <w:p w14:paraId="7053E65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1.3321</w:t>
            </w:r>
          </w:p>
        </w:tc>
      </w:tr>
      <w:tr w:rsidR="00E3157C" w:rsidRPr="00E3157C" w14:paraId="4016C154" w14:textId="77777777" w:rsidTr="00E3157C">
        <w:trPr>
          <w:trHeight w:val="300"/>
        </w:trPr>
        <w:tc>
          <w:tcPr>
            <w:tcW w:w="762" w:type="dxa"/>
            <w:shd w:val="clear" w:color="auto" w:fill="auto"/>
            <w:noWrap/>
            <w:vAlign w:val="bottom"/>
            <w:hideMark/>
          </w:tcPr>
          <w:p w14:paraId="18C271E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698F10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64637D4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7C9B74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088F8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51A8D12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546D4C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0.9489</w:t>
            </w:r>
          </w:p>
        </w:tc>
        <w:tc>
          <w:tcPr>
            <w:tcW w:w="884" w:type="dxa"/>
            <w:shd w:val="clear" w:color="auto" w:fill="auto"/>
            <w:noWrap/>
            <w:vAlign w:val="bottom"/>
            <w:hideMark/>
          </w:tcPr>
          <w:p w14:paraId="0023F5A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0.9452</w:t>
            </w:r>
          </w:p>
        </w:tc>
        <w:tc>
          <w:tcPr>
            <w:tcW w:w="809" w:type="dxa"/>
            <w:shd w:val="clear" w:color="auto" w:fill="auto"/>
            <w:noWrap/>
            <w:vAlign w:val="bottom"/>
            <w:hideMark/>
          </w:tcPr>
          <w:p w14:paraId="7E92AD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0.9489</w:t>
            </w:r>
          </w:p>
        </w:tc>
        <w:tc>
          <w:tcPr>
            <w:tcW w:w="842" w:type="dxa"/>
            <w:shd w:val="clear" w:color="auto" w:fill="auto"/>
            <w:noWrap/>
            <w:vAlign w:val="bottom"/>
            <w:hideMark/>
          </w:tcPr>
          <w:p w14:paraId="5C2A1C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0.9437</w:t>
            </w:r>
          </w:p>
        </w:tc>
        <w:tc>
          <w:tcPr>
            <w:tcW w:w="831" w:type="dxa"/>
            <w:shd w:val="clear" w:color="auto" w:fill="auto"/>
            <w:noWrap/>
            <w:vAlign w:val="bottom"/>
            <w:hideMark/>
          </w:tcPr>
          <w:p w14:paraId="569A15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0.0042</w:t>
            </w:r>
          </w:p>
        </w:tc>
        <w:tc>
          <w:tcPr>
            <w:tcW w:w="809" w:type="dxa"/>
            <w:shd w:val="clear" w:color="auto" w:fill="auto"/>
            <w:noWrap/>
            <w:vAlign w:val="bottom"/>
            <w:hideMark/>
          </w:tcPr>
          <w:p w14:paraId="70265A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0.5332</w:t>
            </w:r>
          </w:p>
        </w:tc>
        <w:tc>
          <w:tcPr>
            <w:tcW w:w="943" w:type="dxa"/>
            <w:shd w:val="clear" w:color="auto" w:fill="auto"/>
            <w:noWrap/>
            <w:vAlign w:val="bottom"/>
            <w:hideMark/>
          </w:tcPr>
          <w:p w14:paraId="0A5D80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1.2868</w:t>
            </w:r>
          </w:p>
        </w:tc>
      </w:tr>
      <w:tr w:rsidR="00E3157C" w:rsidRPr="00E3157C" w14:paraId="03DE642D" w14:textId="77777777" w:rsidTr="00E3157C">
        <w:trPr>
          <w:trHeight w:val="300"/>
        </w:trPr>
        <w:tc>
          <w:tcPr>
            <w:tcW w:w="762" w:type="dxa"/>
            <w:shd w:val="clear" w:color="auto" w:fill="auto"/>
            <w:noWrap/>
            <w:vAlign w:val="bottom"/>
            <w:hideMark/>
          </w:tcPr>
          <w:p w14:paraId="44039AC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955369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351BC2C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50B2AA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870EA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3ECF6E8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36CF21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0.9489</w:t>
            </w:r>
          </w:p>
        </w:tc>
        <w:tc>
          <w:tcPr>
            <w:tcW w:w="884" w:type="dxa"/>
            <w:shd w:val="clear" w:color="auto" w:fill="auto"/>
            <w:noWrap/>
            <w:vAlign w:val="bottom"/>
            <w:hideMark/>
          </w:tcPr>
          <w:p w14:paraId="434FC4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0.8971</w:t>
            </w:r>
          </w:p>
        </w:tc>
        <w:tc>
          <w:tcPr>
            <w:tcW w:w="809" w:type="dxa"/>
            <w:shd w:val="clear" w:color="auto" w:fill="auto"/>
            <w:noWrap/>
            <w:vAlign w:val="bottom"/>
            <w:hideMark/>
          </w:tcPr>
          <w:p w14:paraId="662320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0.7345</w:t>
            </w:r>
          </w:p>
        </w:tc>
        <w:tc>
          <w:tcPr>
            <w:tcW w:w="842" w:type="dxa"/>
            <w:shd w:val="clear" w:color="auto" w:fill="auto"/>
            <w:noWrap/>
            <w:vAlign w:val="bottom"/>
            <w:hideMark/>
          </w:tcPr>
          <w:p w14:paraId="6CA15B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0.7886</w:t>
            </w:r>
          </w:p>
        </w:tc>
        <w:tc>
          <w:tcPr>
            <w:tcW w:w="831" w:type="dxa"/>
            <w:shd w:val="clear" w:color="auto" w:fill="auto"/>
            <w:noWrap/>
            <w:vAlign w:val="bottom"/>
            <w:hideMark/>
          </w:tcPr>
          <w:p w14:paraId="0534E2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0.0042</w:t>
            </w:r>
          </w:p>
        </w:tc>
        <w:tc>
          <w:tcPr>
            <w:tcW w:w="809" w:type="dxa"/>
            <w:shd w:val="clear" w:color="auto" w:fill="auto"/>
            <w:noWrap/>
            <w:vAlign w:val="bottom"/>
            <w:hideMark/>
          </w:tcPr>
          <w:p w14:paraId="58D8EE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0.5332</w:t>
            </w:r>
          </w:p>
        </w:tc>
        <w:tc>
          <w:tcPr>
            <w:tcW w:w="943" w:type="dxa"/>
            <w:shd w:val="clear" w:color="auto" w:fill="auto"/>
            <w:noWrap/>
            <w:vAlign w:val="bottom"/>
            <w:hideMark/>
          </w:tcPr>
          <w:p w14:paraId="153A97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1.2179</w:t>
            </w:r>
          </w:p>
        </w:tc>
      </w:tr>
      <w:tr w:rsidR="00E3157C" w:rsidRPr="00E3157C" w14:paraId="7199F76C" w14:textId="77777777" w:rsidTr="00E3157C">
        <w:trPr>
          <w:trHeight w:val="300"/>
        </w:trPr>
        <w:tc>
          <w:tcPr>
            <w:tcW w:w="762" w:type="dxa"/>
            <w:shd w:val="clear" w:color="auto" w:fill="auto"/>
            <w:noWrap/>
            <w:vAlign w:val="bottom"/>
            <w:hideMark/>
          </w:tcPr>
          <w:p w14:paraId="05B5B78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74DFA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757DA5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04019F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63205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280C022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6FBBB6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0.9487</w:t>
            </w:r>
          </w:p>
        </w:tc>
        <w:tc>
          <w:tcPr>
            <w:tcW w:w="884" w:type="dxa"/>
            <w:shd w:val="clear" w:color="auto" w:fill="auto"/>
            <w:noWrap/>
            <w:vAlign w:val="bottom"/>
            <w:hideMark/>
          </w:tcPr>
          <w:p w14:paraId="0F463A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0.9487</w:t>
            </w:r>
          </w:p>
        </w:tc>
        <w:tc>
          <w:tcPr>
            <w:tcW w:w="809" w:type="dxa"/>
            <w:shd w:val="clear" w:color="auto" w:fill="auto"/>
            <w:noWrap/>
            <w:vAlign w:val="bottom"/>
            <w:hideMark/>
          </w:tcPr>
          <w:p w14:paraId="143EEA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0.9487</w:t>
            </w:r>
          </w:p>
        </w:tc>
        <w:tc>
          <w:tcPr>
            <w:tcW w:w="842" w:type="dxa"/>
            <w:shd w:val="clear" w:color="auto" w:fill="auto"/>
            <w:noWrap/>
            <w:vAlign w:val="bottom"/>
            <w:hideMark/>
          </w:tcPr>
          <w:p w14:paraId="4CB2A0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0.9487</w:t>
            </w:r>
          </w:p>
        </w:tc>
        <w:tc>
          <w:tcPr>
            <w:tcW w:w="831" w:type="dxa"/>
            <w:shd w:val="clear" w:color="auto" w:fill="auto"/>
            <w:noWrap/>
            <w:vAlign w:val="bottom"/>
            <w:hideMark/>
          </w:tcPr>
          <w:p w14:paraId="7BB2BC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12E935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0.4537</w:t>
            </w:r>
          </w:p>
        </w:tc>
        <w:tc>
          <w:tcPr>
            <w:tcW w:w="943" w:type="dxa"/>
            <w:shd w:val="clear" w:color="auto" w:fill="auto"/>
            <w:noWrap/>
            <w:vAlign w:val="bottom"/>
            <w:hideMark/>
          </w:tcPr>
          <w:p w14:paraId="17B764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1.1745</w:t>
            </w:r>
          </w:p>
        </w:tc>
      </w:tr>
      <w:tr w:rsidR="00E3157C" w:rsidRPr="00E3157C" w14:paraId="16BE0E9B" w14:textId="77777777" w:rsidTr="00E3157C">
        <w:trPr>
          <w:trHeight w:val="300"/>
        </w:trPr>
        <w:tc>
          <w:tcPr>
            <w:tcW w:w="762" w:type="dxa"/>
            <w:shd w:val="clear" w:color="auto" w:fill="auto"/>
            <w:noWrap/>
            <w:vAlign w:val="bottom"/>
            <w:hideMark/>
          </w:tcPr>
          <w:p w14:paraId="3AB5E7E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F8DE0D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30F71E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35612C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81B79C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011C333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31E6AA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0.9487</w:t>
            </w:r>
          </w:p>
        </w:tc>
        <w:tc>
          <w:tcPr>
            <w:tcW w:w="884" w:type="dxa"/>
            <w:shd w:val="clear" w:color="auto" w:fill="auto"/>
            <w:noWrap/>
            <w:vAlign w:val="bottom"/>
            <w:hideMark/>
          </w:tcPr>
          <w:p w14:paraId="7934C15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0.9472</w:t>
            </w:r>
          </w:p>
        </w:tc>
        <w:tc>
          <w:tcPr>
            <w:tcW w:w="809" w:type="dxa"/>
            <w:shd w:val="clear" w:color="auto" w:fill="auto"/>
            <w:noWrap/>
            <w:vAlign w:val="bottom"/>
            <w:hideMark/>
          </w:tcPr>
          <w:p w14:paraId="77EAE8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0.9487</w:t>
            </w:r>
          </w:p>
        </w:tc>
        <w:tc>
          <w:tcPr>
            <w:tcW w:w="842" w:type="dxa"/>
            <w:shd w:val="clear" w:color="auto" w:fill="auto"/>
            <w:noWrap/>
            <w:vAlign w:val="bottom"/>
            <w:hideMark/>
          </w:tcPr>
          <w:p w14:paraId="09D9473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0.9417</w:t>
            </w:r>
          </w:p>
        </w:tc>
        <w:tc>
          <w:tcPr>
            <w:tcW w:w="831" w:type="dxa"/>
            <w:shd w:val="clear" w:color="auto" w:fill="auto"/>
            <w:noWrap/>
            <w:vAlign w:val="bottom"/>
            <w:hideMark/>
          </w:tcPr>
          <w:p w14:paraId="6F8CAB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02933DB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0.4537</w:t>
            </w:r>
          </w:p>
        </w:tc>
        <w:tc>
          <w:tcPr>
            <w:tcW w:w="943" w:type="dxa"/>
            <w:shd w:val="clear" w:color="auto" w:fill="auto"/>
            <w:noWrap/>
            <w:vAlign w:val="bottom"/>
            <w:hideMark/>
          </w:tcPr>
          <w:p w14:paraId="65B2C8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1.1083</w:t>
            </w:r>
          </w:p>
        </w:tc>
      </w:tr>
      <w:tr w:rsidR="00E3157C" w:rsidRPr="00E3157C" w14:paraId="71FE362F" w14:textId="77777777" w:rsidTr="00E3157C">
        <w:trPr>
          <w:trHeight w:val="300"/>
        </w:trPr>
        <w:tc>
          <w:tcPr>
            <w:tcW w:w="762" w:type="dxa"/>
            <w:shd w:val="clear" w:color="auto" w:fill="auto"/>
            <w:noWrap/>
            <w:vAlign w:val="bottom"/>
            <w:hideMark/>
          </w:tcPr>
          <w:p w14:paraId="144300D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984EC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2B7AC8F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07C1E9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4AF756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6A37E0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7CB570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0.9487</w:t>
            </w:r>
          </w:p>
        </w:tc>
        <w:tc>
          <w:tcPr>
            <w:tcW w:w="884" w:type="dxa"/>
            <w:shd w:val="clear" w:color="auto" w:fill="auto"/>
            <w:noWrap/>
            <w:vAlign w:val="bottom"/>
            <w:hideMark/>
          </w:tcPr>
          <w:p w14:paraId="57B72B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0.9219</w:t>
            </w:r>
          </w:p>
        </w:tc>
        <w:tc>
          <w:tcPr>
            <w:tcW w:w="809" w:type="dxa"/>
            <w:shd w:val="clear" w:color="auto" w:fill="auto"/>
            <w:noWrap/>
            <w:vAlign w:val="bottom"/>
            <w:hideMark/>
          </w:tcPr>
          <w:p w14:paraId="291BBBC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0.7067</w:t>
            </w:r>
          </w:p>
        </w:tc>
        <w:tc>
          <w:tcPr>
            <w:tcW w:w="842" w:type="dxa"/>
            <w:shd w:val="clear" w:color="auto" w:fill="auto"/>
            <w:noWrap/>
            <w:vAlign w:val="bottom"/>
            <w:hideMark/>
          </w:tcPr>
          <w:p w14:paraId="28003F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0.7612</w:t>
            </w:r>
          </w:p>
        </w:tc>
        <w:tc>
          <w:tcPr>
            <w:tcW w:w="831" w:type="dxa"/>
            <w:shd w:val="clear" w:color="auto" w:fill="auto"/>
            <w:noWrap/>
            <w:vAlign w:val="bottom"/>
            <w:hideMark/>
          </w:tcPr>
          <w:p w14:paraId="2C837D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4B82E7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0.4537</w:t>
            </w:r>
          </w:p>
        </w:tc>
        <w:tc>
          <w:tcPr>
            <w:tcW w:w="943" w:type="dxa"/>
            <w:shd w:val="clear" w:color="auto" w:fill="auto"/>
            <w:noWrap/>
            <w:vAlign w:val="bottom"/>
            <w:hideMark/>
          </w:tcPr>
          <w:p w14:paraId="77ED9F1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1.1251</w:t>
            </w:r>
          </w:p>
        </w:tc>
      </w:tr>
      <w:tr w:rsidR="00E3157C" w:rsidRPr="00E3157C" w14:paraId="5682B2B7" w14:textId="77777777" w:rsidTr="00E3157C">
        <w:trPr>
          <w:trHeight w:val="300"/>
        </w:trPr>
        <w:tc>
          <w:tcPr>
            <w:tcW w:w="762" w:type="dxa"/>
            <w:shd w:val="clear" w:color="auto" w:fill="auto"/>
            <w:noWrap/>
            <w:vAlign w:val="bottom"/>
            <w:hideMark/>
          </w:tcPr>
          <w:p w14:paraId="4071A5A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2EDE0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5AD3E5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E2162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1BF01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079C1B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deadband</w:t>
            </w:r>
          </w:p>
        </w:tc>
        <w:tc>
          <w:tcPr>
            <w:tcW w:w="971" w:type="dxa"/>
            <w:shd w:val="clear" w:color="auto" w:fill="auto"/>
            <w:noWrap/>
            <w:vAlign w:val="bottom"/>
            <w:hideMark/>
          </w:tcPr>
          <w:p w14:paraId="0ADB7BA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0.9378</w:t>
            </w:r>
          </w:p>
        </w:tc>
        <w:tc>
          <w:tcPr>
            <w:tcW w:w="884" w:type="dxa"/>
            <w:shd w:val="clear" w:color="auto" w:fill="auto"/>
            <w:noWrap/>
            <w:vAlign w:val="bottom"/>
            <w:hideMark/>
          </w:tcPr>
          <w:p w14:paraId="21244D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0.9378</w:t>
            </w:r>
          </w:p>
        </w:tc>
        <w:tc>
          <w:tcPr>
            <w:tcW w:w="809" w:type="dxa"/>
            <w:shd w:val="clear" w:color="auto" w:fill="auto"/>
            <w:noWrap/>
            <w:vAlign w:val="bottom"/>
            <w:hideMark/>
          </w:tcPr>
          <w:p w14:paraId="08ADB8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0.9378</w:t>
            </w:r>
          </w:p>
        </w:tc>
        <w:tc>
          <w:tcPr>
            <w:tcW w:w="842" w:type="dxa"/>
            <w:shd w:val="clear" w:color="auto" w:fill="auto"/>
            <w:noWrap/>
            <w:vAlign w:val="bottom"/>
            <w:hideMark/>
          </w:tcPr>
          <w:p w14:paraId="0B93B3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0.9378</w:t>
            </w:r>
          </w:p>
        </w:tc>
        <w:tc>
          <w:tcPr>
            <w:tcW w:w="831" w:type="dxa"/>
            <w:shd w:val="clear" w:color="auto" w:fill="auto"/>
            <w:noWrap/>
            <w:vAlign w:val="bottom"/>
            <w:hideMark/>
          </w:tcPr>
          <w:p w14:paraId="3C533A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0.0026</w:t>
            </w:r>
          </w:p>
        </w:tc>
        <w:tc>
          <w:tcPr>
            <w:tcW w:w="809" w:type="dxa"/>
            <w:shd w:val="clear" w:color="auto" w:fill="auto"/>
            <w:noWrap/>
            <w:vAlign w:val="bottom"/>
            <w:hideMark/>
          </w:tcPr>
          <w:p w14:paraId="5FEA39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0.7868</w:t>
            </w:r>
          </w:p>
        </w:tc>
        <w:tc>
          <w:tcPr>
            <w:tcW w:w="943" w:type="dxa"/>
            <w:shd w:val="clear" w:color="auto" w:fill="auto"/>
            <w:noWrap/>
            <w:vAlign w:val="bottom"/>
            <w:hideMark/>
          </w:tcPr>
          <w:p w14:paraId="37A881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1.0696</w:t>
            </w:r>
          </w:p>
        </w:tc>
      </w:tr>
      <w:tr w:rsidR="00E3157C" w:rsidRPr="00E3157C" w14:paraId="6601498D" w14:textId="77777777" w:rsidTr="00E3157C">
        <w:trPr>
          <w:trHeight w:val="300"/>
        </w:trPr>
        <w:tc>
          <w:tcPr>
            <w:tcW w:w="762" w:type="dxa"/>
            <w:shd w:val="clear" w:color="auto" w:fill="auto"/>
            <w:noWrap/>
            <w:vAlign w:val="bottom"/>
            <w:hideMark/>
          </w:tcPr>
          <w:p w14:paraId="6F0F088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EC6C1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1A0162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21A0E9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CADA5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2CBB63E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deadband</w:t>
            </w:r>
          </w:p>
        </w:tc>
        <w:tc>
          <w:tcPr>
            <w:tcW w:w="971" w:type="dxa"/>
            <w:shd w:val="clear" w:color="auto" w:fill="auto"/>
            <w:noWrap/>
            <w:vAlign w:val="bottom"/>
            <w:hideMark/>
          </w:tcPr>
          <w:p w14:paraId="2BF469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0.9378</w:t>
            </w:r>
          </w:p>
        </w:tc>
        <w:tc>
          <w:tcPr>
            <w:tcW w:w="884" w:type="dxa"/>
            <w:shd w:val="clear" w:color="auto" w:fill="auto"/>
            <w:noWrap/>
            <w:vAlign w:val="bottom"/>
            <w:hideMark/>
          </w:tcPr>
          <w:p w14:paraId="5A8662F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0.9325</w:t>
            </w:r>
          </w:p>
        </w:tc>
        <w:tc>
          <w:tcPr>
            <w:tcW w:w="809" w:type="dxa"/>
            <w:shd w:val="clear" w:color="auto" w:fill="auto"/>
            <w:noWrap/>
            <w:vAlign w:val="bottom"/>
            <w:hideMark/>
          </w:tcPr>
          <w:p w14:paraId="708E9CA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0.9378</w:t>
            </w:r>
          </w:p>
        </w:tc>
        <w:tc>
          <w:tcPr>
            <w:tcW w:w="842" w:type="dxa"/>
            <w:shd w:val="clear" w:color="auto" w:fill="auto"/>
            <w:noWrap/>
            <w:vAlign w:val="bottom"/>
            <w:hideMark/>
          </w:tcPr>
          <w:p w14:paraId="2A1BA79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0.9258</w:t>
            </w:r>
          </w:p>
        </w:tc>
        <w:tc>
          <w:tcPr>
            <w:tcW w:w="831" w:type="dxa"/>
            <w:shd w:val="clear" w:color="auto" w:fill="auto"/>
            <w:noWrap/>
            <w:vAlign w:val="bottom"/>
            <w:hideMark/>
          </w:tcPr>
          <w:p w14:paraId="01F993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0.0026</w:t>
            </w:r>
          </w:p>
        </w:tc>
        <w:tc>
          <w:tcPr>
            <w:tcW w:w="809" w:type="dxa"/>
            <w:shd w:val="clear" w:color="auto" w:fill="auto"/>
            <w:noWrap/>
            <w:vAlign w:val="bottom"/>
            <w:hideMark/>
          </w:tcPr>
          <w:p w14:paraId="5EAF30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0.7868</w:t>
            </w:r>
          </w:p>
        </w:tc>
        <w:tc>
          <w:tcPr>
            <w:tcW w:w="943" w:type="dxa"/>
            <w:shd w:val="clear" w:color="auto" w:fill="auto"/>
            <w:noWrap/>
            <w:vAlign w:val="bottom"/>
            <w:hideMark/>
          </w:tcPr>
          <w:p w14:paraId="01F66E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1.0889</w:t>
            </w:r>
          </w:p>
        </w:tc>
      </w:tr>
      <w:tr w:rsidR="00E3157C" w:rsidRPr="00E3157C" w14:paraId="17FB5710" w14:textId="77777777" w:rsidTr="00E3157C">
        <w:trPr>
          <w:trHeight w:val="300"/>
        </w:trPr>
        <w:tc>
          <w:tcPr>
            <w:tcW w:w="762" w:type="dxa"/>
            <w:shd w:val="clear" w:color="auto" w:fill="auto"/>
            <w:noWrap/>
            <w:vAlign w:val="bottom"/>
            <w:hideMark/>
          </w:tcPr>
          <w:p w14:paraId="5A6F8A7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04205C8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6889E08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C77C48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9BB6A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55E9DE1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deadband</w:t>
            </w:r>
          </w:p>
        </w:tc>
        <w:tc>
          <w:tcPr>
            <w:tcW w:w="971" w:type="dxa"/>
            <w:shd w:val="clear" w:color="auto" w:fill="auto"/>
            <w:noWrap/>
            <w:vAlign w:val="bottom"/>
            <w:hideMark/>
          </w:tcPr>
          <w:p w14:paraId="07FA1B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0.9378</w:t>
            </w:r>
          </w:p>
        </w:tc>
        <w:tc>
          <w:tcPr>
            <w:tcW w:w="884" w:type="dxa"/>
            <w:shd w:val="clear" w:color="auto" w:fill="auto"/>
            <w:noWrap/>
            <w:vAlign w:val="bottom"/>
            <w:hideMark/>
          </w:tcPr>
          <w:p w14:paraId="20FFF27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0.8789</w:t>
            </w:r>
          </w:p>
        </w:tc>
        <w:tc>
          <w:tcPr>
            <w:tcW w:w="809" w:type="dxa"/>
            <w:shd w:val="clear" w:color="auto" w:fill="auto"/>
            <w:noWrap/>
            <w:vAlign w:val="bottom"/>
            <w:hideMark/>
          </w:tcPr>
          <w:p w14:paraId="1604F3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0.6476</w:t>
            </w:r>
          </w:p>
        </w:tc>
        <w:tc>
          <w:tcPr>
            <w:tcW w:w="842" w:type="dxa"/>
            <w:shd w:val="clear" w:color="auto" w:fill="auto"/>
            <w:noWrap/>
            <w:vAlign w:val="bottom"/>
            <w:hideMark/>
          </w:tcPr>
          <w:p w14:paraId="5708F6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0.6981</w:t>
            </w:r>
          </w:p>
        </w:tc>
        <w:tc>
          <w:tcPr>
            <w:tcW w:w="831" w:type="dxa"/>
            <w:shd w:val="clear" w:color="auto" w:fill="auto"/>
            <w:noWrap/>
            <w:vAlign w:val="bottom"/>
            <w:hideMark/>
          </w:tcPr>
          <w:p w14:paraId="0DE58B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0.0026</w:t>
            </w:r>
          </w:p>
        </w:tc>
        <w:tc>
          <w:tcPr>
            <w:tcW w:w="809" w:type="dxa"/>
            <w:shd w:val="clear" w:color="auto" w:fill="auto"/>
            <w:noWrap/>
            <w:vAlign w:val="bottom"/>
            <w:hideMark/>
          </w:tcPr>
          <w:p w14:paraId="3A1A29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0.7868</w:t>
            </w:r>
          </w:p>
        </w:tc>
        <w:tc>
          <w:tcPr>
            <w:tcW w:w="943" w:type="dxa"/>
            <w:shd w:val="clear" w:color="auto" w:fill="auto"/>
            <w:noWrap/>
            <w:vAlign w:val="bottom"/>
            <w:hideMark/>
          </w:tcPr>
          <w:p w14:paraId="18BCA46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1.0627</w:t>
            </w:r>
          </w:p>
        </w:tc>
      </w:tr>
      <w:tr w:rsidR="00E3157C" w:rsidRPr="00E3157C" w14:paraId="5A46C4CD" w14:textId="77777777" w:rsidTr="00E3157C">
        <w:trPr>
          <w:trHeight w:val="300"/>
        </w:trPr>
        <w:tc>
          <w:tcPr>
            <w:tcW w:w="762" w:type="dxa"/>
            <w:shd w:val="clear" w:color="auto" w:fill="auto"/>
            <w:noWrap/>
            <w:vAlign w:val="bottom"/>
            <w:hideMark/>
          </w:tcPr>
          <w:p w14:paraId="2047C64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C8E2D8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757502B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4F6C1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9750D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0A9838D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0CC8A2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0.9322</w:t>
            </w:r>
          </w:p>
        </w:tc>
        <w:tc>
          <w:tcPr>
            <w:tcW w:w="884" w:type="dxa"/>
            <w:shd w:val="clear" w:color="auto" w:fill="auto"/>
            <w:noWrap/>
            <w:vAlign w:val="bottom"/>
            <w:hideMark/>
          </w:tcPr>
          <w:p w14:paraId="081412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0.9322</w:t>
            </w:r>
          </w:p>
        </w:tc>
        <w:tc>
          <w:tcPr>
            <w:tcW w:w="809" w:type="dxa"/>
            <w:shd w:val="clear" w:color="auto" w:fill="auto"/>
            <w:noWrap/>
            <w:vAlign w:val="bottom"/>
            <w:hideMark/>
          </w:tcPr>
          <w:p w14:paraId="051A20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0.9322</w:t>
            </w:r>
          </w:p>
        </w:tc>
        <w:tc>
          <w:tcPr>
            <w:tcW w:w="842" w:type="dxa"/>
            <w:shd w:val="clear" w:color="auto" w:fill="auto"/>
            <w:noWrap/>
            <w:vAlign w:val="bottom"/>
            <w:hideMark/>
          </w:tcPr>
          <w:p w14:paraId="566601F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0.9322</w:t>
            </w:r>
          </w:p>
        </w:tc>
        <w:tc>
          <w:tcPr>
            <w:tcW w:w="831" w:type="dxa"/>
            <w:shd w:val="clear" w:color="auto" w:fill="auto"/>
            <w:noWrap/>
            <w:vAlign w:val="bottom"/>
            <w:hideMark/>
          </w:tcPr>
          <w:p w14:paraId="226659B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0.0031</w:t>
            </w:r>
          </w:p>
        </w:tc>
        <w:tc>
          <w:tcPr>
            <w:tcW w:w="809" w:type="dxa"/>
            <w:shd w:val="clear" w:color="auto" w:fill="auto"/>
            <w:noWrap/>
            <w:vAlign w:val="bottom"/>
            <w:hideMark/>
          </w:tcPr>
          <w:p w14:paraId="4B8D8EE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0.7088</w:t>
            </w:r>
          </w:p>
        </w:tc>
        <w:tc>
          <w:tcPr>
            <w:tcW w:w="943" w:type="dxa"/>
            <w:shd w:val="clear" w:color="auto" w:fill="auto"/>
            <w:noWrap/>
            <w:vAlign w:val="bottom"/>
            <w:hideMark/>
          </w:tcPr>
          <w:p w14:paraId="10B066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1.1777</w:t>
            </w:r>
          </w:p>
        </w:tc>
      </w:tr>
      <w:tr w:rsidR="00E3157C" w:rsidRPr="00E3157C" w14:paraId="07D5DD0A" w14:textId="77777777" w:rsidTr="00E3157C">
        <w:trPr>
          <w:trHeight w:val="300"/>
        </w:trPr>
        <w:tc>
          <w:tcPr>
            <w:tcW w:w="762" w:type="dxa"/>
            <w:shd w:val="clear" w:color="auto" w:fill="auto"/>
            <w:noWrap/>
            <w:vAlign w:val="bottom"/>
            <w:hideMark/>
          </w:tcPr>
          <w:p w14:paraId="67F8D7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06C1F3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5EF7A0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CDF096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37836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65C1E3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5A4A89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0.9322</w:t>
            </w:r>
          </w:p>
        </w:tc>
        <w:tc>
          <w:tcPr>
            <w:tcW w:w="884" w:type="dxa"/>
            <w:shd w:val="clear" w:color="auto" w:fill="auto"/>
            <w:noWrap/>
            <w:vAlign w:val="bottom"/>
            <w:hideMark/>
          </w:tcPr>
          <w:p w14:paraId="7886E4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0.9257</w:t>
            </w:r>
          </w:p>
        </w:tc>
        <w:tc>
          <w:tcPr>
            <w:tcW w:w="809" w:type="dxa"/>
            <w:shd w:val="clear" w:color="auto" w:fill="auto"/>
            <w:noWrap/>
            <w:vAlign w:val="bottom"/>
            <w:hideMark/>
          </w:tcPr>
          <w:p w14:paraId="69EC7A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0.9322</w:t>
            </w:r>
          </w:p>
        </w:tc>
        <w:tc>
          <w:tcPr>
            <w:tcW w:w="842" w:type="dxa"/>
            <w:shd w:val="clear" w:color="auto" w:fill="auto"/>
            <w:noWrap/>
            <w:vAlign w:val="bottom"/>
            <w:hideMark/>
          </w:tcPr>
          <w:p w14:paraId="302166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0.9211</w:t>
            </w:r>
          </w:p>
        </w:tc>
        <w:tc>
          <w:tcPr>
            <w:tcW w:w="831" w:type="dxa"/>
            <w:shd w:val="clear" w:color="auto" w:fill="auto"/>
            <w:noWrap/>
            <w:vAlign w:val="bottom"/>
            <w:hideMark/>
          </w:tcPr>
          <w:p w14:paraId="0C6A65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0.0031</w:t>
            </w:r>
          </w:p>
        </w:tc>
        <w:tc>
          <w:tcPr>
            <w:tcW w:w="809" w:type="dxa"/>
            <w:shd w:val="clear" w:color="auto" w:fill="auto"/>
            <w:noWrap/>
            <w:vAlign w:val="bottom"/>
            <w:hideMark/>
          </w:tcPr>
          <w:p w14:paraId="68CAC8F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0.7088</w:t>
            </w:r>
          </w:p>
        </w:tc>
        <w:tc>
          <w:tcPr>
            <w:tcW w:w="943" w:type="dxa"/>
            <w:shd w:val="clear" w:color="auto" w:fill="auto"/>
            <w:noWrap/>
            <w:vAlign w:val="bottom"/>
            <w:hideMark/>
          </w:tcPr>
          <w:p w14:paraId="468C1A3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1.1598</w:t>
            </w:r>
          </w:p>
        </w:tc>
      </w:tr>
      <w:tr w:rsidR="00E3157C" w:rsidRPr="00E3157C" w14:paraId="033F2787" w14:textId="77777777" w:rsidTr="00E3157C">
        <w:trPr>
          <w:trHeight w:val="300"/>
        </w:trPr>
        <w:tc>
          <w:tcPr>
            <w:tcW w:w="762" w:type="dxa"/>
            <w:shd w:val="clear" w:color="auto" w:fill="auto"/>
            <w:noWrap/>
            <w:vAlign w:val="bottom"/>
            <w:hideMark/>
          </w:tcPr>
          <w:p w14:paraId="328D793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86EF4E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53B5891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65A506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1CAD5E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5D7D0D8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17C01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0.9322</w:t>
            </w:r>
          </w:p>
        </w:tc>
        <w:tc>
          <w:tcPr>
            <w:tcW w:w="884" w:type="dxa"/>
            <w:shd w:val="clear" w:color="auto" w:fill="auto"/>
            <w:noWrap/>
            <w:vAlign w:val="bottom"/>
            <w:hideMark/>
          </w:tcPr>
          <w:p w14:paraId="2D4341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0.8684</w:t>
            </w:r>
          </w:p>
        </w:tc>
        <w:tc>
          <w:tcPr>
            <w:tcW w:w="809" w:type="dxa"/>
            <w:shd w:val="clear" w:color="auto" w:fill="auto"/>
            <w:noWrap/>
            <w:vAlign w:val="bottom"/>
            <w:hideMark/>
          </w:tcPr>
          <w:p w14:paraId="082A0E7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0.6623</w:t>
            </w:r>
          </w:p>
        </w:tc>
        <w:tc>
          <w:tcPr>
            <w:tcW w:w="842" w:type="dxa"/>
            <w:shd w:val="clear" w:color="auto" w:fill="auto"/>
            <w:noWrap/>
            <w:vAlign w:val="bottom"/>
            <w:hideMark/>
          </w:tcPr>
          <w:p w14:paraId="507893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0.719</w:t>
            </w:r>
          </w:p>
        </w:tc>
        <w:tc>
          <w:tcPr>
            <w:tcW w:w="831" w:type="dxa"/>
            <w:shd w:val="clear" w:color="auto" w:fill="auto"/>
            <w:noWrap/>
            <w:vAlign w:val="bottom"/>
            <w:hideMark/>
          </w:tcPr>
          <w:p w14:paraId="3CB744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0.0031</w:t>
            </w:r>
          </w:p>
        </w:tc>
        <w:tc>
          <w:tcPr>
            <w:tcW w:w="809" w:type="dxa"/>
            <w:shd w:val="clear" w:color="auto" w:fill="auto"/>
            <w:noWrap/>
            <w:vAlign w:val="bottom"/>
            <w:hideMark/>
          </w:tcPr>
          <w:p w14:paraId="5DDE86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0.7088</w:t>
            </w:r>
          </w:p>
        </w:tc>
        <w:tc>
          <w:tcPr>
            <w:tcW w:w="943" w:type="dxa"/>
            <w:shd w:val="clear" w:color="auto" w:fill="auto"/>
            <w:noWrap/>
            <w:vAlign w:val="bottom"/>
            <w:hideMark/>
          </w:tcPr>
          <w:p w14:paraId="3CCF99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1.1897</w:t>
            </w:r>
          </w:p>
        </w:tc>
      </w:tr>
      <w:tr w:rsidR="00E3157C" w:rsidRPr="00E3157C" w14:paraId="1885D810" w14:textId="77777777" w:rsidTr="00E3157C">
        <w:trPr>
          <w:trHeight w:val="300"/>
        </w:trPr>
        <w:tc>
          <w:tcPr>
            <w:tcW w:w="762" w:type="dxa"/>
            <w:shd w:val="clear" w:color="auto" w:fill="auto"/>
            <w:noWrap/>
            <w:vAlign w:val="bottom"/>
            <w:hideMark/>
          </w:tcPr>
          <w:p w14:paraId="28DC097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C64B0A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5DDA59B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CB0101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9669AC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604B81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BB03B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0.9161</w:t>
            </w:r>
          </w:p>
        </w:tc>
        <w:tc>
          <w:tcPr>
            <w:tcW w:w="884" w:type="dxa"/>
            <w:shd w:val="clear" w:color="auto" w:fill="auto"/>
            <w:noWrap/>
            <w:vAlign w:val="bottom"/>
            <w:hideMark/>
          </w:tcPr>
          <w:p w14:paraId="42E5FF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0.9161</w:t>
            </w:r>
          </w:p>
        </w:tc>
        <w:tc>
          <w:tcPr>
            <w:tcW w:w="809" w:type="dxa"/>
            <w:shd w:val="clear" w:color="auto" w:fill="auto"/>
            <w:noWrap/>
            <w:vAlign w:val="bottom"/>
            <w:hideMark/>
          </w:tcPr>
          <w:p w14:paraId="0C765FC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0.9161</w:t>
            </w:r>
          </w:p>
        </w:tc>
        <w:tc>
          <w:tcPr>
            <w:tcW w:w="842" w:type="dxa"/>
            <w:shd w:val="clear" w:color="auto" w:fill="auto"/>
            <w:noWrap/>
            <w:vAlign w:val="bottom"/>
            <w:hideMark/>
          </w:tcPr>
          <w:p w14:paraId="344434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0.9161</w:t>
            </w:r>
          </w:p>
        </w:tc>
        <w:tc>
          <w:tcPr>
            <w:tcW w:w="831" w:type="dxa"/>
            <w:shd w:val="clear" w:color="auto" w:fill="auto"/>
            <w:noWrap/>
            <w:vAlign w:val="bottom"/>
            <w:hideMark/>
          </w:tcPr>
          <w:p w14:paraId="37962E0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76FCEA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3756D06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0.7758</w:t>
            </w:r>
          </w:p>
        </w:tc>
      </w:tr>
      <w:tr w:rsidR="00E3157C" w:rsidRPr="00E3157C" w14:paraId="1137B231" w14:textId="77777777" w:rsidTr="00E3157C">
        <w:trPr>
          <w:trHeight w:val="300"/>
        </w:trPr>
        <w:tc>
          <w:tcPr>
            <w:tcW w:w="762" w:type="dxa"/>
            <w:shd w:val="clear" w:color="auto" w:fill="auto"/>
            <w:noWrap/>
            <w:vAlign w:val="bottom"/>
            <w:hideMark/>
          </w:tcPr>
          <w:p w14:paraId="61BE8CB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6293D7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572706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F36C5A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34A609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1768DD3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2CFB8F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0.9161</w:t>
            </w:r>
          </w:p>
        </w:tc>
        <w:tc>
          <w:tcPr>
            <w:tcW w:w="884" w:type="dxa"/>
            <w:shd w:val="clear" w:color="auto" w:fill="auto"/>
            <w:noWrap/>
            <w:vAlign w:val="bottom"/>
            <w:hideMark/>
          </w:tcPr>
          <w:p w14:paraId="49ABBA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0.8882</w:t>
            </w:r>
          </w:p>
        </w:tc>
        <w:tc>
          <w:tcPr>
            <w:tcW w:w="809" w:type="dxa"/>
            <w:shd w:val="clear" w:color="auto" w:fill="auto"/>
            <w:noWrap/>
            <w:vAlign w:val="bottom"/>
            <w:hideMark/>
          </w:tcPr>
          <w:p w14:paraId="5C11D2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0.9161</w:t>
            </w:r>
          </w:p>
        </w:tc>
        <w:tc>
          <w:tcPr>
            <w:tcW w:w="842" w:type="dxa"/>
            <w:shd w:val="clear" w:color="auto" w:fill="auto"/>
            <w:noWrap/>
            <w:vAlign w:val="bottom"/>
            <w:hideMark/>
          </w:tcPr>
          <w:p w14:paraId="32BD7C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0.8886</w:t>
            </w:r>
          </w:p>
        </w:tc>
        <w:tc>
          <w:tcPr>
            <w:tcW w:w="831" w:type="dxa"/>
            <w:shd w:val="clear" w:color="auto" w:fill="auto"/>
            <w:noWrap/>
            <w:vAlign w:val="bottom"/>
            <w:hideMark/>
          </w:tcPr>
          <w:p w14:paraId="2A69EAD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C6210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9273C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0.7685</w:t>
            </w:r>
          </w:p>
        </w:tc>
      </w:tr>
      <w:tr w:rsidR="00E3157C" w:rsidRPr="00E3157C" w14:paraId="2DA71ADD" w14:textId="77777777" w:rsidTr="00E3157C">
        <w:trPr>
          <w:trHeight w:val="300"/>
        </w:trPr>
        <w:tc>
          <w:tcPr>
            <w:tcW w:w="762" w:type="dxa"/>
            <w:shd w:val="clear" w:color="auto" w:fill="auto"/>
            <w:noWrap/>
            <w:vAlign w:val="bottom"/>
            <w:hideMark/>
          </w:tcPr>
          <w:p w14:paraId="20BBB1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B9F1C8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0216DBC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1F9847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C5B54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76BEBA2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0DF79D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0.9161</w:t>
            </w:r>
          </w:p>
        </w:tc>
        <w:tc>
          <w:tcPr>
            <w:tcW w:w="884" w:type="dxa"/>
            <w:shd w:val="clear" w:color="auto" w:fill="auto"/>
            <w:noWrap/>
            <w:vAlign w:val="bottom"/>
            <w:hideMark/>
          </w:tcPr>
          <w:p w14:paraId="6F57325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0.6491</w:t>
            </w:r>
          </w:p>
        </w:tc>
        <w:tc>
          <w:tcPr>
            <w:tcW w:w="809" w:type="dxa"/>
            <w:shd w:val="clear" w:color="auto" w:fill="auto"/>
            <w:noWrap/>
            <w:vAlign w:val="bottom"/>
            <w:hideMark/>
          </w:tcPr>
          <w:p w14:paraId="7F338B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0.552</w:t>
            </w:r>
          </w:p>
        </w:tc>
        <w:tc>
          <w:tcPr>
            <w:tcW w:w="842" w:type="dxa"/>
            <w:shd w:val="clear" w:color="auto" w:fill="auto"/>
            <w:noWrap/>
            <w:vAlign w:val="bottom"/>
            <w:hideMark/>
          </w:tcPr>
          <w:p w14:paraId="778326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0.573</w:t>
            </w:r>
          </w:p>
        </w:tc>
        <w:tc>
          <w:tcPr>
            <w:tcW w:w="831" w:type="dxa"/>
            <w:shd w:val="clear" w:color="auto" w:fill="auto"/>
            <w:noWrap/>
            <w:vAlign w:val="bottom"/>
            <w:hideMark/>
          </w:tcPr>
          <w:p w14:paraId="7D5C3F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56F254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299E015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0.7748</w:t>
            </w:r>
          </w:p>
        </w:tc>
      </w:tr>
      <w:tr w:rsidR="00E3157C" w:rsidRPr="00E3157C" w14:paraId="50710130" w14:textId="77777777" w:rsidTr="00E3157C">
        <w:trPr>
          <w:trHeight w:val="300"/>
        </w:trPr>
        <w:tc>
          <w:tcPr>
            <w:tcW w:w="762" w:type="dxa"/>
            <w:shd w:val="clear" w:color="auto" w:fill="auto"/>
            <w:noWrap/>
            <w:vAlign w:val="bottom"/>
            <w:hideMark/>
          </w:tcPr>
          <w:p w14:paraId="7EBE4E1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5C70FA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20B0CCE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9B1226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B812ED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05EDF5A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14F4AB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0.9057</w:t>
            </w:r>
          </w:p>
        </w:tc>
        <w:tc>
          <w:tcPr>
            <w:tcW w:w="884" w:type="dxa"/>
            <w:shd w:val="clear" w:color="auto" w:fill="auto"/>
            <w:noWrap/>
            <w:vAlign w:val="bottom"/>
            <w:hideMark/>
          </w:tcPr>
          <w:p w14:paraId="096820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0.9057</w:t>
            </w:r>
          </w:p>
        </w:tc>
        <w:tc>
          <w:tcPr>
            <w:tcW w:w="809" w:type="dxa"/>
            <w:shd w:val="clear" w:color="auto" w:fill="auto"/>
            <w:noWrap/>
            <w:vAlign w:val="bottom"/>
            <w:hideMark/>
          </w:tcPr>
          <w:p w14:paraId="7ABECA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0.9057</w:t>
            </w:r>
          </w:p>
        </w:tc>
        <w:tc>
          <w:tcPr>
            <w:tcW w:w="842" w:type="dxa"/>
            <w:shd w:val="clear" w:color="auto" w:fill="auto"/>
            <w:noWrap/>
            <w:vAlign w:val="bottom"/>
            <w:hideMark/>
          </w:tcPr>
          <w:p w14:paraId="045E6C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0.9057</w:t>
            </w:r>
          </w:p>
        </w:tc>
        <w:tc>
          <w:tcPr>
            <w:tcW w:w="831" w:type="dxa"/>
            <w:shd w:val="clear" w:color="auto" w:fill="auto"/>
            <w:noWrap/>
            <w:vAlign w:val="bottom"/>
            <w:hideMark/>
          </w:tcPr>
          <w:p w14:paraId="357529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ACC3D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0.9995</w:t>
            </w:r>
          </w:p>
        </w:tc>
        <w:tc>
          <w:tcPr>
            <w:tcW w:w="943" w:type="dxa"/>
            <w:shd w:val="clear" w:color="auto" w:fill="auto"/>
            <w:noWrap/>
            <w:vAlign w:val="bottom"/>
            <w:hideMark/>
          </w:tcPr>
          <w:p w14:paraId="38592F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0.8976</w:t>
            </w:r>
          </w:p>
        </w:tc>
      </w:tr>
      <w:tr w:rsidR="00E3157C" w:rsidRPr="00E3157C" w14:paraId="19D2B2F6" w14:textId="77777777" w:rsidTr="00E3157C">
        <w:trPr>
          <w:trHeight w:val="300"/>
        </w:trPr>
        <w:tc>
          <w:tcPr>
            <w:tcW w:w="762" w:type="dxa"/>
            <w:shd w:val="clear" w:color="auto" w:fill="auto"/>
            <w:noWrap/>
            <w:vAlign w:val="bottom"/>
            <w:hideMark/>
          </w:tcPr>
          <w:p w14:paraId="1A477B3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34F7C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5B717DF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BFA004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0E9DA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165DC21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5EACE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0.9057</w:t>
            </w:r>
          </w:p>
        </w:tc>
        <w:tc>
          <w:tcPr>
            <w:tcW w:w="884" w:type="dxa"/>
            <w:shd w:val="clear" w:color="auto" w:fill="auto"/>
            <w:noWrap/>
            <w:vAlign w:val="bottom"/>
            <w:hideMark/>
          </w:tcPr>
          <w:p w14:paraId="3BF789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0.8841</w:t>
            </w:r>
          </w:p>
        </w:tc>
        <w:tc>
          <w:tcPr>
            <w:tcW w:w="809" w:type="dxa"/>
            <w:shd w:val="clear" w:color="auto" w:fill="auto"/>
            <w:noWrap/>
            <w:vAlign w:val="bottom"/>
            <w:hideMark/>
          </w:tcPr>
          <w:p w14:paraId="226D5B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0.9057</w:t>
            </w:r>
          </w:p>
        </w:tc>
        <w:tc>
          <w:tcPr>
            <w:tcW w:w="842" w:type="dxa"/>
            <w:shd w:val="clear" w:color="auto" w:fill="auto"/>
            <w:noWrap/>
            <w:vAlign w:val="bottom"/>
            <w:hideMark/>
          </w:tcPr>
          <w:p w14:paraId="586C7B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0.8711</w:t>
            </w:r>
          </w:p>
        </w:tc>
        <w:tc>
          <w:tcPr>
            <w:tcW w:w="831" w:type="dxa"/>
            <w:shd w:val="clear" w:color="auto" w:fill="auto"/>
            <w:noWrap/>
            <w:vAlign w:val="bottom"/>
            <w:hideMark/>
          </w:tcPr>
          <w:p w14:paraId="54CF6B8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45C57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0.9995</w:t>
            </w:r>
          </w:p>
        </w:tc>
        <w:tc>
          <w:tcPr>
            <w:tcW w:w="943" w:type="dxa"/>
            <w:shd w:val="clear" w:color="auto" w:fill="auto"/>
            <w:noWrap/>
            <w:vAlign w:val="bottom"/>
            <w:hideMark/>
          </w:tcPr>
          <w:p w14:paraId="55A444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0.8409</w:t>
            </w:r>
          </w:p>
        </w:tc>
      </w:tr>
      <w:tr w:rsidR="00E3157C" w:rsidRPr="00E3157C" w14:paraId="61218F30" w14:textId="77777777" w:rsidTr="00E3157C">
        <w:trPr>
          <w:trHeight w:val="300"/>
        </w:trPr>
        <w:tc>
          <w:tcPr>
            <w:tcW w:w="762" w:type="dxa"/>
            <w:shd w:val="clear" w:color="auto" w:fill="auto"/>
            <w:noWrap/>
            <w:vAlign w:val="bottom"/>
            <w:hideMark/>
          </w:tcPr>
          <w:p w14:paraId="432848D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B7FC9F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707392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CB5B7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25693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4E56CE5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73370E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0.9057</w:t>
            </w:r>
          </w:p>
        </w:tc>
        <w:tc>
          <w:tcPr>
            <w:tcW w:w="884" w:type="dxa"/>
            <w:shd w:val="clear" w:color="auto" w:fill="auto"/>
            <w:noWrap/>
            <w:vAlign w:val="bottom"/>
            <w:hideMark/>
          </w:tcPr>
          <w:p w14:paraId="222560F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0.6773</w:t>
            </w:r>
          </w:p>
        </w:tc>
        <w:tc>
          <w:tcPr>
            <w:tcW w:w="809" w:type="dxa"/>
            <w:shd w:val="clear" w:color="auto" w:fill="auto"/>
            <w:noWrap/>
            <w:vAlign w:val="bottom"/>
            <w:hideMark/>
          </w:tcPr>
          <w:p w14:paraId="0F0532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0.5287</w:t>
            </w:r>
          </w:p>
        </w:tc>
        <w:tc>
          <w:tcPr>
            <w:tcW w:w="842" w:type="dxa"/>
            <w:shd w:val="clear" w:color="auto" w:fill="auto"/>
            <w:noWrap/>
            <w:vAlign w:val="bottom"/>
            <w:hideMark/>
          </w:tcPr>
          <w:p w14:paraId="5563CC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0.5428</w:t>
            </w:r>
          </w:p>
        </w:tc>
        <w:tc>
          <w:tcPr>
            <w:tcW w:w="831" w:type="dxa"/>
            <w:shd w:val="clear" w:color="auto" w:fill="auto"/>
            <w:noWrap/>
            <w:vAlign w:val="bottom"/>
            <w:hideMark/>
          </w:tcPr>
          <w:p w14:paraId="709FD1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E4346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0.9995</w:t>
            </w:r>
          </w:p>
        </w:tc>
        <w:tc>
          <w:tcPr>
            <w:tcW w:w="943" w:type="dxa"/>
            <w:shd w:val="clear" w:color="auto" w:fill="auto"/>
            <w:noWrap/>
            <w:vAlign w:val="bottom"/>
            <w:hideMark/>
          </w:tcPr>
          <w:p w14:paraId="35ED06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0.8851</w:t>
            </w:r>
          </w:p>
        </w:tc>
      </w:tr>
      <w:tr w:rsidR="00E3157C" w:rsidRPr="00E3157C" w14:paraId="03F8DBF0" w14:textId="77777777" w:rsidTr="00E3157C">
        <w:trPr>
          <w:trHeight w:val="300"/>
        </w:trPr>
        <w:tc>
          <w:tcPr>
            <w:tcW w:w="762" w:type="dxa"/>
            <w:shd w:val="clear" w:color="auto" w:fill="auto"/>
            <w:noWrap/>
            <w:vAlign w:val="bottom"/>
            <w:hideMark/>
          </w:tcPr>
          <w:p w14:paraId="5F7F0C3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804636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4B668D4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846F0B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48CF2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7E381D5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9CA29E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84" w:type="dxa"/>
            <w:shd w:val="clear" w:color="auto" w:fill="auto"/>
            <w:noWrap/>
            <w:vAlign w:val="bottom"/>
            <w:hideMark/>
          </w:tcPr>
          <w:p w14:paraId="6BB696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09" w:type="dxa"/>
            <w:shd w:val="clear" w:color="auto" w:fill="auto"/>
            <w:noWrap/>
            <w:vAlign w:val="bottom"/>
            <w:hideMark/>
          </w:tcPr>
          <w:p w14:paraId="56A56D5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42" w:type="dxa"/>
            <w:shd w:val="clear" w:color="auto" w:fill="auto"/>
            <w:noWrap/>
            <w:vAlign w:val="bottom"/>
            <w:hideMark/>
          </w:tcPr>
          <w:p w14:paraId="23609F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31" w:type="dxa"/>
            <w:shd w:val="clear" w:color="auto" w:fill="auto"/>
            <w:noWrap/>
            <w:vAlign w:val="bottom"/>
            <w:hideMark/>
          </w:tcPr>
          <w:p w14:paraId="4CDFB6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D57A8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66F299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0.6134</w:t>
            </w:r>
          </w:p>
        </w:tc>
      </w:tr>
      <w:tr w:rsidR="00E3157C" w:rsidRPr="00E3157C" w14:paraId="4068E696" w14:textId="77777777" w:rsidTr="00E3157C">
        <w:trPr>
          <w:trHeight w:val="300"/>
        </w:trPr>
        <w:tc>
          <w:tcPr>
            <w:tcW w:w="762" w:type="dxa"/>
            <w:shd w:val="clear" w:color="auto" w:fill="auto"/>
            <w:noWrap/>
            <w:vAlign w:val="bottom"/>
            <w:hideMark/>
          </w:tcPr>
          <w:p w14:paraId="7D1A3E6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2D8184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6728648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3A5C8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A0F12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0F45609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3973B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84" w:type="dxa"/>
            <w:shd w:val="clear" w:color="auto" w:fill="auto"/>
            <w:noWrap/>
            <w:vAlign w:val="bottom"/>
            <w:hideMark/>
          </w:tcPr>
          <w:p w14:paraId="0BC506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09" w:type="dxa"/>
            <w:shd w:val="clear" w:color="auto" w:fill="auto"/>
            <w:noWrap/>
            <w:vAlign w:val="bottom"/>
            <w:hideMark/>
          </w:tcPr>
          <w:p w14:paraId="20A208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42" w:type="dxa"/>
            <w:shd w:val="clear" w:color="auto" w:fill="auto"/>
            <w:noWrap/>
            <w:vAlign w:val="bottom"/>
            <w:hideMark/>
          </w:tcPr>
          <w:p w14:paraId="03360B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31" w:type="dxa"/>
            <w:shd w:val="clear" w:color="auto" w:fill="auto"/>
            <w:noWrap/>
            <w:vAlign w:val="bottom"/>
            <w:hideMark/>
          </w:tcPr>
          <w:p w14:paraId="4B6733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5131EC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034670F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0.532</w:t>
            </w:r>
          </w:p>
        </w:tc>
      </w:tr>
      <w:tr w:rsidR="00E3157C" w:rsidRPr="00E3157C" w14:paraId="06B54327" w14:textId="77777777" w:rsidTr="00E3157C">
        <w:trPr>
          <w:trHeight w:val="300"/>
        </w:trPr>
        <w:tc>
          <w:tcPr>
            <w:tcW w:w="762" w:type="dxa"/>
            <w:shd w:val="clear" w:color="auto" w:fill="auto"/>
            <w:noWrap/>
            <w:vAlign w:val="bottom"/>
            <w:hideMark/>
          </w:tcPr>
          <w:p w14:paraId="1362D21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121FB9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1FBEB8A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2BE0F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06CE8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6D1779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8976D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84" w:type="dxa"/>
            <w:shd w:val="clear" w:color="auto" w:fill="auto"/>
            <w:noWrap/>
            <w:vAlign w:val="bottom"/>
            <w:hideMark/>
          </w:tcPr>
          <w:p w14:paraId="244449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0.8778</w:t>
            </w:r>
          </w:p>
        </w:tc>
        <w:tc>
          <w:tcPr>
            <w:tcW w:w="809" w:type="dxa"/>
            <w:shd w:val="clear" w:color="auto" w:fill="auto"/>
            <w:noWrap/>
            <w:vAlign w:val="bottom"/>
            <w:hideMark/>
          </w:tcPr>
          <w:p w14:paraId="6AD465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42" w:type="dxa"/>
            <w:shd w:val="clear" w:color="auto" w:fill="auto"/>
            <w:noWrap/>
            <w:vAlign w:val="bottom"/>
            <w:hideMark/>
          </w:tcPr>
          <w:p w14:paraId="71441B7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0.8664</w:t>
            </w:r>
          </w:p>
        </w:tc>
        <w:tc>
          <w:tcPr>
            <w:tcW w:w="831" w:type="dxa"/>
            <w:shd w:val="clear" w:color="auto" w:fill="auto"/>
            <w:noWrap/>
            <w:vAlign w:val="bottom"/>
            <w:hideMark/>
          </w:tcPr>
          <w:p w14:paraId="5CDF148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52346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655847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0.5665</w:t>
            </w:r>
          </w:p>
        </w:tc>
      </w:tr>
      <w:tr w:rsidR="00E3157C" w:rsidRPr="00E3157C" w14:paraId="3EA9A746" w14:textId="77777777" w:rsidTr="00E3157C">
        <w:trPr>
          <w:trHeight w:val="300"/>
        </w:trPr>
        <w:tc>
          <w:tcPr>
            <w:tcW w:w="762" w:type="dxa"/>
            <w:shd w:val="clear" w:color="auto" w:fill="auto"/>
            <w:noWrap/>
            <w:vAlign w:val="bottom"/>
            <w:hideMark/>
          </w:tcPr>
          <w:p w14:paraId="72DDD64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3725AF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1518118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765BF3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56654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71C124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99E386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84" w:type="dxa"/>
            <w:shd w:val="clear" w:color="auto" w:fill="auto"/>
            <w:noWrap/>
            <w:vAlign w:val="bottom"/>
            <w:hideMark/>
          </w:tcPr>
          <w:p w14:paraId="65E63E5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0.8778</w:t>
            </w:r>
          </w:p>
        </w:tc>
        <w:tc>
          <w:tcPr>
            <w:tcW w:w="809" w:type="dxa"/>
            <w:shd w:val="clear" w:color="auto" w:fill="auto"/>
            <w:noWrap/>
            <w:vAlign w:val="bottom"/>
            <w:hideMark/>
          </w:tcPr>
          <w:p w14:paraId="4CF2DD5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42" w:type="dxa"/>
            <w:shd w:val="clear" w:color="auto" w:fill="auto"/>
            <w:noWrap/>
            <w:vAlign w:val="bottom"/>
            <w:hideMark/>
          </w:tcPr>
          <w:p w14:paraId="1C22E4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0.8664</w:t>
            </w:r>
          </w:p>
        </w:tc>
        <w:tc>
          <w:tcPr>
            <w:tcW w:w="831" w:type="dxa"/>
            <w:shd w:val="clear" w:color="auto" w:fill="auto"/>
            <w:noWrap/>
            <w:vAlign w:val="bottom"/>
            <w:hideMark/>
          </w:tcPr>
          <w:p w14:paraId="019266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86904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FDEBA9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0.5155</w:t>
            </w:r>
          </w:p>
        </w:tc>
      </w:tr>
      <w:tr w:rsidR="00E3157C" w:rsidRPr="00E3157C" w14:paraId="39B9A2F1" w14:textId="77777777" w:rsidTr="00E3157C">
        <w:trPr>
          <w:trHeight w:val="300"/>
        </w:trPr>
        <w:tc>
          <w:tcPr>
            <w:tcW w:w="762" w:type="dxa"/>
            <w:shd w:val="clear" w:color="auto" w:fill="auto"/>
            <w:noWrap/>
            <w:vAlign w:val="bottom"/>
            <w:hideMark/>
          </w:tcPr>
          <w:p w14:paraId="0D82EF8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32C431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0415DD6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5DADC5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84379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5F9ECE2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A57FA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84" w:type="dxa"/>
            <w:shd w:val="clear" w:color="auto" w:fill="auto"/>
            <w:noWrap/>
            <w:vAlign w:val="bottom"/>
            <w:hideMark/>
          </w:tcPr>
          <w:p w14:paraId="4C34A0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0.647</w:t>
            </w:r>
          </w:p>
        </w:tc>
        <w:tc>
          <w:tcPr>
            <w:tcW w:w="809" w:type="dxa"/>
            <w:shd w:val="clear" w:color="auto" w:fill="auto"/>
            <w:noWrap/>
            <w:vAlign w:val="bottom"/>
            <w:hideMark/>
          </w:tcPr>
          <w:p w14:paraId="1A04434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0.5223</w:t>
            </w:r>
          </w:p>
        </w:tc>
        <w:tc>
          <w:tcPr>
            <w:tcW w:w="842" w:type="dxa"/>
            <w:shd w:val="clear" w:color="auto" w:fill="auto"/>
            <w:noWrap/>
            <w:vAlign w:val="bottom"/>
            <w:hideMark/>
          </w:tcPr>
          <w:p w14:paraId="309579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0.5337</w:t>
            </w:r>
          </w:p>
        </w:tc>
        <w:tc>
          <w:tcPr>
            <w:tcW w:w="831" w:type="dxa"/>
            <w:shd w:val="clear" w:color="auto" w:fill="auto"/>
            <w:noWrap/>
            <w:vAlign w:val="bottom"/>
            <w:hideMark/>
          </w:tcPr>
          <w:p w14:paraId="7169798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667F2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0CDA9C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0.5634</w:t>
            </w:r>
          </w:p>
        </w:tc>
      </w:tr>
      <w:tr w:rsidR="00E3157C" w:rsidRPr="00E3157C" w14:paraId="7A73E6FA" w14:textId="77777777" w:rsidTr="00E3157C">
        <w:trPr>
          <w:trHeight w:val="300"/>
        </w:trPr>
        <w:tc>
          <w:tcPr>
            <w:tcW w:w="762" w:type="dxa"/>
            <w:shd w:val="clear" w:color="auto" w:fill="auto"/>
            <w:noWrap/>
            <w:vAlign w:val="bottom"/>
            <w:hideMark/>
          </w:tcPr>
          <w:p w14:paraId="21ACC85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C8DEA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6B6FBB9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87D8A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324B1C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71C47EC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A40523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84" w:type="dxa"/>
            <w:shd w:val="clear" w:color="auto" w:fill="auto"/>
            <w:noWrap/>
            <w:vAlign w:val="bottom"/>
            <w:hideMark/>
          </w:tcPr>
          <w:p w14:paraId="309ECB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0.647</w:t>
            </w:r>
          </w:p>
        </w:tc>
        <w:tc>
          <w:tcPr>
            <w:tcW w:w="809" w:type="dxa"/>
            <w:shd w:val="clear" w:color="auto" w:fill="auto"/>
            <w:noWrap/>
            <w:vAlign w:val="bottom"/>
            <w:hideMark/>
          </w:tcPr>
          <w:p w14:paraId="56E5EE0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0.5223</w:t>
            </w:r>
          </w:p>
        </w:tc>
        <w:tc>
          <w:tcPr>
            <w:tcW w:w="842" w:type="dxa"/>
            <w:shd w:val="clear" w:color="auto" w:fill="auto"/>
            <w:noWrap/>
            <w:vAlign w:val="bottom"/>
            <w:hideMark/>
          </w:tcPr>
          <w:p w14:paraId="4DE8F9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0.5337</w:t>
            </w:r>
          </w:p>
        </w:tc>
        <w:tc>
          <w:tcPr>
            <w:tcW w:w="831" w:type="dxa"/>
            <w:shd w:val="clear" w:color="auto" w:fill="auto"/>
            <w:noWrap/>
            <w:vAlign w:val="bottom"/>
            <w:hideMark/>
          </w:tcPr>
          <w:p w14:paraId="7DC317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406817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74624E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0.5063</w:t>
            </w:r>
          </w:p>
        </w:tc>
      </w:tr>
      <w:tr w:rsidR="00E3157C" w:rsidRPr="00E3157C" w14:paraId="01D10AE2" w14:textId="77777777" w:rsidTr="00E3157C">
        <w:trPr>
          <w:trHeight w:val="300"/>
        </w:trPr>
        <w:tc>
          <w:tcPr>
            <w:tcW w:w="762" w:type="dxa"/>
            <w:shd w:val="clear" w:color="auto" w:fill="auto"/>
            <w:noWrap/>
            <w:vAlign w:val="bottom"/>
            <w:hideMark/>
          </w:tcPr>
          <w:p w14:paraId="4B70EC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63732D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4EA5C7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8F1ECE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41A8F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09F62D3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43276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5F0055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09" w:type="dxa"/>
            <w:shd w:val="clear" w:color="auto" w:fill="auto"/>
            <w:noWrap/>
            <w:vAlign w:val="bottom"/>
            <w:hideMark/>
          </w:tcPr>
          <w:p w14:paraId="2AEED3A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42" w:type="dxa"/>
            <w:shd w:val="clear" w:color="auto" w:fill="auto"/>
            <w:noWrap/>
            <w:vAlign w:val="bottom"/>
            <w:hideMark/>
          </w:tcPr>
          <w:p w14:paraId="2739745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31" w:type="dxa"/>
            <w:shd w:val="clear" w:color="auto" w:fill="auto"/>
            <w:noWrap/>
            <w:vAlign w:val="bottom"/>
            <w:hideMark/>
          </w:tcPr>
          <w:p w14:paraId="623232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AD30D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4DB708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0.5335</w:t>
            </w:r>
          </w:p>
        </w:tc>
      </w:tr>
      <w:tr w:rsidR="00E3157C" w:rsidRPr="00E3157C" w14:paraId="3523E227" w14:textId="77777777" w:rsidTr="00E3157C">
        <w:trPr>
          <w:trHeight w:val="300"/>
        </w:trPr>
        <w:tc>
          <w:tcPr>
            <w:tcW w:w="762" w:type="dxa"/>
            <w:shd w:val="clear" w:color="auto" w:fill="auto"/>
            <w:noWrap/>
            <w:vAlign w:val="bottom"/>
            <w:hideMark/>
          </w:tcPr>
          <w:p w14:paraId="4B9B2FE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1B89ACC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0BB6227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553FBD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1F1B9E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1174C4D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7B0D0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653837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09" w:type="dxa"/>
            <w:shd w:val="clear" w:color="auto" w:fill="auto"/>
            <w:noWrap/>
            <w:vAlign w:val="bottom"/>
            <w:hideMark/>
          </w:tcPr>
          <w:p w14:paraId="38B987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42" w:type="dxa"/>
            <w:shd w:val="clear" w:color="auto" w:fill="auto"/>
            <w:noWrap/>
            <w:vAlign w:val="bottom"/>
            <w:hideMark/>
          </w:tcPr>
          <w:p w14:paraId="409CA0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31" w:type="dxa"/>
            <w:shd w:val="clear" w:color="auto" w:fill="auto"/>
            <w:noWrap/>
            <w:vAlign w:val="bottom"/>
            <w:hideMark/>
          </w:tcPr>
          <w:p w14:paraId="53B4792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4D9969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1639A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0.4988</w:t>
            </w:r>
          </w:p>
        </w:tc>
      </w:tr>
      <w:tr w:rsidR="00E3157C" w:rsidRPr="00E3157C" w14:paraId="1F5705D4" w14:textId="77777777" w:rsidTr="00E3157C">
        <w:trPr>
          <w:trHeight w:val="300"/>
        </w:trPr>
        <w:tc>
          <w:tcPr>
            <w:tcW w:w="762" w:type="dxa"/>
            <w:shd w:val="clear" w:color="auto" w:fill="auto"/>
            <w:noWrap/>
            <w:vAlign w:val="bottom"/>
            <w:hideMark/>
          </w:tcPr>
          <w:p w14:paraId="3CA7CC0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0C4A3A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16AF347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A7BC7A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9A6AA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69E14AD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030194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6EA887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09" w:type="dxa"/>
            <w:shd w:val="clear" w:color="auto" w:fill="auto"/>
            <w:noWrap/>
            <w:vAlign w:val="bottom"/>
            <w:hideMark/>
          </w:tcPr>
          <w:p w14:paraId="5265C1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42" w:type="dxa"/>
            <w:shd w:val="clear" w:color="auto" w:fill="auto"/>
            <w:noWrap/>
            <w:vAlign w:val="bottom"/>
            <w:hideMark/>
          </w:tcPr>
          <w:p w14:paraId="24C438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31" w:type="dxa"/>
            <w:shd w:val="clear" w:color="auto" w:fill="auto"/>
            <w:noWrap/>
            <w:vAlign w:val="bottom"/>
            <w:hideMark/>
          </w:tcPr>
          <w:p w14:paraId="16BE55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EF4521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DFD73F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0.4792</w:t>
            </w:r>
          </w:p>
        </w:tc>
      </w:tr>
      <w:tr w:rsidR="00E3157C" w:rsidRPr="00E3157C" w14:paraId="1966111C" w14:textId="77777777" w:rsidTr="00E3157C">
        <w:trPr>
          <w:trHeight w:val="300"/>
        </w:trPr>
        <w:tc>
          <w:tcPr>
            <w:tcW w:w="762" w:type="dxa"/>
            <w:shd w:val="clear" w:color="auto" w:fill="auto"/>
            <w:noWrap/>
            <w:vAlign w:val="bottom"/>
            <w:hideMark/>
          </w:tcPr>
          <w:p w14:paraId="68875ED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C4E739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58B529A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90B64D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528C4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081002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94F81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2A2A99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09" w:type="dxa"/>
            <w:shd w:val="clear" w:color="auto" w:fill="auto"/>
            <w:noWrap/>
            <w:vAlign w:val="bottom"/>
            <w:hideMark/>
          </w:tcPr>
          <w:p w14:paraId="3F5C21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42" w:type="dxa"/>
            <w:shd w:val="clear" w:color="auto" w:fill="auto"/>
            <w:noWrap/>
            <w:vAlign w:val="bottom"/>
            <w:hideMark/>
          </w:tcPr>
          <w:p w14:paraId="4C6CAA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31" w:type="dxa"/>
            <w:shd w:val="clear" w:color="auto" w:fill="auto"/>
            <w:noWrap/>
            <w:vAlign w:val="bottom"/>
            <w:hideMark/>
          </w:tcPr>
          <w:p w14:paraId="7FDD204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12BB3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64A497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0.4601</w:t>
            </w:r>
          </w:p>
        </w:tc>
      </w:tr>
      <w:tr w:rsidR="00E3157C" w:rsidRPr="00E3157C" w14:paraId="0AD2D328" w14:textId="77777777" w:rsidTr="00E3157C">
        <w:trPr>
          <w:trHeight w:val="300"/>
        </w:trPr>
        <w:tc>
          <w:tcPr>
            <w:tcW w:w="762" w:type="dxa"/>
            <w:shd w:val="clear" w:color="auto" w:fill="auto"/>
            <w:noWrap/>
            <w:vAlign w:val="bottom"/>
            <w:hideMark/>
          </w:tcPr>
          <w:p w14:paraId="7BAB0BC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BEEC7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4276B16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E81360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E019F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3F611F9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0C05AB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508527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0.7964</w:t>
            </w:r>
          </w:p>
        </w:tc>
        <w:tc>
          <w:tcPr>
            <w:tcW w:w="809" w:type="dxa"/>
            <w:shd w:val="clear" w:color="auto" w:fill="auto"/>
            <w:noWrap/>
            <w:vAlign w:val="bottom"/>
            <w:hideMark/>
          </w:tcPr>
          <w:p w14:paraId="1F40BC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42" w:type="dxa"/>
            <w:shd w:val="clear" w:color="auto" w:fill="auto"/>
            <w:noWrap/>
            <w:vAlign w:val="bottom"/>
            <w:hideMark/>
          </w:tcPr>
          <w:p w14:paraId="11919D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0.8411</w:t>
            </w:r>
          </w:p>
        </w:tc>
        <w:tc>
          <w:tcPr>
            <w:tcW w:w="831" w:type="dxa"/>
            <w:shd w:val="clear" w:color="auto" w:fill="auto"/>
            <w:noWrap/>
            <w:vAlign w:val="bottom"/>
            <w:hideMark/>
          </w:tcPr>
          <w:p w14:paraId="1A66FEE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C4CBC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26F7C8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0.4944</w:t>
            </w:r>
          </w:p>
        </w:tc>
      </w:tr>
      <w:tr w:rsidR="00E3157C" w:rsidRPr="00E3157C" w14:paraId="54B055FC" w14:textId="77777777" w:rsidTr="00E3157C">
        <w:trPr>
          <w:trHeight w:val="300"/>
        </w:trPr>
        <w:tc>
          <w:tcPr>
            <w:tcW w:w="762" w:type="dxa"/>
            <w:shd w:val="clear" w:color="auto" w:fill="auto"/>
            <w:noWrap/>
            <w:vAlign w:val="bottom"/>
            <w:hideMark/>
          </w:tcPr>
          <w:p w14:paraId="54FB49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72E2EF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51CBCEB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2C6CD7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FC495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63B128C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E7678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41FE17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0.7964</w:t>
            </w:r>
          </w:p>
        </w:tc>
        <w:tc>
          <w:tcPr>
            <w:tcW w:w="809" w:type="dxa"/>
            <w:shd w:val="clear" w:color="auto" w:fill="auto"/>
            <w:noWrap/>
            <w:vAlign w:val="bottom"/>
            <w:hideMark/>
          </w:tcPr>
          <w:p w14:paraId="4BE4A5A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42" w:type="dxa"/>
            <w:shd w:val="clear" w:color="auto" w:fill="auto"/>
            <w:noWrap/>
            <w:vAlign w:val="bottom"/>
            <w:hideMark/>
          </w:tcPr>
          <w:p w14:paraId="1DB329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0.8411</w:t>
            </w:r>
          </w:p>
        </w:tc>
        <w:tc>
          <w:tcPr>
            <w:tcW w:w="831" w:type="dxa"/>
            <w:shd w:val="clear" w:color="auto" w:fill="auto"/>
            <w:noWrap/>
            <w:vAlign w:val="bottom"/>
            <w:hideMark/>
          </w:tcPr>
          <w:p w14:paraId="7D4F7B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D4A10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4D79CC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0.4654</w:t>
            </w:r>
          </w:p>
        </w:tc>
      </w:tr>
      <w:tr w:rsidR="00E3157C" w:rsidRPr="00E3157C" w14:paraId="758D9B7A" w14:textId="77777777" w:rsidTr="00E3157C">
        <w:trPr>
          <w:trHeight w:val="300"/>
        </w:trPr>
        <w:tc>
          <w:tcPr>
            <w:tcW w:w="762" w:type="dxa"/>
            <w:shd w:val="clear" w:color="auto" w:fill="auto"/>
            <w:noWrap/>
            <w:vAlign w:val="bottom"/>
            <w:hideMark/>
          </w:tcPr>
          <w:p w14:paraId="0BDF90E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AC66D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496B0A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A826D9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8B41E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6109388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9CB36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43E5F08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0.7964</w:t>
            </w:r>
          </w:p>
        </w:tc>
        <w:tc>
          <w:tcPr>
            <w:tcW w:w="809" w:type="dxa"/>
            <w:shd w:val="clear" w:color="auto" w:fill="auto"/>
            <w:noWrap/>
            <w:vAlign w:val="bottom"/>
            <w:hideMark/>
          </w:tcPr>
          <w:p w14:paraId="674980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42" w:type="dxa"/>
            <w:shd w:val="clear" w:color="auto" w:fill="auto"/>
            <w:noWrap/>
            <w:vAlign w:val="bottom"/>
            <w:hideMark/>
          </w:tcPr>
          <w:p w14:paraId="09DD1C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0.8411</w:t>
            </w:r>
          </w:p>
        </w:tc>
        <w:tc>
          <w:tcPr>
            <w:tcW w:w="831" w:type="dxa"/>
            <w:shd w:val="clear" w:color="auto" w:fill="auto"/>
            <w:noWrap/>
            <w:vAlign w:val="bottom"/>
            <w:hideMark/>
          </w:tcPr>
          <w:p w14:paraId="0298FA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41E0760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5B1CA9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0.5091</w:t>
            </w:r>
          </w:p>
        </w:tc>
      </w:tr>
      <w:tr w:rsidR="00E3157C" w:rsidRPr="00E3157C" w14:paraId="10754678" w14:textId="77777777" w:rsidTr="00E3157C">
        <w:trPr>
          <w:trHeight w:val="300"/>
        </w:trPr>
        <w:tc>
          <w:tcPr>
            <w:tcW w:w="762" w:type="dxa"/>
            <w:shd w:val="clear" w:color="auto" w:fill="auto"/>
            <w:noWrap/>
            <w:vAlign w:val="bottom"/>
            <w:hideMark/>
          </w:tcPr>
          <w:p w14:paraId="5492960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69244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04480D2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B2D070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97469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3210414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4A5F4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5D94331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0.7964</w:t>
            </w:r>
          </w:p>
        </w:tc>
        <w:tc>
          <w:tcPr>
            <w:tcW w:w="809" w:type="dxa"/>
            <w:shd w:val="clear" w:color="auto" w:fill="auto"/>
            <w:noWrap/>
            <w:vAlign w:val="bottom"/>
            <w:hideMark/>
          </w:tcPr>
          <w:p w14:paraId="1978D8A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42" w:type="dxa"/>
            <w:shd w:val="clear" w:color="auto" w:fill="auto"/>
            <w:noWrap/>
            <w:vAlign w:val="bottom"/>
            <w:hideMark/>
          </w:tcPr>
          <w:p w14:paraId="4C1CCD6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0.8411</w:t>
            </w:r>
          </w:p>
        </w:tc>
        <w:tc>
          <w:tcPr>
            <w:tcW w:w="831" w:type="dxa"/>
            <w:shd w:val="clear" w:color="auto" w:fill="auto"/>
            <w:noWrap/>
            <w:vAlign w:val="bottom"/>
            <w:hideMark/>
          </w:tcPr>
          <w:p w14:paraId="08007B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5814A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C0F42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0.4839</w:t>
            </w:r>
          </w:p>
        </w:tc>
      </w:tr>
      <w:tr w:rsidR="00E3157C" w:rsidRPr="00E3157C" w14:paraId="7B2DC9C2" w14:textId="77777777" w:rsidTr="00E3157C">
        <w:trPr>
          <w:trHeight w:val="300"/>
        </w:trPr>
        <w:tc>
          <w:tcPr>
            <w:tcW w:w="762" w:type="dxa"/>
            <w:shd w:val="clear" w:color="auto" w:fill="auto"/>
            <w:noWrap/>
            <w:vAlign w:val="bottom"/>
            <w:hideMark/>
          </w:tcPr>
          <w:p w14:paraId="7E1D136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C7E3DE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52194E2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FD952A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3F452B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5BA9AFF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7CF827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0ECC3D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0.4784</w:t>
            </w:r>
          </w:p>
        </w:tc>
        <w:tc>
          <w:tcPr>
            <w:tcW w:w="809" w:type="dxa"/>
            <w:shd w:val="clear" w:color="auto" w:fill="auto"/>
            <w:noWrap/>
            <w:vAlign w:val="bottom"/>
            <w:hideMark/>
          </w:tcPr>
          <w:p w14:paraId="4C6830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0.4952</w:t>
            </w:r>
          </w:p>
        </w:tc>
        <w:tc>
          <w:tcPr>
            <w:tcW w:w="842" w:type="dxa"/>
            <w:shd w:val="clear" w:color="auto" w:fill="auto"/>
            <w:noWrap/>
            <w:vAlign w:val="bottom"/>
            <w:hideMark/>
          </w:tcPr>
          <w:p w14:paraId="542BDA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0.4862</w:t>
            </w:r>
          </w:p>
        </w:tc>
        <w:tc>
          <w:tcPr>
            <w:tcW w:w="831" w:type="dxa"/>
            <w:shd w:val="clear" w:color="auto" w:fill="auto"/>
            <w:noWrap/>
            <w:vAlign w:val="bottom"/>
            <w:hideMark/>
          </w:tcPr>
          <w:p w14:paraId="315959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4BC0CF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3EE53B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0.4931</w:t>
            </w:r>
          </w:p>
        </w:tc>
      </w:tr>
      <w:tr w:rsidR="00E3157C" w:rsidRPr="00E3157C" w14:paraId="1522BD6D" w14:textId="77777777" w:rsidTr="00E3157C">
        <w:trPr>
          <w:trHeight w:val="300"/>
        </w:trPr>
        <w:tc>
          <w:tcPr>
            <w:tcW w:w="762" w:type="dxa"/>
            <w:shd w:val="clear" w:color="auto" w:fill="auto"/>
            <w:noWrap/>
            <w:vAlign w:val="bottom"/>
            <w:hideMark/>
          </w:tcPr>
          <w:p w14:paraId="26A206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0E99D3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0D3FFF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B293E1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83ED4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0D6D6F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A6517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5355BB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0.4784</w:t>
            </w:r>
          </w:p>
        </w:tc>
        <w:tc>
          <w:tcPr>
            <w:tcW w:w="809" w:type="dxa"/>
            <w:shd w:val="clear" w:color="auto" w:fill="auto"/>
            <w:noWrap/>
            <w:vAlign w:val="bottom"/>
            <w:hideMark/>
          </w:tcPr>
          <w:p w14:paraId="1B19E7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0.4952</w:t>
            </w:r>
          </w:p>
        </w:tc>
        <w:tc>
          <w:tcPr>
            <w:tcW w:w="842" w:type="dxa"/>
            <w:shd w:val="clear" w:color="auto" w:fill="auto"/>
            <w:noWrap/>
            <w:vAlign w:val="bottom"/>
            <w:hideMark/>
          </w:tcPr>
          <w:p w14:paraId="4BE145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0.4862</w:t>
            </w:r>
          </w:p>
        </w:tc>
        <w:tc>
          <w:tcPr>
            <w:tcW w:w="831" w:type="dxa"/>
            <w:shd w:val="clear" w:color="auto" w:fill="auto"/>
            <w:noWrap/>
            <w:vAlign w:val="bottom"/>
            <w:hideMark/>
          </w:tcPr>
          <w:p w14:paraId="1C3CEA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7EDD9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2AAEF6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0.45</w:t>
            </w:r>
          </w:p>
        </w:tc>
      </w:tr>
      <w:tr w:rsidR="00E3157C" w:rsidRPr="00E3157C" w14:paraId="0AA50D29" w14:textId="77777777" w:rsidTr="00E3157C">
        <w:trPr>
          <w:trHeight w:val="300"/>
        </w:trPr>
        <w:tc>
          <w:tcPr>
            <w:tcW w:w="762" w:type="dxa"/>
            <w:shd w:val="clear" w:color="auto" w:fill="auto"/>
            <w:noWrap/>
            <w:vAlign w:val="bottom"/>
            <w:hideMark/>
          </w:tcPr>
          <w:p w14:paraId="70C9AA8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039F01A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060E9D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9CCC9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055C6D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35B9AF5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2F87C3B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066D19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0.4784</w:t>
            </w:r>
          </w:p>
        </w:tc>
        <w:tc>
          <w:tcPr>
            <w:tcW w:w="809" w:type="dxa"/>
            <w:shd w:val="clear" w:color="auto" w:fill="auto"/>
            <w:noWrap/>
            <w:vAlign w:val="bottom"/>
            <w:hideMark/>
          </w:tcPr>
          <w:p w14:paraId="227931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0.4952</w:t>
            </w:r>
          </w:p>
        </w:tc>
        <w:tc>
          <w:tcPr>
            <w:tcW w:w="842" w:type="dxa"/>
            <w:shd w:val="clear" w:color="auto" w:fill="auto"/>
            <w:noWrap/>
            <w:vAlign w:val="bottom"/>
            <w:hideMark/>
          </w:tcPr>
          <w:p w14:paraId="1E5F68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0.4862</w:t>
            </w:r>
          </w:p>
        </w:tc>
        <w:tc>
          <w:tcPr>
            <w:tcW w:w="831" w:type="dxa"/>
            <w:shd w:val="clear" w:color="auto" w:fill="auto"/>
            <w:noWrap/>
            <w:vAlign w:val="bottom"/>
            <w:hideMark/>
          </w:tcPr>
          <w:p w14:paraId="4D2E68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87400B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654B08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0.4759</w:t>
            </w:r>
          </w:p>
        </w:tc>
      </w:tr>
      <w:tr w:rsidR="00E3157C" w:rsidRPr="00E3157C" w14:paraId="7B72EBFD" w14:textId="77777777" w:rsidTr="00E3157C">
        <w:trPr>
          <w:trHeight w:val="300"/>
        </w:trPr>
        <w:tc>
          <w:tcPr>
            <w:tcW w:w="762" w:type="dxa"/>
            <w:shd w:val="clear" w:color="auto" w:fill="auto"/>
            <w:noWrap/>
            <w:vAlign w:val="bottom"/>
            <w:hideMark/>
          </w:tcPr>
          <w:p w14:paraId="78F68E4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5BDE07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0059DE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2A752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380222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44DFF5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ED4AA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1FA884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0.4784</w:t>
            </w:r>
          </w:p>
        </w:tc>
        <w:tc>
          <w:tcPr>
            <w:tcW w:w="809" w:type="dxa"/>
            <w:shd w:val="clear" w:color="auto" w:fill="auto"/>
            <w:noWrap/>
            <w:vAlign w:val="bottom"/>
            <w:hideMark/>
          </w:tcPr>
          <w:p w14:paraId="1EF9F8F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0.4952</w:t>
            </w:r>
          </w:p>
        </w:tc>
        <w:tc>
          <w:tcPr>
            <w:tcW w:w="842" w:type="dxa"/>
            <w:shd w:val="clear" w:color="auto" w:fill="auto"/>
            <w:noWrap/>
            <w:vAlign w:val="bottom"/>
            <w:hideMark/>
          </w:tcPr>
          <w:p w14:paraId="76D10A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0.4862</w:t>
            </w:r>
          </w:p>
        </w:tc>
        <w:tc>
          <w:tcPr>
            <w:tcW w:w="831" w:type="dxa"/>
            <w:shd w:val="clear" w:color="auto" w:fill="auto"/>
            <w:noWrap/>
            <w:vAlign w:val="bottom"/>
            <w:hideMark/>
          </w:tcPr>
          <w:p w14:paraId="4C8E8F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423F8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42EF8FF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0.4583</w:t>
            </w:r>
          </w:p>
        </w:tc>
      </w:tr>
      <w:tr w:rsidR="00E3157C" w:rsidRPr="00E3157C" w14:paraId="66B1B6BD" w14:textId="77777777" w:rsidTr="00E3157C">
        <w:trPr>
          <w:trHeight w:val="300"/>
        </w:trPr>
        <w:tc>
          <w:tcPr>
            <w:tcW w:w="762" w:type="dxa"/>
            <w:shd w:val="clear" w:color="auto" w:fill="auto"/>
            <w:noWrap/>
            <w:vAlign w:val="bottom"/>
            <w:hideMark/>
          </w:tcPr>
          <w:p w14:paraId="02D4536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68F7D7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69CE08A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02F53F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2B4643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6D75BB7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8A5BF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0.8869</w:t>
            </w:r>
          </w:p>
        </w:tc>
        <w:tc>
          <w:tcPr>
            <w:tcW w:w="884" w:type="dxa"/>
            <w:shd w:val="clear" w:color="auto" w:fill="auto"/>
            <w:noWrap/>
            <w:vAlign w:val="bottom"/>
            <w:hideMark/>
          </w:tcPr>
          <w:p w14:paraId="69AFF0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0.8869</w:t>
            </w:r>
          </w:p>
        </w:tc>
        <w:tc>
          <w:tcPr>
            <w:tcW w:w="809" w:type="dxa"/>
            <w:shd w:val="clear" w:color="auto" w:fill="auto"/>
            <w:noWrap/>
            <w:vAlign w:val="bottom"/>
            <w:hideMark/>
          </w:tcPr>
          <w:p w14:paraId="1DAE4E1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0.8869</w:t>
            </w:r>
          </w:p>
        </w:tc>
        <w:tc>
          <w:tcPr>
            <w:tcW w:w="842" w:type="dxa"/>
            <w:shd w:val="clear" w:color="auto" w:fill="auto"/>
            <w:noWrap/>
            <w:vAlign w:val="bottom"/>
            <w:hideMark/>
          </w:tcPr>
          <w:p w14:paraId="42F786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0.8869</w:t>
            </w:r>
          </w:p>
        </w:tc>
        <w:tc>
          <w:tcPr>
            <w:tcW w:w="831" w:type="dxa"/>
            <w:shd w:val="clear" w:color="auto" w:fill="auto"/>
            <w:noWrap/>
            <w:vAlign w:val="bottom"/>
            <w:hideMark/>
          </w:tcPr>
          <w:p w14:paraId="2CE720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9C9EB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2551F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0.5122</w:t>
            </w:r>
          </w:p>
        </w:tc>
      </w:tr>
      <w:tr w:rsidR="00E3157C" w:rsidRPr="00E3157C" w14:paraId="6C56CE54" w14:textId="77777777" w:rsidTr="00E3157C">
        <w:trPr>
          <w:trHeight w:val="300"/>
        </w:trPr>
        <w:tc>
          <w:tcPr>
            <w:tcW w:w="762" w:type="dxa"/>
            <w:shd w:val="clear" w:color="auto" w:fill="auto"/>
            <w:noWrap/>
            <w:vAlign w:val="bottom"/>
            <w:hideMark/>
          </w:tcPr>
          <w:p w14:paraId="4ABC648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868554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159D137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5FF66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20A8E3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19FF9E0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E5EC4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0.8869</w:t>
            </w:r>
          </w:p>
        </w:tc>
        <w:tc>
          <w:tcPr>
            <w:tcW w:w="884" w:type="dxa"/>
            <w:shd w:val="clear" w:color="auto" w:fill="auto"/>
            <w:noWrap/>
            <w:vAlign w:val="bottom"/>
            <w:hideMark/>
          </w:tcPr>
          <w:p w14:paraId="14A20E1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0.7924</w:t>
            </w:r>
          </w:p>
        </w:tc>
        <w:tc>
          <w:tcPr>
            <w:tcW w:w="809" w:type="dxa"/>
            <w:shd w:val="clear" w:color="auto" w:fill="auto"/>
            <w:noWrap/>
            <w:vAlign w:val="bottom"/>
            <w:hideMark/>
          </w:tcPr>
          <w:p w14:paraId="280384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0.8869</w:t>
            </w:r>
          </w:p>
        </w:tc>
        <w:tc>
          <w:tcPr>
            <w:tcW w:w="842" w:type="dxa"/>
            <w:shd w:val="clear" w:color="auto" w:fill="auto"/>
            <w:noWrap/>
            <w:vAlign w:val="bottom"/>
            <w:hideMark/>
          </w:tcPr>
          <w:p w14:paraId="2A052E5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0.8362</w:t>
            </w:r>
          </w:p>
        </w:tc>
        <w:tc>
          <w:tcPr>
            <w:tcW w:w="831" w:type="dxa"/>
            <w:shd w:val="clear" w:color="auto" w:fill="auto"/>
            <w:noWrap/>
            <w:vAlign w:val="bottom"/>
            <w:hideMark/>
          </w:tcPr>
          <w:p w14:paraId="23CFD5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74B53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FDC95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0.4819</w:t>
            </w:r>
          </w:p>
        </w:tc>
      </w:tr>
      <w:tr w:rsidR="00E3157C" w:rsidRPr="00E3157C" w14:paraId="6F73B28B" w14:textId="77777777" w:rsidTr="00E3157C">
        <w:trPr>
          <w:trHeight w:val="300"/>
        </w:trPr>
        <w:tc>
          <w:tcPr>
            <w:tcW w:w="762" w:type="dxa"/>
            <w:shd w:val="clear" w:color="auto" w:fill="auto"/>
            <w:noWrap/>
            <w:vAlign w:val="bottom"/>
            <w:hideMark/>
          </w:tcPr>
          <w:p w14:paraId="593666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16F5CC2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6EA6B0D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BDA0CE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72ED9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6B5D074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AED48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0.8869</w:t>
            </w:r>
          </w:p>
        </w:tc>
        <w:tc>
          <w:tcPr>
            <w:tcW w:w="884" w:type="dxa"/>
            <w:shd w:val="clear" w:color="auto" w:fill="auto"/>
            <w:noWrap/>
            <w:vAlign w:val="bottom"/>
            <w:hideMark/>
          </w:tcPr>
          <w:p w14:paraId="2BF692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0.4588</w:t>
            </w:r>
          </w:p>
        </w:tc>
        <w:tc>
          <w:tcPr>
            <w:tcW w:w="809" w:type="dxa"/>
            <w:shd w:val="clear" w:color="auto" w:fill="auto"/>
            <w:noWrap/>
            <w:vAlign w:val="bottom"/>
            <w:hideMark/>
          </w:tcPr>
          <w:p w14:paraId="2D6F91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0.4661</w:t>
            </w:r>
          </w:p>
        </w:tc>
        <w:tc>
          <w:tcPr>
            <w:tcW w:w="842" w:type="dxa"/>
            <w:shd w:val="clear" w:color="auto" w:fill="auto"/>
            <w:noWrap/>
            <w:vAlign w:val="bottom"/>
            <w:hideMark/>
          </w:tcPr>
          <w:p w14:paraId="2C25EC7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0.4592</w:t>
            </w:r>
          </w:p>
        </w:tc>
        <w:tc>
          <w:tcPr>
            <w:tcW w:w="831" w:type="dxa"/>
            <w:shd w:val="clear" w:color="auto" w:fill="auto"/>
            <w:noWrap/>
            <w:vAlign w:val="bottom"/>
            <w:hideMark/>
          </w:tcPr>
          <w:p w14:paraId="45EDAB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49EAB33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4BEA1D5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0.4739</w:t>
            </w:r>
          </w:p>
        </w:tc>
      </w:tr>
      <w:tr w:rsidR="00E3157C" w:rsidRPr="00E3157C" w14:paraId="4CEB8D2A" w14:textId="77777777" w:rsidTr="00E3157C">
        <w:trPr>
          <w:trHeight w:val="300"/>
        </w:trPr>
        <w:tc>
          <w:tcPr>
            <w:tcW w:w="762" w:type="dxa"/>
            <w:shd w:val="clear" w:color="auto" w:fill="auto"/>
            <w:noWrap/>
            <w:vAlign w:val="bottom"/>
            <w:hideMark/>
          </w:tcPr>
          <w:p w14:paraId="449583F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6F3A1B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3B9002A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EC1E52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F81F7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080ED78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3C6FA5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84" w:type="dxa"/>
            <w:shd w:val="clear" w:color="auto" w:fill="auto"/>
            <w:noWrap/>
            <w:vAlign w:val="bottom"/>
            <w:hideMark/>
          </w:tcPr>
          <w:p w14:paraId="222AD7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09" w:type="dxa"/>
            <w:shd w:val="clear" w:color="auto" w:fill="auto"/>
            <w:noWrap/>
            <w:vAlign w:val="bottom"/>
            <w:hideMark/>
          </w:tcPr>
          <w:p w14:paraId="60A7FDC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42" w:type="dxa"/>
            <w:shd w:val="clear" w:color="auto" w:fill="auto"/>
            <w:noWrap/>
            <w:vAlign w:val="bottom"/>
            <w:hideMark/>
          </w:tcPr>
          <w:p w14:paraId="27BF49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31" w:type="dxa"/>
            <w:shd w:val="clear" w:color="auto" w:fill="auto"/>
            <w:noWrap/>
            <w:vAlign w:val="bottom"/>
            <w:hideMark/>
          </w:tcPr>
          <w:p w14:paraId="70664E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0.0139</w:t>
            </w:r>
          </w:p>
        </w:tc>
        <w:tc>
          <w:tcPr>
            <w:tcW w:w="809" w:type="dxa"/>
            <w:shd w:val="clear" w:color="auto" w:fill="auto"/>
            <w:noWrap/>
            <w:vAlign w:val="bottom"/>
            <w:hideMark/>
          </w:tcPr>
          <w:p w14:paraId="1FD1517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0.5862</w:t>
            </w:r>
          </w:p>
        </w:tc>
        <w:tc>
          <w:tcPr>
            <w:tcW w:w="943" w:type="dxa"/>
            <w:shd w:val="clear" w:color="auto" w:fill="auto"/>
            <w:noWrap/>
            <w:vAlign w:val="bottom"/>
            <w:hideMark/>
          </w:tcPr>
          <w:p w14:paraId="3C2E07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1.7775</w:t>
            </w:r>
          </w:p>
        </w:tc>
      </w:tr>
      <w:tr w:rsidR="00E3157C" w:rsidRPr="00E3157C" w14:paraId="4ACE6F6A" w14:textId="77777777" w:rsidTr="00E3157C">
        <w:trPr>
          <w:trHeight w:val="300"/>
        </w:trPr>
        <w:tc>
          <w:tcPr>
            <w:tcW w:w="762" w:type="dxa"/>
            <w:shd w:val="clear" w:color="auto" w:fill="auto"/>
            <w:noWrap/>
            <w:vAlign w:val="bottom"/>
            <w:hideMark/>
          </w:tcPr>
          <w:p w14:paraId="0393643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8796C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7536CE8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29E4AB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DA52C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64A99C3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59DAE9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84" w:type="dxa"/>
            <w:shd w:val="clear" w:color="auto" w:fill="auto"/>
            <w:noWrap/>
            <w:vAlign w:val="bottom"/>
            <w:hideMark/>
          </w:tcPr>
          <w:p w14:paraId="3E2EA0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09" w:type="dxa"/>
            <w:shd w:val="clear" w:color="auto" w:fill="auto"/>
            <w:noWrap/>
            <w:vAlign w:val="bottom"/>
            <w:hideMark/>
          </w:tcPr>
          <w:p w14:paraId="1DD2544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42" w:type="dxa"/>
            <w:shd w:val="clear" w:color="auto" w:fill="auto"/>
            <w:noWrap/>
            <w:vAlign w:val="bottom"/>
            <w:hideMark/>
          </w:tcPr>
          <w:p w14:paraId="28F923A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31" w:type="dxa"/>
            <w:shd w:val="clear" w:color="auto" w:fill="auto"/>
            <w:noWrap/>
            <w:vAlign w:val="bottom"/>
            <w:hideMark/>
          </w:tcPr>
          <w:p w14:paraId="78DAA0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0.0139</w:t>
            </w:r>
          </w:p>
        </w:tc>
        <w:tc>
          <w:tcPr>
            <w:tcW w:w="809" w:type="dxa"/>
            <w:shd w:val="clear" w:color="auto" w:fill="auto"/>
            <w:noWrap/>
            <w:vAlign w:val="bottom"/>
            <w:hideMark/>
          </w:tcPr>
          <w:p w14:paraId="765B9DD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0.5862</w:t>
            </w:r>
          </w:p>
        </w:tc>
        <w:tc>
          <w:tcPr>
            <w:tcW w:w="943" w:type="dxa"/>
            <w:shd w:val="clear" w:color="auto" w:fill="auto"/>
            <w:noWrap/>
            <w:vAlign w:val="bottom"/>
            <w:hideMark/>
          </w:tcPr>
          <w:p w14:paraId="33C294A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1.7493</w:t>
            </w:r>
          </w:p>
        </w:tc>
      </w:tr>
      <w:tr w:rsidR="00E3157C" w:rsidRPr="00E3157C" w14:paraId="6919DF6A" w14:textId="77777777" w:rsidTr="00E3157C">
        <w:trPr>
          <w:trHeight w:val="300"/>
        </w:trPr>
        <w:tc>
          <w:tcPr>
            <w:tcW w:w="762" w:type="dxa"/>
            <w:shd w:val="clear" w:color="auto" w:fill="auto"/>
            <w:noWrap/>
            <w:vAlign w:val="bottom"/>
            <w:hideMark/>
          </w:tcPr>
          <w:p w14:paraId="6C9502A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B94D0D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071D674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E10FDF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CEAE1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19E8AB6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0E04D5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84" w:type="dxa"/>
            <w:shd w:val="clear" w:color="auto" w:fill="auto"/>
            <w:noWrap/>
            <w:vAlign w:val="bottom"/>
            <w:hideMark/>
          </w:tcPr>
          <w:p w14:paraId="6A7401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0.8786</w:t>
            </w:r>
          </w:p>
        </w:tc>
        <w:tc>
          <w:tcPr>
            <w:tcW w:w="809" w:type="dxa"/>
            <w:shd w:val="clear" w:color="auto" w:fill="auto"/>
            <w:noWrap/>
            <w:vAlign w:val="bottom"/>
            <w:hideMark/>
          </w:tcPr>
          <w:p w14:paraId="7F6E8F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42" w:type="dxa"/>
            <w:shd w:val="clear" w:color="auto" w:fill="auto"/>
            <w:noWrap/>
            <w:vAlign w:val="bottom"/>
            <w:hideMark/>
          </w:tcPr>
          <w:p w14:paraId="4F8C5B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0.8795</w:t>
            </w:r>
          </w:p>
        </w:tc>
        <w:tc>
          <w:tcPr>
            <w:tcW w:w="831" w:type="dxa"/>
            <w:shd w:val="clear" w:color="auto" w:fill="auto"/>
            <w:noWrap/>
            <w:vAlign w:val="bottom"/>
            <w:hideMark/>
          </w:tcPr>
          <w:p w14:paraId="56A735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0.0139</w:t>
            </w:r>
          </w:p>
        </w:tc>
        <w:tc>
          <w:tcPr>
            <w:tcW w:w="809" w:type="dxa"/>
            <w:shd w:val="clear" w:color="auto" w:fill="auto"/>
            <w:noWrap/>
            <w:vAlign w:val="bottom"/>
            <w:hideMark/>
          </w:tcPr>
          <w:p w14:paraId="67B2B3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0.5862</w:t>
            </w:r>
          </w:p>
        </w:tc>
        <w:tc>
          <w:tcPr>
            <w:tcW w:w="943" w:type="dxa"/>
            <w:shd w:val="clear" w:color="auto" w:fill="auto"/>
            <w:noWrap/>
            <w:vAlign w:val="bottom"/>
            <w:hideMark/>
          </w:tcPr>
          <w:p w14:paraId="4DA90B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1.6412</w:t>
            </w:r>
          </w:p>
        </w:tc>
      </w:tr>
      <w:tr w:rsidR="00E3157C" w:rsidRPr="00E3157C" w14:paraId="6B60A9FD" w14:textId="77777777" w:rsidTr="00E3157C">
        <w:trPr>
          <w:trHeight w:val="300"/>
        </w:trPr>
        <w:tc>
          <w:tcPr>
            <w:tcW w:w="762" w:type="dxa"/>
            <w:shd w:val="clear" w:color="auto" w:fill="auto"/>
            <w:noWrap/>
            <w:vAlign w:val="bottom"/>
            <w:hideMark/>
          </w:tcPr>
          <w:p w14:paraId="209CE2B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DB24DF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7C65BB2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5C9600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9766B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4F07D2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7A1950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84" w:type="dxa"/>
            <w:shd w:val="clear" w:color="auto" w:fill="auto"/>
            <w:noWrap/>
            <w:vAlign w:val="bottom"/>
            <w:hideMark/>
          </w:tcPr>
          <w:p w14:paraId="3844EA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0.8786</w:t>
            </w:r>
          </w:p>
        </w:tc>
        <w:tc>
          <w:tcPr>
            <w:tcW w:w="809" w:type="dxa"/>
            <w:shd w:val="clear" w:color="auto" w:fill="auto"/>
            <w:noWrap/>
            <w:vAlign w:val="bottom"/>
            <w:hideMark/>
          </w:tcPr>
          <w:p w14:paraId="46D7B7E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42" w:type="dxa"/>
            <w:shd w:val="clear" w:color="auto" w:fill="auto"/>
            <w:noWrap/>
            <w:vAlign w:val="bottom"/>
            <w:hideMark/>
          </w:tcPr>
          <w:p w14:paraId="5CB6FB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0.8795</w:t>
            </w:r>
          </w:p>
        </w:tc>
        <w:tc>
          <w:tcPr>
            <w:tcW w:w="831" w:type="dxa"/>
            <w:shd w:val="clear" w:color="auto" w:fill="auto"/>
            <w:noWrap/>
            <w:vAlign w:val="bottom"/>
            <w:hideMark/>
          </w:tcPr>
          <w:p w14:paraId="72E1DEC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0.0139</w:t>
            </w:r>
          </w:p>
        </w:tc>
        <w:tc>
          <w:tcPr>
            <w:tcW w:w="809" w:type="dxa"/>
            <w:shd w:val="clear" w:color="auto" w:fill="auto"/>
            <w:noWrap/>
            <w:vAlign w:val="bottom"/>
            <w:hideMark/>
          </w:tcPr>
          <w:p w14:paraId="5E2B9A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0.5862</w:t>
            </w:r>
          </w:p>
        </w:tc>
        <w:tc>
          <w:tcPr>
            <w:tcW w:w="943" w:type="dxa"/>
            <w:shd w:val="clear" w:color="auto" w:fill="auto"/>
            <w:noWrap/>
            <w:vAlign w:val="bottom"/>
            <w:hideMark/>
          </w:tcPr>
          <w:p w14:paraId="49C6D1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1.6431</w:t>
            </w:r>
          </w:p>
        </w:tc>
      </w:tr>
      <w:tr w:rsidR="00E3157C" w:rsidRPr="00E3157C" w14:paraId="16AE16E3" w14:textId="77777777" w:rsidTr="00E3157C">
        <w:trPr>
          <w:trHeight w:val="300"/>
        </w:trPr>
        <w:tc>
          <w:tcPr>
            <w:tcW w:w="762" w:type="dxa"/>
            <w:shd w:val="clear" w:color="auto" w:fill="auto"/>
            <w:noWrap/>
            <w:vAlign w:val="bottom"/>
            <w:hideMark/>
          </w:tcPr>
          <w:p w14:paraId="7666447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C5DAF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4128371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ED73C2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22AD4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201689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1BADD6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84" w:type="dxa"/>
            <w:shd w:val="clear" w:color="auto" w:fill="auto"/>
            <w:noWrap/>
            <w:vAlign w:val="bottom"/>
            <w:hideMark/>
          </w:tcPr>
          <w:p w14:paraId="7707B5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0.7225</w:t>
            </w:r>
          </w:p>
        </w:tc>
        <w:tc>
          <w:tcPr>
            <w:tcW w:w="809" w:type="dxa"/>
            <w:shd w:val="clear" w:color="auto" w:fill="auto"/>
            <w:noWrap/>
            <w:vAlign w:val="bottom"/>
            <w:hideMark/>
          </w:tcPr>
          <w:p w14:paraId="7DD4F3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0.6273</w:t>
            </w:r>
          </w:p>
        </w:tc>
        <w:tc>
          <w:tcPr>
            <w:tcW w:w="842" w:type="dxa"/>
            <w:shd w:val="clear" w:color="auto" w:fill="auto"/>
            <w:noWrap/>
            <w:vAlign w:val="bottom"/>
            <w:hideMark/>
          </w:tcPr>
          <w:p w14:paraId="6D8C55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0.6621</w:t>
            </w:r>
          </w:p>
        </w:tc>
        <w:tc>
          <w:tcPr>
            <w:tcW w:w="831" w:type="dxa"/>
            <w:shd w:val="clear" w:color="auto" w:fill="auto"/>
            <w:noWrap/>
            <w:vAlign w:val="bottom"/>
            <w:hideMark/>
          </w:tcPr>
          <w:p w14:paraId="3BAA78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0.0139</w:t>
            </w:r>
          </w:p>
        </w:tc>
        <w:tc>
          <w:tcPr>
            <w:tcW w:w="809" w:type="dxa"/>
            <w:shd w:val="clear" w:color="auto" w:fill="auto"/>
            <w:noWrap/>
            <w:vAlign w:val="bottom"/>
            <w:hideMark/>
          </w:tcPr>
          <w:p w14:paraId="15CD6D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0.5862</w:t>
            </w:r>
          </w:p>
        </w:tc>
        <w:tc>
          <w:tcPr>
            <w:tcW w:w="943" w:type="dxa"/>
            <w:shd w:val="clear" w:color="auto" w:fill="auto"/>
            <w:noWrap/>
            <w:vAlign w:val="bottom"/>
            <w:hideMark/>
          </w:tcPr>
          <w:p w14:paraId="04FA70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1.6762</w:t>
            </w:r>
          </w:p>
        </w:tc>
      </w:tr>
      <w:tr w:rsidR="00E3157C" w:rsidRPr="00E3157C" w14:paraId="3302DCD7" w14:textId="77777777" w:rsidTr="00E3157C">
        <w:trPr>
          <w:trHeight w:val="300"/>
        </w:trPr>
        <w:tc>
          <w:tcPr>
            <w:tcW w:w="762" w:type="dxa"/>
            <w:shd w:val="clear" w:color="auto" w:fill="auto"/>
            <w:noWrap/>
            <w:vAlign w:val="bottom"/>
            <w:hideMark/>
          </w:tcPr>
          <w:p w14:paraId="2FB0C0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ACA7E8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3563FF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83EFD1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380110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63192F4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583871F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84" w:type="dxa"/>
            <w:shd w:val="clear" w:color="auto" w:fill="auto"/>
            <w:noWrap/>
            <w:vAlign w:val="bottom"/>
            <w:hideMark/>
          </w:tcPr>
          <w:p w14:paraId="087803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0.7225</w:t>
            </w:r>
          </w:p>
        </w:tc>
        <w:tc>
          <w:tcPr>
            <w:tcW w:w="809" w:type="dxa"/>
            <w:shd w:val="clear" w:color="auto" w:fill="auto"/>
            <w:noWrap/>
            <w:vAlign w:val="bottom"/>
            <w:hideMark/>
          </w:tcPr>
          <w:p w14:paraId="7F3083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0.6273</w:t>
            </w:r>
          </w:p>
        </w:tc>
        <w:tc>
          <w:tcPr>
            <w:tcW w:w="842" w:type="dxa"/>
            <w:shd w:val="clear" w:color="auto" w:fill="auto"/>
            <w:noWrap/>
            <w:vAlign w:val="bottom"/>
            <w:hideMark/>
          </w:tcPr>
          <w:p w14:paraId="0329B0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0.6621</w:t>
            </w:r>
          </w:p>
        </w:tc>
        <w:tc>
          <w:tcPr>
            <w:tcW w:w="831" w:type="dxa"/>
            <w:shd w:val="clear" w:color="auto" w:fill="auto"/>
            <w:noWrap/>
            <w:vAlign w:val="bottom"/>
            <w:hideMark/>
          </w:tcPr>
          <w:p w14:paraId="71644F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0.0139</w:t>
            </w:r>
          </w:p>
        </w:tc>
        <w:tc>
          <w:tcPr>
            <w:tcW w:w="809" w:type="dxa"/>
            <w:shd w:val="clear" w:color="auto" w:fill="auto"/>
            <w:noWrap/>
            <w:vAlign w:val="bottom"/>
            <w:hideMark/>
          </w:tcPr>
          <w:p w14:paraId="304E968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0.5862</w:t>
            </w:r>
          </w:p>
        </w:tc>
        <w:tc>
          <w:tcPr>
            <w:tcW w:w="943" w:type="dxa"/>
            <w:shd w:val="clear" w:color="auto" w:fill="auto"/>
            <w:noWrap/>
            <w:vAlign w:val="bottom"/>
            <w:hideMark/>
          </w:tcPr>
          <w:p w14:paraId="51F159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1.6754</w:t>
            </w:r>
          </w:p>
        </w:tc>
      </w:tr>
      <w:tr w:rsidR="00E3157C" w:rsidRPr="00E3157C" w14:paraId="6901FF88" w14:textId="77777777" w:rsidTr="00E3157C">
        <w:trPr>
          <w:trHeight w:val="300"/>
        </w:trPr>
        <w:tc>
          <w:tcPr>
            <w:tcW w:w="762" w:type="dxa"/>
            <w:shd w:val="clear" w:color="auto" w:fill="auto"/>
            <w:noWrap/>
            <w:vAlign w:val="bottom"/>
            <w:hideMark/>
          </w:tcPr>
          <w:p w14:paraId="0FDEE2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493AE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60A1BA8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77EB5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317E9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1773F6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6CD8B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0.8729</w:t>
            </w:r>
          </w:p>
        </w:tc>
        <w:tc>
          <w:tcPr>
            <w:tcW w:w="884" w:type="dxa"/>
            <w:shd w:val="clear" w:color="auto" w:fill="auto"/>
            <w:noWrap/>
            <w:vAlign w:val="bottom"/>
            <w:hideMark/>
          </w:tcPr>
          <w:p w14:paraId="2672403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0.8729</w:t>
            </w:r>
          </w:p>
        </w:tc>
        <w:tc>
          <w:tcPr>
            <w:tcW w:w="809" w:type="dxa"/>
            <w:shd w:val="clear" w:color="auto" w:fill="auto"/>
            <w:noWrap/>
            <w:vAlign w:val="bottom"/>
            <w:hideMark/>
          </w:tcPr>
          <w:p w14:paraId="0816FF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0.8729</w:t>
            </w:r>
          </w:p>
        </w:tc>
        <w:tc>
          <w:tcPr>
            <w:tcW w:w="842" w:type="dxa"/>
            <w:shd w:val="clear" w:color="auto" w:fill="auto"/>
            <w:noWrap/>
            <w:vAlign w:val="bottom"/>
            <w:hideMark/>
          </w:tcPr>
          <w:p w14:paraId="755DA3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0.8729</w:t>
            </w:r>
          </w:p>
        </w:tc>
        <w:tc>
          <w:tcPr>
            <w:tcW w:w="831" w:type="dxa"/>
            <w:shd w:val="clear" w:color="auto" w:fill="auto"/>
            <w:noWrap/>
            <w:vAlign w:val="bottom"/>
            <w:hideMark/>
          </w:tcPr>
          <w:p w14:paraId="24487F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C5919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512A90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0.3335</w:t>
            </w:r>
          </w:p>
        </w:tc>
      </w:tr>
      <w:tr w:rsidR="00E3157C" w:rsidRPr="00E3157C" w14:paraId="61C8BD8B" w14:textId="77777777" w:rsidTr="00E3157C">
        <w:trPr>
          <w:trHeight w:val="300"/>
        </w:trPr>
        <w:tc>
          <w:tcPr>
            <w:tcW w:w="762" w:type="dxa"/>
            <w:shd w:val="clear" w:color="auto" w:fill="auto"/>
            <w:noWrap/>
            <w:vAlign w:val="bottom"/>
            <w:hideMark/>
          </w:tcPr>
          <w:p w14:paraId="0CB4F64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5599F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2A37563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7F45BE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47726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4A0FDE4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DCFDDF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0.8729</w:t>
            </w:r>
          </w:p>
        </w:tc>
        <w:tc>
          <w:tcPr>
            <w:tcW w:w="884" w:type="dxa"/>
            <w:shd w:val="clear" w:color="auto" w:fill="auto"/>
            <w:noWrap/>
            <w:vAlign w:val="bottom"/>
            <w:hideMark/>
          </w:tcPr>
          <w:p w14:paraId="0A83AD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0.7821</w:t>
            </w:r>
          </w:p>
        </w:tc>
        <w:tc>
          <w:tcPr>
            <w:tcW w:w="809" w:type="dxa"/>
            <w:shd w:val="clear" w:color="auto" w:fill="auto"/>
            <w:noWrap/>
            <w:vAlign w:val="bottom"/>
            <w:hideMark/>
          </w:tcPr>
          <w:p w14:paraId="78B2D7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0.8729</w:t>
            </w:r>
          </w:p>
        </w:tc>
        <w:tc>
          <w:tcPr>
            <w:tcW w:w="842" w:type="dxa"/>
            <w:shd w:val="clear" w:color="auto" w:fill="auto"/>
            <w:noWrap/>
            <w:vAlign w:val="bottom"/>
            <w:hideMark/>
          </w:tcPr>
          <w:p w14:paraId="7FF4A6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0.8181</w:t>
            </w:r>
          </w:p>
        </w:tc>
        <w:tc>
          <w:tcPr>
            <w:tcW w:w="831" w:type="dxa"/>
            <w:shd w:val="clear" w:color="auto" w:fill="auto"/>
            <w:noWrap/>
            <w:vAlign w:val="bottom"/>
            <w:hideMark/>
          </w:tcPr>
          <w:p w14:paraId="6792DAB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7DDC6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620B2C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0.3097</w:t>
            </w:r>
          </w:p>
        </w:tc>
      </w:tr>
      <w:tr w:rsidR="00E3157C" w:rsidRPr="00E3157C" w14:paraId="16005EC3" w14:textId="77777777" w:rsidTr="00E3157C">
        <w:trPr>
          <w:trHeight w:val="300"/>
        </w:trPr>
        <w:tc>
          <w:tcPr>
            <w:tcW w:w="762" w:type="dxa"/>
            <w:shd w:val="clear" w:color="auto" w:fill="auto"/>
            <w:noWrap/>
            <w:vAlign w:val="bottom"/>
            <w:hideMark/>
          </w:tcPr>
          <w:p w14:paraId="6D1C781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83777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02EC5F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11FE8D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03423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6B52FED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A07130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0.8729</w:t>
            </w:r>
          </w:p>
        </w:tc>
        <w:tc>
          <w:tcPr>
            <w:tcW w:w="884" w:type="dxa"/>
            <w:shd w:val="clear" w:color="auto" w:fill="auto"/>
            <w:noWrap/>
            <w:vAlign w:val="bottom"/>
            <w:hideMark/>
          </w:tcPr>
          <w:p w14:paraId="2C7136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0.4405</w:t>
            </w:r>
          </w:p>
        </w:tc>
        <w:tc>
          <w:tcPr>
            <w:tcW w:w="809" w:type="dxa"/>
            <w:shd w:val="clear" w:color="auto" w:fill="auto"/>
            <w:noWrap/>
            <w:vAlign w:val="bottom"/>
            <w:hideMark/>
          </w:tcPr>
          <w:p w14:paraId="0E327F8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0.3808</w:t>
            </w:r>
          </w:p>
        </w:tc>
        <w:tc>
          <w:tcPr>
            <w:tcW w:w="842" w:type="dxa"/>
            <w:shd w:val="clear" w:color="auto" w:fill="auto"/>
            <w:noWrap/>
            <w:vAlign w:val="bottom"/>
            <w:hideMark/>
          </w:tcPr>
          <w:p w14:paraId="42529DA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0.3741</w:t>
            </w:r>
          </w:p>
        </w:tc>
        <w:tc>
          <w:tcPr>
            <w:tcW w:w="831" w:type="dxa"/>
            <w:shd w:val="clear" w:color="auto" w:fill="auto"/>
            <w:noWrap/>
            <w:vAlign w:val="bottom"/>
            <w:hideMark/>
          </w:tcPr>
          <w:p w14:paraId="7677F4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2FC045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493F21C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0.3187</w:t>
            </w:r>
          </w:p>
        </w:tc>
      </w:tr>
      <w:tr w:rsidR="00E3157C" w:rsidRPr="00E3157C" w14:paraId="4285CEF4" w14:textId="77777777" w:rsidTr="00E3157C">
        <w:trPr>
          <w:trHeight w:val="300"/>
        </w:trPr>
        <w:tc>
          <w:tcPr>
            <w:tcW w:w="762" w:type="dxa"/>
            <w:shd w:val="clear" w:color="auto" w:fill="auto"/>
            <w:noWrap/>
            <w:vAlign w:val="bottom"/>
            <w:hideMark/>
          </w:tcPr>
          <w:p w14:paraId="2740158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087198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39EB84C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B5157E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AA606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6E5BA2F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4C87E8C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0.8394</w:t>
            </w:r>
          </w:p>
        </w:tc>
        <w:tc>
          <w:tcPr>
            <w:tcW w:w="884" w:type="dxa"/>
            <w:shd w:val="clear" w:color="auto" w:fill="auto"/>
            <w:noWrap/>
            <w:vAlign w:val="bottom"/>
            <w:hideMark/>
          </w:tcPr>
          <w:p w14:paraId="14FAB8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0.8394</w:t>
            </w:r>
          </w:p>
        </w:tc>
        <w:tc>
          <w:tcPr>
            <w:tcW w:w="809" w:type="dxa"/>
            <w:shd w:val="clear" w:color="auto" w:fill="auto"/>
            <w:noWrap/>
            <w:vAlign w:val="bottom"/>
            <w:hideMark/>
          </w:tcPr>
          <w:p w14:paraId="718E3AA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0.8394</w:t>
            </w:r>
          </w:p>
        </w:tc>
        <w:tc>
          <w:tcPr>
            <w:tcW w:w="842" w:type="dxa"/>
            <w:shd w:val="clear" w:color="auto" w:fill="auto"/>
            <w:noWrap/>
            <w:vAlign w:val="bottom"/>
            <w:hideMark/>
          </w:tcPr>
          <w:p w14:paraId="786DB6A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0.8394</w:t>
            </w:r>
          </w:p>
        </w:tc>
        <w:tc>
          <w:tcPr>
            <w:tcW w:w="831" w:type="dxa"/>
            <w:shd w:val="clear" w:color="auto" w:fill="auto"/>
            <w:noWrap/>
            <w:vAlign w:val="bottom"/>
            <w:hideMark/>
          </w:tcPr>
          <w:p w14:paraId="2405A46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0.0024</w:t>
            </w:r>
          </w:p>
        </w:tc>
        <w:tc>
          <w:tcPr>
            <w:tcW w:w="809" w:type="dxa"/>
            <w:shd w:val="clear" w:color="auto" w:fill="auto"/>
            <w:noWrap/>
            <w:vAlign w:val="bottom"/>
            <w:hideMark/>
          </w:tcPr>
          <w:p w14:paraId="0780B4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0.9253</w:t>
            </w:r>
          </w:p>
        </w:tc>
        <w:tc>
          <w:tcPr>
            <w:tcW w:w="943" w:type="dxa"/>
            <w:shd w:val="clear" w:color="auto" w:fill="auto"/>
            <w:noWrap/>
            <w:vAlign w:val="bottom"/>
            <w:hideMark/>
          </w:tcPr>
          <w:p w14:paraId="6F9F04B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1.5429</w:t>
            </w:r>
          </w:p>
        </w:tc>
      </w:tr>
      <w:tr w:rsidR="00E3157C" w:rsidRPr="00E3157C" w14:paraId="1315177C" w14:textId="77777777" w:rsidTr="00E3157C">
        <w:trPr>
          <w:trHeight w:val="300"/>
        </w:trPr>
        <w:tc>
          <w:tcPr>
            <w:tcW w:w="762" w:type="dxa"/>
            <w:shd w:val="clear" w:color="auto" w:fill="auto"/>
            <w:noWrap/>
            <w:vAlign w:val="bottom"/>
            <w:hideMark/>
          </w:tcPr>
          <w:p w14:paraId="2261501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A4965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3CC605B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3D5C02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A3A6C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7E6F576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107964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0.8394</w:t>
            </w:r>
          </w:p>
        </w:tc>
        <w:tc>
          <w:tcPr>
            <w:tcW w:w="884" w:type="dxa"/>
            <w:shd w:val="clear" w:color="auto" w:fill="auto"/>
            <w:noWrap/>
            <w:vAlign w:val="bottom"/>
            <w:hideMark/>
          </w:tcPr>
          <w:p w14:paraId="1C0CEC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0.8127</w:t>
            </w:r>
          </w:p>
        </w:tc>
        <w:tc>
          <w:tcPr>
            <w:tcW w:w="809" w:type="dxa"/>
            <w:shd w:val="clear" w:color="auto" w:fill="auto"/>
            <w:noWrap/>
            <w:vAlign w:val="bottom"/>
            <w:hideMark/>
          </w:tcPr>
          <w:p w14:paraId="36DCAF9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0.8394</w:t>
            </w:r>
          </w:p>
        </w:tc>
        <w:tc>
          <w:tcPr>
            <w:tcW w:w="842" w:type="dxa"/>
            <w:shd w:val="clear" w:color="auto" w:fill="auto"/>
            <w:noWrap/>
            <w:vAlign w:val="bottom"/>
            <w:hideMark/>
          </w:tcPr>
          <w:p w14:paraId="4B49658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0.8146</w:t>
            </w:r>
          </w:p>
        </w:tc>
        <w:tc>
          <w:tcPr>
            <w:tcW w:w="831" w:type="dxa"/>
            <w:shd w:val="clear" w:color="auto" w:fill="auto"/>
            <w:noWrap/>
            <w:vAlign w:val="bottom"/>
            <w:hideMark/>
          </w:tcPr>
          <w:p w14:paraId="59C81FC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0.0024</w:t>
            </w:r>
          </w:p>
        </w:tc>
        <w:tc>
          <w:tcPr>
            <w:tcW w:w="809" w:type="dxa"/>
            <w:shd w:val="clear" w:color="auto" w:fill="auto"/>
            <w:noWrap/>
            <w:vAlign w:val="bottom"/>
            <w:hideMark/>
          </w:tcPr>
          <w:p w14:paraId="6D777F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0.9253</w:t>
            </w:r>
          </w:p>
        </w:tc>
        <w:tc>
          <w:tcPr>
            <w:tcW w:w="943" w:type="dxa"/>
            <w:shd w:val="clear" w:color="auto" w:fill="auto"/>
            <w:noWrap/>
            <w:vAlign w:val="bottom"/>
            <w:hideMark/>
          </w:tcPr>
          <w:p w14:paraId="1C62BD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1.8426</w:t>
            </w:r>
          </w:p>
        </w:tc>
      </w:tr>
      <w:tr w:rsidR="00E3157C" w:rsidRPr="00E3157C" w14:paraId="10D3AE65" w14:textId="77777777" w:rsidTr="00E3157C">
        <w:trPr>
          <w:trHeight w:val="300"/>
        </w:trPr>
        <w:tc>
          <w:tcPr>
            <w:tcW w:w="762" w:type="dxa"/>
            <w:shd w:val="clear" w:color="auto" w:fill="auto"/>
            <w:noWrap/>
            <w:vAlign w:val="bottom"/>
            <w:hideMark/>
          </w:tcPr>
          <w:p w14:paraId="2B32A92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18FB3A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10EBE4E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4B89C6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955D1C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6C5D5A0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54542B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0.8394</w:t>
            </w:r>
          </w:p>
        </w:tc>
        <w:tc>
          <w:tcPr>
            <w:tcW w:w="884" w:type="dxa"/>
            <w:shd w:val="clear" w:color="auto" w:fill="auto"/>
            <w:noWrap/>
            <w:vAlign w:val="bottom"/>
            <w:hideMark/>
          </w:tcPr>
          <w:p w14:paraId="3C287A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0.6015</w:t>
            </w:r>
          </w:p>
        </w:tc>
        <w:tc>
          <w:tcPr>
            <w:tcW w:w="809" w:type="dxa"/>
            <w:shd w:val="clear" w:color="auto" w:fill="auto"/>
            <w:noWrap/>
            <w:vAlign w:val="bottom"/>
            <w:hideMark/>
          </w:tcPr>
          <w:p w14:paraId="77F348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0.3472</w:t>
            </w:r>
          </w:p>
        </w:tc>
        <w:tc>
          <w:tcPr>
            <w:tcW w:w="842" w:type="dxa"/>
            <w:shd w:val="clear" w:color="auto" w:fill="auto"/>
            <w:noWrap/>
            <w:vAlign w:val="bottom"/>
            <w:hideMark/>
          </w:tcPr>
          <w:p w14:paraId="4B295E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0.3998</w:t>
            </w:r>
          </w:p>
        </w:tc>
        <w:tc>
          <w:tcPr>
            <w:tcW w:w="831" w:type="dxa"/>
            <w:shd w:val="clear" w:color="auto" w:fill="auto"/>
            <w:noWrap/>
            <w:vAlign w:val="bottom"/>
            <w:hideMark/>
          </w:tcPr>
          <w:p w14:paraId="0D28C9E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0.0024</w:t>
            </w:r>
          </w:p>
        </w:tc>
        <w:tc>
          <w:tcPr>
            <w:tcW w:w="809" w:type="dxa"/>
            <w:shd w:val="clear" w:color="auto" w:fill="auto"/>
            <w:noWrap/>
            <w:vAlign w:val="bottom"/>
            <w:hideMark/>
          </w:tcPr>
          <w:p w14:paraId="70D694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0.9253</w:t>
            </w:r>
          </w:p>
        </w:tc>
        <w:tc>
          <w:tcPr>
            <w:tcW w:w="943" w:type="dxa"/>
            <w:shd w:val="clear" w:color="auto" w:fill="auto"/>
            <w:noWrap/>
            <w:vAlign w:val="bottom"/>
            <w:hideMark/>
          </w:tcPr>
          <w:p w14:paraId="7311E6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1.7387</w:t>
            </w:r>
          </w:p>
        </w:tc>
      </w:tr>
      <w:tr w:rsidR="00E3157C" w:rsidRPr="00E3157C" w14:paraId="0D9FC4AA" w14:textId="77777777" w:rsidTr="00E3157C">
        <w:trPr>
          <w:trHeight w:val="300"/>
        </w:trPr>
        <w:tc>
          <w:tcPr>
            <w:tcW w:w="762" w:type="dxa"/>
            <w:shd w:val="clear" w:color="auto" w:fill="auto"/>
            <w:noWrap/>
            <w:vAlign w:val="bottom"/>
            <w:hideMark/>
          </w:tcPr>
          <w:p w14:paraId="23D60C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597DF8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0E6805D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7B5700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697DC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5AE247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35CAA8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0.8393</w:t>
            </w:r>
          </w:p>
        </w:tc>
        <w:tc>
          <w:tcPr>
            <w:tcW w:w="884" w:type="dxa"/>
            <w:shd w:val="clear" w:color="auto" w:fill="auto"/>
            <w:noWrap/>
            <w:vAlign w:val="bottom"/>
            <w:hideMark/>
          </w:tcPr>
          <w:p w14:paraId="3AA118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0.8393</w:t>
            </w:r>
          </w:p>
        </w:tc>
        <w:tc>
          <w:tcPr>
            <w:tcW w:w="809" w:type="dxa"/>
            <w:shd w:val="clear" w:color="auto" w:fill="auto"/>
            <w:noWrap/>
            <w:vAlign w:val="bottom"/>
            <w:hideMark/>
          </w:tcPr>
          <w:p w14:paraId="5125E7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0.8393</w:t>
            </w:r>
          </w:p>
        </w:tc>
        <w:tc>
          <w:tcPr>
            <w:tcW w:w="842" w:type="dxa"/>
            <w:shd w:val="clear" w:color="auto" w:fill="auto"/>
            <w:noWrap/>
            <w:vAlign w:val="bottom"/>
            <w:hideMark/>
          </w:tcPr>
          <w:p w14:paraId="363D34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0.8393</w:t>
            </w:r>
          </w:p>
        </w:tc>
        <w:tc>
          <w:tcPr>
            <w:tcW w:w="831" w:type="dxa"/>
            <w:shd w:val="clear" w:color="auto" w:fill="auto"/>
            <w:noWrap/>
            <w:vAlign w:val="bottom"/>
            <w:hideMark/>
          </w:tcPr>
          <w:p w14:paraId="651C67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0.0031</w:t>
            </w:r>
          </w:p>
        </w:tc>
        <w:tc>
          <w:tcPr>
            <w:tcW w:w="809" w:type="dxa"/>
            <w:shd w:val="clear" w:color="auto" w:fill="auto"/>
            <w:noWrap/>
            <w:vAlign w:val="bottom"/>
            <w:hideMark/>
          </w:tcPr>
          <w:p w14:paraId="0DB9F3E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0.906</w:t>
            </w:r>
          </w:p>
        </w:tc>
        <w:tc>
          <w:tcPr>
            <w:tcW w:w="943" w:type="dxa"/>
            <w:shd w:val="clear" w:color="auto" w:fill="auto"/>
            <w:noWrap/>
            <w:vAlign w:val="bottom"/>
            <w:hideMark/>
          </w:tcPr>
          <w:p w14:paraId="31CFD8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1.8538</w:t>
            </w:r>
          </w:p>
        </w:tc>
      </w:tr>
      <w:tr w:rsidR="00E3157C" w:rsidRPr="00E3157C" w14:paraId="7D6CFC76" w14:textId="77777777" w:rsidTr="00E3157C">
        <w:trPr>
          <w:trHeight w:val="300"/>
        </w:trPr>
        <w:tc>
          <w:tcPr>
            <w:tcW w:w="762" w:type="dxa"/>
            <w:shd w:val="clear" w:color="auto" w:fill="auto"/>
            <w:noWrap/>
            <w:vAlign w:val="bottom"/>
            <w:hideMark/>
          </w:tcPr>
          <w:p w14:paraId="454856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3349E9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14B4484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346256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51524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6713EAF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02292D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0.8393</w:t>
            </w:r>
          </w:p>
        </w:tc>
        <w:tc>
          <w:tcPr>
            <w:tcW w:w="884" w:type="dxa"/>
            <w:shd w:val="clear" w:color="auto" w:fill="auto"/>
            <w:noWrap/>
            <w:vAlign w:val="bottom"/>
            <w:hideMark/>
          </w:tcPr>
          <w:p w14:paraId="00D3485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0.8103</w:t>
            </w:r>
          </w:p>
        </w:tc>
        <w:tc>
          <w:tcPr>
            <w:tcW w:w="809" w:type="dxa"/>
            <w:shd w:val="clear" w:color="auto" w:fill="auto"/>
            <w:noWrap/>
            <w:vAlign w:val="bottom"/>
            <w:hideMark/>
          </w:tcPr>
          <w:p w14:paraId="448B25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0.8393</w:t>
            </w:r>
          </w:p>
        </w:tc>
        <w:tc>
          <w:tcPr>
            <w:tcW w:w="842" w:type="dxa"/>
            <w:shd w:val="clear" w:color="auto" w:fill="auto"/>
            <w:noWrap/>
            <w:vAlign w:val="bottom"/>
            <w:hideMark/>
          </w:tcPr>
          <w:p w14:paraId="2933EF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0.8129</w:t>
            </w:r>
          </w:p>
        </w:tc>
        <w:tc>
          <w:tcPr>
            <w:tcW w:w="831" w:type="dxa"/>
            <w:shd w:val="clear" w:color="auto" w:fill="auto"/>
            <w:noWrap/>
            <w:vAlign w:val="bottom"/>
            <w:hideMark/>
          </w:tcPr>
          <w:p w14:paraId="487F21D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0.0031</w:t>
            </w:r>
          </w:p>
        </w:tc>
        <w:tc>
          <w:tcPr>
            <w:tcW w:w="809" w:type="dxa"/>
            <w:shd w:val="clear" w:color="auto" w:fill="auto"/>
            <w:noWrap/>
            <w:vAlign w:val="bottom"/>
            <w:hideMark/>
          </w:tcPr>
          <w:p w14:paraId="5041BBA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0.906</w:t>
            </w:r>
          </w:p>
        </w:tc>
        <w:tc>
          <w:tcPr>
            <w:tcW w:w="943" w:type="dxa"/>
            <w:shd w:val="clear" w:color="auto" w:fill="auto"/>
            <w:noWrap/>
            <w:vAlign w:val="bottom"/>
            <w:hideMark/>
          </w:tcPr>
          <w:p w14:paraId="04C7BB6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1.505</w:t>
            </w:r>
          </w:p>
        </w:tc>
      </w:tr>
      <w:tr w:rsidR="00E3157C" w:rsidRPr="00E3157C" w14:paraId="36B5B186" w14:textId="77777777" w:rsidTr="00E3157C">
        <w:trPr>
          <w:trHeight w:val="300"/>
        </w:trPr>
        <w:tc>
          <w:tcPr>
            <w:tcW w:w="762" w:type="dxa"/>
            <w:shd w:val="clear" w:color="auto" w:fill="auto"/>
            <w:noWrap/>
            <w:vAlign w:val="bottom"/>
            <w:hideMark/>
          </w:tcPr>
          <w:p w14:paraId="591E34D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6DE5DF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4BC6E31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802724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0E6B28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2D5AFF3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16FDC0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0.8393</w:t>
            </w:r>
          </w:p>
        </w:tc>
        <w:tc>
          <w:tcPr>
            <w:tcW w:w="884" w:type="dxa"/>
            <w:shd w:val="clear" w:color="auto" w:fill="auto"/>
            <w:noWrap/>
            <w:vAlign w:val="bottom"/>
            <w:hideMark/>
          </w:tcPr>
          <w:p w14:paraId="1FD23D8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0.5991</w:t>
            </w:r>
          </w:p>
        </w:tc>
        <w:tc>
          <w:tcPr>
            <w:tcW w:w="809" w:type="dxa"/>
            <w:shd w:val="clear" w:color="auto" w:fill="auto"/>
            <w:noWrap/>
            <w:vAlign w:val="bottom"/>
            <w:hideMark/>
          </w:tcPr>
          <w:p w14:paraId="5F8E5B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0.3445</w:t>
            </w:r>
          </w:p>
        </w:tc>
        <w:tc>
          <w:tcPr>
            <w:tcW w:w="842" w:type="dxa"/>
            <w:shd w:val="clear" w:color="auto" w:fill="auto"/>
            <w:noWrap/>
            <w:vAlign w:val="bottom"/>
            <w:hideMark/>
          </w:tcPr>
          <w:p w14:paraId="73588F8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0.3996</w:t>
            </w:r>
          </w:p>
        </w:tc>
        <w:tc>
          <w:tcPr>
            <w:tcW w:w="831" w:type="dxa"/>
            <w:shd w:val="clear" w:color="auto" w:fill="auto"/>
            <w:noWrap/>
            <w:vAlign w:val="bottom"/>
            <w:hideMark/>
          </w:tcPr>
          <w:p w14:paraId="278730B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0.0031</w:t>
            </w:r>
          </w:p>
        </w:tc>
        <w:tc>
          <w:tcPr>
            <w:tcW w:w="809" w:type="dxa"/>
            <w:shd w:val="clear" w:color="auto" w:fill="auto"/>
            <w:noWrap/>
            <w:vAlign w:val="bottom"/>
            <w:hideMark/>
          </w:tcPr>
          <w:p w14:paraId="0864D4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0.906</w:t>
            </w:r>
          </w:p>
        </w:tc>
        <w:tc>
          <w:tcPr>
            <w:tcW w:w="943" w:type="dxa"/>
            <w:shd w:val="clear" w:color="auto" w:fill="auto"/>
            <w:noWrap/>
            <w:vAlign w:val="bottom"/>
            <w:hideMark/>
          </w:tcPr>
          <w:p w14:paraId="1F3105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1.5499</w:t>
            </w:r>
          </w:p>
        </w:tc>
      </w:tr>
      <w:tr w:rsidR="00E3157C" w:rsidRPr="00E3157C" w14:paraId="06A81D8F" w14:textId="77777777" w:rsidTr="00E3157C">
        <w:trPr>
          <w:trHeight w:val="300"/>
        </w:trPr>
        <w:tc>
          <w:tcPr>
            <w:tcW w:w="762" w:type="dxa"/>
            <w:shd w:val="clear" w:color="auto" w:fill="auto"/>
            <w:noWrap/>
            <w:vAlign w:val="bottom"/>
            <w:hideMark/>
          </w:tcPr>
          <w:p w14:paraId="73682C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E78A9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7601819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2D493F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03DEB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0275471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8351A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0.8384</w:t>
            </w:r>
          </w:p>
        </w:tc>
        <w:tc>
          <w:tcPr>
            <w:tcW w:w="884" w:type="dxa"/>
            <w:shd w:val="clear" w:color="auto" w:fill="auto"/>
            <w:noWrap/>
            <w:vAlign w:val="bottom"/>
            <w:hideMark/>
          </w:tcPr>
          <w:p w14:paraId="584065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0.8384</w:t>
            </w:r>
          </w:p>
        </w:tc>
        <w:tc>
          <w:tcPr>
            <w:tcW w:w="809" w:type="dxa"/>
            <w:shd w:val="clear" w:color="auto" w:fill="auto"/>
            <w:noWrap/>
            <w:vAlign w:val="bottom"/>
            <w:hideMark/>
          </w:tcPr>
          <w:p w14:paraId="397F238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0.8384</w:t>
            </w:r>
          </w:p>
        </w:tc>
        <w:tc>
          <w:tcPr>
            <w:tcW w:w="842" w:type="dxa"/>
            <w:shd w:val="clear" w:color="auto" w:fill="auto"/>
            <w:noWrap/>
            <w:vAlign w:val="bottom"/>
            <w:hideMark/>
          </w:tcPr>
          <w:p w14:paraId="5D8360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0.8384</w:t>
            </w:r>
          </w:p>
        </w:tc>
        <w:tc>
          <w:tcPr>
            <w:tcW w:w="831" w:type="dxa"/>
            <w:shd w:val="clear" w:color="auto" w:fill="auto"/>
            <w:noWrap/>
            <w:vAlign w:val="bottom"/>
            <w:hideMark/>
          </w:tcPr>
          <w:p w14:paraId="1415AE7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1ED24E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0.9432</w:t>
            </w:r>
          </w:p>
        </w:tc>
        <w:tc>
          <w:tcPr>
            <w:tcW w:w="943" w:type="dxa"/>
            <w:shd w:val="clear" w:color="auto" w:fill="auto"/>
            <w:noWrap/>
            <w:vAlign w:val="bottom"/>
            <w:hideMark/>
          </w:tcPr>
          <w:p w14:paraId="051EB8E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1.4413</w:t>
            </w:r>
          </w:p>
        </w:tc>
      </w:tr>
      <w:tr w:rsidR="00E3157C" w:rsidRPr="00E3157C" w14:paraId="15C3FBBD" w14:textId="77777777" w:rsidTr="00E3157C">
        <w:trPr>
          <w:trHeight w:val="300"/>
        </w:trPr>
        <w:tc>
          <w:tcPr>
            <w:tcW w:w="762" w:type="dxa"/>
            <w:shd w:val="clear" w:color="auto" w:fill="auto"/>
            <w:noWrap/>
            <w:vAlign w:val="bottom"/>
            <w:hideMark/>
          </w:tcPr>
          <w:p w14:paraId="7A82ADC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252437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28F2729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823B0B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C3FA93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014A53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B66D7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0.8384</w:t>
            </w:r>
          </w:p>
        </w:tc>
        <w:tc>
          <w:tcPr>
            <w:tcW w:w="884" w:type="dxa"/>
            <w:shd w:val="clear" w:color="auto" w:fill="auto"/>
            <w:noWrap/>
            <w:vAlign w:val="bottom"/>
            <w:hideMark/>
          </w:tcPr>
          <w:p w14:paraId="536BA2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0.8036</w:t>
            </w:r>
          </w:p>
        </w:tc>
        <w:tc>
          <w:tcPr>
            <w:tcW w:w="809" w:type="dxa"/>
            <w:shd w:val="clear" w:color="auto" w:fill="auto"/>
            <w:noWrap/>
            <w:vAlign w:val="bottom"/>
            <w:hideMark/>
          </w:tcPr>
          <w:p w14:paraId="633461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0.8384</w:t>
            </w:r>
          </w:p>
        </w:tc>
        <w:tc>
          <w:tcPr>
            <w:tcW w:w="842" w:type="dxa"/>
            <w:shd w:val="clear" w:color="auto" w:fill="auto"/>
            <w:noWrap/>
            <w:vAlign w:val="bottom"/>
            <w:hideMark/>
          </w:tcPr>
          <w:p w14:paraId="6B995A9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0.8006</w:t>
            </w:r>
          </w:p>
        </w:tc>
        <w:tc>
          <w:tcPr>
            <w:tcW w:w="831" w:type="dxa"/>
            <w:shd w:val="clear" w:color="auto" w:fill="auto"/>
            <w:noWrap/>
            <w:vAlign w:val="bottom"/>
            <w:hideMark/>
          </w:tcPr>
          <w:p w14:paraId="7535B1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27E055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0.9432</w:t>
            </w:r>
          </w:p>
        </w:tc>
        <w:tc>
          <w:tcPr>
            <w:tcW w:w="943" w:type="dxa"/>
            <w:shd w:val="clear" w:color="auto" w:fill="auto"/>
            <w:noWrap/>
            <w:vAlign w:val="bottom"/>
            <w:hideMark/>
          </w:tcPr>
          <w:p w14:paraId="643D11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1.4293</w:t>
            </w:r>
          </w:p>
        </w:tc>
      </w:tr>
      <w:tr w:rsidR="00E3157C" w:rsidRPr="00E3157C" w14:paraId="2FB22B79" w14:textId="77777777" w:rsidTr="00E3157C">
        <w:trPr>
          <w:trHeight w:val="300"/>
        </w:trPr>
        <w:tc>
          <w:tcPr>
            <w:tcW w:w="762" w:type="dxa"/>
            <w:shd w:val="clear" w:color="auto" w:fill="auto"/>
            <w:noWrap/>
            <w:vAlign w:val="bottom"/>
            <w:hideMark/>
          </w:tcPr>
          <w:p w14:paraId="1A9D37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C5CCDC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2F4EB14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8F462F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285539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5FE52BD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5D08C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0.8384</w:t>
            </w:r>
          </w:p>
        </w:tc>
        <w:tc>
          <w:tcPr>
            <w:tcW w:w="884" w:type="dxa"/>
            <w:shd w:val="clear" w:color="auto" w:fill="auto"/>
            <w:noWrap/>
            <w:vAlign w:val="bottom"/>
            <w:hideMark/>
          </w:tcPr>
          <w:p w14:paraId="5CB8AA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0.6089</w:t>
            </w:r>
          </w:p>
        </w:tc>
        <w:tc>
          <w:tcPr>
            <w:tcW w:w="809" w:type="dxa"/>
            <w:shd w:val="clear" w:color="auto" w:fill="auto"/>
            <w:noWrap/>
            <w:vAlign w:val="bottom"/>
            <w:hideMark/>
          </w:tcPr>
          <w:p w14:paraId="335F2A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0.2923</w:t>
            </w:r>
          </w:p>
        </w:tc>
        <w:tc>
          <w:tcPr>
            <w:tcW w:w="842" w:type="dxa"/>
            <w:shd w:val="clear" w:color="auto" w:fill="auto"/>
            <w:noWrap/>
            <w:vAlign w:val="bottom"/>
            <w:hideMark/>
          </w:tcPr>
          <w:p w14:paraId="64DD23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0.3431</w:t>
            </w:r>
          </w:p>
        </w:tc>
        <w:tc>
          <w:tcPr>
            <w:tcW w:w="831" w:type="dxa"/>
            <w:shd w:val="clear" w:color="auto" w:fill="auto"/>
            <w:noWrap/>
            <w:vAlign w:val="bottom"/>
            <w:hideMark/>
          </w:tcPr>
          <w:p w14:paraId="12A0B82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3AC5DF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0.9432</w:t>
            </w:r>
          </w:p>
        </w:tc>
        <w:tc>
          <w:tcPr>
            <w:tcW w:w="943" w:type="dxa"/>
            <w:shd w:val="clear" w:color="auto" w:fill="auto"/>
            <w:noWrap/>
            <w:vAlign w:val="bottom"/>
            <w:hideMark/>
          </w:tcPr>
          <w:p w14:paraId="5421CC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1.4418</w:t>
            </w:r>
          </w:p>
        </w:tc>
      </w:tr>
      <w:tr w:rsidR="00E3157C" w:rsidRPr="00E3157C" w14:paraId="3F6462F8" w14:textId="77777777" w:rsidTr="00E3157C">
        <w:trPr>
          <w:trHeight w:val="300"/>
        </w:trPr>
        <w:tc>
          <w:tcPr>
            <w:tcW w:w="762" w:type="dxa"/>
            <w:shd w:val="clear" w:color="auto" w:fill="auto"/>
            <w:noWrap/>
            <w:vAlign w:val="bottom"/>
            <w:hideMark/>
          </w:tcPr>
          <w:p w14:paraId="613A956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F825F1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6786EA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DEF12F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7B830A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1030429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2677DB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0.8353</w:t>
            </w:r>
          </w:p>
        </w:tc>
        <w:tc>
          <w:tcPr>
            <w:tcW w:w="884" w:type="dxa"/>
            <w:shd w:val="clear" w:color="auto" w:fill="auto"/>
            <w:noWrap/>
            <w:vAlign w:val="bottom"/>
            <w:hideMark/>
          </w:tcPr>
          <w:p w14:paraId="5F1B31A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0.8353</w:t>
            </w:r>
          </w:p>
        </w:tc>
        <w:tc>
          <w:tcPr>
            <w:tcW w:w="809" w:type="dxa"/>
            <w:shd w:val="clear" w:color="auto" w:fill="auto"/>
            <w:noWrap/>
            <w:vAlign w:val="bottom"/>
            <w:hideMark/>
          </w:tcPr>
          <w:p w14:paraId="314D9D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0.8353</w:t>
            </w:r>
          </w:p>
        </w:tc>
        <w:tc>
          <w:tcPr>
            <w:tcW w:w="842" w:type="dxa"/>
            <w:shd w:val="clear" w:color="auto" w:fill="auto"/>
            <w:noWrap/>
            <w:vAlign w:val="bottom"/>
            <w:hideMark/>
          </w:tcPr>
          <w:p w14:paraId="099788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0.8353</w:t>
            </w:r>
          </w:p>
        </w:tc>
        <w:tc>
          <w:tcPr>
            <w:tcW w:w="831" w:type="dxa"/>
            <w:shd w:val="clear" w:color="auto" w:fill="auto"/>
            <w:noWrap/>
            <w:vAlign w:val="bottom"/>
            <w:hideMark/>
          </w:tcPr>
          <w:p w14:paraId="154B641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0.0001</w:t>
            </w:r>
          </w:p>
        </w:tc>
        <w:tc>
          <w:tcPr>
            <w:tcW w:w="809" w:type="dxa"/>
            <w:shd w:val="clear" w:color="auto" w:fill="auto"/>
            <w:noWrap/>
            <w:vAlign w:val="bottom"/>
            <w:hideMark/>
          </w:tcPr>
          <w:p w14:paraId="084AB7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0.9985</w:t>
            </w:r>
          </w:p>
        </w:tc>
        <w:tc>
          <w:tcPr>
            <w:tcW w:w="943" w:type="dxa"/>
            <w:shd w:val="clear" w:color="auto" w:fill="auto"/>
            <w:noWrap/>
            <w:vAlign w:val="bottom"/>
            <w:hideMark/>
          </w:tcPr>
          <w:p w14:paraId="358160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1.0093</w:t>
            </w:r>
          </w:p>
        </w:tc>
      </w:tr>
      <w:tr w:rsidR="00E3157C" w:rsidRPr="00E3157C" w14:paraId="4F433445" w14:textId="77777777" w:rsidTr="00E3157C">
        <w:trPr>
          <w:trHeight w:val="300"/>
        </w:trPr>
        <w:tc>
          <w:tcPr>
            <w:tcW w:w="762" w:type="dxa"/>
            <w:shd w:val="clear" w:color="auto" w:fill="auto"/>
            <w:noWrap/>
            <w:vAlign w:val="bottom"/>
            <w:hideMark/>
          </w:tcPr>
          <w:p w14:paraId="093588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5B711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3B140C3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B262E7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2D16E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4794E46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60AF7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0.8353</w:t>
            </w:r>
          </w:p>
        </w:tc>
        <w:tc>
          <w:tcPr>
            <w:tcW w:w="884" w:type="dxa"/>
            <w:shd w:val="clear" w:color="auto" w:fill="auto"/>
            <w:noWrap/>
            <w:vAlign w:val="bottom"/>
            <w:hideMark/>
          </w:tcPr>
          <w:p w14:paraId="5DD0FF4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0.7981</w:t>
            </w:r>
          </w:p>
        </w:tc>
        <w:tc>
          <w:tcPr>
            <w:tcW w:w="809" w:type="dxa"/>
            <w:shd w:val="clear" w:color="auto" w:fill="auto"/>
            <w:noWrap/>
            <w:vAlign w:val="bottom"/>
            <w:hideMark/>
          </w:tcPr>
          <w:p w14:paraId="35DF6E5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0.8353</w:t>
            </w:r>
          </w:p>
        </w:tc>
        <w:tc>
          <w:tcPr>
            <w:tcW w:w="842" w:type="dxa"/>
            <w:shd w:val="clear" w:color="auto" w:fill="auto"/>
            <w:noWrap/>
            <w:vAlign w:val="bottom"/>
            <w:hideMark/>
          </w:tcPr>
          <w:p w14:paraId="5799B8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0.773</w:t>
            </w:r>
          </w:p>
        </w:tc>
        <w:tc>
          <w:tcPr>
            <w:tcW w:w="831" w:type="dxa"/>
            <w:shd w:val="clear" w:color="auto" w:fill="auto"/>
            <w:noWrap/>
            <w:vAlign w:val="bottom"/>
            <w:hideMark/>
          </w:tcPr>
          <w:p w14:paraId="3F481B1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0.0001</w:t>
            </w:r>
          </w:p>
        </w:tc>
        <w:tc>
          <w:tcPr>
            <w:tcW w:w="809" w:type="dxa"/>
            <w:shd w:val="clear" w:color="auto" w:fill="auto"/>
            <w:noWrap/>
            <w:vAlign w:val="bottom"/>
            <w:hideMark/>
          </w:tcPr>
          <w:p w14:paraId="4C43D5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0.9985</w:t>
            </w:r>
          </w:p>
        </w:tc>
        <w:tc>
          <w:tcPr>
            <w:tcW w:w="943" w:type="dxa"/>
            <w:shd w:val="clear" w:color="auto" w:fill="auto"/>
            <w:noWrap/>
            <w:vAlign w:val="bottom"/>
            <w:hideMark/>
          </w:tcPr>
          <w:p w14:paraId="617136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1.3909</w:t>
            </w:r>
          </w:p>
        </w:tc>
      </w:tr>
      <w:tr w:rsidR="00E3157C" w:rsidRPr="00E3157C" w14:paraId="26E83439" w14:textId="77777777" w:rsidTr="00E3157C">
        <w:trPr>
          <w:trHeight w:val="300"/>
        </w:trPr>
        <w:tc>
          <w:tcPr>
            <w:tcW w:w="762" w:type="dxa"/>
            <w:shd w:val="clear" w:color="auto" w:fill="auto"/>
            <w:noWrap/>
            <w:vAlign w:val="bottom"/>
            <w:hideMark/>
          </w:tcPr>
          <w:p w14:paraId="603908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6F5703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10DE19D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392014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34704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5689BB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CF978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0.8353</w:t>
            </w:r>
          </w:p>
        </w:tc>
        <w:tc>
          <w:tcPr>
            <w:tcW w:w="884" w:type="dxa"/>
            <w:shd w:val="clear" w:color="auto" w:fill="auto"/>
            <w:noWrap/>
            <w:vAlign w:val="bottom"/>
            <w:hideMark/>
          </w:tcPr>
          <w:p w14:paraId="098A64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0.6375</w:t>
            </w:r>
          </w:p>
        </w:tc>
        <w:tc>
          <w:tcPr>
            <w:tcW w:w="809" w:type="dxa"/>
            <w:shd w:val="clear" w:color="auto" w:fill="auto"/>
            <w:noWrap/>
            <w:vAlign w:val="bottom"/>
            <w:hideMark/>
          </w:tcPr>
          <w:p w14:paraId="1D44BD7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0.2093</w:t>
            </w:r>
          </w:p>
        </w:tc>
        <w:tc>
          <w:tcPr>
            <w:tcW w:w="842" w:type="dxa"/>
            <w:shd w:val="clear" w:color="auto" w:fill="auto"/>
            <w:noWrap/>
            <w:vAlign w:val="bottom"/>
            <w:hideMark/>
          </w:tcPr>
          <w:p w14:paraId="7125C4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0.228</w:t>
            </w:r>
          </w:p>
        </w:tc>
        <w:tc>
          <w:tcPr>
            <w:tcW w:w="831" w:type="dxa"/>
            <w:shd w:val="clear" w:color="auto" w:fill="auto"/>
            <w:noWrap/>
            <w:vAlign w:val="bottom"/>
            <w:hideMark/>
          </w:tcPr>
          <w:p w14:paraId="50EFE11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0.0001</w:t>
            </w:r>
          </w:p>
        </w:tc>
        <w:tc>
          <w:tcPr>
            <w:tcW w:w="809" w:type="dxa"/>
            <w:shd w:val="clear" w:color="auto" w:fill="auto"/>
            <w:noWrap/>
            <w:vAlign w:val="bottom"/>
            <w:hideMark/>
          </w:tcPr>
          <w:p w14:paraId="1D9A84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0.9985</w:t>
            </w:r>
          </w:p>
        </w:tc>
        <w:tc>
          <w:tcPr>
            <w:tcW w:w="943" w:type="dxa"/>
            <w:shd w:val="clear" w:color="auto" w:fill="auto"/>
            <w:noWrap/>
            <w:vAlign w:val="bottom"/>
            <w:hideMark/>
          </w:tcPr>
          <w:p w14:paraId="4BE839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1.0849</w:t>
            </w:r>
          </w:p>
        </w:tc>
      </w:tr>
      <w:tr w:rsidR="00E3157C" w:rsidRPr="00E3157C" w14:paraId="5D5A1663" w14:textId="77777777" w:rsidTr="00E3157C">
        <w:trPr>
          <w:trHeight w:val="300"/>
        </w:trPr>
        <w:tc>
          <w:tcPr>
            <w:tcW w:w="762" w:type="dxa"/>
            <w:shd w:val="clear" w:color="auto" w:fill="auto"/>
            <w:noWrap/>
            <w:vAlign w:val="bottom"/>
            <w:hideMark/>
          </w:tcPr>
          <w:p w14:paraId="3528337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24C38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212EA38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543FD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C5B76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0BD67DE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EA8F2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84" w:type="dxa"/>
            <w:shd w:val="clear" w:color="auto" w:fill="auto"/>
            <w:noWrap/>
            <w:vAlign w:val="bottom"/>
            <w:hideMark/>
          </w:tcPr>
          <w:p w14:paraId="726F65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09" w:type="dxa"/>
            <w:shd w:val="clear" w:color="auto" w:fill="auto"/>
            <w:noWrap/>
            <w:vAlign w:val="bottom"/>
            <w:hideMark/>
          </w:tcPr>
          <w:p w14:paraId="3690B12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42" w:type="dxa"/>
            <w:shd w:val="clear" w:color="auto" w:fill="auto"/>
            <w:noWrap/>
            <w:vAlign w:val="bottom"/>
            <w:hideMark/>
          </w:tcPr>
          <w:p w14:paraId="67E9BFB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31" w:type="dxa"/>
            <w:shd w:val="clear" w:color="auto" w:fill="auto"/>
            <w:noWrap/>
            <w:vAlign w:val="bottom"/>
            <w:hideMark/>
          </w:tcPr>
          <w:p w14:paraId="0D6CF4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27F71E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4E4F90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0.4807</w:t>
            </w:r>
          </w:p>
        </w:tc>
      </w:tr>
      <w:tr w:rsidR="00E3157C" w:rsidRPr="00E3157C" w14:paraId="64D2264D" w14:textId="77777777" w:rsidTr="00E3157C">
        <w:trPr>
          <w:trHeight w:val="300"/>
        </w:trPr>
        <w:tc>
          <w:tcPr>
            <w:tcW w:w="762" w:type="dxa"/>
            <w:shd w:val="clear" w:color="auto" w:fill="auto"/>
            <w:noWrap/>
            <w:vAlign w:val="bottom"/>
            <w:hideMark/>
          </w:tcPr>
          <w:p w14:paraId="6419B53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94A1CB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3B3C0CC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9C394B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F2C5F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5455047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C98B0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84" w:type="dxa"/>
            <w:shd w:val="clear" w:color="auto" w:fill="auto"/>
            <w:noWrap/>
            <w:vAlign w:val="bottom"/>
            <w:hideMark/>
          </w:tcPr>
          <w:p w14:paraId="68BDE0B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09" w:type="dxa"/>
            <w:shd w:val="clear" w:color="auto" w:fill="auto"/>
            <w:noWrap/>
            <w:vAlign w:val="bottom"/>
            <w:hideMark/>
          </w:tcPr>
          <w:p w14:paraId="5761C0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42" w:type="dxa"/>
            <w:shd w:val="clear" w:color="auto" w:fill="auto"/>
            <w:noWrap/>
            <w:vAlign w:val="bottom"/>
            <w:hideMark/>
          </w:tcPr>
          <w:p w14:paraId="5C3495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31" w:type="dxa"/>
            <w:shd w:val="clear" w:color="auto" w:fill="auto"/>
            <w:noWrap/>
            <w:vAlign w:val="bottom"/>
            <w:hideMark/>
          </w:tcPr>
          <w:p w14:paraId="685189E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B258E8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0AD9E9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0.3333</w:t>
            </w:r>
          </w:p>
        </w:tc>
      </w:tr>
      <w:tr w:rsidR="00E3157C" w:rsidRPr="00E3157C" w14:paraId="5E7AFB5C" w14:textId="77777777" w:rsidTr="00E3157C">
        <w:trPr>
          <w:trHeight w:val="300"/>
        </w:trPr>
        <w:tc>
          <w:tcPr>
            <w:tcW w:w="762" w:type="dxa"/>
            <w:shd w:val="clear" w:color="auto" w:fill="auto"/>
            <w:noWrap/>
            <w:vAlign w:val="bottom"/>
            <w:hideMark/>
          </w:tcPr>
          <w:p w14:paraId="6D144D7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3EEC7A8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1124DAE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DEF2F5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BF882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37B5933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BDEB5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84" w:type="dxa"/>
            <w:shd w:val="clear" w:color="auto" w:fill="auto"/>
            <w:noWrap/>
            <w:vAlign w:val="bottom"/>
            <w:hideMark/>
          </w:tcPr>
          <w:p w14:paraId="39F5F7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0.7277</w:t>
            </w:r>
          </w:p>
        </w:tc>
        <w:tc>
          <w:tcPr>
            <w:tcW w:w="809" w:type="dxa"/>
            <w:shd w:val="clear" w:color="auto" w:fill="auto"/>
            <w:noWrap/>
            <w:vAlign w:val="bottom"/>
            <w:hideMark/>
          </w:tcPr>
          <w:p w14:paraId="2C1193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42" w:type="dxa"/>
            <w:shd w:val="clear" w:color="auto" w:fill="auto"/>
            <w:noWrap/>
            <w:vAlign w:val="bottom"/>
            <w:hideMark/>
          </w:tcPr>
          <w:p w14:paraId="395F8F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0.7627</w:t>
            </w:r>
          </w:p>
        </w:tc>
        <w:tc>
          <w:tcPr>
            <w:tcW w:w="831" w:type="dxa"/>
            <w:shd w:val="clear" w:color="auto" w:fill="auto"/>
            <w:noWrap/>
            <w:vAlign w:val="bottom"/>
            <w:hideMark/>
          </w:tcPr>
          <w:p w14:paraId="22145A3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1D5B8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7F258C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0.4646</w:t>
            </w:r>
          </w:p>
        </w:tc>
      </w:tr>
      <w:tr w:rsidR="00E3157C" w:rsidRPr="00E3157C" w14:paraId="2862E56A" w14:textId="77777777" w:rsidTr="00E3157C">
        <w:trPr>
          <w:trHeight w:val="300"/>
        </w:trPr>
        <w:tc>
          <w:tcPr>
            <w:tcW w:w="762" w:type="dxa"/>
            <w:shd w:val="clear" w:color="auto" w:fill="auto"/>
            <w:noWrap/>
            <w:vAlign w:val="bottom"/>
            <w:hideMark/>
          </w:tcPr>
          <w:p w14:paraId="2F09D62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7699F4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1A109CC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A5BF97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57DAB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412C682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FA508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84" w:type="dxa"/>
            <w:shd w:val="clear" w:color="auto" w:fill="auto"/>
            <w:noWrap/>
            <w:vAlign w:val="bottom"/>
            <w:hideMark/>
          </w:tcPr>
          <w:p w14:paraId="595039E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0.72</w:t>
            </w:r>
          </w:p>
        </w:tc>
        <w:tc>
          <w:tcPr>
            <w:tcW w:w="809" w:type="dxa"/>
            <w:shd w:val="clear" w:color="auto" w:fill="auto"/>
            <w:noWrap/>
            <w:vAlign w:val="bottom"/>
            <w:hideMark/>
          </w:tcPr>
          <w:p w14:paraId="75CA36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42" w:type="dxa"/>
            <w:shd w:val="clear" w:color="auto" w:fill="auto"/>
            <w:noWrap/>
            <w:vAlign w:val="bottom"/>
            <w:hideMark/>
          </w:tcPr>
          <w:p w14:paraId="698850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0.7627</w:t>
            </w:r>
          </w:p>
        </w:tc>
        <w:tc>
          <w:tcPr>
            <w:tcW w:w="831" w:type="dxa"/>
            <w:shd w:val="clear" w:color="auto" w:fill="auto"/>
            <w:noWrap/>
            <w:vAlign w:val="bottom"/>
            <w:hideMark/>
          </w:tcPr>
          <w:p w14:paraId="2D7635C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2AFA44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5E1A0C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0.3552</w:t>
            </w:r>
          </w:p>
        </w:tc>
      </w:tr>
      <w:tr w:rsidR="00E3157C" w:rsidRPr="00E3157C" w14:paraId="7140DCCB" w14:textId="77777777" w:rsidTr="00E3157C">
        <w:trPr>
          <w:trHeight w:val="300"/>
        </w:trPr>
        <w:tc>
          <w:tcPr>
            <w:tcW w:w="762" w:type="dxa"/>
            <w:shd w:val="clear" w:color="auto" w:fill="auto"/>
            <w:noWrap/>
            <w:vAlign w:val="bottom"/>
            <w:hideMark/>
          </w:tcPr>
          <w:p w14:paraId="7507C91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6B9FF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688F69D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0DB83F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061888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18C02E1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FB4E9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84" w:type="dxa"/>
            <w:shd w:val="clear" w:color="auto" w:fill="auto"/>
            <w:noWrap/>
            <w:vAlign w:val="bottom"/>
            <w:hideMark/>
          </w:tcPr>
          <w:p w14:paraId="7A7EB3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0.3304</w:t>
            </w:r>
          </w:p>
        </w:tc>
        <w:tc>
          <w:tcPr>
            <w:tcW w:w="809" w:type="dxa"/>
            <w:shd w:val="clear" w:color="auto" w:fill="auto"/>
            <w:noWrap/>
            <w:vAlign w:val="bottom"/>
            <w:hideMark/>
          </w:tcPr>
          <w:p w14:paraId="69C22B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0.1929</w:t>
            </w:r>
          </w:p>
        </w:tc>
        <w:tc>
          <w:tcPr>
            <w:tcW w:w="842" w:type="dxa"/>
            <w:shd w:val="clear" w:color="auto" w:fill="auto"/>
            <w:noWrap/>
            <w:vAlign w:val="bottom"/>
            <w:hideMark/>
          </w:tcPr>
          <w:p w14:paraId="590DD4F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0.1969</w:t>
            </w:r>
          </w:p>
        </w:tc>
        <w:tc>
          <w:tcPr>
            <w:tcW w:w="831" w:type="dxa"/>
            <w:shd w:val="clear" w:color="auto" w:fill="auto"/>
            <w:noWrap/>
            <w:vAlign w:val="bottom"/>
            <w:hideMark/>
          </w:tcPr>
          <w:p w14:paraId="02AF83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226171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0F4BFD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0.4674</w:t>
            </w:r>
          </w:p>
        </w:tc>
      </w:tr>
      <w:tr w:rsidR="00E3157C" w:rsidRPr="00E3157C" w14:paraId="29C1FDEC" w14:textId="77777777" w:rsidTr="00E3157C">
        <w:trPr>
          <w:trHeight w:val="300"/>
        </w:trPr>
        <w:tc>
          <w:tcPr>
            <w:tcW w:w="762" w:type="dxa"/>
            <w:shd w:val="clear" w:color="auto" w:fill="auto"/>
            <w:noWrap/>
            <w:vAlign w:val="bottom"/>
            <w:hideMark/>
          </w:tcPr>
          <w:p w14:paraId="60633A9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9CB09B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5D40BC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78865C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6B468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321F39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2DB155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84" w:type="dxa"/>
            <w:shd w:val="clear" w:color="auto" w:fill="auto"/>
            <w:noWrap/>
            <w:vAlign w:val="bottom"/>
            <w:hideMark/>
          </w:tcPr>
          <w:p w14:paraId="59CE57A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0.3057</w:t>
            </w:r>
          </w:p>
        </w:tc>
        <w:tc>
          <w:tcPr>
            <w:tcW w:w="809" w:type="dxa"/>
            <w:shd w:val="clear" w:color="auto" w:fill="auto"/>
            <w:noWrap/>
            <w:vAlign w:val="bottom"/>
            <w:hideMark/>
          </w:tcPr>
          <w:p w14:paraId="5C04E8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0.1926</w:t>
            </w:r>
          </w:p>
        </w:tc>
        <w:tc>
          <w:tcPr>
            <w:tcW w:w="842" w:type="dxa"/>
            <w:shd w:val="clear" w:color="auto" w:fill="auto"/>
            <w:noWrap/>
            <w:vAlign w:val="bottom"/>
            <w:hideMark/>
          </w:tcPr>
          <w:p w14:paraId="435839A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0.1964</w:t>
            </w:r>
          </w:p>
        </w:tc>
        <w:tc>
          <w:tcPr>
            <w:tcW w:w="831" w:type="dxa"/>
            <w:shd w:val="clear" w:color="auto" w:fill="auto"/>
            <w:noWrap/>
            <w:vAlign w:val="bottom"/>
            <w:hideMark/>
          </w:tcPr>
          <w:p w14:paraId="2AA7F2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80D87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0A0CD7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0.3164</w:t>
            </w:r>
          </w:p>
        </w:tc>
      </w:tr>
      <w:tr w:rsidR="00E3157C" w:rsidRPr="00E3157C" w14:paraId="403BFAC2" w14:textId="77777777" w:rsidTr="00E3157C">
        <w:trPr>
          <w:trHeight w:val="300"/>
        </w:trPr>
        <w:tc>
          <w:tcPr>
            <w:tcW w:w="762" w:type="dxa"/>
            <w:shd w:val="clear" w:color="auto" w:fill="auto"/>
            <w:noWrap/>
            <w:vAlign w:val="bottom"/>
            <w:hideMark/>
          </w:tcPr>
          <w:p w14:paraId="123708E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45D21F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63EBF1D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DA9B6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2C733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4F007A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07155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76F02C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76EDF0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2141F5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7A7795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58A2815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6D49B8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1.1697</w:t>
            </w:r>
          </w:p>
        </w:tc>
      </w:tr>
      <w:tr w:rsidR="00E3157C" w:rsidRPr="00E3157C" w14:paraId="3205E2B9" w14:textId="77777777" w:rsidTr="00E3157C">
        <w:trPr>
          <w:trHeight w:val="300"/>
        </w:trPr>
        <w:tc>
          <w:tcPr>
            <w:tcW w:w="762" w:type="dxa"/>
            <w:shd w:val="clear" w:color="auto" w:fill="auto"/>
            <w:noWrap/>
            <w:vAlign w:val="bottom"/>
            <w:hideMark/>
          </w:tcPr>
          <w:p w14:paraId="580FC66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03B6D2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32D673A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820112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13F01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592B45C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C20CF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41B394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2146028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15DB3D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16D6E0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4C70CC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E5B5CD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0.8048</w:t>
            </w:r>
          </w:p>
        </w:tc>
      </w:tr>
      <w:tr w:rsidR="00E3157C" w:rsidRPr="00E3157C" w14:paraId="6F45166E" w14:textId="77777777" w:rsidTr="00E3157C">
        <w:trPr>
          <w:trHeight w:val="300"/>
        </w:trPr>
        <w:tc>
          <w:tcPr>
            <w:tcW w:w="762" w:type="dxa"/>
            <w:shd w:val="clear" w:color="auto" w:fill="auto"/>
            <w:noWrap/>
            <w:vAlign w:val="bottom"/>
            <w:hideMark/>
          </w:tcPr>
          <w:p w14:paraId="26D7B0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BA070D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1515220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6C8069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2B0CB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7370849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E9CB5D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1CF87F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044AAF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402DB4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3468A9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2E3210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51B6DC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1.2921</w:t>
            </w:r>
          </w:p>
        </w:tc>
      </w:tr>
      <w:tr w:rsidR="00E3157C" w:rsidRPr="00E3157C" w14:paraId="1F99A787" w14:textId="77777777" w:rsidTr="00E3157C">
        <w:trPr>
          <w:trHeight w:val="300"/>
        </w:trPr>
        <w:tc>
          <w:tcPr>
            <w:tcW w:w="762" w:type="dxa"/>
            <w:shd w:val="clear" w:color="auto" w:fill="auto"/>
            <w:noWrap/>
            <w:vAlign w:val="bottom"/>
            <w:hideMark/>
          </w:tcPr>
          <w:p w14:paraId="487A609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19D93B2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3DC02CE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0866D1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012B0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380C758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105A7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60F752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0B2049A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70B558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78174D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1151A6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1A26F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0.7544</w:t>
            </w:r>
          </w:p>
        </w:tc>
      </w:tr>
      <w:tr w:rsidR="00E3157C" w:rsidRPr="00E3157C" w14:paraId="6CA4FEC4" w14:textId="77777777" w:rsidTr="00E3157C">
        <w:trPr>
          <w:trHeight w:val="300"/>
        </w:trPr>
        <w:tc>
          <w:tcPr>
            <w:tcW w:w="762" w:type="dxa"/>
            <w:shd w:val="clear" w:color="auto" w:fill="auto"/>
            <w:noWrap/>
            <w:vAlign w:val="bottom"/>
            <w:hideMark/>
          </w:tcPr>
          <w:p w14:paraId="64BCB45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65F66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04F35C2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7234BC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701F55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7D1B51A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C17CD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5834A2D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7658C4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46799EB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42CA49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580816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0DF0DE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0.8048</w:t>
            </w:r>
          </w:p>
        </w:tc>
      </w:tr>
      <w:tr w:rsidR="00E3157C" w:rsidRPr="00E3157C" w14:paraId="661FA37F" w14:textId="77777777" w:rsidTr="00E3157C">
        <w:trPr>
          <w:trHeight w:val="300"/>
        </w:trPr>
        <w:tc>
          <w:tcPr>
            <w:tcW w:w="762" w:type="dxa"/>
            <w:shd w:val="clear" w:color="auto" w:fill="auto"/>
            <w:noWrap/>
            <w:vAlign w:val="bottom"/>
            <w:hideMark/>
          </w:tcPr>
          <w:p w14:paraId="10CE88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E6249E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7BBB112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28E731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DE121E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00DF574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323A1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58EBDEA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6BCA33D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47341FB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35B285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CA82D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7AF6B8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0.8888</w:t>
            </w:r>
          </w:p>
        </w:tc>
      </w:tr>
      <w:tr w:rsidR="00E3157C" w:rsidRPr="00E3157C" w14:paraId="042E10AD" w14:textId="77777777" w:rsidTr="00E3157C">
        <w:trPr>
          <w:trHeight w:val="300"/>
        </w:trPr>
        <w:tc>
          <w:tcPr>
            <w:tcW w:w="762" w:type="dxa"/>
            <w:shd w:val="clear" w:color="auto" w:fill="auto"/>
            <w:noWrap/>
            <w:vAlign w:val="bottom"/>
            <w:hideMark/>
          </w:tcPr>
          <w:p w14:paraId="66D0207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97A738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49B0183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39E5CC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D5969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1A38CF1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06DA8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59DCAB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01BE01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714176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77734A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D06BE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26B4E1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0.8024</w:t>
            </w:r>
          </w:p>
        </w:tc>
      </w:tr>
      <w:tr w:rsidR="00E3157C" w:rsidRPr="00E3157C" w14:paraId="4DC35775" w14:textId="77777777" w:rsidTr="00E3157C">
        <w:trPr>
          <w:trHeight w:val="300"/>
        </w:trPr>
        <w:tc>
          <w:tcPr>
            <w:tcW w:w="762" w:type="dxa"/>
            <w:shd w:val="clear" w:color="auto" w:fill="auto"/>
            <w:noWrap/>
            <w:vAlign w:val="bottom"/>
            <w:hideMark/>
          </w:tcPr>
          <w:p w14:paraId="7642743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E716B1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1026878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1294F9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8DEDA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3869874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37777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59297E6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27E2E1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45EB17E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6701B2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47320B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65F39C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0.871</w:t>
            </w:r>
          </w:p>
        </w:tc>
      </w:tr>
      <w:tr w:rsidR="00E3157C" w:rsidRPr="00E3157C" w14:paraId="78DAF425" w14:textId="77777777" w:rsidTr="00E3157C">
        <w:trPr>
          <w:trHeight w:val="300"/>
        </w:trPr>
        <w:tc>
          <w:tcPr>
            <w:tcW w:w="762" w:type="dxa"/>
            <w:shd w:val="clear" w:color="auto" w:fill="auto"/>
            <w:noWrap/>
            <w:vAlign w:val="bottom"/>
            <w:hideMark/>
          </w:tcPr>
          <w:p w14:paraId="59FF070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7BCB9F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0E36CAD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711587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F7C12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75D0D6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7BE19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02EF40D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2F97E4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712325C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6C6C4D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1D7DA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0D726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1.064</w:t>
            </w:r>
          </w:p>
        </w:tc>
      </w:tr>
      <w:tr w:rsidR="00E3157C" w:rsidRPr="00E3157C" w14:paraId="399A323E" w14:textId="77777777" w:rsidTr="00E3157C">
        <w:trPr>
          <w:trHeight w:val="300"/>
        </w:trPr>
        <w:tc>
          <w:tcPr>
            <w:tcW w:w="762" w:type="dxa"/>
            <w:shd w:val="clear" w:color="auto" w:fill="auto"/>
            <w:noWrap/>
            <w:vAlign w:val="bottom"/>
            <w:hideMark/>
          </w:tcPr>
          <w:p w14:paraId="02D5173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3E888D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4AD6CDF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DA7709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B981D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65B4DD0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6917E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76A1D2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39133A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31B082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5B8D28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514DEE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5C74B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0.9589</w:t>
            </w:r>
          </w:p>
        </w:tc>
      </w:tr>
      <w:tr w:rsidR="00E3157C" w:rsidRPr="00E3157C" w14:paraId="18259BAD" w14:textId="77777777" w:rsidTr="00E3157C">
        <w:trPr>
          <w:trHeight w:val="300"/>
        </w:trPr>
        <w:tc>
          <w:tcPr>
            <w:tcW w:w="762" w:type="dxa"/>
            <w:shd w:val="clear" w:color="auto" w:fill="auto"/>
            <w:noWrap/>
            <w:vAlign w:val="bottom"/>
            <w:hideMark/>
          </w:tcPr>
          <w:p w14:paraId="6B8634A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69F23D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722DDC7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46FD5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1678E1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6CC3382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84D75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6EA180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44D6EF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049C75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015A2B3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B3787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C5C33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0.868</w:t>
            </w:r>
          </w:p>
        </w:tc>
      </w:tr>
      <w:tr w:rsidR="00E3157C" w:rsidRPr="00E3157C" w14:paraId="3C4E9ABE" w14:textId="77777777" w:rsidTr="00E3157C">
        <w:trPr>
          <w:trHeight w:val="300"/>
        </w:trPr>
        <w:tc>
          <w:tcPr>
            <w:tcW w:w="762" w:type="dxa"/>
            <w:shd w:val="clear" w:color="auto" w:fill="auto"/>
            <w:noWrap/>
            <w:vAlign w:val="bottom"/>
            <w:hideMark/>
          </w:tcPr>
          <w:p w14:paraId="75D1F56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2BFEA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678E3D4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6D1008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B0DA5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4588F47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2177B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49DF65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0.7547</w:t>
            </w:r>
          </w:p>
        </w:tc>
        <w:tc>
          <w:tcPr>
            <w:tcW w:w="809" w:type="dxa"/>
            <w:shd w:val="clear" w:color="auto" w:fill="auto"/>
            <w:noWrap/>
            <w:vAlign w:val="bottom"/>
            <w:hideMark/>
          </w:tcPr>
          <w:p w14:paraId="1A54C5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4125D7A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0.7908</w:t>
            </w:r>
          </w:p>
        </w:tc>
        <w:tc>
          <w:tcPr>
            <w:tcW w:w="831" w:type="dxa"/>
            <w:shd w:val="clear" w:color="auto" w:fill="auto"/>
            <w:noWrap/>
            <w:vAlign w:val="bottom"/>
            <w:hideMark/>
          </w:tcPr>
          <w:p w14:paraId="63CE4C2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C4D2A8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76517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0.5932</w:t>
            </w:r>
          </w:p>
        </w:tc>
      </w:tr>
      <w:tr w:rsidR="00E3157C" w:rsidRPr="00E3157C" w14:paraId="67F6BA19" w14:textId="77777777" w:rsidTr="00E3157C">
        <w:trPr>
          <w:trHeight w:val="300"/>
        </w:trPr>
        <w:tc>
          <w:tcPr>
            <w:tcW w:w="762" w:type="dxa"/>
            <w:shd w:val="clear" w:color="auto" w:fill="auto"/>
            <w:noWrap/>
            <w:vAlign w:val="bottom"/>
            <w:hideMark/>
          </w:tcPr>
          <w:p w14:paraId="2E93364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0951D2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538D1EB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7E0246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CE0652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67960AD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022AF3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44D44E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0.7442</w:t>
            </w:r>
          </w:p>
        </w:tc>
        <w:tc>
          <w:tcPr>
            <w:tcW w:w="809" w:type="dxa"/>
            <w:shd w:val="clear" w:color="auto" w:fill="auto"/>
            <w:noWrap/>
            <w:vAlign w:val="bottom"/>
            <w:hideMark/>
          </w:tcPr>
          <w:p w14:paraId="1FD580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5CBC82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0.785</w:t>
            </w:r>
          </w:p>
        </w:tc>
        <w:tc>
          <w:tcPr>
            <w:tcW w:w="831" w:type="dxa"/>
            <w:shd w:val="clear" w:color="auto" w:fill="auto"/>
            <w:noWrap/>
            <w:vAlign w:val="bottom"/>
            <w:hideMark/>
          </w:tcPr>
          <w:p w14:paraId="46F5FC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5E7A9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36C2C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0.4929</w:t>
            </w:r>
          </w:p>
        </w:tc>
      </w:tr>
      <w:tr w:rsidR="00E3157C" w:rsidRPr="00E3157C" w14:paraId="44C4D51D" w14:textId="77777777" w:rsidTr="00E3157C">
        <w:trPr>
          <w:trHeight w:val="300"/>
        </w:trPr>
        <w:tc>
          <w:tcPr>
            <w:tcW w:w="762" w:type="dxa"/>
            <w:shd w:val="clear" w:color="auto" w:fill="auto"/>
            <w:noWrap/>
            <w:vAlign w:val="bottom"/>
            <w:hideMark/>
          </w:tcPr>
          <w:p w14:paraId="7F4E41D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84109D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72230E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5F8505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22E9C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312C449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0A5162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6F4260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0.7442</w:t>
            </w:r>
          </w:p>
        </w:tc>
        <w:tc>
          <w:tcPr>
            <w:tcW w:w="809" w:type="dxa"/>
            <w:shd w:val="clear" w:color="auto" w:fill="auto"/>
            <w:noWrap/>
            <w:vAlign w:val="bottom"/>
            <w:hideMark/>
          </w:tcPr>
          <w:p w14:paraId="6088AB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761ED6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0.785</w:t>
            </w:r>
          </w:p>
        </w:tc>
        <w:tc>
          <w:tcPr>
            <w:tcW w:w="831" w:type="dxa"/>
            <w:shd w:val="clear" w:color="auto" w:fill="auto"/>
            <w:noWrap/>
            <w:vAlign w:val="bottom"/>
            <w:hideMark/>
          </w:tcPr>
          <w:p w14:paraId="18189A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2EA7B4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88942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0.512</w:t>
            </w:r>
          </w:p>
        </w:tc>
      </w:tr>
      <w:tr w:rsidR="00E3157C" w:rsidRPr="00E3157C" w14:paraId="25B6EA37" w14:textId="77777777" w:rsidTr="00E3157C">
        <w:trPr>
          <w:trHeight w:val="300"/>
        </w:trPr>
        <w:tc>
          <w:tcPr>
            <w:tcW w:w="762" w:type="dxa"/>
            <w:shd w:val="clear" w:color="auto" w:fill="auto"/>
            <w:noWrap/>
            <w:vAlign w:val="bottom"/>
            <w:hideMark/>
          </w:tcPr>
          <w:p w14:paraId="4E30A1C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ABA82B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20358E4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19F436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5E9C6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448112E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26BF8A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1D2895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0.735</w:t>
            </w:r>
          </w:p>
        </w:tc>
        <w:tc>
          <w:tcPr>
            <w:tcW w:w="809" w:type="dxa"/>
            <w:shd w:val="clear" w:color="auto" w:fill="auto"/>
            <w:noWrap/>
            <w:vAlign w:val="bottom"/>
            <w:hideMark/>
          </w:tcPr>
          <w:p w14:paraId="38FCCCF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5550A5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0.7798</w:t>
            </w:r>
          </w:p>
        </w:tc>
        <w:tc>
          <w:tcPr>
            <w:tcW w:w="831" w:type="dxa"/>
            <w:shd w:val="clear" w:color="auto" w:fill="auto"/>
            <w:noWrap/>
            <w:vAlign w:val="bottom"/>
            <w:hideMark/>
          </w:tcPr>
          <w:p w14:paraId="11F69E6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D273D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25616D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0.4346</w:t>
            </w:r>
          </w:p>
        </w:tc>
      </w:tr>
      <w:tr w:rsidR="00E3157C" w:rsidRPr="00E3157C" w14:paraId="4C4A3EAC" w14:textId="77777777" w:rsidTr="00E3157C">
        <w:trPr>
          <w:trHeight w:val="300"/>
        </w:trPr>
        <w:tc>
          <w:tcPr>
            <w:tcW w:w="762" w:type="dxa"/>
            <w:shd w:val="clear" w:color="auto" w:fill="auto"/>
            <w:noWrap/>
            <w:vAlign w:val="bottom"/>
            <w:hideMark/>
          </w:tcPr>
          <w:p w14:paraId="754413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F9CAA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4849A2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BEF9A7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20529E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5B268ED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1429F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23FB4E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0.735</w:t>
            </w:r>
          </w:p>
        </w:tc>
        <w:tc>
          <w:tcPr>
            <w:tcW w:w="809" w:type="dxa"/>
            <w:shd w:val="clear" w:color="auto" w:fill="auto"/>
            <w:noWrap/>
            <w:vAlign w:val="bottom"/>
            <w:hideMark/>
          </w:tcPr>
          <w:p w14:paraId="7B0167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7FF97D2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0.7798</w:t>
            </w:r>
          </w:p>
        </w:tc>
        <w:tc>
          <w:tcPr>
            <w:tcW w:w="831" w:type="dxa"/>
            <w:shd w:val="clear" w:color="auto" w:fill="auto"/>
            <w:noWrap/>
            <w:vAlign w:val="bottom"/>
            <w:hideMark/>
          </w:tcPr>
          <w:p w14:paraId="2143C15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F5D4E5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799460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0.4469</w:t>
            </w:r>
          </w:p>
        </w:tc>
      </w:tr>
      <w:tr w:rsidR="00E3157C" w:rsidRPr="00E3157C" w14:paraId="5DF678BF" w14:textId="77777777" w:rsidTr="00E3157C">
        <w:trPr>
          <w:trHeight w:val="300"/>
        </w:trPr>
        <w:tc>
          <w:tcPr>
            <w:tcW w:w="762" w:type="dxa"/>
            <w:shd w:val="clear" w:color="auto" w:fill="auto"/>
            <w:noWrap/>
            <w:vAlign w:val="bottom"/>
            <w:hideMark/>
          </w:tcPr>
          <w:p w14:paraId="575320C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B1D59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1FFB4F2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717A43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103BC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77560CC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B34AA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6E8DF2F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0.735</w:t>
            </w:r>
          </w:p>
        </w:tc>
        <w:tc>
          <w:tcPr>
            <w:tcW w:w="809" w:type="dxa"/>
            <w:shd w:val="clear" w:color="auto" w:fill="auto"/>
            <w:noWrap/>
            <w:vAlign w:val="bottom"/>
            <w:hideMark/>
          </w:tcPr>
          <w:p w14:paraId="56AF597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2007A2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0.7798</w:t>
            </w:r>
          </w:p>
        </w:tc>
        <w:tc>
          <w:tcPr>
            <w:tcW w:w="831" w:type="dxa"/>
            <w:shd w:val="clear" w:color="auto" w:fill="auto"/>
            <w:noWrap/>
            <w:vAlign w:val="bottom"/>
            <w:hideMark/>
          </w:tcPr>
          <w:p w14:paraId="5FE121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5ACA00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26F96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0.4225</w:t>
            </w:r>
          </w:p>
        </w:tc>
      </w:tr>
      <w:tr w:rsidR="00E3157C" w:rsidRPr="00E3157C" w14:paraId="4F041283" w14:textId="77777777" w:rsidTr="00E3157C">
        <w:trPr>
          <w:trHeight w:val="300"/>
        </w:trPr>
        <w:tc>
          <w:tcPr>
            <w:tcW w:w="762" w:type="dxa"/>
            <w:shd w:val="clear" w:color="auto" w:fill="auto"/>
            <w:noWrap/>
            <w:vAlign w:val="bottom"/>
            <w:hideMark/>
          </w:tcPr>
          <w:p w14:paraId="5383180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73E43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5AC289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420642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9B043A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1A1F485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D26E4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1820C8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0.735</w:t>
            </w:r>
          </w:p>
        </w:tc>
        <w:tc>
          <w:tcPr>
            <w:tcW w:w="809" w:type="dxa"/>
            <w:shd w:val="clear" w:color="auto" w:fill="auto"/>
            <w:noWrap/>
            <w:vAlign w:val="bottom"/>
            <w:hideMark/>
          </w:tcPr>
          <w:p w14:paraId="3CC9D9E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26B98C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0.7798</w:t>
            </w:r>
          </w:p>
        </w:tc>
        <w:tc>
          <w:tcPr>
            <w:tcW w:w="831" w:type="dxa"/>
            <w:shd w:val="clear" w:color="auto" w:fill="auto"/>
            <w:noWrap/>
            <w:vAlign w:val="bottom"/>
            <w:hideMark/>
          </w:tcPr>
          <w:p w14:paraId="373C93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29E026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741B68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0.4424</w:t>
            </w:r>
          </w:p>
        </w:tc>
      </w:tr>
      <w:tr w:rsidR="00E3157C" w:rsidRPr="00E3157C" w14:paraId="4179F88B" w14:textId="77777777" w:rsidTr="00E3157C">
        <w:trPr>
          <w:trHeight w:val="300"/>
        </w:trPr>
        <w:tc>
          <w:tcPr>
            <w:tcW w:w="762" w:type="dxa"/>
            <w:shd w:val="clear" w:color="auto" w:fill="auto"/>
            <w:noWrap/>
            <w:vAlign w:val="bottom"/>
            <w:hideMark/>
          </w:tcPr>
          <w:p w14:paraId="6A4711A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37CA98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208172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10F57C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4A820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20F95D9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98849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1C6BAB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0.735</w:t>
            </w:r>
          </w:p>
        </w:tc>
        <w:tc>
          <w:tcPr>
            <w:tcW w:w="809" w:type="dxa"/>
            <w:shd w:val="clear" w:color="auto" w:fill="auto"/>
            <w:noWrap/>
            <w:vAlign w:val="bottom"/>
            <w:hideMark/>
          </w:tcPr>
          <w:p w14:paraId="69AE4F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5F327CE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0.7798</w:t>
            </w:r>
          </w:p>
        </w:tc>
        <w:tc>
          <w:tcPr>
            <w:tcW w:w="831" w:type="dxa"/>
            <w:shd w:val="clear" w:color="auto" w:fill="auto"/>
            <w:noWrap/>
            <w:vAlign w:val="bottom"/>
            <w:hideMark/>
          </w:tcPr>
          <w:p w14:paraId="2EED9A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C5E6C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7D870F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0.4161</w:t>
            </w:r>
          </w:p>
        </w:tc>
      </w:tr>
      <w:tr w:rsidR="00E3157C" w:rsidRPr="00E3157C" w14:paraId="3BF00FB7" w14:textId="77777777" w:rsidTr="00E3157C">
        <w:trPr>
          <w:trHeight w:val="300"/>
        </w:trPr>
        <w:tc>
          <w:tcPr>
            <w:tcW w:w="762" w:type="dxa"/>
            <w:shd w:val="clear" w:color="auto" w:fill="auto"/>
            <w:noWrap/>
            <w:vAlign w:val="bottom"/>
            <w:hideMark/>
          </w:tcPr>
          <w:p w14:paraId="7F40CE6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43C14F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3FFC70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27DE0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22D64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6271FED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A4956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7A7F4D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0.7283</w:t>
            </w:r>
          </w:p>
        </w:tc>
        <w:tc>
          <w:tcPr>
            <w:tcW w:w="809" w:type="dxa"/>
            <w:shd w:val="clear" w:color="auto" w:fill="auto"/>
            <w:noWrap/>
            <w:vAlign w:val="bottom"/>
            <w:hideMark/>
          </w:tcPr>
          <w:p w14:paraId="00C6C5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64A29A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0.776</w:t>
            </w:r>
          </w:p>
        </w:tc>
        <w:tc>
          <w:tcPr>
            <w:tcW w:w="831" w:type="dxa"/>
            <w:shd w:val="clear" w:color="auto" w:fill="auto"/>
            <w:noWrap/>
            <w:vAlign w:val="bottom"/>
            <w:hideMark/>
          </w:tcPr>
          <w:p w14:paraId="4D010B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C112C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79D358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0.3983</w:t>
            </w:r>
          </w:p>
        </w:tc>
      </w:tr>
      <w:tr w:rsidR="00E3157C" w:rsidRPr="00E3157C" w14:paraId="72585A0A" w14:textId="77777777" w:rsidTr="00E3157C">
        <w:trPr>
          <w:trHeight w:val="300"/>
        </w:trPr>
        <w:tc>
          <w:tcPr>
            <w:tcW w:w="762" w:type="dxa"/>
            <w:shd w:val="clear" w:color="auto" w:fill="auto"/>
            <w:noWrap/>
            <w:vAlign w:val="bottom"/>
            <w:hideMark/>
          </w:tcPr>
          <w:p w14:paraId="0397B5B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E2356A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5CC0BD8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932E08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FDD16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3FC09C4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B390A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36431A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0.6927</w:t>
            </w:r>
          </w:p>
        </w:tc>
        <w:tc>
          <w:tcPr>
            <w:tcW w:w="809" w:type="dxa"/>
            <w:shd w:val="clear" w:color="auto" w:fill="auto"/>
            <w:noWrap/>
            <w:vAlign w:val="bottom"/>
            <w:hideMark/>
          </w:tcPr>
          <w:p w14:paraId="4750AD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7D20EB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0.7553</w:t>
            </w:r>
          </w:p>
        </w:tc>
        <w:tc>
          <w:tcPr>
            <w:tcW w:w="831" w:type="dxa"/>
            <w:shd w:val="clear" w:color="auto" w:fill="auto"/>
            <w:noWrap/>
            <w:vAlign w:val="bottom"/>
            <w:hideMark/>
          </w:tcPr>
          <w:p w14:paraId="72E620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16A38E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631687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0.6827</w:t>
            </w:r>
          </w:p>
        </w:tc>
      </w:tr>
      <w:tr w:rsidR="00E3157C" w:rsidRPr="00E3157C" w14:paraId="5820C018" w14:textId="77777777" w:rsidTr="00E3157C">
        <w:trPr>
          <w:trHeight w:val="300"/>
        </w:trPr>
        <w:tc>
          <w:tcPr>
            <w:tcW w:w="762" w:type="dxa"/>
            <w:shd w:val="clear" w:color="auto" w:fill="auto"/>
            <w:noWrap/>
            <w:vAlign w:val="bottom"/>
            <w:hideMark/>
          </w:tcPr>
          <w:p w14:paraId="42832D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3D77D7F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39A3D7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D9D5D0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905C4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6D5B093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87C83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3BC32D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0.6927</w:t>
            </w:r>
          </w:p>
        </w:tc>
        <w:tc>
          <w:tcPr>
            <w:tcW w:w="809" w:type="dxa"/>
            <w:shd w:val="clear" w:color="auto" w:fill="auto"/>
            <w:noWrap/>
            <w:vAlign w:val="bottom"/>
            <w:hideMark/>
          </w:tcPr>
          <w:p w14:paraId="49B925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5ED2B8C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0.7553</w:t>
            </w:r>
          </w:p>
        </w:tc>
        <w:tc>
          <w:tcPr>
            <w:tcW w:w="831" w:type="dxa"/>
            <w:shd w:val="clear" w:color="auto" w:fill="auto"/>
            <w:noWrap/>
            <w:vAlign w:val="bottom"/>
            <w:hideMark/>
          </w:tcPr>
          <w:p w14:paraId="5506CC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0EAFA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51983B1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0.3677</w:t>
            </w:r>
          </w:p>
        </w:tc>
      </w:tr>
      <w:tr w:rsidR="00E3157C" w:rsidRPr="00E3157C" w14:paraId="6FA57443" w14:textId="77777777" w:rsidTr="00E3157C">
        <w:trPr>
          <w:trHeight w:val="300"/>
        </w:trPr>
        <w:tc>
          <w:tcPr>
            <w:tcW w:w="762" w:type="dxa"/>
            <w:shd w:val="clear" w:color="auto" w:fill="auto"/>
            <w:noWrap/>
            <w:vAlign w:val="bottom"/>
            <w:hideMark/>
          </w:tcPr>
          <w:p w14:paraId="7B7647F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3B484A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3F511EE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61A8A6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33BB9F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055A86A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CEBD4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7E3FA4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0.1475</w:t>
            </w:r>
          </w:p>
        </w:tc>
        <w:tc>
          <w:tcPr>
            <w:tcW w:w="809" w:type="dxa"/>
            <w:shd w:val="clear" w:color="auto" w:fill="auto"/>
            <w:noWrap/>
            <w:vAlign w:val="bottom"/>
            <w:hideMark/>
          </w:tcPr>
          <w:p w14:paraId="6A88F2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0.1667</w:t>
            </w:r>
          </w:p>
        </w:tc>
        <w:tc>
          <w:tcPr>
            <w:tcW w:w="842" w:type="dxa"/>
            <w:shd w:val="clear" w:color="auto" w:fill="auto"/>
            <w:noWrap/>
            <w:vAlign w:val="bottom"/>
            <w:hideMark/>
          </w:tcPr>
          <w:p w14:paraId="22D31C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0.1565</w:t>
            </w:r>
          </w:p>
        </w:tc>
        <w:tc>
          <w:tcPr>
            <w:tcW w:w="831" w:type="dxa"/>
            <w:shd w:val="clear" w:color="auto" w:fill="auto"/>
            <w:noWrap/>
            <w:vAlign w:val="bottom"/>
            <w:hideMark/>
          </w:tcPr>
          <w:p w14:paraId="17F0E7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FFD32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7F7612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0.4223</w:t>
            </w:r>
          </w:p>
        </w:tc>
      </w:tr>
      <w:tr w:rsidR="00E3157C" w:rsidRPr="00E3157C" w14:paraId="0968EA24" w14:textId="77777777" w:rsidTr="00E3157C">
        <w:trPr>
          <w:trHeight w:val="300"/>
        </w:trPr>
        <w:tc>
          <w:tcPr>
            <w:tcW w:w="762" w:type="dxa"/>
            <w:shd w:val="clear" w:color="auto" w:fill="auto"/>
            <w:noWrap/>
            <w:vAlign w:val="bottom"/>
            <w:hideMark/>
          </w:tcPr>
          <w:p w14:paraId="396A15A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5CE072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3BF6432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17C22E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2533C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0E53321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28B6937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7F4361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0.1475</w:t>
            </w:r>
          </w:p>
        </w:tc>
        <w:tc>
          <w:tcPr>
            <w:tcW w:w="809" w:type="dxa"/>
            <w:shd w:val="clear" w:color="auto" w:fill="auto"/>
            <w:noWrap/>
            <w:vAlign w:val="bottom"/>
            <w:hideMark/>
          </w:tcPr>
          <w:p w14:paraId="56FFF9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0.1667</w:t>
            </w:r>
          </w:p>
        </w:tc>
        <w:tc>
          <w:tcPr>
            <w:tcW w:w="842" w:type="dxa"/>
            <w:shd w:val="clear" w:color="auto" w:fill="auto"/>
            <w:noWrap/>
            <w:vAlign w:val="bottom"/>
            <w:hideMark/>
          </w:tcPr>
          <w:p w14:paraId="35224E8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0.1565</w:t>
            </w:r>
          </w:p>
        </w:tc>
        <w:tc>
          <w:tcPr>
            <w:tcW w:w="831" w:type="dxa"/>
            <w:shd w:val="clear" w:color="auto" w:fill="auto"/>
            <w:noWrap/>
            <w:vAlign w:val="bottom"/>
            <w:hideMark/>
          </w:tcPr>
          <w:p w14:paraId="002AB1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0E0121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2F23BF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0.4353</w:t>
            </w:r>
          </w:p>
        </w:tc>
      </w:tr>
      <w:tr w:rsidR="00E3157C" w:rsidRPr="00E3157C" w14:paraId="3FD04178" w14:textId="77777777" w:rsidTr="00E3157C">
        <w:trPr>
          <w:trHeight w:val="300"/>
        </w:trPr>
        <w:tc>
          <w:tcPr>
            <w:tcW w:w="762" w:type="dxa"/>
            <w:shd w:val="clear" w:color="auto" w:fill="auto"/>
            <w:noWrap/>
            <w:vAlign w:val="bottom"/>
            <w:hideMark/>
          </w:tcPr>
          <w:p w14:paraId="18EB0AE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C0DC64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077CC93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94035F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F644A8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158B330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8311FD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2F9F00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0.1475</w:t>
            </w:r>
          </w:p>
        </w:tc>
        <w:tc>
          <w:tcPr>
            <w:tcW w:w="809" w:type="dxa"/>
            <w:shd w:val="clear" w:color="auto" w:fill="auto"/>
            <w:noWrap/>
            <w:vAlign w:val="bottom"/>
            <w:hideMark/>
          </w:tcPr>
          <w:p w14:paraId="01D4AB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0.1667</w:t>
            </w:r>
          </w:p>
        </w:tc>
        <w:tc>
          <w:tcPr>
            <w:tcW w:w="842" w:type="dxa"/>
            <w:shd w:val="clear" w:color="auto" w:fill="auto"/>
            <w:noWrap/>
            <w:vAlign w:val="bottom"/>
            <w:hideMark/>
          </w:tcPr>
          <w:p w14:paraId="56D6AC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0.1565</w:t>
            </w:r>
          </w:p>
        </w:tc>
        <w:tc>
          <w:tcPr>
            <w:tcW w:w="831" w:type="dxa"/>
            <w:shd w:val="clear" w:color="auto" w:fill="auto"/>
            <w:noWrap/>
            <w:vAlign w:val="bottom"/>
            <w:hideMark/>
          </w:tcPr>
          <w:p w14:paraId="04AA4E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49DC7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03FDEF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0.4855</w:t>
            </w:r>
          </w:p>
        </w:tc>
      </w:tr>
      <w:tr w:rsidR="00E3157C" w:rsidRPr="00E3157C" w14:paraId="6894B0D3" w14:textId="77777777" w:rsidTr="00E3157C">
        <w:trPr>
          <w:trHeight w:val="300"/>
        </w:trPr>
        <w:tc>
          <w:tcPr>
            <w:tcW w:w="762" w:type="dxa"/>
            <w:shd w:val="clear" w:color="auto" w:fill="auto"/>
            <w:noWrap/>
            <w:vAlign w:val="bottom"/>
            <w:hideMark/>
          </w:tcPr>
          <w:p w14:paraId="336C5C8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F2783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09F690F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323B48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BD2BC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7E99191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26437F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69C494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0.1475</w:t>
            </w:r>
          </w:p>
        </w:tc>
        <w:tc>
          <w:tcPr>
            <w:tcW w:w="809" w:type="dxa"/>
            <w:shd w:val="clear" w:color="auto" w:fill="auto"/>
            <w:noWrap/>
            <w:vAlign w:val="bottom"/>
            <w:hideMark/>
          </w:tcPr>
          <w:p w14:paraId="357027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0.1667</w:t>
            </w:r>
          </w:p>
        </w:tc>
        <w:tc>
          <w:tcPr>
            <w:tcW w:w="842" w:type="dxa"/>
            <w:shd w:val="clear" w:color="auto" w:fill="auto"/>
            <w:noWrap/>
            <w:vAlign w:val="bottom"/>
            <w:hideMark/>
          </w:tcPr>
          <w:p w14:paraId="2A9A4B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0.1565</w:t>
            </w:r>
          </w:p>
        </w:tc>
        <w:tc>
          <w:tcPr>
            <w:tcW w:w="831" w:type="dxa"/>
            <w:shd w:val="clear" w:color="auto" w:fill="auto"/>
            <w:noWrap/>
            <w:vAlign w:val="bottom"/>
            <w:hideMark/>
          </w:tcPr>
          <w:p w14:paraId="7C6061C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893C1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776494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0.4366</w:t>
            </w:r>
          </w:p>
        </w:tc>
      </w:tr>
      <w:tr w:rsidR="00E3157C" w:rsidRPr="00E3157C" w14:paraId="08790824" w14:textId="77777777" w:rsidTr="00E3157C">
        <w:trPr>
          <w:trHeight w:val="300"/>
        </w:trPr>
        <w:tc>
          <w:tcPr>
            <w:tcW w:w="762" w:type="dxa"/>
            <w:shd w:val="clear" w:color="auto" w:fill="auto"/>
            <w:noWrap/>
            <w:vAlign w:val="bottom"/>
            <w:hideMark/>
          </w:tcPr>
          <w:p w14:paraId="2B5076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8ED629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55ED08C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177DCF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E65D6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53DF67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C99C5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7243FF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0.1475</w:t>
            </w:r>
          </w:p>
        </w:tc>
        <w:tc>
          <w:tcPr>
            <w:tcW w:w="809" w:type="dxa"/>
            <w:shd w:val="clear" w:color="auto" w:fill="auto"/>
            <w:noWrap/>
            <w:vAlign w:val="bottom"/>
            <w:hideMark/>
          </w:tcPr>
          <w:p w14:paraId="359CD8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0.1667</w:t>
            </w:r>
          </w:p>
        </w:tc>
        <w:tc>
          <w:tcPr>
            <w:tcW w:w="842" w:type="dxa"/>
            <w:shd w:val="clear" w:color="auto" w:fill="auto"/>
            <w:noWrap/>
            <w:vAlign w:val="bottom"/>
            <w:hideMark/>
          </w:tcPr>
          <w:p w14:paraId="5D17C4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0.1565</w:t>
            </w:r>
          </w:p>
        </w:tc>
        <w:tc>
          <w:tcPr>
            <w:tcW w:w="831" w:type="dxa"/>
            <w:shd w:val="clear" w:color="auto" w:fill="auto"/>
            <w:noWrap/>
            <w:vAlign w:val="bottom"/>
            <w:hideMark/>
          </w:tcPr>
          <w:p w14:paraId="73E4F0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0E70D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2B0F63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0.4432</w:t>
            </w:r>
          </w:p>
        </w:tc>
      </w:tr>
      <w:tr w:rsidR="00E3157C" w:rsidRPr="00E3157C" w14:paraId="26A0FF63" w14:textId="77777777" w:rsidTr="00E3157C">
        <w:trPr>
          <w:trHeight w:val="300"/>
        </w:trPr>
        <w:tc>
          <w:tcPr>
            <w:tcW w:w="762" w:type="dxa"/>
            <w:shd w:val="clear" w:color="auto" w:fill="auto"/>
            <w:noWrap/>
            <w:vAlign w:val="bottom"/>
            <w:hideMark/>
          </w:tcPr>
          <w:p w14:paraId="2639F1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7EF736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582A447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890E56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9BDF4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2749F55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B56D6E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2D7F98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0.1462</w:t>
            </w:r>
          </w:p>
        </w:tc>
        <w:tc>
          <w:tcPr>
            <w:tcW w:w="809" w:type="dxa"/>
            <w:shd w:val="clear" w:color="auto" w:fill="auto"/>
            <w:noWrap/>
            <w:vAlign w:val="bottom"/>
            <w:hideMark/>
          </w:tcPr>
          <w:p w14:paraId="130D9A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0.1667</w:t>
            </w:r>
          </w:p>
        </w:tc>
        <w:tc>
          <w:tcPr>
            <w:tcW w:w="842" w:type="dxa"/>
            <w:shd w:val="clear" w:color="auto" w:fill="auto"/>
            <w:noWrap/>
            <w:vAlign w:val="bottom"/>
            <w:hideMark/>
          </w:tcPr>
          <w:p w14:paraId="0BEF91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0.1557</w:t>
            </w:r>
          </w:p>
        </w:tc>
        <w:tc>
          <w:tcPr>
            <w:tcW w:w="831" w:type="dxa"/>
            <w:shd w:val="clear" w:color="auto" w:fill="auto"/>
            <w:noWrap/>
            <w:vAlign w:val="bottom"/>
            <w:hideMark/>
          </w:tcPr>
          <w:p w14:paraId="00C013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3C5E7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3A59EB3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0.4463</w:t>
            </w:r>
          </w:p>
        </w:tc>
      </w:tr>
      <w:tr w:rsidR="00E3157C" w:rsidRPr="00E3157C" w14:paraId="292F763F" w14:textId="77777777" w:rsidTr="00E3157C">
        <w:trPr>
          <w:trHeight w:val="300"/>
        </w:trPr>
        <w:tc>
          <w:tcPr>
            <w:tcW w:w="762" w:type="dxa"/>
            <w:shd w:val="clear" w:color="auto" w:fill="auto"/>
            <w:noWrap/>
            <w:vAlign w:val="bottom"/>
            <w:hideMark/>
          </w:tcPr>
          <w:p w14:paraId="0972361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D928C0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7A133A7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EB7CC1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C1E545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3297803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91E0D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10FE93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0.139</w:t>
            </w:r>
          </w:p>
        </w:tc>
        <w:tc>
          <w:tcPr>
            <w:tcW w:w="809" w:type="dxa"/>
            <w:shd w:val="clear" w:color="auto" w:fill="auto"/>
            <w:noWrap/>
            <w:vAlign w:val="bottom"/>
            <w:hideMark/>
          </w:tcPr>
          <w:p w14:paraId="116B0C8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0.1667</w:t>
            </w:r>
          </w:p>
        </w:tc>
        <w:tc>
          <w:tcPr>
            <w:tcW w:w="842" w:type="dxa"/>
            <w:shd w:val="clear" w:color="auto" w:fill="auto"/>
            <w:noWrap/>
            <w:vAlign w:val="bottom"/>
            <w:hideMark/>
          </w:tcPr>
          <w:p w14:paraId="52CC4C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0.1516</w:t>
            </w:r>
          </w:p>
        </w:tc>
        <w:tc>
          <w:tcPr>
            <w:tcW w:w="831" w:type="dxa"/>
            <w:shd w:val="clear" w:color="auto" w:fill="auto"/>
            <w:noWrap/>
            <w:vAlign w:val="bottom"/>
            <w:hideMark/>
          </w:tcPr>
          <w:p w14:paraId="02A13E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EE76B5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0F0E0DA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0.6525</w:t>
            </w:r>
          </w:p>
        </w:tc>
      </w:tr>
      <w:tr w:rsidR="00E3157C" w:rsidRPr="00E3157C" w14:paraId="35C6BB9F" w14:textId="77777777" w:rsidTr="00E3157C">
        <w:trPr>
          <w:trHeight w:val="300"/>
        </w:trPr>
        <w:tc>
          <w:tcPr>
            <w:tcW w:w="762" w:type="dxa"/>
            <w:shd w:val="clear" w:color="auto" w:fill="auto"/>
            <w:noWrap/>
            <w:vAlign w:val="bottom"/>
            <w:hideMark/>
          </w:tcPr>
          <w:p w14:paraId="1CD824E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B0C9FD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1E5CC07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7515CE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37657C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4B6EEC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985DA8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1F1D77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0.139</w:t>
            </w:r>
          </w:p>
        </w:tc>
        <w:tc>
          <w:tcPr>
            <w:tcW w:w="809" w:type="dxa"/>
            <w:shd w:val="clear" w:color="auto" w:fill="auto"/>
            <w:noWrap/>
            <w:vAlign w:val="bottom"/>
            <w:hideMark/>
          </w:tcPr>
          <w:p w14:paraId="488189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0.1667</w:t>
            </w:r>
          </w:p>
        </w:tc>
        <w:tc>
          <w:tcPr>
            <w:tcW w:w="842" w:type="dxa"/>
            <w:shd w:val="clear" w:color="auto" w:fill="auto"/>
            <w:noWrap/>
            <w:vAlign w:val="bottom"/>
            <w:hideMark/>
          </w:tcPr>
          <w:p w14:paraId="2C8FCB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0.1516</w:t>
            </w:r>
          </w:p>
        </w:tc>
        <w:tc>
          <w:tcPr>
            <w:tcW w:w="831" w:type="dxa"/>
            <w:shd w:val="clear" w:color="auto" w:fill="auto"/>
            <w:noWrap/>
            <w:vAlign w:val="bottom"/>
            <w:hideMark/>
          </w:tcPr>
          <w:p w14:paraId="23703B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23AF41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56744C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0.3983</w:t>
            </w:r>
          </w:p>
        </w:tc>
      </w:tr>
      <w:tr w:rsidR="00E3157C" w:rsidRPr="00E3157C" w14:paraId="2C9D6EE6" w14:textId="77777777" w:rsidTr="00E3157C">
        <w:trPr>
          <w:trHeight w:val="300"/>
        </w:trPr>
        <w:tc>
          <w:tcPr>
            <w:tcW w:w="762" w:type="dxa"/>
            <w:shd w:val="clear" w:color="auto" w:fill="auto"/>
            <w:noWrap/>
            <w:vAlign w:val="bottom"/>
            <w:hideMark/>
          </w:tcPr>
          <w:p w14:paraId="24188C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CC42E1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6D2833D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A59AE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D7509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2DF0882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FA451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5DCFF0F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0.1298</w:t>
            </w:r>
          </w:p>
        </w:tc>
        <w:tc>
          <w:tcPr>
            <w:tcW w:w="809" w:type="dxa"/>
            <w:shd w:val="clear" w:color="auto" w:fill="auto"/>
            <w:noWrap/>
            <w:vAlign w:val="bottom"/>
            <w:hideMark/>
          </w:tcPr>
          <w:p w14:paraId="0D5BB5C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0.1429</w:t>
            </w:r>
          </w:p>
        </w:tc>
        <w:tc>
          <w:tcPr>
            <w:tcW w:w="842" w:type="dxa"/>
            <w:shd w:val="clear" w:color="auto" w:fill="auto"/>
            <w:noWrap/>
            <w:vAlign w:val="bottom"/>
            <w:hideMark/>
          </w:tcPr>
          <w:p w14:paraId="125883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0.136</w:t>
            </w:r>
          </w:p>
        </w:tc>
        <w:tc>
          <w:tcPr>
            <w:tcW w:w="831" w:type="dxa"/>
            <w:shd w:val="clear" w:color="auto" w:fill="auto"/>
            <w:noWrap/>
            <w:vAlign w:val="bottom"/>
            <w:hideMark/>
          </w:tcPr>
          <w:p w14:paraId="68B136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18A61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4D724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0.5896</w:t>
            </w:r>
          </w:p>
        </w:tc>
      </w:tr>
      <w:tr w:rsidR="00E3157C" w:rsidRPr="00E3157C" w14:paraId="1FBF0F94" w14:textId="77777777" w:rsidTr="00E3157C">
        <w:trPr>
          <w:trHeight w:val="300"/>
        </w:trPr>
        <w:tc>
          <w:tcPr>
            <w:tcW w:w="762" w:type="dxa"/>
            <w:shd w:val="clear" w:color="auto" w:fill="auto"/>
            <w:noWrap/>
            <w:vAlign w:val="bottom"/>
            <w:hideMark/>
          </w:tcPr>
          <w:p w14:paraId="2EB426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03018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6024C26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D425F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64939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722CF7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22FCC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3ED104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0.128</w:t>
            </w:r>
          </w:p>
        </w:tc>
        <w:tc>
          <w:tcPr>
            <w:tcW w:w="809" w:type="dxa"/>
            <w:shd w:val="clear" w:color="auto" w:fill="auto"/>
            <w:noWrap/>
            <w:vAlign w:val="bottom"/>
            <w:hideMark/>
          </w:tcPr>
          <w:p w14:paraId="739FF0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0.1429</w:t>
            </w:r>
          </w:p>
        </w:tc>
        <w:tc>
          <w:tcPr>
            <w:tcW w:w="842" w:type="dxa"/>
            <w:shd w:val="clear" w:color="auto" w:fill="auto"/>
            <w:noWrap/>
            <w:vAlign w:val="bottom"/>
            <w:hideMark/>
          </w:tcPr>
          <w:p w14:paraId="59D154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0.135</w:t>
            </w:r>
          </w:p>
        </w:tc>
        <w:tc>
          <w:tcPr>
            <w:tcW w:w="831" w:type="dxa"/>
            <w:shd w:val="clear" w:color="auto" w:fill="auto"/>
            <w:noWrap/>
            <w:vAlign w:val="bottom"/>
            <w:hideMark/>
          </w:tcPr>
          <w:p w14:paraId="4E96CC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A1D79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7CA87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0.4979</w:t>
            </w:r>
          </w:p>
        </w:tc>
      </w:tr>
      <w:tr w:rsidR="00E3157C" w:rsidRPr="00E3157C" w14:paraId="3DBFBF75" w14:textId="77777777" w:rsidTr="00E3157C">
        <w:trPr>
          <w:trHeight w:val="300"/>
        </w:trPr>
        <w:tc>
          <w:tcPr>
            <w:tcW w:w="762" w:type="dxa"/>
            <w:shd w:val="clear" w:color="auto" w:fill="auto"/>
            <w:noWrap/>
            <w:vAlign w:val="bottom"/>
            <w:hideMark/>
          </w:tcPr>
          <w:p w14:paraId="7FC5750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528A78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13B0A3A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A83899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34382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7002F37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C4445D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22377EB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0.128</w:t>
            </w:r>
          </w:p>
        </w:tc>
        <w:tc>
          <w:tcPr>
            <w:tcW w:w="809" w:type="dxa"/>
            <w:shd w:val="clear" w:color="auto" w:fill="auto"/>
            <w:noWrap/>
            <w:vAlign w:val="bottom"/>
            <w:hideMark/>
          </w:tcPr>
          <w:p w14:paraId="46048B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0.1429</w:t>
            </w:r>
          </w:p>
        </w:tc>
        <w:tc>
          <w:tcPr>
            <w:tcW w:w="842" w:type="dxa"/>
            <w:shd w:val="clear" w:color="auto" w:fill="auto"/>
            <w:noWrap/>
            <w:vAlign w:val="bottom"/>
            <w:hideMark/>
          </w:tcPr>
          <w:p w14:paraId="3757F6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0.135</w:t>
            </w:r>
          </w:p>
        </w:tc>
        <w:tc>
          <w:tcPr>
            <w:tcW w:w="831" w:type="dxa"/>
            <w:shd w:val="clear" w:color="auto" w:fill="auto"/>
            <w:noWrap/>
            <w:vAlign w:val="bottom"/>
            <w:hideMark/>
          </w:tcPr>
          <w:p w14:paraId="449A3D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C441B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BDD24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0.5092</w:t>
            </w:r>
          </w:p>
        </w:tc>
      </w:tr>
      <w:tr w:rsidR="00E3157C" w:rsidRPr="00E3157C" w14:paraId="62DABB39" w14:textId="77777777" w:rsidTr="00E3157C">
        <w:trPr>
          <w:trHeight w:val="300"/>
        </w:trPr>
        <w:tc>
          <w:tcPr>
            <w:tcW w:w="762" w:type="dxa"/>
            <w:shd w:val="clear" w:color="auto" w:fill="auto"/>
            <w:noWrap/>
            <w:vAlign w:val="bottom"/>
            <w:hideMark/>
          </w:tcPr>
          <w:p w14:paraId="0020D18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6141D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4CBEE3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21CF5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C0C51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3FAF5A5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4528CD3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0.8303</w:t>
            </w:r>
          </w:p>
        </w:tc>
        <w:tc>
          <w:tcPr>
            <w:tcW w:w="884" w:type="dxa"/>
            <w:shd w:val="clear" w:color="auto" w:fill="auto"/>
            <w:noWrap/>
            <w:vAlign w:val="bottom"/>
            <w:hideMark/>
          </w:tcPr>
          <w:p w14:paraId="495661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0.8303</w:t>
            </w:r>
          </w:p>
        </w:tc>
        <w:tc>
          <w:tcPr>
            <w:tcW w:w="809" w:type="dxa"/>
            <w:shd w:val="clear" w:color="auto" w:fill="auto"/>
            <w:noWrap/>
            <w:vAlign w:val="bottom"/>
            <w:hideMark/>
          </w:tcPr>
          <w:p w14:paraId="11ECD1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0.8303</w:t>
            </w:r>
          </w:p>
        </w:tc>
        <w:tc>
          <w:tcPr>
            <w:tcW w:w="842" w:type="dxa"/>
            <w:shd w:val="clear" w:color="auto" w:fill="auto"/>
            <w:noWrap/>
            <w:vAlign w:val="bottom"/>
            <w:hideMark/>
          </w:tcPr>
          <w:p w14:paraId="452F19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0.8303</w:t>
            </w:r>
          </w:p>
        </w:tc>
        <w:tc>
          <w:tcPr>
            <w:tcW w:w="831" w:type="dxa"/>
            <w:shd w:val="clear" w:color="auto" w:fill="auto"/>
            <w:noWrap/>
            <w:vAlign w:val="bottom"/>
            <w:hideMark/>
          </w:tcPr>
          <w:p w14:paraId="3AE044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0.0002</w:t>
            </w:r>
          </w:p>
        </w:tc>
        <w:tc>
          <w:tcPr>
            <w:tcW w:w="809" w:type="dxa"/>
            <w:shd w:val="clear" w:color="auto" w:fill="auto"/>
            <w:noWrap/>
            <w:vAlign w:val="bottom"/>
            <w:hideMark/>
          </w:tcPr>
          <w:p w14:paraId="48BCB18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9F3A3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0.9865</w:t>
            </w:r>
          </w:p>
        </w:tc>
      </w:tr>
      <w:tr w:rsidR="00E3157C" w:rsidRPr="00E3157C" w14:paraId="63316A84" w14:textId="77777777" w:rsidTr="00E3157C">
        <w:trPr>
          <w:trHeight w:val="300"/>
        </w:trPr>
        <w:tc>
          <w:tcPr>
            <w:tcW w:w="762" w:type="dxa"/>
            <w:shd w:val="clear" w:color="auto" w:fill="auto"/>
            <w:noWrap/>
            <w:vAlign w:val="bottom"/>
            <w:hideMark/>
          </w:tcPr>
          <w:p w14:paraId="7C4D6D5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167C70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454BCC5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7EAC2D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44112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5F77A5D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0C21D4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0.8303</w:t>
            </w:r>
          </w:p>
        </w:tc>
        <w:tc>
          <w:tcPr>
            <w:tcW w:w="884" w:type="dxa"/>
            <w:shd w:val="clear" w:color="auto" w:fill="auto"/>
            <w:noWrap/>
            <w:vAlign w:val="bottom"/>
            <w:hideMark/>
          </w:tcPr>
          <w:p w14:paraId="08ED1F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0.7464</w:t>
            </w:r>
          </w:p>
        </w:tc>
        <w:tc>
          <w:tcPr>
            <w:tcW w:w="809" w:type="dxa"/>
            <w:shd w:val="clear" w:color="auto" w:fill="auto"/>
            <w:noWrap/>
            <w:vAlign w:val="bottom"/>
            <w:hideMark/>
          </w:tcPr>
          <w:p w14:paraId="0BD4BA3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0.8303</w:t>
            </w:r>
          </w:p>
        </w:tc>
        <w:tc>
          <w:tcPr>
            <w:tcW w:w="842" w:type="dxa"/>
            <w:shd w:val="clear" w:color="auto" w:fill="auto"/>
            <w:noWrap/>
            <w:vAlign w:val="bottom"/>
            <w:hideMark/>
          </w:tcPr>
          <w:p w14:paraId="7AF95D6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0.7861</w:t>
            </w:r>
          </w:p>
        </w:tc>
        <w:tc>
          <w:tcPr>
            <w:tcW w:w="831" w:type="dxa"/>
            <w:shd w:val="clear" w:color="auto" w:fill="auto"/>
            <w:noWrap/>
            <w:vAlign w:val="bottom"/>
            <w:hideMark/>
          </w:tcPr>
          <w:p w14:paraId="4B81D8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0.0002</w:t>
            </w:r>
          </w:p>
        </w:tc>
        <w:tc>
          <w:tcPr>
            <w:tcW w:w="809" w:type="dxa"/>
            <w:shd w:val="clear" w:color="auto" w:fill="auto"/>
            <w:noWrap/>
            <w:vAlign w:val="bottom"/>
            <w:hideMark/>
          </w:tcPr>
          <w:p w14:paraId="4F6D68C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35872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0.6024</w:t>
            </w:r>
          </w:p>
        </w:tc>
      </w:tr>
      <w:tr w:rsidR="00E3157C" w:rsidRPr="00E3157C" w14:paraId="50808897" w14:textId="77777777" w:rsidTr="00E3157C">
        <w:trPr>
          <w:trHeight w:val="300"/>
        </w:trPr>
        <w:tc>
          <w:tcPr>
            <w:tcW w:w="762" w:type="dxa"/>
            <w:shd w:val="clear" w:color="auto" w:fill="auto"/>
            <w:noWrap/>
            <w:vAlign w:val="bottom"/>
            <w:hideMark/>
          </w:tcPr>
          <w:p w14:paraId="79D02B5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21C475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51EA4D4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4A40AE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44396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6FF4E1B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0831E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0.8303</w:t>
            </w:r>
          </w:p>
        </w:tc>
        <w:tc>
          <w:tcPr>
            <w:tcW w:w="884" w:type="dxa"/>
            <w:shd w:val="clear" w:color="auto" w:fill="auto"/>
            <w:noWrap/>
            <w:vAlign w:val="bottom"/>
            <w:hideMark/>
          </w:tcPr>
          <w:p w14:paraId="61243E4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0.1284</w:t>
            </w:r>
          </w:p>
        </w:tc>
        <w:tc>
          <w:tcPr>
            <w:tcW w:w="809" w:type="dxa"/>
            <w:shd w:val="clear" w:color="auto" w:fill="auto"/>
            <w:noWrap/>
            <w:vAlign w:val="bottom"/>
            <w:hideMark/>
          </w:tcPr>
          <w:p w14:paraId="4675D8B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0.1428</w:t>
            </w:r>
          </w:p>
        </w:tc>
        <w:tc>
          <w:tcPr>
            <w:tcW w:w="842" w:type="dxa"/>
            <w:shd w:val="clear" w:color="auto" w:fill="auto"/>
            <w:noWrap/>
            <w:vAlign w:val="bottom"/>
            <w:hideMark/>
          </w:tcPr>
          <w:p w14:paraId="320719A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0.1352</w:t>
            </w:r>
          </w:p>
        </w:tc>
        <w:tc>
          <w:tcPr>
            <w:tcW w:w="831" w:type="dxa"/>
            <w:shd w:val="clear" w:color="auto" w:fill="auto"/>
            <w:noWrap/>
            <w:vAlign w:val="bottom"/>
            <w:hideMark/>
          </w:tcPr>
          <w:p w14:paraId="556EFDB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0.0002</w:t>
            </w:r>
          </w:p>
        </w:tc>
        <w:tc>
          <w:tcPr>
            <w:tcW w:w="809" w:type="dxa"/>
            <w:shd w:val="clear" w:color="auto" w:fill="auto"/>
            <w:noWrap/>
            <w:vAlign w:val="bottom"/>
            <w:hideMark/>
          </w:tcPr>
          <w:p w14:paraId="1E0859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16165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0.6126</w:t>
            </w:r>
          </w:p>
        </w:tc>
      </w:tr>
      <w:tr w:rsidR="00E3157C" w:rsidRPr="00E3157C" w14:paraId="0F64FB63" w14:textId="77777777" w:rsidTr="00E3157C">
        <w:trPr>
          <w:trHeight w:val="300"/>
        </w:trPr>
        <w:tc>
          <w:tcPr>
            <w:tcW w:w="762" w:type="dxa"/>
            <w:shd w:val="clear" w:color="auto" w:fill="auto"/>
            <w:noWrap/>
            <w:vAlign w:val="bottom"/>
            <w:hideMark/>
          </w:tcPr>
          <w:p w14:paraId="6E04EA8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DA76A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2AB7633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8667E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F05BF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4A964D2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control_scheme</w:t>
            </w:r>
          </w:p>
        </w:tc>
        <w:tc>
          <w:tcPr>
            <w:tcW w:w="971" w:type="dxa"/>
            <w:shd w:val="clear" w:color="auto" w:fill="auto"/>
            <w:noWrap/>
            <w:vAlign w:val="bottom"/>
            <w:hideMark/>
          </w:tcPr>
          <w:p w14:paraId="031B73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0.8294</w:t>
            </w:r>
          </w:p>
        </w:tc>
        <w:tc>
          <w:tcPr>
            <w:tcW w:w="884" w:type="dxa"/>
            <w:shd w:val="clear" w:color="auto" w:fill="auto"/>
            <w:noWrap/>
            <w:vAlign w:val="bottom"/>
            <w:hideMark/>
          </w:tcPr>
          <w:p w14:paraId="4F1FE3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0.8294</w:t>
            </w:r>
          </w:p>
        </w:tc>
        <w:tc>
          <w:tcPr>
            <w:tcW w:w="809" w:type="dxa"/>
            <w:shd w:val="clear" w:color="auto" w:fill="auto"/>
            <w:noWrap/>
            <w:vAlign w:val="bottom"/>
            <w:hideMark/>
          </w:tcPr>
          <w:p w14:paraId="157487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0.8294</w:t>
            </w:r>
          </w:p>
        </w:tc>
        <w:tc>
          <w:tcPr>
            <w:tcW w:w="842" w:type="dxa"/>
            <w:shd w:val="clear" w:color="auto" w:fill="auto"/>
            <w:noWrap/>
            <w:vAlign w:val="bottom"/>
            <w:hideMark/>
          </w:tcPr>
          <w:p w14:paraId="327757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0.8294</w:t>
            </w:r>
          </w:p>
        </w:tc>
        <w:tc>
          <w:tcPr>
            <w:tcW w:w="831" w:type="dxa"/>
            <w:shd w:val="clear" w:color="auto" w:fill="auto"/>
            <w:noWrap/>
            <w:vAlign w:val="bottom"/>
            <w:hideMark/>
          </w:tcPr>
          <w:p w14:paraId="27621B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0.0005</w:t>
            </w:r>
          </w:p>
        </w:tc>
        <w:tc>
          <w:tcPr>
            <w:tcW w:w="809" w:type="dxa"/>
            <w:shd w:val="clear" w:color="auto" w:fill="auto"/>
            <w:noWrap/>
            <w:vAlign w:val="bottom"/>
            <w:hideMark/>
          </w:tcPr>
          <w:p w14:paraId="79C910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183266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1.2028</w:t>
            </w:r>
          </w:p>
        </w:tc>
      </w:tr>
      <w:tr w:rsidR="00E3157C" w:rsidRPr="00E3157C" w14:paraId="2A670521" w14:textId="77777777" w:rsidTr="00E3157C">
        <w:trPr>
          <w:trHeight w:val="300"/>
        </w:trPr>
        <w:tc>
          <w:tcPr>
            <w:tcW w:w="762" w:type="dxa"/>
            <w:shd w:val="clear" w:color="auto" w:fill="auto"/>
            <w:noWrap/>
            <w:vAlign w:val="bottom"/>
            <w:hideMark/>
          </w:tcPr>
          <w:p w14:paraId="300CC0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44BAA5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15D3B47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5BEE45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749BBE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22BAB46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control_scheme</w:t>
            </w:r>
          </w:p>
        </w:tc>
        <w:tc>
          <w:tcPr>
            <w:tcW w:w="971" w:type="dxa"/>
            <w:shd w:val="clear" w:color="auto" w:fill="auto"/>
            <w:noWrap/>
            <w:vAlign w:val="bottom"/>
            <w:hideMark/>
          </w:tcPr>
          <w:p w14:paraId="6FA6EC2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0.8294</w:t>
            </w:r>
          </w:p>
        </w:tc>
        <w:tc>
          <w:tcPr>
            <w:tcW w:w="884" w:type="dxa"/>
            <w:shd w:val="clear" w:color="auto" w:fill="auto"/>
            <w:noWrap/>
            <w:vAlign w:val="bottom"/>
            <w:hideMark/>
          </w:tcPr>
          <w:p w14:paraId="71BEFB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0.8205</w:t>
            </w:r>
          </w:p>
        </w:tc>
        <w:tc>
          <w:tcPr>
            <w:tcW w:w="809" w:type="dxa"/>
            <w:shd w:val="clear" w:color="auto" w:fill="auto"/>
            <w:noWrap/>
            <w:vAlign w:val="bottom"/>
            <w:hideMark/>
          </w:tcPr>
          <w:p w14:paraId="46D35F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0.8294</w:t>
            </w:r>
          </w:p>
        </w:tc>
        <w:tc>
          <w:tcPr>
            <w:tcW w:w="842" w:type="dxa"/>
            <w:shd w:val="clear" w:color="auto" w:fill="auto"/>
            <w:noWrap/>
            <w:vAlign w:val="bottom"/>
            <w:hideMark/>
          </w:tcPr>
          <w:p w14:paraId="3604B34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0.825</w:t>
            </w:r>
          </w:p>
        </w:tc>
        <w:tc>
          <w:tcPr>
            <w:tcW w:w="831" w:type="dxa"/>
            <w:shd w:val="clear" w:color="auto" w:fill="auto"/>
            <w:noWrap/>
            <w:vAlign w:val="bottom"/>
            <w:hideMark/>
          </w:tcPr>
          <w:p w14:paraId="6D5F9B7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0.0005</w:t>
            </w:r>
          </w:p>
        </w:tc>
        <w:tc>
          <w:tcPr>
            <w:tcW w:w="809" w:type="dxa"/>
            <w:shd w:val="clear" w:color="auto" w:fill="auto"/>
            <w:noWrap/>
            <w:vAlign w:val="bottom"/>
            <w:hideMark/>
          </w:tcPr>
          <w:p w14:paraId="07DB0B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94D6D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0.6677</w:t>
            </w:r>
          </w:p>
        </w:tc>
      </w:tr>
      <w:tr w:rsidR="00E3157C" w:rsidRPr="00E3157C" w14:paraId="2C511499" w14:textId="77777777" w:rsidTr="00E3157C">
        <w:trPr>
          <w:trHeight w:val="300"/>
        </w:trPr>
        <w:tc>
          <w:tcPr>
            <w:tcW w:w="762" w:type="dxa"/>
            <w:shd w:val="clear" w:color="auto" w:fill="auto"/>
            <w:noWrap/>
            <w:vAlign w:val="bottom"/>
            <w:hideMark/>
          </w:tcPr>
          <w:p w14:paraId="4D3C9B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91445C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09C645F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67666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75572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04268F8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control_scheme</w:t>
            </w:r>
          </w:p>
        </w:tc>
        <w:tc>
          <w:tcPr>
            <w:tcW w:w="971" w:type="dxa"/>
            <w:shd w:val="clear" w:color="auto" w:fill="auto"/>
            <w:noWrap/>
            <w:vAlign w:val="bottom"/>
            <w:hideMark/>
          </w:tcPr>
          <w:p w14:paraId="565C95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0.8294</w:t>
            </w:r>
          </w:p>
        </w:tc>
        <w:tc>
          <w:tcPr>
            <w:tcW w:w="884" w:type="dxa"/>
            <w:shd w:val="clear" w:color="auto" w:fill="auto"/>
            <w:noWrap/>
            <w:vAlign w:val="bottom"/>
            <w:hideMark/>
          </w:tcPr>
          <w:p w14:paraId="38D640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0.1235</w:t>
            </w:r>
          </w:p>
        </w:tc>
        <w:tc>
          <w:tcPr>
            <w:tcW w:w="809" w:type="dxa"/>
            <w:shd w:val="clear" w:color="auto" w:fill="auto"/>
            <w:noWrap/>
            <w:vAlign w:val="bottom"/>
            <w:hideMark/>
          </w:tcPr>
          <w:p w14:paraId="0E7ABA9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15559C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0.1242</w:t>
            </w:r>
          </w:p>
        </w:tc>
        <w:tc>
          <w:tcPr>
            <w:tcW w:w="831" w:type="dxa"/>
            <w:shd w:val="clear" w:color="auto" w:fill="auto"/>
            <w:noWrap/>
            <w:vAlign w:val="bottom"/>
            <w:hideMark/>
          </w:tcPr>
          <w:p w14:paraId="106C81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0.0005</w:t>
            </w:r>
          </w:p>
        </w:tc>
        <w:tc>
          <w:tcPr>
            <w:tcW w:w="809" w:type="dxa"/>
            <w:shd w:val="clear" w:color="auto" w:fill="auto"/>
            <w:noWrap/>
            <w:vAlign w:val="bottom"/>
            <w:hideMark/>
          </w:tcPr>
          <w:p w14:paraId="2DB65A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7B600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0.6458</w:t>
            </w:r>
          </w:p>
        </w:tc>
      </w:tr>
      <w:tr w:rsidR="00E3157C" w:rsidRPr="00E3157C" w14:paraId="4C6D8D24" w14:textId="77777777" w:rsidTr="00E3157C">
        <w:trPr>
          <w:trHeight w:val="300"/>
        </w:trPr>
        <w:tc>
          <w:tcPr>
            <w:tcW w:w="762" w:type="dxa"/>
            <w:shd w:val="clear" w:color="auto" w:fill="auto"/>
            <w:noWrap/>
            <w:vAlign w:val="bottom"/>
            <w:hideMark/>
          </w:tcPr>
          <w:p w14:paraId="3D9002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8CB4E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0A95192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4F21D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7662D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15F80C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680A542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6F4C70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09" w:type="dxa"/>
            <w:shd w:val="clear" w:color="auto" w:fill="auto"/>
            <w:noWrap/>
            <w:vAlign w:val="bottom"/>
            <w:hideMark/>
          </w:tcPr>
          <w:p w14:paraId="6272BE6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42" w:type="dxa"/>
            <w:shd w:val="clear" w:color="auto" w:fill="auto"/>
            <w:noWrap/>
            <w:vAlign w:val="bottom"/>
            <w:hideMark/>
          </w:tcPr>
          <w:p w14:paraId="66FEFA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31" w:type="dxa"/>
            <w:shd w:val="clear" w:color="auto" w:fill="auto"/>
            <w:noWrap/>
            <w:vAlign w:val="bottom"/>
            <w:hideMark/>
          </w:tcPr>
          <w:p w14:paraId="5ED4BB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222271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E7011F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1.2081</w:t>
            </w:r>
          </w:p>
        </w:tc>
      </w:tr>
      <w:tr w:rsidR="00E3157C" w:rsidRPr="00E3157C" w14:paraId="10CE089F" w14:textId="77777777" w:rsidTr="00E3157C">
        <w:trPr>
          <w:trHeight w:val="300"/>
        </w:trPr>
        <w:tc>
          <w:tcPr>
            <w:tcW w:w="762" w:type="dxa"/>
            <w:shd w:val="clear" w:color="auto" w:fill="auto"/>
            <w:noWrap/>
            <w:vAlign w:val="bottom"/>
            <w:hideMark/>
          </w:tcPr>
          <w:p w14:paraId="21CC6D3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A86368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49E70D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FEB5E3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38974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0B522D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6AB958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6375F0A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09" w:type="dxa"/>
            <w:shd w:val="clear" w:color="auto" w:fill="auto"/>
            <w:noWrap/>
            <w:vAlign w:val="bottom"/>
            <w:hideMark/>
          </w:tcPr>
          <w:p w14:paraId="3E9F1A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42" w:type="dxa"/>
            <w:shd w:val="clear" w:color="auto" w:fill="auto"/>
            <w:noWrap/>
            <w:vAlign w:val="bottom"/>
            <w:hideMark/>
          </w:tcPr>
          <w:p w14:paraId="78BA32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31" w:type="dxa"/>
            <w:shd w:val="clear" w:color="auto" w:fill="auto"/>
            <w:noWrap/>
            <w:vAlign w:val="bottom"/>
            <w:hideMark/>
          </w:tcPr>
          <w:p w14:paraId="1A2DD35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6B11BD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29031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0.6696</w:t>
            </w:r>
          </w:p>
        </w:tc>
      </w:tr>
      <w:tr w:rsidR="00E3157C" w:rsidRPr="00E3157C" w14:paraId="46EDAC0F" w14:textId="77777777" w:rsidTr="00E3157C">
        <w:trPr>
          <w:trHeight w:val="300"/>
        </w:trPr>
        <w:tc>
          <w:tcPr>
            <w:tcW w:w="762" w:type="dxa"/>
            <w:shd w:val="clear" w:color="auto" w:fill="auto"/>
            <w:noWrap/>
            <w:vAlign w:val="bottom"/>
            <w:hideMark/>
          </w:tcPr>
          <w:p w14:paraId="4B2D88A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CDFBC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1E6225B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64D448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D4ADC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4BFD55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50CFE9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53401D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09" w:type="dxa"/>
            <w:shd w:val="clear" w:color="auto" w:fill="auto"/>
            <w:noWrap/>
            <w:vAlign w:val="bottom"/>
            <w:hideMark/>
          </w:tcPr>
          <w:p w14:paraId="5DB27F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42" w:type="dxa"/>
            <w:shd w:val="clear" w:color="auto" w:fill="auto"/>
            <w:noWrap/>
            <w:vAlign w:val="bottom"/>
            <w:hideMark/>
          </w:tcPr>
          <w:p w14:paraId="23C8A2A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31" w:type="dxa"/>
            <w:shd w:val="clear" w:color="auto" w:fill="auto"/>
            <w:noWrap/>
            <w:vAlign w:val="bottom"/>
            <w:hideMark/>
          </w:tcPr>
          <w:p w14:paraId="6313AE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052B0C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F93DF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0.6607</w:t>
            </w:r>
          </w:p>
        </w:tc>
      </w:tr>
      <w:tr w:rsidR="00E3157C" w:rsidRPr="00E3157C" w14:paraId="1531C2E4" w14:textId="77777777" w:rsidTr="00E3157C">
        <w:trPr>
          <w:trHeight w:val="300"/>
        </w:trPr>
        <w:tc>
          <w:tcPr>
            <w:tcW w:w="762" w:type="dxa"/>
            <w:shd w:val="clear" w:color="auto" w:fill="auto"/>
            <w:noWrap/>
            <w:vAlign w:val="bottom"/>
            <w:hideMark/>
          </w:tcPr>
          <w:p w14:paraId="26EEA6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C68CC7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4B78776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78873A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78CA40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020B507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deadband</w:t>
            </w:r>
          </w:p>
        </w:tc>
        <w:tc>
          <w:tcPr>
            <w:tcW w:w="971" w:type="dxa"/>
            <w:shd w:val="clear" w:color="auto" w:fill="auto"/>
            <w:noWrap/>
            <w:vAlign w:val="bottom"/>
            <w:hideMark/>
          </w:tcPr>
          <w:p w14:paraId="071A9F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235E1E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09" w:type="dxa"/>
            <w:shd w:val="clear" w:color="auto" w:fill="auto"/>
            <w:noWrap/>
            <w:vAlign w:val="bottom"/>
            <w:hideMark/>
          </w:tcPr>
          <w:p w14:paraId="6CB3915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42" w:type="dxa"/>
            <w:shd w:val="clear" w:color="auto" w:fill="auto"/>
            <w:noWrap/>
            <w:vAlign w:val="bottom"/>
            <w:hideMark/>
          </w:tcPr>
          <w:p w14:paraId="3FDC4D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31" w:type="dxa"/>
            <w:shd w:val="clear" w:color="auto" w:fill="auto"/>
            <w:noWrap/>
            <w:vAlign w:val="bottom"/>
            <w:hideMark/>
          </w:tcPr>
          <w:p w14:paraId="018E61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4E3221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444F9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10.7052</w:t>
            </w:r>
          </w:p>
        </w:tc>
      </w:tr>
      <w:tr w:rsidR="00E3157C" w:rsidRPr="00E3157C" w14:paraId="527756F8" w14:textId="77777777" w:rsidTr="00E3157C">
        <w:trPr>
          <w:trHeight w:val="300"/>
        </w:trPr>
        <w:tc>
          <w:tcPr>
            <w:tcW w:w="762" w:type="dxa"/>
            <w:shd w:val="clear" w:color="auto" w:fill="auto"/>
            <w:noWrap/>
            <w:vAlign w:val="bottom"/>
            <w:hideMark/>
          </w:tcPr>
          <w:p w14:paraId="310E5C3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EF3F34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3FC8FA6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C3C2FA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BFD87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846945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26B60F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318C9D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0.8209</w:t>
            </w:r>
          </w:p>
        </w:tc>
        <w:tc>
          <w:tcPr>
            <w:tcW w:w="809" w:type="dxa"/>
            <w:shd w:val="clear" w:color="auto" w:fill="auto"/>
            <w:noWrap/>
            <w:vAlign w:val="bottom"/>
            <w:hideMark/>
          </w:tcPr>
          <w:p w14:paraId="7A8ECA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42" w:type="dxa"/>
            <w:shd w:val="clear" w:color="auto" w:fill="auto"/>
            <w:noWrap/>
            <w:vAlign w:val="bottom"/>
            <w:hideMark/>
          </w:tcPr>
          <w:p w14:paraId="530D4B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0.825</w:t>
            </w:r>
          </w:p>
        </w:tc>
        <w:tc>
          <w:tcPr>
            <w:tcW w:w="831" w:type="dxa"/>
            <w:shd w:val="clear" w:color="auto" w:fill="auto"/>
            <w:noWrap/>
            <w:vAlign w:val="bottom"/>
            <w:hideMark/>
          </w:tcPr>
          <w:p w14:paraId="4015A1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18D9C4D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5622D7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0.6618</w:t>
            </w:r>
          </w:p>
        </w:tc>
      </w:tr>
      <w:tr w:rsidR="00E3157C" w:rsidRPr="00E3157C" w14:paraId="6CD78533" w14:textId="77777777" w:rsidTr="00E3157C">
        <w:trPr>
          <w:trHeight w:val="300"/>
        </w:trPr>
        <w:tc>
          <w:tcPr>
            <w:tcW w:w="762" w:type="dxa"/>
            <w:shd w:val="clear" w:color="auto" w:fill="auto"/>
            <w:noWrap/>
            <w:vAlign w:val="bottom"/>
            <w:hideMark/>
          </w:tcPr>
          <w:p w14:paraId="4750440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D4EBB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008A597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69703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A5BBA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2BFC4A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08AFC9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5ACB61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0.8209</w:t>
            </w:r>
          </w:p>
        </w:tc>
        <w:tc>
          <w:tcPr>
            <w:tcW w:w="809" w:type="dxa"/>
            <w:shd w:val="clear" w:color="auto" w:fill="auto"/>
            <w:noWrap/>
            <w:vAlign w:val="bottom"/>
            <w:hideMark/>
          </w:tcPr>
          <w:p w14:paraId="476838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42" w:type="dxa"/>
            <w:shd w:val="clear" w:color="auto" w:fill="auto"/>
            <w:noWrap/>
            <w:vAlign w:val="bottom"/>
            <w:hideMark/>
          </w:tcPr>
          <w:p w14:paraId="043943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0.825</w:t>
            </w:r>
          </w:p>
        </w:tc>
        <w:tc>
          <w:tcPr>
            <w:tcW w:w="831" w:type="dxa"/>
            <w:shd w:val="clear" w:color="auto" w:fill="auto"/>
            <w:noWrap/>
            <w:vAlign w:val="bottom"/>
            <w:hideMark/>
          </w:tcPr>
          <w:p w14:paraId="23D798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2107CA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2E52C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0.641</w:t>
            </w:r>
          </w:p>
        </w:tc>
      </w:tr>
      <w:tr w:rsidR="00E3157C" w:rsidRPr="00E3157C" w14:paraId="16F6703E" w14:textId="77777777" w:rsidTr="00E3157C">
        <w:trPr>
          <w:trHeight w:val="300"/>
        </w:trPr>
        <w:tc>
          <w:tcPr>
            <w:tcW w:w="762" w:type="dxa"/>
            <w:shd w:val="clear" w:color="auto" w:fill="auto"/>
            <w:noWrap/>
            <w:vAlign w:val="bottom"/>
            <w:hideMark/>
          </w:tcPr>
          <w:p w14:paraId="231DE24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C7D7A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04C9E0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FA315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E79BDA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F6CAA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66E212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09E32A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0.8209</w:t>
            </w:r>
          </w:p>
        </w:tc>
        <w:tc>
          <w:tcPr>
            <w:tcW w:w="809" w:type="dxa"/>
            <w:shd w:val="clear" w:color="auto" w:fill="auto"/>
            <w:noWrap/>
            <w:vAlign w:val="bottom"/>
            <w:hideMark/>
          </w:tcPr>
          <w:p w14:paraId="6AF1608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42" w:type="dxa"/>
            <w:shd w:val="clear" w:color="auto" w:fill="auto"/>
            <w:noWrap/>
            <w:vAlign w:val="bottom"/>
            <w:hideMark/>
          </w:tcPr>
          <w:p w14:paraId="491093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0.825</w:t>
            </w:r>
          </w:p>
        </w:tc>
        <w:tc>
          <w:tcPr>
            <w:tcW w:w="831" w:type="dxa"/>
            <w:shd w:val="clear" w:color="auto" w:fill="auto"/>
            <w:noWrap/>
            <w:vAlign w:val="bottom"/>
            <w:hideMark/>
          </w:tcPr>
          <w:p w14:paraId="1BEAFC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20E52AC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2A675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0.6519</w:t>
            </w:r>
          </w:p>
        </w:tc>
      </w:tr>
      <w:tr w:rsidR="00E3157C" w:rsidRPr="00E3157C" w14:paraId="5F9BC7F5" w14:textId="77777777" w:rsidTr="00E3157C">
        <w:trPr>
          <w:trHeight w:val="300"/>
        </w:trPr>
        <w:tc>
          <w:tcPr>
            <w:tcW w:w="762" w:type="dxa"/>
            <w:shd w:val="clear" w:color="auto" w:fill="auto"/>
            <w:noWrap/>
            <w:vAlign w:val="bottom"/>
            <w:hideMark/>
          </w:tcPr>
          <w:p w14:paraId="073CAB9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3D900BD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5A21EE5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2C29B1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EC570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5788ADF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deadband</w:t>
            </w:r>
          </w:p>
        </w:tc>
        <w:tc>
          <w:tcPr>
            <w:tcW w:w="971" w:type="dxa"/>
            <w:shd w:val="clear" w:color="auto" w:fill="auto"/>
            <w:noWrap/>
            <w:vAlign w:val="bottom"/>
            <w:hideMark/>
          </w:tcPr>
          <w:p w14:paraId="318801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49A6D5D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0.7821</w:t>
            </w:r>
          </w:p>
        </w:tc>
        <w:tc>
          <w:tcPr>
            <w:tcW w:w="809" w:type="dxa"/>
            <w:shd w:val="clear" w:color="auto" w:fill="auto"/>
            <w:noWrap/>
            <w:vAlign w:val="bottom"/>
            <w:hideMark/>
          </w:tcPr>
          <w:p w14:paraId="206778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42" w:type="dxa"/>
            <w:shd w:val="clear" w:color="auto" w:fill="auto"/>
            <w:noWrap/>
            <w:vAlign w:val="bottom"/>
            <w:hideMark/>
          </w:tcPr>
          <w:p w14:paraId="3C95BB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0.8003</w:t>
            </w:r>
          </w:p>
        </w:tc>
        <w:tc>
          <w:tcPr>
            <w:tcW w:w="831" w:type="dxa"/>
            <w:shd w:val="clear" w:color="auto" w:fill="auto"/>
            <w:noWrap/>
            <w:vAlign w:val="bottom"/>
            <w:hideMark/>
          </w:tcPr>
          <w:p w14:paraId="574588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2197CF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7F4A6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0.5507</w:t>
            </w:r>
          </w:p>
        </w:tc>
      </w:tr>
      <w:tr w:rsidR="00E3157C" w:rsidRPr="00E3157C" w14:paraId="2BD4D63A" w14:textId="77777777" w:rsidTr="00E3157C">
        <w:trPr>
          <w:trHeight w:val="300"/>
        </w:trPr>
        <w:tc>
          <w:tcPr>
            <w:tcW w:w="762" w:type="dxa"/>
            <w:shd w:val="clear" w:color="auto" w:fill="auto"/>
            <w:noWrap/>
            <w:vAlign w:val="bottom"/>
            <w:hideMark/>
          </w:tcPr>
          <w:p w14:paraId="7652FDD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8E1C46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38396BD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DEA82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8ABA3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6BAEC3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2A8EC6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426089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0.1237</w:t>
            </w:r>
          </w:p>
        </w:tc>
        <w:tc>
          <w:tcPr>
            <w:tcW w:w="809" w:type="dxa"/>
            <w:shd w:val="clear" w:color="auto" w:fill="auto"/>
            <w:noWrap/>
            <w:vAlign w:val="bottom"/>
            <w:hideMark/>
          </w:tcPr>
          <w:p w14:paraId="0C7FAF5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1976F6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0.1242</w:t>
            </w:r>
          </w:p>
        </w:tc>
        <w:tc>
          <w:tcPr>
            <w:tcW w:w="831" w:type="dxa"/>
            <w:shd w:val="clear" w:color="auto" w:fill="auto"/>
            <w:noWrap/>
            <w:vAlign w:val="bottom"/>
            <w:hideMark/>
          </w:tcPr>
          <w:p w14:paraId="03E9A7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35C8AE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EED97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0.6493</w:t>
            </w:r>
          </w:p>
        </w:tc>
      </w:tr>
      <w:tr w:rsidR="00E3157C" w:rsidRPr="00E3157C" w14:paraId="51F78F4F" w14:textId="77777777" w:rsidTr="00E3157C">
        <w:trPr>
          <w:trHeight w:val="300"/>
        </w:trPr>
        <w:tc>
          <w:tcPr>
            <w:tcW w:w="762" w:type="dxa"/>
            <w:shd w:val="clear" w:color="auto" w:fill="auto"/>
            <w:noWrap/>
            <w:vAlign w:val="bottom"/>
            <w:hideMark/>
          </w:tcPr>
          <w:p w14:paraId="1F2B4A4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ACCA1F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776F42D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26453C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DEFB8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08E04C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7359E4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5AA250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0.1237</w:t>
            </w:r>
          </w:p>
        </w:tc>
        <w:tc>
          <w:tcPr>
            <w:tcW w:w="809" w:type="dxa"/>
            <w:shd w:val="clear" w:color="auto" w:fill="auto"/>
            <w:noWrap/>
            <w:vAlign w:val="bottom"/>
            <w:hideMark/>
          </w:tcPr>
          <w:p w14:paraId="20040A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56163AE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0.1242</w:t>
            </w:r>
          </w:p>
        </w:tc>
        <w:tc>
          <w:tcPr>
            <w:tcW w:w="831" w:type="dxa"/>
            <w:shd w:val="clear" w:color="auto" w:fill="auto"/>
            <w:noWrap/>
            <w:vAlign w:val="bottom"/>
            <w:hideMark/>
          </w:tcPr>
          <w:p w14:paraId="2DDFCF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7E3B36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095E8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0.641</w:t>
            </w:r>
          </w:p>
        </w:tc>
      </w:tr>
      <w:tr w:rsidR="00E3157C" w:rsidRPr="00E3157C" w14:paraId="2B3FEA00" w14:textId="77777777" w:rsidTr="00E3157C">
        <w:trPr>
          <w:trHeight w:val="300"/>
        </w:trPr>
        <w:tc>
          <w:tcPr>
            <w:tcW w:w="762" w:type="dxa"/>
            <w:shd w:val="clear" w:color="auto" w:fill="auto"/>
            <w:noWrap/>
            <w:vAlign w:val="bottom"/>
            <w:hideMark/>
          </w:tcPr>
          <w:p w14:paraId="2141A8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EEC4E2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7A7E8CE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3F03A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20FB62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7FCC165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5382D4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5D30BFD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0.1237</w:t>
            </w:r>
          </w:p>
        </w:tc>
        <w:tc>
          <w:tcPr>
            <w:tcW w:w="809" w:type="dxa"/>
            <w:shd w:val="clear" w:color="auto" w:fill="auto"/>
            <w:noWrap/>
            <w:vAlign w:val="bottom"/>
            <w:hideMark/>
          </w:tcPr>
          <w:p w14:paraId="323CE9E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65E64F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0.1242</w:t>
            </w:r>
          </w:p>
        </w:tc>
        <w:tc>
          <w:tcPr>
            <w:tcW w:w="831" w:type="dxa"/>
            <w:shd w:val="clear" w:color="auto" w:fill="auto"/>
            <w:noWrap/>
            <w:vAlign w:val="bottom"/>
            <w:hideMark/>
          </w:tcPr>
          <w:p w14:paraId="4F8CB8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6483A0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8BE65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0.6498</w:t>
            </w:r>
          </w:p>
        </w:tc>
      </w:tr>
      <w:tr w:rsidR="00E3157C" w:rsidRPr="00E3157C" w14:paraId="54927707" w14:textId="77777777" w:rsidTr="00E3157C">
        <w:trPr>
          <w:trHeight w:val="300"/>
        </w:trPr>
        <w:tc>
          <w:tcPr>
            <w:tcW w:w="762" w:type="dxa"/>
            <w:shd w:val="clear" w:color="auto" w:fill="auto"/>
            <w:noWrap/>
            <w:vAlign w:val="bottom"/>
            <w:hideMark/>
          </w:tcPr>
          <w:p w14:paraId="4E00C4F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0E91E03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0D53BB0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03AF0F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03AB2A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76E5A89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deadband</w:t>
            </w:r>
          </w:p>
        </w:tc>
        <w:tc>
          <w:tcPr>
            <w:tcW w:w="971" w:type="dxa"/>
            <w:shd w:val="clear" w:color="auto" w:fill="auto"/>
            <w:noWrap/>
            <w:vAlign w:val="bottom"/>
            <w:hideMark/>
          </w:tcPr>
          <w:p w14:paraId="638141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70AC89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0.1323</w:t>
            </w:r>
          </w:p>
        </w:tc>
        <w:tc>
          <w:tcPr>
            <w:tcW w:w="809" w:type="dxa"/>
            <w:shd w:val="clear" w:color="auto" w:fill="auto"/>
            <w:noWrap/>
            <w:vAlign w:val="bottom"/>
            <w:hideMark/>
          </w:tcPr>
          <w:p w14:paraId="2623A6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w:t>
            </w:r>
          </w:p>
        </w:tc>
        <w:tc>
          <w:tcPr>
            <w:tcW w:w="842" w:type="dxa"/>
            <w:shd w:val="clear" w:color="auto" w:fill="auto"/>
            <w:noWrap/>
            <w:vAlign w:val="bottom"/>
            <w:hideMark/>
          </w:tcPr>
          <w:p w14:paraId="40AFB7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0.1209</w:t>
            </w:r>
          </w:p>
        </w:tc>
        <w:tc>
          <w:tcPr>
            <w:tcW w:w="831" w:type="dxa"/>
            <w:shd w:val="clear" w:color="auto" w:fill="auto"/>
            <w:noWrap/>
            <w:vAlign w:val="bottom"/>
            <w:hideMark/>
          </w:tcPr>
          <w:p w14:paraId="302B3F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63ED0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2CF44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0.5779</w:t>
            </w:r>
          </w:p>
        </w:tc>
      </w:tr>
      <w:tr w:rsidR="00E3157C" w:rsidRPr="00E3157C" w14:paraId="010CAF61" w14:textId="77777777" w:rsidTr="00E3157C">
        <w:trPr>
          <w:trHeight w:val="300"/>
        </w:trPr>
        <w:tc>
          <w:tcPr>
            <w:tcW w:w="762" w:type="dxa"/>
            <w:shd w:val="clear" w:color="auto" w:fill="auto"/>
            <w:noWrap/>
            <w:vAlign w:val="bottom"/>
            <w:hideMark/>
          </w:tcPr>
          <w:p w14:paraId="11ED3B1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50071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0D1EFD5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8E8E80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A1B8D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2E0779C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6FD81F8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513EACD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09" w:type="dxa"/>
            <w:shd w:val="clear" w:color="auto" w:fill="auto"/>
            <w:noWrap/>
            <w:vAlign w:val="bottom"/>
            <w:hideMark/>
          </w:tcPr>
          <w:p w14:paraId="6C79F8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42" w:type="dxa"/>
            <w:shd w:val="clear" w:color="auto" w:fill="auto"/>
            <w:noWrap/>
            <w:vAlign w:val="bottom"/>
            <w:hideMark/>
          </w:tcPr>
          <w:p w14:paraId="1E33573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31" w:type="dxa"/>
            <w:shd w:val="clear" w:color="auto" w:fill="auto"/>
            <w:noWrap/>
            <w:vAlign w:val="bottom"/>
            <w:hideMark/>
          </w:tcPr>
          <w:p w14:paraId="32A532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069C50D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5D680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1.1478</w:t>
            </w:r>
          </w:p>
        </w:tc>
      </w:tr>
      <w:tr w:rsidR="00E3157C" w:rsidRPr="00E3157C" w14:paraId="48931E91" w14:textId="77777777" w:rsidTr="00E3157C">
        <w:trPr>
          <w:trHeight w:val="300"/>
        </w:trPr>
        <w:tc>
          <w:tcPr>
            <w:tcW w:w="762" w:type="dxa"/>
            <w:shd w:val="clear" w:color="auto" w:fill="auto"/>
            <w:noWrap/>
            <w:vAlign w:val="bottom"/>
            <w:hideMark/>
          </w:tcPr>
          <w:p w14:paraId="5EB0DFE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28A553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4FF422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3D8BA2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C6B85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13DD08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2191D9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736294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09" w:type="dxa"/>
            <w:shd w:val="clear" w:color="auto" w:fill="auto"/>
            <w:noWrap/>
            <w:vAlign w:val="bottom"/>
            <w:hideMark/>
          </w:tcPr>
          <w:p w14:paraId="27E78A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42" w:type="dxa"/>
            <w:shd w:val="clear" w:color="auto" w:fill="auto"/>
            <w:noWrap/>
            <w:vAlign w:val="bottom"/>
            <w:hideMark/>
          </w:tcPr>
          <w:p w14:paraId="78B848F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31" w:type="dxa"/>
            <w:shd w:val="clear" w:color="auto" w:fill="auto"/>
            <w:noWrap/>
            <w:vAlign w:val="bottom"/>
            <w:hideMark/>
          </w:tcPr>
          <w:p w14:paraId="50D3A2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6205CF3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3EB65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1.1923</w:t>
            </w:r>
          </w:p>
        </w:tc>
      </w:tr>
      <w:tr w:rsidR="00E3157C" w:rsidRPr="00E3157C" w14:paraId="634E52CD" w14:textId="77777777" w:rsidTr="00E3157C">
        <w:trPr>
          <w:trHeight w:val="300"/>
        </w:trPr>
        <w:tc>
          <w:tcPr>
            <w:tcW w:w="762" w:type="dxa"/>
            <w:shd w:val="clear" w:color="auto" w:fill="auto"/>
            <w:noWrap/>
            <w:vAlign w:val="bottom"/>
            <w:hideMark/>
          </w:tcPr>
          <w:p w14:paraId="4F08856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4F1B8E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184E2CA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A142D9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3256CF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0DD236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548715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5D51E81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09" w:type="dxa"/>
            <w:shd w:val="clear" w:color="auto" w:fill="auto"/>
            <w:noWrap/>
            <w:vAlign w:val="bottom"/>
            <w:hideMark/>
          </w:tcPr>
          <w:p w14:paraId="2A415A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42" w:type="dxa"/>
            <w:shd w:val="clear" w:color="auto" w:fill="auto"/>
            <w:noWrap/>
            <w:vAlign w:val="bottom"/>
            <w:hideMark/>
          </w:tcPr>
          <w:p w14:paraId="282B58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31" w:type="dxa"/>
            <w:shd w:val="clear" w:color="auto" w:fill="auto"/>
            <w:noWrap/>
            <w:vAlign w:val="bottom"/>
            <w:hideMark/>
          </w:tcPr>
          <w:p w14:paraId="21DE40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666B63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0D26A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1.2239</w:t>
            </w:r>
          </w:p>
        </w:tc>
      </w:tr>
      <w:tr w:rsidR="00E3157C" w:rsidRPr="00E3157C" w14:paraId="1E4A1EFE" w14:textId="77777777" w:rsidTr="00E3157C">
        <w:trPr>
          <w:trHeight w:val="300"/>
        </w:trPr>
        <w:tc>
          <w:tcPr>
            <w:tcW w:w="762" w:type="dxa"/>
            <w:shd w:val="clear" w:color="auto" w:fill="auto"/>
            <w:noWrap/>
            <w:vAlign w:val="bottom"/>
            <w:hideMark/>
          </w:tcPr>
          <w:p w14:paraId="4ECB69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C98441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28797A8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75F5C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07215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33B2E7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address</w:t>
            </w:r>
          </w:p>
        </w:tc>
        <w:tc>
          <w:tcPr>
            <w:tcW w:w="971" w:type="dxa"/>
            <w:shd w:val="clear" w:color="auto" w:fill="auto"/>
            <w:noWrap/>
            <w:vAlign w:val="bottom"/>
            <w:hideMark/>
          </w:tcPr>
          <w:p w14:paraId="716F67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59D2B1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09" w:type="dxa"/>
            <w:shd w:val="clear" w:color="auto" w:fill="auto"/>
            <w:noWrap/>
            <w:vAlign w:val="bottom"/>
            <w:hideMark/>
          </w:tcPr>
          <w:p w14:paraId="02DDA5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42" w:type="dxa"/>
            <w:shd w:val="clear" w:color="auto" w:fill="auto"/>
            <w:noWrap/>
            <w:vAlign w:val="bottom"/>
            <w:hideMark/>
          </w:tcPr>
          <w:p w14:paraId="0C277C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31" w:type="dxa"/>
            <w:shd w:val="clear" w:color="auto" w:fill="auto"/>
            <w:noWrap/>
            <w:vAlign w:val="bottom"/>
            <w:hideMark/>
          </w:tcPr>
          <w:p w14:paraId="61F1A5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0E6E23E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26315D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1.2006</w:t>
            </w:r>
          </w:p>
        </w:tc>
      </w:tr>
      <w:tr w:rsidR="00E3157C" w:rsidRPr="00E3157C" w14:paraId="590B760B" w14:textId="77777777" w:rsidTr="00E3157C">
        <w:trPr>
          <w:trHeight w:val="300"/>
        </w:trPr>
        <w:tc>
          <w:tcPr>
            <w:tcW w:w="762" w:type="dxa"/>
            <w:shd w:val="clear" w:color="auto" w:fill="auto"/>
            <w:noWrap/>
            <w:vAlign w:val="bottom"/>
            <w:hideMark/>
          </w:tcPr>
          <w:p w14:paraId="1C93C51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BFD2D3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6ABC8EB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EBBE68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986F5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7993546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address</w:t>
            </w:r>
          </w:p>
        </w:tc>
        <w:tc>
          <w:tcPr>
            <w:tcW w:w="971" w:type="dxa"/>
            <w:shd w:val="clear" w:color="auto" w:fill="auto"/>
            <w:noWrap/>
            <w:vAlign w:val="bottom"/>
            <w:hideMark/>
          </w:tcPr>
          <w:p w14:paraId="241934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760A95D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0.8215</w:t>
            </w:r>
          </w:p>
        </w:tc>
        <w:tc>
          <w:tcPr>
            <w:tcW w:w="809" w:type="dxa"/>
            <w:shd w:val="clear" w:color="auto" w:fill="auto"/>
            <w:noWrap/>
            <w:vAlign w:val="bottom"/>
            <w:hideMark/>
          </w:tcPr>
          <w:p w14:paraId="0F22B0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42" w:type="dxa"/>
            <w:shd w:val="clear" w:color="auto" w:fill="auto"/>
            <w:noWrap/>
            <w:vAlign w:val="bottom"/>
            <w:hideMark/>
          </w:tcPr>
          <w:p w14:paraId="40CE41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0.8253</w:t>
            </w:r>
          </w:p>
        </w:tc>
        <w:tc>
          <w:tcPr>
            <w:tcW w:w="831" w:type="dxa"/>
            <w:shd w:val="clear" w:color="auto" w:fill="auto"/>
            <w:noWrap/>
            <w:vAlign w:val="bottom"/>
            <w:hideMark/>
          </w:tcPr>
          <w:p w14:paraId="43B02B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587E6C4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50CD9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0.6686</w:t>
            </w:r>
          </w:p>
        </w:tc>
      </w:tr>
      <w:tr w:rsidR="00E3157C" w:rsidRPr="00E3157C" w14:paraId="44ED951A" w14:textId="77777777" w:rsidTr="00E3157C">
        <w:trPr>
          <w:trHeight w:val="300"/>
        </w:trPr>
        <w:tc>
          <w:tcPr>
            <w:tcW w:w="762" w:type="dxa"/>
            <w:shd w:val="clear" w:color="auto" w:fill="auto"/>
            <w:noWrap/>
            <w:vAlign w:val="bottom"/>
            <w:hideMark/>
          </w:tcPr>
          <w:p w14:paraId="27BC5A2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FDBD2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2F30F34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3F0E6D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BD4CB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3D892DB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52AB4A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1058D0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0.8182</w:t>
            </w:r>
          </w:p>
        </w:tc>
        <w:tc>
          <w:tcPr>
            <w:tcW w:w="809" w:type="dxa"/>
            <w:shd w:val="clear" w:color="auto" w:fill="auto"/>
            <w:noWrap/>
            <w:vAlign w:val="bottom"/>
            <w:hideMark/>
          </w:tcPr>
          <w:p w14:paraId="3A4C5B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42" w:type="dxa"/>
            <w:shd w:val="clear" w:color="auto" w:fill="auto"/>
            <w:noWrap/>
            <w:vAlign w:val="bottom"/>
            <w:hideMark/>
          </w:tcPr>
          <w:p w14:paraId="1E6F12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0.8236</w:t>
            </w:r>
          </w:p>
        </w:tc>
        <w:tc>
          <w:tcPr>
            <w:tcW w:w="831" w:type="dxa"/>
            <w:shd w:val="clear" w:color="auto" w:fill="auto"/>
            <w:noWrap/>
            <w:vAlign w:val="bottom"/>
            <w:hideMark/>
          </w:tcPr>
          <w:p w14:paraId="2633E0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2F3114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8F548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0.6597</w:t>
            </w:r>
          </w:p>
        </w:tc>
      </w:tr>
      <w:tr w:rsidR="00E3157C" w:rsidRPr="00E3157C" w14:paraId="2156DF22" w14:textId="77777777" w:rsidTr="00E3157C">
        <w:trPr>
          <w:trHeight w:val="300"/>
        </w:trPr>
        <w:tc>
          <w:tcPr>
            <w:tcW w:w="762" w:type="dxa"/>
            <w:shd w:val="clear" w:color="auto" w:fill="auto"/>
            <w:noWrap/>
            <w:vAlign w:val="bottom"/>
            <w:hideMark/>
          </w:tcPr>
          <w:p w14:paraId="697DE9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1E7972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34183F8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149CE6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77EF2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4C26DFE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0A6812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55A189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0.8182</w:t>
            </w:r>
          </w:p>
        </w:tc>
        <w:tc>
          <w:tcPr>
            <w:tcW w:w="809" w:type="dxa"/>
            <w:shd w:val="clear" w:color="auto" w:fill="auto"/>
            <w:noWrap/>
            <w:vAlign w:val="bottom"/>
            <w:hideMark/>
          </w:tcPr>
          <w:p w14:paraId="312F9F1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42" w:type="dxa"/>
            <w:shd w:val="clear" w:color="auto" w:fill="auto"/>
            <w:noWrap/>
            <w:vAlign w:val="bottom"/>
            <w:hideMark/>
          </w:tcPr>
          <w:p w14:paraId="0AF607C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0.8236</w:t>
            </w:r>
          </w:p>
        </w:tc>
        <w:tc>
          <w:tcPr>
            <w:tcW w:w="831" w:type="dxa"/>
            <w:shd w:val="clear" w:color="auto" w:fill="auto"/>
            <w:noWrap/>
            <w:vAlign w:val="bottom"/>
            <w:hideMark/>
          </w:tcPr>
          <w:p w14:paraId="1B9409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193F0D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2F80E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0.6869</w:t>
            </w:r>
          </w:p>
        </w:tc>
      </w:tr>
      <w:tr w:rsidR="00E3157C" w:rsidRPr="00E3157C" w14:paraId="5CCC51A5" w14:textId="77777777" w:rsidTr="00E3157C">
        <w:trPr>
          <w:trHeight w:val="300"/>
        </w:trPr>
        <w:tc>
          <w:tcPr>
            <w:tcW w:w="762" w:type="dxa"/>
            <w:shd w:val="clear" w:color="auto" w:fill="auto"/>
            <w:noWrap/>
            <w:vAlign w:val="bottom"/>
            <w:hideMark/>
          </w:tcPr>
          <w:p w14:paraId="1CBAD34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647050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2D99DC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2BB61B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9A0188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3DDA8AC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0409DB1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0925E3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0.8182</w:t>
            </w:r>
          </w:p>
        </w:tc>
        <w:tc>
          <w:tcPr>
            <w:tcW w:w="809" w:type="dxa"/>
            <w:shd w:val="clear" w:color="auto" w:fill="auto"/>
            <w:noWrap/>
            <w:vAlign w:val="bottom"/>
            <w:hideMark/>
          </w:tcPr>
          <w:p w14:paraId="0D97AA4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42" w:type="dxa"/>
            <w:shd w:val="clear" w:color="auto" w:fill="auto"/>
            <w:noWrap/>
            <w:vAlign w:val="bottom"/>
            <w:hideMark/>
          </w:tcPr>
          <w:p w14:paraId="0E6B80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0.8236</w:t>
            </w:r>
          </w:p>
        </w:tc>
        <w:tc>
          <w:tcPr>
            <w:tcW w:w="831" w:type="dxa"/>
            <w:shd w:val="clear" w:color="auto" w:fill="auto"/>
            <w:noWrap/>
            <w:vAlign w:val="bottom"/>
            <w:hideMark/>
          </w:tcPr>
          <w:p w14:paraId="4D2D25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5801EDF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D13D4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0.623</w:t>
            </w:r>
          </w:p>
        </w:tc>
      </w:tr>
      <w:tr w:rsidR="00E3157C" w:rsidRPr="00E3157C" w14:paraId="6AB52117" w14:textId="77777777" w:rsidTr="00E3157C">
        <w:trPr>
          <w:trHeight w:val="300"/>
        </w:trPr>
        <w:tc>
          <w:tcPr>
            <w:tcW w:w="762" w:type="dxa"/>
            <w:shd w:val="clear" w:color="auto" w:fill="auto"/>
            <w:noWrap/>
            <w:vAlign w:val="bottom"/>
            <w:hideMark/>
          </w:tcPr>
          <w:p w14:paraId="25651FA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337C15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3A403CD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D6B93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32F5060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7CF43B9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address</w:t>
            </w:r>
          </w:p>
        </w:tc>
        <w:tc>
          <w:tcPr>
            <w:tcW w:w="971" w:type="dxa"/>
            <w:shd w:val="clear" w:color="auto" w:fill="auto"/>
            <w:noWrap/>
            <w:vAlign w:val="bottom"/>
            <w:hideMark/>
          </w:tcPr>
          <w:p w14:paraId="409FDB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4FB1423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0.1237</w:t>
            </w:r>
          </w:p>
        </w:tc>
        <w:tc>
          <w:tcPr>
            <w:tcW w:w="809" w:type="dxa"/>
            <w:shd w:val="clear" w:color="auto" w:fill="auto"/>
            <w:noWrap/>
            <w:vAlign w:val="bottom"/>
            <w:hideMark/>
          </w:tcPr>
          <w:p w14:paraId="5E45B6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3381F4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0.1242</w:t>
            </w:r>
          </w:p>
        </w:tc>
        <w:tc>
          <w:tcPr>
            <w:tcW w:w="831" w:type="dxa"/>
            <w:shd w:val="clear" w:color="auto" w:fill="auto"/>
            <w:noWrap/>
            <w:vAlign w:val="bottom"/>
            <w:hideMark/>
          </w:tcPr>
          <w:p w14:paraId="1B7E039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4C5CFE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6962FD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0.6542</w:t>
            </w:r>
          </w:p>
        </w:tc>
      </w:tr>
      <w:tr w:rsidR="00E3157C" w:rsidRPr="00E3157C" w14:paraId="3BA0C9A0" w14:textId="77777777" w:rsidTr="00E3157C">
        <w:trPr>
          <w:trHeight w:val="300"/>
        </w:trPr>
        <w:tc>
          <w:tcPr>
            <w:tcW w:w="762" w:type="dxa"/>
            <w:shd w:val="clear" w:color="auto" w:fill="auto"/>
            <w:noWrap/>
            <w:vAlign w:val="bottom"/>
            <w:hideMark/>
          </w:tcPr>
          <w:p w14:paraId="41C36A1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0C9BC1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5640852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44042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30478CF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43F7F86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1B029B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4E0914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0.1231</w:t>
            </w:r>
          </w:p>
        </w:tc>
        <w:tc>
          <w:tcPr>
            <w:tcW w:w="809" w:type="dxa"/>
            <w:shd w:val="clear" w:color="auto" w:fill="auto"/>
            <w:noWrap/>
            <w:vAlign w:val="bottom"/>
            <w:hideMark/>
          </w:tcPr>
          <w:p w14:paraId="4D6EC5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2D9E63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w:t>
            </w:r>
          </w:p>
        </w:tc>
        <w:tc>
          <w:tcPr>
            <w:tcW w:w="831" w:type="dxa"/>
            <w:shd w:val="clear" w:color="auto" w:fill="auto"/>
            <w:noWrap/>
            <w:vAlign w:val="bottom"/>
            <w:hideMark/>
          </w:tcPr>
          <w:p w14:paraId="305B3F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37A689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AE62E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0.6422</w:t>
            </w:r>
          </w:p>
        </w:tc>
      </w:tr>
      <w:tr w:rsidR="00E3157C" w:rsidRPr="00E3157C" w14:paraId="2632D392" w14:textId="77777777" w:rsidTr="00E3157C">
        <w:trPr>
          <w:trHeight w:val="300"/>
        </w:trPr>
        <w:tc>
          <w:tcPr>
            <w:tcW w:w="762" w:type="dxa"/>
            <w:shd w:val="clear" w:color="auto" w:fill="auto"/>
            <w:noWrap/>
            <w:vAlign w:val="bottom"/>
            <w:hideMark/>
          </w:tcPr>
          <w:p w14:paraId="2263C3D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85CB1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47209CA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926173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55693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755D820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1F533C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5750B6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0.1231</w:t>
            </w:r>
          </w:p>
        </w:tc>
        <w:tc>
          <w:tcPr>
            <w:tcW w:w="809" w:type="dxa"/>
            <w:shd w:val="clear" w:color="auto" w:fill="auto"/>
            <w:noWrap/>
            <w:vAlign w:val="bottom"/>
            <w:hideMark/>
          </w:tcPr>
          <w:p w14:paraId="4E735C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3AB619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w:t>
            </w:r>
          </w:p>
        </w:tc>
        <w:tc>
          <w:tcPr>
            <w:tcW w:w="831" w:type="dxa"/>
            <w:shd w:val="clear" w:color="auto" w:fill="auto"/>
            <w:noWrap/>
            <w:vAlign w:val="bottom"/>
            <w:hideMark/>
          </w:tcPr>
          <w:p w14:paraId="76EE01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23C0D7F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8295F1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0.6392</w:t>
            </w:r>
          </w:p>
        </w:tc>
      </w:tr>
      <w:tr w:rsidR="00E3157C" w:rsidRPr="00E3157C" w14:paraId="26D4885C" w14:textId="77777777" w:rsidTr="00E3157C">
        <w:trPr>
          <w:trHeight w:val="300"/>
        </w:trPr>
        <w:tc>
          <w:tcPr>
            <w:tcW w:w="762" w:type="dxa"/>
            <w:shd w:val="clear" w:color="auto" w:fill="auto"/>
            <w:noWrap/>
            <w:vAlign w:val="bottom"/>
            <w:hideMark/>
          </w:tcPr>
          <w:p w14:paraId="06EB616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0F05873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6220083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1E70BC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7BBB2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16AF3C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5BBEFD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49080E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0.1231</w:t>
            </w:r>
          </w:p>
        </w:tc>
        <w:tc>
          <w:tcPr>
            <w:tcW w:w="809" w:type="dxa"/>
            <w:shd w:val="clear" w:color="auto" w:fill="auto"/>
            <w:noWrap/>
            <w:vAlign w:val="bottom"/>
            <w:hideMark/>
          </w:tcPr>
          <w:p w14:paraId="5525C4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24F31A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w:t>
            </w:r>
          </w:p>
        </w:tc>
        <w:tc>
          <w:tcPr>
            <w:tcW w:w="831" w:type="dxa"/>
            <w:shd w:val="clear" w:color="auto" w:fill="auto"/>
            <w:noWrap/>
            <w:vAlign w:val="bottom"/>
            <w:hideMark/>
          </w:tcPr>
          <w:p w14:paraId="1D5D33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1B8870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C46E5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0.641</w:t>
            </w:r>
          </w:p>
        </w:tc>
      </w:tr>
      <w:tr w:rsidR="00E3157C" w:rsidRPr="00E3157C" w14:paraId="53143F71" w14:textId="77777777" w:rsidTr="00E3157C">
        <w:trPr>
          <w:trHeight w:val="300"/>
        </w:trPr>
        <w:tc>
          <w:tcPr>
            <w:tcW w:w="762" w:type="dxa"/>
            <w:shd w:val="clear" w:color="auto" w:fill="auto"/>
            <w:noWrap/>
            <w:vAlign w:val="bottom"/>
            <w:hideMark/>
          </w:tcPr>
          <w:p w14:paraId="4280044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431870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3B1663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4F9A90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8D738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538F47B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3ABFC3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w:t>
            </w:r>
          </w:p>
        </w:tc>
        <w:tc>
          <w:tcPr>
            <w:tcW w:w="884" w:type="dxa"/>
            <w:shd w:val="clear" w:color="auto" w:fill="auto"/>
            <w:noWrap/>
            <w:vAlign w:val="bottom"/>
            <w:hideMark/>
          </w:tcPr>
          <w:p w14:paraId="69B8F5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w:t>
            </w:r>
          </w:p>
        </w:tc>
        <w:tc>
          <w:tcPr>
            <w:tcW w:w="809" w:type="dxa"/>
            <w:shd w:val="clear" w:color="auto" w:fill="auto"/>
            <w:noWrap/>
            <w:vAlign w:val="bottom"/>
            <w:hideMark/>
          </w:tcPr>
          <w:p w14:paraId="779DE65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w:t>
            </w:r>
          </w:p>
        </w:tc>
        <w:tc>
          <w:tcPr>
            <w:tcW w:w="842" w:type="dxa"/>
            <w:shd w:val="clear" w:color="auto" w:fill="auto"/>
            <w:noWrap/>
            <w:vAlign w:val="bottom"/>
            <w:hideMark/>
          </w:tcPr>
          <w:p w14:paraId="7F9B54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w:t>
            </w:r>
          </w:p>
        </w:tc>
        <w:tc>
          <w:tcPr>
            <w:tcW w:w="831" w:type="dxa"/>
            <w:shd w:val="clear" w:color="auto" w:fill="auto"/>
            <w:noWrap/>
            <w:vAlign w:val="bottom"/>
            <w:hideMark/>
          </w:tcPr>
          <w:p w14:paraId="04F92CD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6639527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01DD2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1.0062</w:t>
            </w:r>
          </w:p>
        </w:tc>
      </w:tr>
      <w:tr w:rsidR="00E3157C" w:rsidRPr="00E3157C" w14:paraId="3FBE2B97" w14:textId="77777777" w:rsidTr="00E3157C">
        <w:trPr>
          <w:trHeight w:val="300"/>
        </w:trPr>
        <w:tc>
          <w:tcPr>
            <w:tcW w:w="762" w:type="dxa"/>
            <w:shd w:val="clear" w:color="auto" w:fill="auto"/>
            <w:noWrap/>
            <w:vAlign w:val="bottom"/>
            <w:hideMark/>
          </w:tcPr>
          <w:p w14:paraId="4AD2B60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09D2A0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7862AE2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CBF02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6CCF2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3F88AF6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79BDB0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w:t>
            </w:r>
          </w:p>
        </w:tc>
        <w:tc>
          <w:tcPr>
            <w:tcW w:w="884" w:type="dxa"/>
            <w:shd w:val="clear" w:color="auto" w:fill="auto"/>
            <w:noWrap/>
            <w:vAlign w:val="bottom"/>
            <w:hideMark/>
          </w:tcPr>
          <w:p w14:paraId="7D1A8DD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0.8023</w:t>
            </w:r>
          </w:p>
        </w:tc>
        <w:tc>
          <w:tcPr>
            <w:tcW w:w="809" w:type="dxa"/>
            <w:shd w:val="clear" w:color="auto" w:fill="auto"/>
            <w:noWrap/>
            <w:vAlign w:val="bottom"/>
            <w:hideMark/>
          </w:tcPr>
          <w:p w14:paraId="7EBF952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w:t>
            </w:r>
          </w:p>
        </w:tc>
        <w:tc>
          <w:tcPr>
            <w:tcW w:w="842" w:type="dxa"/>
            <w:shd w:val="clear" w:color="auto" w:fill="auto"/>
            <w:noWrap/>
            <w:vAlign w:val="bottom"/>
            <w:hideMark/>
          </w:tcPr>
          <w:p w14:paraId="16CA71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0.8142</w:t>
            </w:r>
          </w:p>
        </w:tc>
        <w:tc>
          <w:tcPr>
            <w:tcW w:w="831" w:type="dxa"/>
            <w:shd w:val="clear" w:color="auto" w:fill="auto"/>
            <w:noWrap/>
            <w:vAlign w:val="bottom"/>
            <w:hideMark/>
          </w:tcPr>
          <w:p w14:paraId="6F6D741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550B00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212A1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0.6173</w:t>
            </w:r>
          </w:p>
        </w:tc>
      </w:tr>
      <w:tr w:rsidR="00E3157C" w:rsidRPr="00E3157C" w14:paraId="05189EAE" w14:textId="77777777" w:rsidTr="00E3157C">
        <w:trPr>
          <w:trHeight w:val="300"/>
        </w:trPr>
        <w:tc>
          <w:tcPr>
            <w:tcW w:w="762" w:type="dxa"/>
            <w:shd w:val="clear" w:color="auto" w:fill="auto"/>
            <w:noWrap/>
            <w:vAlign w:val="bottom"/>
            <w:hideMark/>
          </w:tcPr>
          <w:p w14:paraId="7D9B1D7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2C54C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2622D22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0E5763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DF4F77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59C6881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3060B25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w:t>
            </w:r>
          </w:p>
        </w:tc>
        <w:tc>
          <w:tcPr>
            <w:tcW w:w="884" w:type="dxa"/>
            <w:shd w:val="clear" w:color="auto" w:fill="auto"/>
            <w:noWrap/>
            <w:vAlign w:val="bottom"/>
            <w:hideMark/>
          </w:tcPr>
          <w:p w14:paraId="08A6FD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09" w:type="dxa"/>
            <w:shd w:val="clear" w:color="auto" w:fill="auto"/>
            <w:noWrap/>
            <w:vAlign w:val="bottom"/>
            <w:hideMark/>
          </w:tcPr>
          <w:p w14:paraId="094AFF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0.1249</w:t>
            </w:r>
          </w:p>
        </w:tc>
        <w:tc>
          <w:tcPr>
            <w:tcW w:w="842" w:type="dxa"/>
            <w:shd w:val="clear" w:color="auto" w:fill="auto"/>
            <w:noWrap/>
            <w:vAlign w:val="bottom"/>
            <w:hideMark/>
          </w:tcPr>
          <w:p w14:paraId="1D2F805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0.1228</w:t>
            </w:r>
          </w:p>
        </w:tc>
        <w:tc>
          <w:tcPr>
            <w:tcW w:w="831" w:type="dxa"/>
            <w:shd w:val="clear" w:color="auto" w:fill="auto"/>
            <w:noWrap/>
            <w:vAlign w:val="bottom"/>
            <w:hideMark/>
          </w:tcPr>
          <w:p w14:paraId="425C2D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653D01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0804D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0.5877</w:t>
            </w:r>
          </w:p>
        </w:tc>
      </w:tr>
      <w:tr w:rsidR="00E3157C" w:rsidRPr="00E3157C" w14:paraId="512B0277" w14:textId="77777777" w:rsidTr="00E3157C">
        <w:trPr>
          <w:trHeight w:val="300"/>
        </w:trPr>
        <w:tc>
          <w:tcPr>
            <w:tcW w:w="762" w:type="dxa"/>
            <w:shd w:val="clear" w:color="auto" w:fill="auto"/>
            <w:noWrap/>
            <w:vAlign w:val="bottom"/>
            <w:hideMark/>
          </w:tcPr>
          <w:p w14:paraId="1C8C1A1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5D24DA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2FFAFE2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AF5E8C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6EEF6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2881C3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w:t>
            </w:r>
          </w:p>
        </w:tc>
        <w:tc>
          <w:tcPr>
            <w:tcW w:w="971" w:type="dxa"/>
            <w:shd w:val="clear" w:color="auto" w:fill="auto"/>
            <w:noWrap/>
            <w:vAlign w:val="bottom"/>
            <w:hideMark/>
          </w:tcPr>
          <w:p w14:paraId="15283F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0.8289</w:t>
            </w:r>
          </w:p>
        </w:tc>
        <w:tc>
          <w:tcPr>
            <w:tcW w:w="884" w:type="dxa"/>
            <w:shd w:val="clear" w:color="auto" w:fill="auto"/>
            <w:noWrap/>
            <w:vAlign w:val="bottom"/>
            <w:hideMark/>
          </w:tcPr>
          <w:p w14:paraId="440AA2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0.8289</w:t>
            </w:r>
          </w:p>
        </w:tc>
        <w:tc>
          <w:tcPr>
            <w:tcW w:w="809" w:type="dxa"/>
            <w:shd w:val="clear" w:color="auto" w:fill="auto"/>
            <w:noWrap/>
            <w:vAlign w:val="bottom"/>
            <w:hideMark/>
          </w:tcPr>
          <w:p w14:paraId="6718C1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0.8289</w:t>
            </w:r>
          </w:p>
        </w:tc>
        <w:tc>
          <w:tcPr>
            <w:tcW w:w="842" w:type="dxa"/>
            <w:shd w:val="clear" w:color="auto" w:fill="auto"/>
            <w:noWrap/>
            <w:vAlign w:val="bottom"/>
            <w:hideMark/>
          </w:tcPr>
          <w:p w14:paraId="3BBA90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0.8289</w:t>
            </w:r>
          </w:p>
        </w:tc>
        <w:tc>
          <w:tcPr>
            <w:tcW w:w="831" w:type="dxa"/>
            <w:shd w:val="clear" w:color="auto" w:fill="auto"/>
            <w:noWrap/>
            <w:vAlign w:val="bottom"/>
            <w:hideMark/>
          </w:tcPr>
          <w:p w14:paraId="7F4E75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7FFE921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437F1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1.0679</w:t>
            </w:r>
          </w:p>
        </w:tc>
      </w:tr>
      <w:tr w:rsidR="00E3157C" w:rsidRPr="00E3157C" w14:paraId="46AE60B5" w14:textId="77777777" w:rsidTr="00E3157C">
        <w:trPr>
          <w:trHeight w:val="300"/>
        </w:trPr>
        <w:tc>
          <w:tcPr>
            <w:tcW w:w="762" w:type="dxa"/>
            <w:shd w:val="clear" w:color="auto" w:fill="auto"/>
            <w:noWrap/>
            <w:vAlign w:val="bottom"/>
            <w:hideMark/>
          </w:tcPr>
          <w:p w14:paraId="7A0A69E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C8D47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5307E2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097AB2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58CDF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085C0C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w:t>
            </w:r>
          </w:p>
        </w:tc>
        <w:tc>
          <w:tcPr>
            <w:tcW w:w="971" w:type="dxa"/>
            <w:shd w:val="clear" w:color="auto" w:fill="auto"/>
            <w:noWrap/>
            <w:vAlign w:val="bottom"/>
            <w:hideMark/>
          </w:tcPr>
          <w:p w14:paraId="4E6154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0.8289</w:t>
            </w:r>
          </w:p>
        </w:tc>
        <w:tc>
          <w:tcPr>
            <w:tcW w:w="884" w:type="dxa"/>
            <w:shd w:val="clear" w:color="auto" w:fill="auto"/>
            <w:noWrap/>
            <w:vAlign w:val="bottom"/>
            <w:hideMark/>
          </w:tcPr>
          <w:p w14:paraId="06EAE2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0.8201</w:t>
            </w:r>
          </w:p>
        </w:tc>
        <w:tc>
          <w:tcPr>
            <w:tcW w:w="809" w:type="dxa"/>
            <w:shd w:val="clear" w:color="auto" w:fill="auto"/>
            <w:noWrap/>
            <w:vAlign w:val="bottom"/>
            <w:hideMark/>
          </w:tcPr>
          <w:p w14:paraId="7BF8EB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0.8289</w:t>
            </w:r>
          </w:p>
        </w:tc>
        <w:tc>
          <w:tcPr>
            <w:tcW w:w="842" w:type="dxa"/>
            <w:shd w:val="clear" w:color="auto" w:fill="auto"/>
            <w:noWrap/>
            <w:vAlign w:val="bottom"/>
            <w:hideMark/>
          </w:tcPr>
          <w:p w14:paraId="177288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0.8245</w:t>
            </w:r>
          </w:p>
        </w:tc>
        <w:tc>
          <w:tcPr>
            <w:tcW w:w="831" w:type="dxa"/>
            <w:shd w:val="clear" w:color="auto" w:fill="auto"/>
            <w:noWrap/>
            <w:vAlign w:val="bottom"/>
            <w:hideMark/>
          </w:tcPr>
          <w:p w14:paraId="1FF5DF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367C09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F889A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0.6312</w:t>
            </w:r>
          </w:p>
        </w:tc>
      </w:tr>
      <w:tr w:rsidR="00E3157C" w:rsidRPr="00E3157C" w14:paraId="0751F945" w14:textId="77777777" w:rsidTr="00E3157C">
        <w:trPr>
          <w:trHeight w:val="300"/>
        </w:trPr>
        <w:tc>
          <w:tcPr>
            <w:tcW w:w="762" w:type="dxa"/>
            <w:shd w:val="clear" w:color="auto" w:fill="auto"/>
            <w:noWrap/>
            <w:vAlign w:val="bottom"/>
            <w:hideMark/>
          </w:tcPr>
          <w:p w14:paraId="2AC0CB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14086B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637D32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4FC14A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5B094F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424ED8B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w:t>
            </w:r>
          </w:p>
        </w:tc>
        <w:tc>
          <w:tcPr>
            <w:tcW w:w="971" w:type="dxa"/>
            <w:shd w:val="clear" w:color="auto" w:fill="auto"/>
            <w:noWrap/>
            <w:vAlign w:val="bottom"/>
            <w:hideMark/>
          </w:tcPr>
          <w:p w14:paraId="65DBAA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0.8289</w:t>
            </w:r>
          </w:p>
        </w:tc>
        <w:tc>
          <w:tcPr>
            <w:tcW w:w="884" w:type="dxa"/>
            <w:shd w:val="clear" w:color="auto" w:fill="auto"/>
            <w:noWrap/>
            <w:vAlign w:val="bottom"/>
            <w:hideMark/>
          </w:tcPr>
          <w:p w14:paraId="37263D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0.1234</w:t>
            </w:r>
          </w:p>
        </w:tc>
        <w:tc>
          <w:tcPr>
            <w:tcW w:w="809" w:type="dxa"/>
            <w:shd w:val="clear" w:color="auto" w:fill="auto"/>
            <w:noWrap/>
            <w:vAlign w:val="bottom"/>
            <w:hideMark/>
          </w:tcPr>
          <w:p w14:paraId="511783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0E2978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0.1241</w:t>
            </w:r>
          </w:p>
        </w:tc>
        <w:tc>
          <w:tcPr>
            <w:tcW w:w="831" w:type="dxa"/>
            <w:shd w:val="clear" w:color="auto" w:fill="auto"/>
            <w:noWrap/>
            <w:vAlign w:val="bottom"/>
            <w:hideMark/>
          </w:tcPr>
          <w:p w14:paraId="680511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256A11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12A85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0.6357</w:t>
            </w:r>
          </w:p>
        </w:tc>
      </w:tr>
      <w:tr w:rsidR="00E3157C" w:rsidRPr="00E3157C" w14:paraId="5305AE4D" w14:textId="77777777" w:rsidTr="00E3157C">
        <w:trPr>
          <w:trHeight w:val="300"/>
        </w:trPr>
        <w:tc>
          <w:tcPr>
            <w:tcW w:w="762" w:type="dxa"/>
            <w:shd w:val="clear" w:color="auto" w:fill="auto"/>
            <w:noWrap/>
            <w:vAlign w:val="bottom"/>
            <w:hideMark/>
          </w:tcPr>
          <w:p w14:paraId="6ED4828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9A0C3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578BDB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B7B992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FAFD6B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57CD31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75EB21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587A138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09" w:type="dxa"/>
            <w:shd w:val="clear" w:color="auto" w:fill="auto"/>
            <w:noWrap/>
            <w:vAlign w:val="bottom"/>
            <w:hideMark/>
          </w:tcPr>
          <w:p w14:paraId="5E4CAB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42" w:type="dxa"/>
            <w:shd w:val="clear" w:color="auto" w:fill="auto"/>
            <w:noWrap/>
            <w:vAlign w:val="bottom"/>
            <w:hideMark/>
          </w:tcPr>
          <w:p w14:paraId="3E5130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31" w:type="dxa"/>
            <w:shd w:val="clear" w:color="auto" w:fill="auto"/>
            <w:noWrap/>
            <w:vAlign w:val="bottom"/>
            <w:hideMark/>
          </w:tcPr>
          <w:p w14:paraId="4BB1137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6344D1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2257B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1.0904</w:t>
            </w:r>
          </w:p>
        </w:tc>
      </w:tr>
      <w:tr w:rsidR="00E3157C" w:rsidRPr="00E3157C" w14:paraId="13A7144E" w14:textId="77777777" w:rsidTr="00E3157C">
        <w:trPr>
          <w:trHeight w:val="300"/>
        </w:trPr>
        <w:tc>
          <w:tcPr>
            <w:tcW w:w="762" w:type="dxa"/>
            <w:shd w:val="clear" w:color="auto" w:fill="auto"/>
            <w:noWrap/>
            <w:vAlign w:val="bottom"/>
            <w:hideMark/>
          </w:tcPr>
          <w:p w14:paraId="1BFCAA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72F350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79115C7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A158A7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76EB3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0CD7EB2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526584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1B8F44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09" w:type="dxa"/>
            <w:shd w:val="clear" w:color="auto" w:fill="auto"/>
            <w:noWrap/>
            <w:vAlign w:val="bottom"/>
            <w:hideMark/>
          </w:tcPr>
          <w:p w14:paraId="62438D4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42" w:type="dxa"/>
            <w:shd w:val="clear" w:color="auto" w:fill="auto"/>
            <w:noWrap/>
            <w:vAlign w:val="bottom"/>
            <w:hideMark/>
          </w:tcPr>
          <w:p w14:paraId="548FF8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31" w:type="dxa"/>
            <w:shd w:val="clear" w:color="auto" w:fill="auto"/>
            <w:noWrap/>
            <w:vAlign w:val="bottom"/>
            <w:hideMark/>
          </w:tcPr>
          <w:p w14:paraId="323CE4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652421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637BE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1.1266</w:t>
            </w:r>
          </w:p>
        </w:tc>
      </w:tr>
      <w:tr w:rsidR="00E3157C" w:rsidRPr="00E3157C" w14:paraId="2610C8B5" w14:textId="77777777" w:rsidTr="00E3157C">
        <w:trPr>
          <w:trHeight w:val="300"/>
        </w:trPr>
        <w:tc>
          <w:tcPr>
            <w:tcW w:w="762" w:type="dxa"/>
            <w:shd w:val="clear" w:color="auto" w:fill="auto"/>
            <w:noWrap/>
            <w:vAlign w:val="bottom"/>
            <w:hideMark/>
          </w:tcPr>
          <w:p w14:paraId="0BC2BB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8A945D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20E8E61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1D0589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0E3C7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4D6F95A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w:t>
            </w:r>
          </w:p>
        </w:tc>
        <w:tc>
          <w:tcPr>
            <w:tcW w:w="971" w:type="dxa"/>
            <w:shd w:val="clear" w:color="auto" w:fill="auto"/>
            <w:noWrap/>
            <w:vAlign w:val="bottom"/>
            <w:hideMark/>
          </w:tcPr>
          <w:p w14:paraId="4CCE14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18FACF0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09" w:type="dxa"/>
            <w:shd w:val="clear" w:color="auto" w:fill="auto"/>
            <w:noWrap/>
            <w:vAlign w:val="bottom"/>
            <w:hideMark/>
          </w:tcPr>
          <w:p w14:paraId="68E494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42" w:type="dxa"/>
            <w:shd w:val="clear" w:color="auto" w:fill="auto"/>
            <w:noWrap/>
            <w:vAlign w:val="bottom"/>
            <w:hideMark/>
          </w:tcPr>
          <w:p w14:paraId="24203BB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31" w:type="dxa"/>
            <w:shd w:val="clear" w:color="auto" w:fill="auto"/>
            <w:noWrap/>
            <w:vAlign w:val="bottom"/>
            <w:hideMark/>
          </w:tcPr>
          <w:p w14:paraId="039F0A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076D82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F4005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1.0341</w:t>
            </w:r>
          </w:p>
        </w:tc>
      </w:tr>
      <w:tr w:rsidR="00E3157C" w:rsidRPr="00E3157C" w14:paraId="5954AE2E" w14:textId="77777777" w:rsidTr="00E3157C">
        <w:trPr>
          <w:trHeight w:val="300"/>
        </w:trPr>
        <w:tc>
          <w:tcPr>
            <w:tcW w:w="762" w:type="dxa"/>
            <w:shd w:val="clear" w:color="auto" w:fill="auto"/>
            <w:noWrap/>
            <w:vAlign w:val="bottom"/>
            <w:hideMark/>
          </w:tcPr>
          <w:p w14:paraId="6CF090C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3F032D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10DBFDD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2A6B5E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09CC4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093B441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w:t>
            </w:r>
          </w:p>
        </w:tc>
        <w:tc>
          <w:tcPr>
            <w:tcW w:w="971" w:type="dxa"/>
            <w:shd w:val="clear" w:color="auto" w:fill="auto"/>
            <w:noWrap/>
            <w:vAlign w:val="bottom"/>
            <w:hideMark/>
          </w:tcPr>
          <w:p w14:paraId="41AFDC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12A08D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0.8194</w:t>
            </w:r>
          </w:p>
        </w:tc>
        <w:tc>
          <w:tcPr>
            <w:tcW w:w="809" w:type="dxa"/>
            <w:shd w:val="clear" w:color="auto" w:fill="auto"/>
            <w:noWrap/>
            <w:vAlign w:val="bottom"/>
            <w:hideMark/>
          </w:tcPr>
          <w:p w14:paraId="347112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42" w:type="dxa"/>
            <w:shd w:val="clear" w:color="auto" w:fill="auto"/>
            <w:noWrap/>
            <w:vAlign w:val="bottom"/>
            <w:hideMark/>
          </w:tcPr>
          <w:p w14:paraId="70E3EB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0.8241</w:t>
            </w:r>
          </w:p>
        </w:tc>
        <w:tc>
          <w:tcPr>
            <w:tcW w:w="831" w:type="dxa"/>
            <w:shd w:val="clear" w:color="auto" w:fill="auto"/>
            <w:noWrap/>
            <w:vAlign w:val="bottom"/>
            <w:hideMark/>
          </w:tcPr>
          <w:p w14:paraId="72C4C46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01AF684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14042E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0.6407</w:t>
            </w:r>
          </w:p>
        </w:tc>
      </w:tr>
      <w:tr w:rsidR="00E3157C" w:rsidRPr="00E3157C" w14:paraId="10ABCD1E" w14:textId="77777777" w:rsidTr="00E3157C">
        <w:trPr>
          <w:trHeight w:val="300"/>
        </w:trPr>
        <w:tc>
          <w:tcPr>
            <w:tcW w:w="762" w:type="dxa"/>
            <w:shd w:val="clear" w:color="auto" w:fill="auto"/>
            <w:noWrap/>
            <w:vAlign w:val="bottom"/>
            <w:hideMark/>
          </w:tcPr>
          <w:p w14:paraId="20AB060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C1258C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46E4091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53E29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CCEB5C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1120CC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325B5E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763223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0.8161</w:t>
            </w:r>
          </w:p>
        </w:tc>
        <w:tc>
          <w:tcPr>
            <w:tcW w:w="809" w:type="dxa"/>
            <w:shd w:val="clear" w:color="auto" w:fill="auto"/>
            <w:noWrap/>
            <w:vAlign w:val="bottom"/>
            <w:hideMark/>
          </w:tcPr>
          <w:p w14:paraId="7C77AF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42" w:type="dxa"/>
            <w:shd w:val="clear" w:color="auto" w:fill="auto"/>
            <w:noWrap/>
            <w:vAlign w:val="bottom"/>
            <w:hideMark/>
          </w:tcPr>
          <w:p w14:paraId="16A790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0.8224</w:t>
            </w:r>
          </w:p>
        </w:tc>
        <w:tc>
          <w:tcPr>
            <w:tcW w:w="831" w:type="dxa"/>
            <w:shd w:val="clear" w:color="auto" w:fill="auto"/>
            <w:noWrap/>
            <w:vAlign w:val="bottom"/>
            <w:hideMark/>
          </w:tcPr>
          <w:p w14:paraId="355772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76C3F5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6AEF2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0.6342</w:t>
            </w:r>
          </w:p>
        </w:tc>
      </w:tr>
      <w:tr w:rsidR="00E3157C" w:rsidRPr="00E3157C" w14:paraId="7B3905AC" w14:textId="77777777" w:rsidTr="00E3157C">
        <w:trPr>
          <w:trHeight w:val="300"/>
        </w:trPr>
        <w:tc>
          <w:tcPr>
            <w:tcW w:w="762" w:type="dxa"/>
            <w:shd w:val="clear" w:color="auto" w:fill="auto"/>
            <w:noWrap/>
            <w:vAlign w:val="bottom"/>
            <w:hideMark/>
          </w:tcPr>
          <w:p w14:paraId="29E8B42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F53A46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26D7607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F9C3C3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7BE46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7999B0E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182596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7512E4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0.8161</w:t>
            </w:r>
          </w:p>
        </w:tc>
        <w:tc>
          <w:tcPr>
            <w:tcW w:w="809" w:type="dxa"/>
            <w:shd w:val="clear" w:color="auto" w:fill="auto"/>
            <w:noWrap/>
            <w:vAlign w:val="bottom"/>
            <w:hideMark/>
          </w:tcPr>
          <w:p w14:paraId="70D251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42" w:type="dxa"/>
            <w:shd w:val="clear" w:color="auto" w:fill="auto"/>
            <w:noWrap/>
            <w:vAlign w:val="bottom"/>
            <w:hideMark/>
          </w:tcPr>
          <w:p w14:paraId="4F9C4A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0.8224</w:t>
            </w:r>
          </w:p>
        </w:tc>
        <w:tc>
          <w:tcPr>
            <w:tcW w:w="831" w:type="dxa"/>
            <w:shd w:val="clear" w:color="auto" w:fill="auto"/>
            <w:noWrap/>
            <w:vAlign w:val="bottom"/>
            <w:hideMark/>
          </w:tcPr>
          <w:p w14:paraId="39D3C3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0BF284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1DB0AC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0.6225</w:t>
            </w:r>
          </w:p>
        </w:tc>
      </w:tr>
      <w:tr w:rsidR="00E3157C" w:rsidRPr="00E3157C" w14:paraId="522F335C" w14:textId="77777777" w:rsidTr="00E3157C">
        <w:trPr>
          <w:trHeight w:val="300"/>
        </w:trPr>
        <w:tc>
          <w:tcPr>
            <w:tcW w:w="762" w:type="dxa"/>
            <w:shd w:val="clear" w:color="auto" w:fill="auto"/>
            <w:noWrap/>
            <w:vAlign w:val="bottom"/>
            <w:hideMark/>
          </w:tcPr>
          <w:p w14:paraId="559B9D1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DE6035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0C1C3E1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285AA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CEBD8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0ED04B9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w:t>
            </w:r>
          </w:p>
        </w:tc>
        <w:tc>
          <w:tcPr>
            <w:tcW w:w="971" w:type="dxa"/>
            <w:shd w:val="clear" w:color="auto" w:fill="auto"/>
            <w:noWrap/>
            <w:vAlign w:val="bottom"/>
            <w:hideMark/>
          </w:tcPr>
          <w:p w14:paraId="67F026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030051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0.1233</w:t>
            </w:r>
          </w:p>
        </w:tc>
        <w:tc>
          <w:tcPr>
            <w:tcW w:w="809" w:type="dxa"/>
            <w:shd w:val="clear" w:color="auto" w:fill="auto"/>
            <w:noWrap/>
            <w:vAlign w:val="bottom"/>
            <w:hideMark/>
          </w:tcPr>
          <w:p w14:paraId="3E41F8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03E64D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w:t>
            </w:r>
          </w:p>
        </w:tc>
        <w:tc>
          <w:tcPr>
            <w:tcW w:w="831" w:type="dxa"/>
            <w:shd w:val="clear" w:color="auto" w:fill="auto"/>
            <w:noWrap/>
            <w:vAlign w:val="bottom"/>
            <w:hideMark/>
          </w:tcPr>
          <w:p w14:paraId="353D7D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13157F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AD9D7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0.6708</w:t>
            </w:r>
          </w:p>
        </w:tc>
      </w:tr>
      <w:tr w:rsidR="00E3157C" w:rsidRPr="00E3157C" w14:paraId="0047452D" w14:textId="77777777" w:rsidTr="00E3157C">
        <w:trPr>
          <w:trHeight w:val="300"/>
        </w:trPr>
        <w:tc>
          <w:tcPr>
            <w:tcW w:w="762" w:type="dxa"/>
            <w:shd w:val="clear" w:color="auto" w:fill="auto"/>
            <w:noWrap/>
            <w:vAlign w:val="bottom"/>
            <w:hideMark/>
          </w:tcPr>
          <w:p w14:paraId="77D222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3926AA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3313A93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44EB30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A37523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275AAC3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5C8D09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29B81F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0.1228</w:t>
            </w:r>
          </w:p>
        </w:tc>
        <w:tc>
          <w:tcPr>
            <w:tcW w:w="809" w:type="dxa"/>
            <w:shd w:val="clear" w:color="auto" w:fill="auto"/>
            <w:noWrap/>
            <w:vAlign w:val="bottom"/>
            <w:hideMark/>
          </w:tcPr>
          <w:p w14:paraId="179AE8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2CD178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0.1238</w:t>
            </w:r>
          </w:p>
        </w:tc>
        <w:tc>
          <w:tcPr>
            <w:tcW w:w="831" w:type="dxa"/>
            <w:shd w:val="clear" w:color="auto" w:fill="auto"/>
            <w:noWrap/>
            <w:vAlign w:val="bottom"/>
            <w:hideMark/>
          </w:tcPr>
          <w:p w14:paraId="7B1426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4F1E16F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062FB1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0.6375</w:t>
            </w:r>
          </w:p>
        </w:tc>
      </w:tr>
      <w:tr w:rsidR="00E3157C" w:rsidRPr="00E3157C" w14:paraId="7C87386B" w14:textId="77777777" w:rsidTr="00E3157C">
        <w:trPr>
          <w:trHeight w:val="300"/>
        </w:trPr>
        <w:tc>
          <w:tcPr>
            <w:tcW w:w="762" w:type="dxa"/>
            <w:shd w:val="clear" w:color="auto" w:fill="auto"/>
            <w:noWrap/>
            <w:vAlign w:val="bottom"/>
            <w:hideMark/>
          </w:tcPr>
          <w:p w14:paraId="49357C1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3E5F5F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4819DFC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3AA56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8CAB5C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73ABA7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1B4D37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7C6268B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0.1228</w:t>
            </w:r>
          </w:p>
        </w:tc>
        <w:tc>
          <w:tcPr>
            <w:tcW w:w="809" w:type="dxa"/>
            <w:shd w:val="clear" w:color="auto" w:fill="auto"/>
            <w:noWrap/>
            <w:vAlign w:val="bottom"/>
            <w:hideMark/>
          </w:tcPr>
          <w:p w14:paraId="665946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09FFB63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0.1238</w:t>
            </w:r>
          </w:p>
        </w:tc>
        <w:tc>
          <w:tcPr>
            <w:tcW w:w="831" w:type="dxa"/>
            <w:shd w:val="clear" w:color="auto" w:fill="auto"/>
            <w:noWrap/>
            <w:vAlign w:val="bottom"/>
            <w:hideMark/>
          </w:tcPr>
          <w:p w14:paraId="31FD5A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5F9724B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4689E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0.633</w:t>
            </w:r>
          </w:p>
        </w:tc>
      </w:tr>
      <w:tr w:rsidR="00E3157C" w:rsidRPr="00E3157C" w14:paraId="5F98BB15" w14:textId="77777777" w:rsidTr="00E3157C">
        <w:trPr>
          <w:trHeight w:val="300"/>
        </w:trPr>
        <w:tc>
          <w:tcPr>
            <w:tcW w:w="762" w:type="dxa"/>
            <w:shd w:val="clear" w:color="auto" w:fill="auto"/>
            <w:noWrap/>
            <w:vAlign w:val="bottom"/>
            <w:hideMark/>
          </w:tcPr>
          <w:p w14:paraId="6A8C58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52496D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07BC265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81725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AF466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5D0AE24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0597A6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84" w:type="dxa"/>
            <w:shd w:val="clear" w:color="auto" w:fill="auto"/>
            <w:noWrap/>
            <w:vAlign w:val="bottom"/>
            <w:hideMark/>
          </w:tcPr>
          <w:p w14:paraId="25E879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09" w:type="dxa"/>
            <w:shd w:val="clear" w:color="auto" w:fill="auto"/>
            <w:noWrap/>
            <w:vAlign w:val="bottom"/>
            <w:hideMark/>
          </w:tcPr>
          <w:p w14:paraId="62812C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42" w:type="dxa"/>
            <w:shd w:val="clear" w:color="auto" w:fill="auto"/>
            <w:noWrap/>
            <w:vAlign w:val="bottom"/>
            <w:hideMark/>
          </w:tcPr>
          <w:p w14:paraId="10A35A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31" w:type="dxa"/>
            <w:shd w:val="clear" w:color="auto" w:fill="auto"/>
            <w:noWrap/>
            <w:vAlign w:val="bottom"/>
            <w:hideMark/>
          </w:tcPr>
          <w:p w14:paraId="65E40FD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0.0014</w:t>
            </w:r>
          </w:p>
        </w:tc>
        <w:tc>
          <w:tcPr>
            <w:tcW w:w="809" w:type="dxa"/>
            <w:shd w:val="clear" w:color="auto" w:fill="auto"/>
            <w:noWrap/>
            <w:vAlign w:val="bottom"/>
            <w:hideMark/>
          </w:tcPr>
          <w:p w14:paraId="79415BF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B72D66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0.9961</w:t>
            </w:r>
          </w:p>
        </w:tc>
      </w:tr>
      <w:tr w:rsidR="00E3157C" w:rsidRPr="00E3157C" w14:paraId="398F16E9" w14:textId="77777777" w:rsidTr="00E3157C">
        <w:trPr>
          <w:trHeight w:val="300"/>
        </w:trPr>
        <w:tc>
          <w:tcPr>
            <w:tcW w:w="762" w:type="dxa"/>
            <w:shd w:val="clear" w:color="auto" w:fill="auto"/>
            <w:noWrap/>
            <w:vAlign w:val="bottom"/>
            <w:hideMark/>
          </w:tcPr>
          <w:p w14:paraId="014E0A4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9ECB34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78A6D6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380EAA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73B7A0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66A19E6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control_scheme, solenoid, pump</w:t>
            </w:r>
          </w:p>
        </w:tc>
        <w:tc>
          <w:tcPr>
            <w:tcW w:w="971" w:type="dxa"/>
            <w:shd w:val="clear" w:color="auto" w:fill="auto"/>
            <w:noWrap/>
            <w:vAlign w:val="bottom"/>
            <w:hideMark/>
          </w:tcPr>
          <w:p w14:paraId="614701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84" w:type="dxa"/>
            <w:shd w:val="clear" w:color="auto" w:fill="auto"/>
            <w:noWrap/>
            <w:vAlign w:val="bottom"/>
            <w:hideMark/>
          </w:tcPr>
          <w:p w14:paraId="7C0CBAE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09" w:type="dxa"/>
            <w:shd w:val="clear" w:color="auto" w:fill="auto"/>
            <w:noWrap/>
            <w:vAlign w:val="bottom"/>
            <w:hideMark/>
          </w:tcPr>
          <w:p w14:paraId="0F6B39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42" w:type="dxa"/>
            <w:shd w:val="clear" w:color="auto" w:fill="auto"/>
            <w:noWrap/>
            <w:vAlign w:val="bottom"/>
            <w:hideMark/>
          </w:tcPr>
          <w:p w14:paraId="1F9796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31" w:type="dxa"/>
            <w:shd w:val="clear" w:color="auto" w:fill="auto"/>
            <w:noWrap/>
            <w:vAlign w:val="bottom"/>
            <w:hideMark/>
          </w:tcPr>
          <w:p w14:paraId="1569DD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0.0012</w:t>
            </w:r>
          </w:p>
        </w:tc>
        <w:tc>
          <w:tcPr>
            <w:tcW w:w="809" w:type="dxa"/>
            <w:shd w:val="clear" w:color="auto" w:fill="auto"/>
            <w:noWrap/>
            <w:vAlign w:val="bottom"/>
            <w:hideMark/>
          </w:tcPr>
          <w:p w14:paraId="197188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38CBF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1.1699</w:t>
            </w:r>
          </w:p>
        </w:tc>
      </w:tr>
      <w:tr w:rsidR="00E3157C" w:rsidRPr="00E3157C" w14:paraId="1AFFEB70" w14:textId="77777777" w:rsidTr="00E3157C">
        <w:trPr>
          <w:trHeight w:val="300"/>
        </w:trPr>
        <w:tc>
          <w:tcPr>
            <w:tcW w:w="762" w:type="dxa"/>
            <w:shd w:val="clear" w:color="auto" w:fill="auto"/>
            <w:noWrap/>
            <w:vAlign w:val="bottom"/>
            <w:hideMark/>
          </w:tcPr>
          <w:p w14:paraId="416EC24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11F411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37118E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796F76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59E73D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1ACE491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control_scheme, solenoid, pump</w:t>
            </w:r>
          </w:p>
        </w:tc>
        <w:tc>
          <w:tcPr>
            <w:tcW w:w="971" w:type="dxa"/>
            <w:shd w:val="clear" w:color="auto" w:fill="auto"/>
            <w:noWrap/>
            <w:vAlign w:val="bottom"/>
            <w:hideMark/>
          </w:tcPr>
          <w:p w14:paraId="76D685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84" w:type="dxa"/>
            <w:shd w:val="clear" w:color="auto" w:fill="auto"/>
            <w:noWrap/>
            <w:vAlign w:val="bottom"/>
            <w:hideMark/>
          </w:tcPr>
          <w:p w14:paraId="1EDB5E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0.8162</w:t>
            </w:r>
          </w:p>
        </w:tc>
        <w:tc>
          <w:tcPr>
            <w:tcW w:w="809" w:type="dxa"/>
            <w:shd w:val="clear" w:color="auto" w:fill="auto"/>
            <w:noWrap/>
            <w:vAlign w:val="bottom"/>
            <w:hideMark/>
          </w:tcPr>
          <w:p w14:paraId="60D1031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42" w:type="dxa"/>
            <w:shd w:val="clear" w:color="auto" w:fill="auto"/>
            <w:noWrap/>
            <w:vAlign w:val="bottom"/>
            <w:hideMark/>
          </w:tcPr>
          <w:p w14:paraId="4D7065A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0.8224</w:t>
            </w:r>
          </w:p>
        </w:tc>
        <w:tc>
          <w:tcPr>
            <w:tcW w:w="831" w:type="dxa"/>
            <w:shd w:val="clear" w:color="auto" w:fill="auto"/>
            <w:noWrap/>
            <w:vAlign w:val="bottom"/>
            <w:hideMark/>
          </w:tcPr>
          <w:p w14:paraId="6BF922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0.0012</w:t>
            </w:r>
          </w:p>
        </w:tc>
        <w:tc>
          <w:tcPr>
            <w:tcW w:w="809" w:type="dxa"/>
            <w:shd w:val="clear" w:color="auto" w:fill="auto"/>
            <w:noWrap/>
            <w:vAlign w:val="bottom"/>
            <w:hideMark/>
          </w:tcPr>
          <w:p w14:paraId="4FAFFF8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DEA926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0.6266</w:t>
            </w:r>
          </w:p>
        </w:tc>
      </w:tr>
      <w:tr w:rsidR="00E3157C" w:rsidRPr="00E3157C" w14:paraId="6FE5D0C9" w14:textId="77777777" w:rsidTr="00E3157C">
        <w:trPr>
          <w:trHeight w:val="300"/>
        </w:trPr>
        <w:tc>
          <w:tcPr>
            <w:tcW w:w="762" w:type="dxa"/>
            <w:shd w:val="clear" w:color="auto" w:fill="auto"/>
            <w:noWrap/>
            <w:vAlign w:val="bottom"/>
            <w:hideMark/>
          </w:tcPr>
          <w:p w14:paraId="66F7F5F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1A4BDA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380BB7B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4937C0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909501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155243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0FF046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84" w:type="dxa"/>
            <w:shd w:val="clear" w:color="auto" w:fill="auto"/>
            <w:noWrap/>
            <w:vAlign w:val="bottom"/>
            <w:hideMark/>
          </w:tcPr>
          <w:p w14:paraId="0FD2F0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0.7925</w:t>
            </w:r>
          </w:p>
        </w:tc>
        <w:tc>
          <w:tcPr>
            <w:tcW w:w="809" w:type="dxa"/>
            <w:shd w:val="clear" w:color="auto" w:fill="auto"/>
            <w:noWrap/>
            <w:vAlign w:val="bottom"/>
            <w:hideMark/>
          </w:tcPr>
          <w:p w14:paraId="2A5A65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42" w:type="dxa"/>
            <w:shd w:val="clear" w:color="auto" w:fill="auto"/>
            <w:noWrap/>
            <w:vAlign w:val="bottom"/>
            <w:hideMark/>
          </w:tcPr>
          <w:p w14:paraId="68F33A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0.8053</w:t>
            </w:r>
          </w:p>
        </w:tc>
        <w:tc>
          <w:tcPr>
            <w:tcW w:w="831" w:type="dxa"/>
            <w:shd w:val="clear" w:color="auto" w:fill="auto"/>
            <w:noWrap/>
            <w:vAlign w:val="bottom"/>
            <w:hideMark/>
          </w:tcPr>
          <w:p w14:paraId="5613854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0.0014</w:t>
            </w:r>
          </w:p>
        </w:tc>
        <w:tc>
          <w:tcPr>
            <w:tcW w:w="809" w:type="dxa"/>
            <w:shd w:val="clear" w:color="auto" w:fill="auto"/>
            <w:noWrap/>
            <w:vAlign w:val="bottom"/>
            <w:hideMark/>
          </w:tcPr>
          <w:p w14:paraId="45EC36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1E095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0.5934</w:t>
            </w:r>
          </w:p>
        </w:tc>
      </w:tr>
      <w:tr w:rsidR="00E3157C" w:rsidRPr="00E3157C" w14:paraId="42E84337" w14:textId="77777777" w:rsidTr="00E3157C">
        <w:trPr>
          <w:trHeight w:val="300"/>
        </w:trPr>
        <w:tc>
          <w:tcPr>
            <w:tcW w:w="762" w:type="dxa"/>
            <w:shd w:val="clear" w:color="auto" w:fill="auto"/>
            <w:noWrap/>
            <w:vAlign w:val="bottom"/>
            <w:hideMark/>
          </w:tcPr>
          <w:p w14:paraId="5E87A7B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53A7C6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7FC2B86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C2A455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CB27A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56169D7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control_scheme, solenoid, pump</w:t>
            </w:r>
          </w:p>
        </w:tc>
        <w:tc>
          <w:tcPr>
            <w:tcW w:w="971" w:type="dxa"/>
            <w:shd w:val="clear" w:color="auto" w:fill="auto"/>
            <w:noWrap/>
            <w:vAlign w:val="bottom"/>
            <w:hideMark/>
          </w:tcPr>
          <w:p w14:paraId="3CA2F2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84" w:type="dxa"/>
            <w:shd w:val="clear" w:color="auto" w:fill="auto"/>
            <w:noWrap/>
            <w:vAlign w:val="bottom"/>
            <w:hideMark/>
          </w:tcPr>
          <w:p w14:paraId="522C12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0.1229</w:t>
            </w:r>
          </w:p>
        </w:tc>
        <w:tc>
          <w:tcPr>
            <w:tcW w:w="809" w:type="dxa"/>
            <w:shd w:val="clear" w:color="auto" w:fill="auto"/>
            <w:noWrap/>
            <w:vAlign w:val="bottom"/>
            <w:hideMark/>
          </w:tcPr>
          <w:p w14:paraId="7FBC1F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6F23DC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0.1238</w:t>
            </w:r>
          </w:p>
        </w:tc>
        <w:tc>
          <w:tcPr>
            <w:tcW w:w="831" w:type="dxa"/>
            <w:shd w:val="clear" w:color="auto" w:fill="auto"/>
            <w:noWrap/>
            <w:vAlign w:val="bottom"/>
            <w:hideMark/>
          </w:tcPr>
          <w:p w14:paraId="4DBD4F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0.0012</w:t>
            </w:r>
          </w:p>
        </w:tc>
        <w:tc>
          <w:tcPr>
            <w:tcW w:w="809" w:type="dxa"/>
            <w:shd w:val="clear" w:color="auto" w:fill="auto"/>
            <w:noWrap/>
            <w:vAlign w:val="bottom"/>
            <w:hideMark/>
          </w:tcPr>
          <w:p w14:paraId="7294B3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DC6138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0.6362</w:t>
            </w:r>
          </w:p>
        </w:tc>
      </w:tr>
      <w:tr w:rsidR="00E3157C" w:rsidRPr="00E3157C" w14:paraId="35A9E096" w14:textId="77777777" w:rsidTr="00E3157C">
        <w:trPr>
          <w:trHeight w:val="300"/>
        </w:trPr>
        <w:tc>
          <w:tcPr>
            <w:tcW w:w="762" w:type="dxa"/>
            <w:shd w:val="clear" w:color="auto" w:fill="auto"/>
            <w:noWrap/>
            <w:vAlign w:val="bottom"/>
            <w:hideMark/>
          </w:tcPr>
          <w:p w14:paraId="636763A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066F33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588DF8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971C77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CFEEC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5AB6D4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32FDA3D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84" w:type="dxa"/>
            <w:shd w:val="clear" w:color="auto" w:fill="auto"/>
            <w:noWrap/>
            <w:vAlign w:val="bottom"/>
            <w:hideMark/>
          </w:tcPr>
          <w:p w14:paraId="47824C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0.1347</w:t>
            </w:r>
          </w:p>
        </w:tc>
        <w:tc>
          <w:tcPr>
            <w:tcW w:w="809" w:type="dxa"/>
            <w:shd w:val="clear" w:color="auto" w:fill="auto"/>
            <w:noWrap/>
            <w:vAlign w:val="bottom"/>
            <w:hideMark/>
          </w:tcPr>
          <w:p w14:paraId="6CCF508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w:t>
            </w:r>
          </w:p>
        </w:tc>
        <w:tc>
          <w:tcPr>
            <w:tcW w:w="842" w:type="dxa"/>
            <w:shd w:val="clear" w:color="auto" w:fill="auto"/>
            <w:noWrap/>
            <w:vAlign w:val="bottom"/>
            <w:hideMark/>
          </w:tcPr>
          <w:p w14:paraId="68506E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0.1217</w:t>
            </w:r>
          </w:p>
        </w:tc>
        <w:tc>
          <w:tcPr>
            <w:tcW w:w="831" w:type="dxa"/>
            <w:shd w:val="clear" w:color="auto" w:fill="auto"/>
            <w:noWrap/>
            <w:vAlign w:val="bottom"/>
            <w:hideMark/>
          </w:tcPr>
          <w:p w14:paraId="70AF1E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0.0014</w:t>
            </w:r>
          </w:p>
        </w:tc>
        <w:tc>
          <w:tcPr>
            <w:tcW w:w="809" w:type="dxa"/>
            <w:shd w:val="clear" w:color="auto" w:fill="auto"/>
            <w:noWrap/>
            <w:vAlign w:val="bottom"/>
            <w:hideMark/>
          </w:tcPr>
          <w:p w14:paraId="0934BC1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7201A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0.5831</w:t>
            </w:r>
          </w:p>
        </w:tc>
      </w:tr>
      <w:tr w:rsidR="00E3157C" w:rsidRPr="00E3157C" w14:paraId="51BEC8E4" w14:textId="77777777" w:rsidTr="00E3157C">
        <w:trPr>
          <w:trHeight w:val="300"/>
        </w:trPr>
        <w:tc>
          <w:tcPr>
            <w:tcW w:w="762" w:type="dxa"/>
            <w:shd w:val="clear" w:color="auto" w:fill="auto"/>
            <w:noWrap/>
            <w:vAlign w:val="bottom"/>
            <w:hideMark/>
          </w:tcPr>
          <w:p w14:paraId="5119B56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25030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396AAF1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CCB8C1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7CA82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6EF3FC6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 solenoid, deadband</w:t>
            </w:r>
          </w:p>
        </w:tc>
        <w:tc>
          <w:tcPr>
            <w:tcW w:w="971" w:type="dxa"/>
            <w:shd w:val="clear" w:color="auto" w:fill="auto"/>
            <w:noWrap/>
            <w:vAlign w:val="bottom"/>
            <w:hideMark/>
          </w:tcPr>
          <w:p w14:paraId="212636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84" w:type="dxa"/>
            <w:shd w:val="clear" w:color="auto" w:fill="auto"/>
            <w:noWrap/>
            <w:vAlign w:val="bottom"/>
            <w:hideMark/>
          </w:tcPr>
          <w:p w14:paraId="520DA8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09" w:type="dxa"/>
            <w:shd w:val="clear" w:color="auto" w:fill="auto"/>
            <w:noWrap/>
            <w:vAlign w:val="bottom"/>
            <w:hideMark/>
          </w:tcPr>
          <w:p w14:paraId="710156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42" w:type="dxa"/>
            <w:shd w:val="clear" w:color="auto" w:fill="auto"/>
            <w:noWrap/>
            <w:vAlign w:val="bottom"/>
            <w:hideMark/>
          </w:tcPr>
          <w:p w14:paraId="5B7072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31" w:type="dxa"/>
            <w:shd w:val="clear" w:color="auto" w:fill="auto"/>
            <w:noWrap/>
            <w:vAlign w:val="bottom"/>
            <w:hideMark/>
          </w:tcPr>
          <w:p w14:paraId="03EE1F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612A8C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855E1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1.4411</w:t>
            </w:r>
          </w:p>
        </w:tc>
      </w:tr>
      <w:tr w:rsidR="00E3157C" w:rsidRPr="00E3157C" w14:paraId="05D38961" w14:textId="77777777" w:rsidTr="00E3157C">
        <w:trPr>
          <w:trHeight w:val="300"/>
        </w:trPr>
        <w:tc>
          <w:tcPr>
            <w:tcW w:w="762" w:type="dxa"/>
            <w:shd w:val="clear" w:color="auto" w:fill="auto"/>
            <w:noWrap/>
            <w:vAlign w:val="bottom"/>
            <w:hideMark/>
          </w:tcPr>
          <w:p w14:paraId="1F2DAB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606B0A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39B3448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D594E7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624912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53E2A35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38A251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84" w:type="dxa"/>
            <w:shd w:val="clear" w:color="auto" w:fill="auto"/>
            <w:noWrap/>
            <w:vAlign w:val="bottom"/>
            <w:hideMark/>
          </w:tcPr>
          <w:p w14:paraId="461F40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09" w:type="dxa"/>
            <w:shd w:val="clear" w:color="auto" w:fill="auto"/>
            <w:noWrap/>
            <w:vAlign w:val="bottom"/>
            <w:hideMark/>
          </w:tcPr>
          <w:p w14:paraId="37EBE4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42" w:type="dxa"/>
            <w:shd w:val="clear" w:color="auto" w:fill="auto"/>
            <w:noWrap/>
            <w:vAlign w:val="bottom"/>
            <w:hideMark/>
          </w:tcPr>
          <w:p w14:paraId="6FA699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31" w:type="dxa"/>
            <w:shd w:val="clear" w:color="auto" w:fill="auto"/>
            <w:noWrap/>
            <w:vAlign w:val="bottom"/>
            <w:hideMark/>
          </w:tcPr>
          <w:p w14:paraId="6563C7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3FF64C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6D49E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1.0233</w:t>
            </w:r>
          </w:p>
        </w:tc>
      </w:tr>
      <w:tr w:rsidR="00E3157C" w:rsidRPr="00E3157C" w14:paraId="4172C31E" w14:textId="77777777" w:rsidTr="00E3157C">
        <w:trPr>
          <w:trHeight w:val="300"/>
        </w:trPr>
        <w:tc>
          <w:tcPr>
            <w:tcW w:w="762" w:type="dxa"/>
            <w:shd w:val="clear" w:color="auto" w:fill="auto"/>
            <w:noWrap/>
            <w:vAlign w:val="bottom"/>
            <w:hideMark/>
          </w:tcPr>
          <w:p w14:paraId="1F49EEE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25F1B9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45B32E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5F8996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D22EC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2FCD29B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6CC51CC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84" w:type="dxa"/>
            <w:shd w:val="clear" w:color="auto" w:fill="auto"/>
            <w:noWrap/>
            <w:vAlign w:val="bottom"/>
            <w:hideMark/>
          </w:tcPr>
          <w:p w14:paraId="60ECED7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09" w:type="dxa"/>
            <w:shd w:val="clear" w:color="auto" w:fill="auto"/>
            <w:noWrap/>
            <w:vAlign w:val="bottom"/>
            <w:hideMark/>
          </w:tcPr>
          <w:p w14:paraId="7C5E77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42" w:type="dxa"/>
            <w:shd w:val="clear" w:color="auto" w:fill="auto"/>
            <w:noWrap/>
            <w:vAlign w:val="bottom"/>
            <w:hideMark/>
          </w:tcPr>
          <w:p w14:paraId="4F0DB7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31" w:type="dxa"/>
            <w:shd w:val="clear" w:color="auto" w:fill="auto"/>
            <w:noWrap/>
            <w:vAlign w:val="bottom"/>
            <w:hideMark/>
          </w:tcPr>
          <w:p w14:paraId="5C54333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253E98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D7520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1.0105</w:t>
            </w:r>
          </w:p>
        </w:tc>
      </w:tr>
      <w:tr w:rsidR="00E3157C" w:rsidRPr="00E3157C" w14:paraId="56C638FD" w14:textId="77777777" w:rsidTr="00E3157C">
        <w:trPr>
          <w:trHeight w:val="300"/>
        </w:trPr>
        <w:tc>
          <w:tcPr>
            <w:tcW w:w="762" w:type="dxa"/>
            <w:shd w:val="clear" w:color="auto" w:fill="auto"/>
            <w:noWrap/>
            <w:vAlign w:val="bottom"/>
            <w:hideMark/>
          </w:tcPr>
          <w:p w14:paraId="6AB439E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1F1F25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08F7D2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64F6D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036BD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5F047E4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4A6C56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84" w:type="dxa"/>
            <w:shd w:val="clear" w:color="auto" w:fill="auto"/>
            <w:noWrap/>
            <w:vAlign w:val="bottom"/>
            <w:hideMark/>
          </w:tcPr>
          <w:p w14:paraId="3947487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0.8164</w:t>
            </w:r>
          </w:p>
        </w:tc>
        <w:tc>
          <w:tcPr>
            <w:tcW w:w="809" w:type="dxa"/>
            <w:shd w:val="clear" w:color="auto" w:fill="auto"/>
            <w:noWrap/>
            <w:vAlign w:val="bottom"/>
            <w:hideMark/>
          </w:tcPr>
          <w:p w14:paraId="7EB356C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42" w:type="dxa"/>
            <w:shd w:val="clear" w:color="auto" w:fill="auto"/>
            <w:noWrap/>
            <w:vAlign w:val="bottom"/>
            <w:hideMark/>
          </w:tcPr>
          <w:p w14:paraId="41157C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0.8224</w:t>
            </w:r>
          </w:p>
        </w:tc>
        <w:tc>
          <w:tcPr>
            <w:tcW w:w="831" w:type="dxa"/>
            <w:shd w:val="clear" w:color="auto" w:fill="auto"/>
            <w:noWrap/>
            <w:vAlign w:val="bottom"/>
            <w:hideMark/>
          </w:tcPr>
          <w:p w14:paraId="705A8F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5D39E3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0DBAE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0.6138</w:t>
            </w:r>
          </w:p>
        </w:tc>
      </w:tr>
      <w:tr w:rsidR="00E3157C" w:rsidRPr="00E3157C" w14:paraId="2959226F" w14:textId="77777777" w:rsidTr="00E3157C">
        <w:trPr>
          <w:trHeight w:val="300"/>
        </w:trPr>
        <w:tc>
          <w:tcPr>
            <w:tcW w:w="762" w:type="dxa"/>
            <w:shd w:val="clear" w:color="auto" w:fill="auto"/>
            <w:noWrap/>
            <w:vAlign w:val="bottom"/>
            <w:hideMark/>
          </w:tcPr>
          <w:p w14:paraId="0D85231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7A019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64089FE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9EB7A3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9BCA8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759D429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2D104D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84" w:type="dxa"/>
            <w:shd w:val="clear" w:color="auto" w:fill="auto"/>
            <w:noWrap/>
            <w:vAlign w:val="bottom"/>
            <w:hideMark/>
          </w:tcPr>
          <w:p w14:paraId="656BE6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0.8164</w:t>
            </w:r>
          </w:p>
        </w:tc>
        <w:tc>
          <w:tcPr>
            <w:tcW w:w="809" w:type="dxa"/>
            <w:shd w:val="clear" w:color="auto" w:fill="auto"/>
            <w:noWrap/>
            <w:vAlign w:val="bottom"/>
            <w:hideMark/>
          </w:tcPr>
          <w:p w14:paraId="777E10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42" w:type="dxa"/>
            <w:shd w:val="clear" w:color="auto" w:fill="auto"/>
            <w:noWrap/>
            <w:vAlign w:val="bottom"/>
            <w:hideMark/>
          </w:tcPr>
          <w:p w14:paraId="3A4191E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0.8224</w:t>
            </w:r>
          </w:p>
        </w:tc>
        <w:tc>
          <w:tcPr>
            <w:tcW w:w="831" w:type="dxa"/>
            <w:shd w:val="clear" w:color="auto" w:fill="auto"/>
            <w:noWrap/>
            <w:vAlign w:val="bottom"/>
            <w:hideMark/>
          </w:tcPr>
          <w:p w14:paraId="00874F7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62006E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59968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0.6273</w:t>
            </w:r>
          </w:p>
        </w:tc>
      </w:tr>
      <w:tr w:rsidR="00E3157C" w:rsidRPr="00E3157C" w14:paraId="679F6E4F" w14:textId="77777777" w:rsidTr="00E3157C">
        <w:trPr>
          <w:trHeight w:val="300"/>
        </w:trPr>
        <w:tc>
          <w:tcPr>
            <w:tcW w:w="762" w:type="dxa"/>
            <w:shd w:val="clear" w:color="auto" w:fill="auto"/>
            <w:noWrap/>
            <w:vAlign w:val="bottom"/>
            <w:hideMark/>
          </w:tcPr>
          <w:p w14:paraId="5B8AB39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319B68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3C7D064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365CCF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37437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6C9096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 solenoid, deadband</w:t>
            </w:r>
          </w:p>
        </w:tc>
        <w:tc>
          <w:tcPr>
            <w:tcW w:w="971" w:type="dxa"/>
            <w:shd w:val="clear" w:color="auto" w:fill="auto"/>
            <w:noWrap/>
            <w:vAlign w:val="bottom"/>
            <w:hideMark/>
          </w:tcPr>
          <w:p w14:paraId="01D80B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84" w:type="dxa"/>
            <w:shd w:val="clear" w:color="auto" w:fill="auto"/>
            <w:noWrap/>
            <w:vAlign w:val="bottom"/>
            <w:hideMark/>
          </w:tcPr>
          <w:p w14:paraId="58304F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0.8098</w:t>
            </w:r>
          </w:p>
        </w:tc>
        <w:tc>
          <w:tcPr>
            <w:tcW w:w="809" w:type="dxa"/>
            <w:shd w:val="clear" w:color="auto" w:fill="auto"/>
            <w:noWrap/>
            <w:vAlign w:val="bottom"/>
            <w:hideMark/>
          </w:tcPr>
          <w:p w14:paraId="505F14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42" w:type="dxa"/>
            <w:shd w:val="clear" w:color="auto" w:fill="auto"/>
            <w:noWrap/>
            <w:vAlign w:val="bottom"/>
            <w:hideMark/>
          </w:tcPr>
          <w:p w14:paraId="6A90B7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0.8189</w:t>
            </w:r>
          </w:p>
        </w:tc>
        <w:tc>
          <w:tcPr>
            <w:tcW w:w="831" w:type="dxa"/>
            <w:shd w:val="clear" w:color="auto" w:fill="auto"/>
            <w:noWrap/>
            <w:vAlign w:val="bottom"/>
            <w:hideMark/>
          </w:tcPr>
          <w:p w14:paraId="4CCA308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03B492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168AC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0.601</w:t>
            </w:r>
          </w:p>
        </w:tc>
      </w:tr>
      <w:tr w:rsidR="00E3157C" w:rsidRPr="00E3157C" w14:paraId="1BB184DA" w14:textId="77777777" w:rsidTr="00E3157C">
        <w:trPr>
          <w:trHeight w:val="300"/>
        </w:trPr>
        <w:tc>
          <w:tcPr>
            <w:tcW w:w="762" w:type="dxa"/>
            <w:shd w:val="clear" w:color="auto" w:fill="auto"/>
            <w:noWrap/>
            <w:vAlign w:val="bottom"/>
            <w:hideMark/>
          </w:tcPr>
          <w:p w14:paraId="6A57B9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265ADB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51C6C61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1AAFE9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7F56E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0DAB4B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7F7E920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84" w:type="dxa"/>
            <w:shd w:val="clear" w:color="auto" w:fill="auto"/>
            <w:noWrap/>
            <w:vAlign w:val="bottom"/>
            <w:hideMark/>
          </w:tcPr>
          <w:p w14:paraId="35B4F1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0.1229</w:t>
            </w:r>
          </w:p>
        </w:tc>
        <w:tc>
          <w:tcPr>
            <w:tcW w:w="809" w:type="dxa"/>
            <w:shd w:val="clear" w:color="auto" w:fill="auto"/>
            <w:noWrap/>
            <w:vAlign w:val="bottom"/>
            <w:hideMark/>
          </w:tcPr>
          <w:p w14:paraId="79A78F1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2C28AB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0.1238</w:t>
            </w:r>
          </w:p>
        </w:tc>
        <w:tc>
          <w:tcPr>
            <w:tcW w:w="831" w:type="dxa"/>
            <w:shd w:val="clear" w:color="auto" w:fill="auto"/>
            <w:noWrap/>
            <w:vAlign w:val="bottom"/>
            <w:hideMark/>
          </w:tcPr>
          <w:p w14:paraId="2F59D1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23B809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659BC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0.6184</w:t>
            </w:r>
          </w:p>
        </w:tc>
      </w:tr>
      <w:tr w:rsidR="00E3157C" w:rsidRPr="00E3157C" w14:paraId="49E85724" w14:textId="77777777" w:rsidTr="00E3157C">
        <w:trPr>
          <w:trHeight w:val="300"/>
        </w:trPr>
        <w:tc>
          <w:tcPr>
            <w:tcW w:w="762" w:type="dxa"/>
            <w:shd w:val="clear" w:color="auto" w:fill="auto"/>
            <w:noWrap/>
            <w:vAlign w:val="bottom"/>
            <w:hideMark/>
          </w:tcPr>
          <w:p w14:paraId="04424D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EB26A6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1DA9F8E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CBF2C0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D0A095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35167E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3AF121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84" w:type="dxa"/>
            <w:shd w:val="clear" w:color="auto" w:fill="auto"/>
            <w:noWrap/>
            <w:vAlign w:val="bottom"/>
            <w:hideMark/>
          </w:tcPr>
          <w:p w14:paraId="4F9C85A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0.1229</w:t>
            </w:r>
          </w:p>
        </w:tc>
        <w:tc>
          <w:tcPr>
            <w:tcW w:w="809" w:type="dxa"/>
            <w:shd w:val="clear" w:color="auto" w:fill="auto"/>
            <w:noWrap/>
            <w:vAlign w:val="bottom"/>
            <w:hideMark/>
          </w:tcPr>
          <w:p w14:paraId="42C11C5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0568C4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0.1238</w:t>
            </w:r>
          </w:p>
        </w:tc>
        <w:tc>
          <w:tcPr>
            <w:tcW w:w="831" w:type="dxa"/>
            <w:shd w:val="clear" w:color="auto" w:fill="auto"/>
            <w:noWrap/>
            <w:vAlign w:val="bottom"/>
            <w:hideMark/>
          </w:tcPr>
          <w:p w14:paraId="1F4ABB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10FF9E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9749E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0.6432</w:t>
            </w:r>
          </w:p>
        </w:tc>
      </w:tr>
      <w:tr w:rsidR="00E3157C" w:rsidRPr="00E3157C" w14:paraId="0A92BA45" w14:textId="77777777" w:rsidTr="00E3157C">
        <w:trPr>
          <w:trHeight w:val="300"/>
        </w:trPr>
        <w:tc>
          <w:tcPr>
            <w:tcW w:w="762" w:type="dxa"/>
            <w:shd w:val="clear" w:color="auto" w:fill="auto"/>
            <w:noWrap/>
            <w:vAlign w:val="bottom"/>
            <w:hideMark/>
          </w:tcPr>
          <w:p w14:paraId="7163E20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FE2501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4826D1B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448AAD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2CE743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054C21D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 solenoid, deadband</w:t>
            </w:r>
          </w:p>
        </w:tc>
        <w:tc>
          <w:tcPr>
            <w:tcW w:w="971" w:type="dxa"/>
            <w:shd w:val="clear" w:color="auto" w:fill="auto"/>
            <w:noWrap/>
            <w:vAlign w:val="bottom"/>
            <w:hideMark/>
          </w:tcPr>
          <w:p w14:paraId="54BBFF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84" w:type="dxa"/>
            <w:shd w:val="clear" w:color="auto" w:fill="auto"/>
            <w:noWrap/>
            <w:vAlign w:val="bottom"/>
            <w:hideMark/>
          </w:tcPr>
          <w:p w14:paraId="4B4A0C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0.1227</w:t>
            </w:r>
          </w:p>
        </w:tc>
        <w:tc>
          <w:tcPr>
            <w:tcW w:w="809" w:type="dxa"/>
            <w:shd w:val="clear" w:color="auto" w:fill="auto"/>
            <w:noWrap/>
            <w:vAlign w:val="bottom"/>
            <w:hideMark/>
          </w:tcPr>
          <w:p w14:paraId="72C28BB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2C75E1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0.1233</w:t>
            </w:r>
          </w:p>
        </w:tc>
        <w:tc>
          <w:tcPr>
            <w:tcW w:w="831" w:type="dxa"/>
            <w:shd w:val="clear" w:color="auto" w:fill="auto"/>
            <w:noWrap/>
            <w:vAlign w:val="bottom"/>
            <w:hideMark/>
          </w:tcPr>
          <w:p w14:paraId="415D15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2B0DFA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2510D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0.6388</w:t>
            </w:r>
          </w:p>
        </w:tc>
      </w:tr>
      <w:tr w:rsidR="00E3157C" w:rsidRPr="00E3157C" w14:paraId="70F50702" w14:textId="77777777" w:rsidTr="00E3157C">
        <w:trPr>
          <w:trHeight w:val="300"/>
        </w:trPr>
        <w:tc>
          <w:tcPr>
            <w:tcW w:w="762" w:type="dxa"/>
            <w:shd w:val="clear" w:color="auto" w:fill="auto"/>
            <w:noWrap/>
            <w:vAlign w:val="bottom"/>
            <w:hideMark/>
          </w:tcPr>
          <w:p w14:paraId="3A00993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403D7D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627CE1D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BF0196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750B04F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42C975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 pump</w:t>
            </w:r>
          </w:p>
        </w:tc>
        <w:tc>
          <w:tcPr>
            <w:tcW w:w="971" w:type="dxa"/>
            <w:shd w:val="clear" w:color="auto" w:fill="auto"/>
            <w:noWrap/>
            <w:vAlign w:val="bottom"/>
            <w:hideMark/>
          </w:tcPr>
          <w:p w14:paraId="45BC1AF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0.8285</w:t>
            </w:r>
          </w:p>
        </w:tc>
        <w:tc>
          <w:tcPr>
            <w:tcW w:w="884" w:type="dxa"/>
            <w:shd w:val="clear" w:color="auto" w:fill="auto"/>
            <w:noWrap/>
            <w:vAlign w:val="bottom"/>
            <w:hideMark/>
          </w:tcPr>
          <w:p w14:paraId="5C637AF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0.8285</w:t>
            </w:r>
          </w:p>
        </w:tc>
        <w:tc>
          <w:tcPr>
            <w:tcW w:w="809" w:type="dxa"/>
            <w:shd w:val="clear" w:color="auto" w:fill="auto"/>
            <w:noWrap/>
            <w:vAlign w:val="bottom"/>
            <w:hideMark/>
          </w:tcPr>
          <w:p w14:paraId="6F70BA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0.8285</w:t>
            </w:r>
          </w:p>
        </w:tc>
        <w:tc>
          <w:tcPr>
            <w:tcW w:w="842" w:type="dxa"/>
            <w:shd w:val="clear" w:color="auto" w:fill="auto"/>
            <w:noWrap/>
            <w:vAlign w:val="bottom"/>
            <w:hideMark/>
          </w:tcPr>
          <w:p w14:paraId="52BC4F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0.8285</w:t>
            </w:r>
          </w:p>
        </w:tc>
        <w:tc>
          <w:tcPr>
            <w:tcW w:w="831" w:type="dxa"/>
            <w:shd w:val="clear" w:color="auto" w:fill="auto"/>
            <w:noWrap/>
            <w:vAlign w:val="bottom"/>
            <w:hideMark/>
          </w:tcPr>
          <w:p w14:paraId="1D373E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0.0014</w:t>
            </w:r>
          </w:p>
        </w:tc>
        <w:tc>
          <w:tcPr>
            <w:tcW w:w="809" w:type="dxa"/>
            <w:shd w:val="clear" w:color="auto" w:fill="auto"/>
            <w:noWrap/>
            <w:vAlign w:val="bottom"/>
            <w:hideMark/>
          </w:tcPr>
          <w:p w14:paraId="6B731D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A412A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0.9888</w:t>
            </w:r>
          </w:p>
        </w:tc>
      </w:tr>
      <w:tr w:rsidR="00E3157C" w:rsidRPr="00E3157C" w14:paraId="0174C3A8" w14:textId="77777777" w:rsidTr="00E3157C">
        <w:trPr>
          <w:trHeight w:val="300"/>
        </w:trPr>
        <w:tc>
          <w:tcPr>
            <w:tcW w:w="762" w:type="dxa"/>
            <w:shd w:val="clear" w:color="auto" w:fill="auto"/>
            <w:noWrap/>
            <w:vAlign w:val="bottom"/>
            <w:hideMark/>
          </w:tcPr>
          <w:p w14:paraId="031ABC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33C7261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7A0CA66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259C0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8406F5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3AFCC1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 pump</w:t>
            </w:r>
          </w:p>
        </w:tc>
        <w:tc>
          <w:tcPr>
            <w:tcW w:w="971" w:type="dxa"/>
            <w:shd w:val="clear" w:color="auto" w:fill="auto"/>
            <w:noWrap/>
            <w:vAlign w:val="bottom"/>
            <w:hideMark/>
          </w:tcPr>
          <w:p w14:paraId="0DA134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0.8285</w:t>
            </w:r>
          </w:p>
        </w:tc>
        <w:tc>
          <w:tcPr>
            <w:tcW w:w="884" w:type="dxa"/>
            <w:shd w:val="clear" w:color="auto" w:fill="auto"/>
            <w:noWrap/>
            <w:vAlign w:val="bottom"/>
            <w:hideMark/>
          </w:tcPr>
          <w:p w14:paraId="7C6E69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0.8172</w:t>
            </w:r>
          </w:p>
        </w:tc>
        <w:tc>
          <w:tcPr>
            <w:tcW w:w="809" w:type="dxa"/>
            <w:shd w:val="clear" w:color="auto" w:fill="auto"/>
            <w:noWrap/>
            <w:vAlign w:val="bottom"/>
            <w:hideMark/>
          </w:tcPr>
          <w:p w14:paraId="32C3C4C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0.8285</w:t>
            </w:r>
          </w:p>
        </w:tc>
        <w:tc>
          <w:tcPr>
            <w:tcW w:w="842" w:type="dxa"/>
            <w:shd w:val="clear" w:color="auto" w:fill="auto"/>
            <w:noWrap/>
            <w:vAlign w:val="bottom"/>
            <w:hideMark/>
          </w:tcPr>
          <w:p w14:paraId="1B6092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0.8228</w:t>
            </w:r>
          </w:p>
        </w:tc>
        <w:tc>
          <w:tcPr>
            <w:tcW w:w="831" w:type="dxa"/>
            <w:shd w:val="clear" w:color="auto" w:fill="auto"/>
            <w:noWrap/>
            <w:vAlign w:val="bottom"/>
            <w:hideMark/>
          </w:tcPr>
          <w:p w14:paraId="62ECCF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0.0014</w:t>
            </w:r>
          </w:p>
        </w:tc>
        <w:tc>
          <w:tcPr>
            <w:tcW w:w="809" w:type="dxa"/>
            <w:shd w:val="clear" w:color="auto" w:fill="auto"/>
            <w:noWrap/>
            <w:vAlign w:val="bottom"/>
            <w:hideMark/>
          </w:tcPr>
          <w:p w14:paraId="31E0C2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68EDB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0.6248</w:t>
            </w:r>
          </w:p>
        </w:tc>
      </w:tr>
      <w:tr w:rsidR="00E3157C" w:rsidRPr="00E3157C" w14:paraId="42E9F3C3" w14:textId="77777777" w:rsidTr="00E3157C">
        <w:trPr>
          <w:trHeight w:val="300"/>
        </w:trPr>
        <w:tc>
          <w:tcPr>
            <w:tcW w:w="762" w:type="dxa"/>
            <w:shd w:val="clear" w:color="auto" w:fill="auto"/>
            <w:noWrap/>
            <w:vAlign w:val="bottom"/>
            <w:hideMark/>
          </w:tcPr>
          <w:p w14:paraId="7782B50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C67EC2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69DC012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825967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50AA7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54CBA9C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 pump</w:t>
            </w:r>
          </w:p>
        </w:tc>
        <w:tc>
          <w:tcPr>
            <w:tcW w:w="971" w:type="dxa"/>
            <w:shd w:val="clear" w:color="auto" w:fill="auto"/>
            <w:noWrap/>
            <w:vAlign w:val="bottom"/>
            <w:hideMark/>
          </w:tcPr>
          <w:p w14:paraId="243C85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0.8285</w:t>
            </w:r>
          </w:p>
        </w:tc>
        <w:tc>
          <w:tcPr>
            <w:tcW w:w="884" w:type="dxa"/>
            <w:shd w:val="clear" w:color="auto" w:fill="auto"/>
            <w:noWrap/>
            <w:vAlign w:val="bottom"/>
            <w:hideMark/>
          </w:tcPr>
          <w:p w14:paraId="40D0687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w:t>
            </w:r>
          </w:p>
        </w:tc>
        <w:tc>
          <w:tcPr>
            <w:tcW w:w="809" w:type="dxa"/>
            <w:shd w:val="clear" w:color="auto" w:fill="auto"/>
            <w:noWrap/>
            <w:vAlign w:val="bottom"/>
            <w:hideMark/>
          </w:tcPr>
          <w:p w14:paraId="1644D8B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6A3A36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0.1238</w:t>
            </w:r>
          </w:p>
        </w:tc>
        <w:tc>
          <w:tcPr>
            <w:tcW w:w="831" w:type="dxa"/>
            <w:shd w:val="clear" w:color="auto" w:fill="auto"/>
            <w:noWrap/>
            <w:vAlign w:val="bottom"/>
            <w:hideMark/>
          </w:tcPr>
          <w:p w14:paraId="56514B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0.0014</w:t>
            </w:r>
          </w:p>
        </w:tc>
        <w:tc>
          <w:tcPr>
            <w:tcW w:w="809" w:type="dxa"/>
            <w:shd w:val="clear" w:color="auto" w:fill="auto"/>
            <w:noWrap/>
            <w:vAlign w:val="bottom"/>
            <w:hideMark/>
          </w:tcPr>
          <w:p w14:paraId="07CBD7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209F43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0.6623</w:t>
            </w:r>
          </w:p>
        </w:tc>
      </w:tr>
      <w:tr w:rsidR="00E3157C" w:rsidRPr="00E3157C" w14:paraId="4C277CC9" w14:textId="77777777" w:rsidTr="00E3157C">
        <w:trPr>
          <w:trHeight w:val="300"/>
        </w:trPr>
        <w:tc>
          <w:tcPr>
            <w:tcW w:w="762" w:type="dxa"/>
            <w:shd w:val="clear" w:color="auto" w:fill="auto"/>
            <w:noWrap/>
            <w:vAlign w:val="bottom"/>
            <w:hideMark/>
          </w:tcPr>
          <w:p w14:paraId="2439524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615A6B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47A8795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542E7E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2C83E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2707E35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74A9DA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0.8284</w:t>
            </w:r>
          </w:p>
        </w:tc>
        <w:tc>
          <w:tcPr>
            <w:tcW w:w="884" w:type="dxa"/>
            <w:shd w:val="clear" w:color="auto" w:fill="auto"/>
            <w:noWrap/>
            <w:vAlign w:val="bottom"/>
            <w:hideMark/>
          </w:tcPr>
          <w:p w14:paraId="33415B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0.8284</w:t>
            </w:r>
          </w:p>
        </w:tc>
        <w:tc>
          <w:tcPr>
            <w:tcW w:w="809" w:type="dxa"/>
            <w:shd w:val="clear" w:color="auto" w:fill="auto"/>
            <w:noWrap/>
            <w:vAlign w:val="bottom"/>
            <w:hideMark/>
          </w:tcPr>
          <w:p w14:paraId="6D581CF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0.8284</w:t>
            </w:r>
          </w:p>
        </w:tc>
        <w:tc>
          <w:tcPr>
            <w:tcW w:w="842" w:type="dxa"/>
            <w:shd w:val="clear" w:color="auto" w:fill="auto"/>
            <w:noWrap/>
            <w:vAlign w:val="bottom"/>
            <w:hideMark/>
          </w:tcPr>
          <w:p w14:paraId="685B3B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0.8284</w:t>
            </w:r>
          </w:p>
        </w:tc>
        <w:tc>
          <w:tcPr>
            <w:tcW w:w="831" w:type="dxa"/>
            <w:shd w:val="clear" w:color="auto" w:fill="auto"/>
            <w:noWrap/>
            <w:vAlign w:val="bottom"/>
            <w:hideMark/>
          </w:tcPr>
          <w:p w14:paraId="0F043B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0.0015</w:t>
            </w:r>
          </w:p>
        </w:tc>
        <w:tc>
          <w:tcPr>
            <w:tcW w:w="809" w:type="dxa"/>
            <w:shd w:val="clear" w:color="auto" w:fill="auto"/>
            <w:noWrap/>
            <w:vAlign w:val="bottom"/>
            <w:hideMark/>
          </w:tcPr>
          <w:p w14:paraId="306AF1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1B79D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0.9746</w:t>
            </w:r>
          </w:p>
        </w:tc>
      </w:tr>
      <w:tr w:rsidR="00E3157C" w:rsidRPr="00E3157C" w14:paraId="6353ECBD" w14:textId="77777777" w:rsidTr="00E3157C">
        <w:trPr>
          <w:trHeight w:val="300"/>
        </w:trPr>
        <w:tc>
          <w:tcPr>
            <w:tcW w:w="762" w:type="dxa"/>
            <w:shd w:val="clear" w:color="auto" w:fill="auto"/>
            <w:noWrap/>
            <w:vAlign w:val="bottom"/>
            <w:hideMark/>
          </w:tcPr>
          <w:p w14:paraId="21EB0D8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173AE9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5DFDC4E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B788B6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A8961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535F55E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0B6F33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0.8284</w:t>
            </w:r>
          </w:p>
        </w:tc>
        <w:tc>
          <w:tcPr>
            <w:tcW w:w="884" w:type="dxa"/>
            <w:shd w:val="clear" w:color="auto" w:fill="auto"/>
            <w:noWrap/>
            <w:vAlign w:val="bottom"/>
            <w:hideMark/>
          </w:tcPr>
          <w:p w14:paraId="44183C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0.8041</w:t>
            </w:r>
          </w:p>
        </w:tc>
        <w:tc>
          <w:tcPr>
            <w:tcW w:w="809" w:type="dxa"/>
            <w:shd w:val="clear" w:color="auto" w:fill="auto"/>
            <w:noWrap/>
            <w:vAlign w:val="bottom"/>
            <w:hideMark/>
          </w:tcPr>
          <w:p w14:paraId="70D2E3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0.8284</w:t>
            </w:r>
          </w:p>
        </w:tc>
        <w:tc>
          <w:tcPr>
            <w:tcW w:w="842" w:type="dxa"/>
            <w:shd w:val="clear" w:color="auto" w:fill="auto"/>
            <w:noWrap/>
            <w:vAlign w:val="bottom"/>
            <w:hideMark/>
          </w:tcPr>
          <w:p w14:paraId="656FD2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0.8153</w:t>
            </w:r>
          </w:p>
        </w:tc>
        <w:tc>
          <w:tcPr>
            <w:tcW w:w="831" w:type="dxa"/>
            <w:shd w:val="clear" w:color="auto" w:fill="auto"/>
            <w:noWrap/>
            <w:vAlign w:val="bottom"/>
            <w:hideMark/>
          </w:tcPr>
          <w:p w14:paraId="0DEFB4C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0.0015</w:t>
            </w:r>
          </w:p>
        </w:tc>
        <w:tc>
          <w:tcPr>
            <w:tcW w:w="809" w:type="dxa"/>
            <w:shd w:val="clear" w:color="auto" w:fill="auto"/>
            <w:noWrap/>
            <w:vAlign w:val="bottom"/>
            <w:hideMark/>
          </w:tcPr>
          <w:p w14:paraId="3FF693F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197B0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0.5888</w:t>
            </w:r>
          </w:p>
        </w:tc>
      </w:tr>
      <w:tr w:rsidR="00E3157C" w:rsidRPr="00E3157C" w14:paraId="1CC7EBF8" w14:textId="77777777" w:rsidTr="00E3157C">
        <w:trPr>
          <w:trHeight w:val="300"/>
        </w:trPr>
        <w:tc>
          <w:tcPr>
            <w:tcW w:w="762" w:type="dxa"/>
            <w:shd w:val="clear" w:color="auto" w:fill="auto"/>
            <w:noWrap/>
            <w:vAlign w:val="bottom"/>
            <w:hideMark/>
          </w:tcPr>
          <w:p w14:paraId="25ADFC4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EB4260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0023CC8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8697BA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1B8B8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268F414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60C7AC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0.8284</w:t>
            </w:r>
          </w:p>
        </w:tc>
        <w:tc>
          <w:tcPr>
            <w:tcW w:w="884" w:type="dxa"/>
            <w:shd w:val="clear" w:color="auto" w:fill="auto"/>
            <w:noWrap/>
            <w:vAlign w:val="bottom"/>
            <w:hideMark/>
          </w:tcPr>
          <w:p w14:paraId="6733FF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w:t>
            </w:r>
          </w:p>
        </w:tc>
        <w:tc>
          <w:tcPr>
            <w:tcW w:w="809" w:type="dxa"/>
            <w:shd w:val="clear" w:color="auto" w:fill="auto"/>
            <w:noWrap/>
            <w:vAlign w:val="bottom"/>
            <w:hideMark/>
          </w:tcPr>
          <w:p w14:paraId="50DDE6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0.1249</w:t>
            </w:r>
          </w:p>
        </w:tc>
        <w:tc>
          <w:tcPr>
            <w:tcW w:w="842" w:type="dxa"/>
            <w:shd w:val="clear" w:color="auto" w:fill="auto"/>
            <w:noWrap/>
            <w:vAlign w:val="bottom"/>
            <w:hideMark/>
          </w:tcPr>
          <w:p w14:paraId="6BF3135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0.1231</w:t>
            </w:r>
          </w:p>
        </w:tc>
        <w:tc>
          <w:tcPr>
            <w:tcW w:w="831" w:type="dxa"/>
            <w:shd w:val="clear" w:color="auto" w:fill="auto"/>
            <w:noWrap/>
            <w:vAlign w:val="bottom"/>
            <w:hideMark/>
          </w:tcPr>
          <w:p w14:paraId="673990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0.0015</w:t>
            </w:r>
          </w:p>
        </w:tc>
        <w:tc>
          <w:tcPr>
            <w:tcW w:w="809" w:type="dxa"/>
            <w:shd w:val="clear" w:color="auto" w:fill="auto"/>
            <w:noWrap/>
            <w:vAlign w:val="bottom"/>
            <w:hideMark/>
          </w:tcPr>
          <w:p w14:paraId="265BED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FBDBB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0.6207</w:t>
            </w:r>
          </w:p>
        </w:tc>
      </w:tr>
      <w:tr w:rsidR="00E3157C" w:rsidRPr="00E3157C" w14:paraId="65ECE1F0" w14:textId="77777777" w:rsidTr="00E3157C">
        <w:trPr>
          <w:trHeight w:val="300"/>
        </w:trPr>
        <w:tc>
          <w:tcPr>
            <w:tcW w:w="762" w:type="dxa"/>
            <w:shd w:val="clear" w:color="auto" w:fill="auto"/>
            <w:noWrap/>
            <w:vAlign w:val="bottom"/>
            <w:hideMark/>
          </w:tcPr>
          <w:p w14:paraId="3CB43EE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9DD9AB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7584B81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F9830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C9294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6E543A3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304A21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84" w:type="dxa"/>
            <w:shd w:val="clear" w:color="auto" w:fill="auto"/>
            <w:noWrap/>
            <w:vAlign w:val="bottom"/>
            <w:hideMark/>
          </w:tcPr>
          <w:p w14:paraId="26E2DE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09" w:type="dxa"/>
            <w:shd w:val="clear" w:color="auto" w:fill="auto"/>
            <w:noWrap/>
            <w:vAlign w:val="bottom"/>
            <w:hideMark/>
          </w:tcPr>
          <w:p w14:paraId="6874C7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42" w:type="dxa"/>
            <w:shd w:val="clear" w:color="auto" w:fill="auto"/>
            <w:noWrap/>
            <w:vAlign w:val="bottom"/>
            <w:hideMark/>
          </w:tcPr>
          <w:p w14:paraId="630E48C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31" w:type="dxa"/>
            <w:shd w:val="clear" w:color="auto" w:fill="auto"/>
            <w:noWrap/>
            <w:vAlign w:val="bottom"/>
            <w:hideMark/>
          </w:tcPr>
          <w:p w14:paraId="360A23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3DFBFF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77671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0.9331</w:t>
            </w:r>
          </w:p>
        </w:tc>
      </w:tr>
      <w:tr w:rsidR="00E3157C" w:rsidRPr="00E3157C" w14:paraId="6AAEAD4A" w14:textId="77777777" w:rsidTr="00E3157C">
        <w:trPr>
          <w:trHeight w:val="300"/>
        </w:trPr>
        <w:tc>
          <w:tcPr>
            <w:tcW w:w="762" w:type="dxa"/>
            <w:shd w:val="clear" w:color="auto" w:fill="auto"/>
            <w:noWrap/>
            <w:vAlign w:val="bottom"/>
            <w:hideMark/>
          </w:tcPr>
          <w:p w14:paraId="4BA494F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3F4C83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60B0B33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5D79C9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B9F50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59E8E3C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567765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84" w:type="dxa"/>
            <w:shd w:val="clear" w:color="auto" w:fill="auto"/>
            <w:noWrap/>
            <w:vAlign w:val="bottom"/>
            <w:hideMark/>
          </w:tcPr>
          <w:p w14:paraId="3D78AEB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09" w:type="dxa"/>
            <w:shd w:val="clear" w:color="auto" w:fill="auto"/>
            <w:noWrap/>
            <w:vAlign w:val="bottom"/>
            <w:hideMark/>
          </w:tcPr>
          <w:p w14:paraId="59D2E3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42" w:type="dxa"/>
            <w:shd w:val="clear" w:color="auto" w:fill="auto"/>
            <w:noWrap/>
            <w:vAlign w:val="bottom"/>
            <w:hideMark/>
          </w:tcPr>
          <w:p w14:paraId="0A7E6E8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31" w:type="dxa"/>
            <w:shd w:val="clear" w:color="auto" w:fill="auto"/>
            <w:noWrap/>
            <w:vAlign w:val="bottom"/>
            <w:hideMark/>
          </w:tcPr>
          <w:p w14:paraId="2F625D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0.0017</w:t>
            </w:r>
          </w:p>
        </w:tc>
        <w:tc>
          <w:tcPr>
            <w:tcW w:w="809" w:type="dxa"/>
            <w:shd w:val="clear" w:color="auto" w:fill="auto"/>
            <w:noWrap/>
            <w:vAlign w:val="bottom"/>
            <w:hideMark/>
          </w:tcPr>
          <w:p w14:paraId="6BAF7C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6529F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0.9652</w:t>
            </w:r>
          </w:p>
        </w:tc>
      </w:tr>
      <w:tr w:rsidR="00E3157C" w:rsidRPr="00E3157C" w14:paraId="53045DAC" w14:textId="77777777" w:rsidTr="00E3157C">
        <w:trPr>
          <w:trHeight w:val="300"/>
        </w:trPr>
        <w:tc>
          <w:tcPr>
            <w:tcW w:w="762" w:type="dxa"/>
            <w:shd w:val="clear" w:color="auto" w:fill="auto"/>
            <w:noWrap/>
            <w:vAlign w:val="bottom"/>
            <w:hideMark/>
          </w:tcPr>
          <w:p w14:paraId="4A3AF1F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2612A6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74A5A36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17AF11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48032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352FC9E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056188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84" w:type="dxa"/>
            <w:shd w:val="clear" w:color="auto" w:fill="auto"/>
            <w:noWrap/>
            <w:vAlign w:val="bottom"/>
            <w:hideMark/>
          </w:tcPr>
          <w:p w14:paraId="09B0DC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0.813</w:t>
            </w:r>
          </w:p>
        </w:tc>
        <w:tc>
          <w:tcPr>
            <w:tcW w:w="809" w:type="dxa"/>
            <w:shd w:val="clear" w:color="auto" w:fill="auto"/>
            <w:noWrap/>
            <w:vAlign w:val="bottom"/>
            <w:hideMark/>
          </w:tcPr>
          <w:p w14:paraId="61079A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42" w:type="dxa"/>
            <w:shd w:val="clear" w:color="auto" w:fill="auto"/>
            <w:noWrap/>
            <w:vAlign w:val="bottom"/>
            <w:hideMark/>
          </w:tcPr>
          <w:p w14:paraId="7BC1DA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0.8206</w:t>
            </w:r>
          </w:p>
        </w:tc>
        <w:tc>
          <w:tcPr>
            <w:tcW w:w="831" w:type="dxa"/>
            <w:shd w:val="clear" w:color="auto" w:fill="auto"/>
            <w:noWrap/>
            <w:vAlign w:val="bottom"/>
            <w:hideMark/>
          </w:tcPr>
          <w:p w14:paraId="56DD17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0.0017</w:t>
            </w:r>
          </w:p>
        </w:tc>
        <w:tc>
          <w:tcPr>
            <w:tcW w:w="809" w:type="dxa"/>
            <w:shd w:val="clear" w:color="auto" w:fill="auto"/>
            <w:noWrap/>
            <w:vAlign w:val="bottom"/>
            <w:hideMark/>
          </w:tcPr>
          <w:p w14:paraId="7ACEA6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4D4CE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0.6375</w:t>
            </w:r>
          </w:p>
        </w:tc>
      </w:tr>
      <w:tr w:rsidR="00E3157C" w:rsidRPr="00E3157C" w14:paraId="17DB4AA3" w14:textId="77777777" w:rsidTr="00E3157C">
        <w:trPr>
          <w:trHeight w:val="300"/>
        </w:trPr>
        <w:tc>
          <w:tcPr>
            <w:tcW w:w="762" w:type="dxa"/>
            <w:shd w:val="clear" w:color="auto" w:fill="auto"/>
            <w:noWrap/>
            <w:vAlign w:val="bottom"/>
            <w:hideMark/>
          </w:tcPr>
          <w:p w14:paraId="698A6B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E5082D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71B758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1D0D88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40EC4F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25A764D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1D3700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84" w:type="dxa"/>
            <w:shd w:val="clear" w:color="auto" w:fill="auto"/>
            <w:noWrap/>
            <w:vAlign w:val="bottom"/>
            <w:hideMark/>
          </w:tcPr>
          <w:p w14:paraId="477DAF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0.7678</w:t>
            </w:r>
          </w:p>
        </w:tc>
        <w:tc>
          <w:tcPr>
            <w:tcW w:w="809" w:type="dxa"/>
            <w:shd w:val="clear" w:color="auto" w:fill="auto"/>
            <w:noWrap/>
            <w:vAlign w:val="bottom"/>
            <w:hideMark/>
          </w:tcPr>
          <w:p w14:paraId="3BB0B4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42" w:type="dxa"/>
            <w:shd w:val="clear" w:color="auto" w:fill="auto"/>
            <w:noWrap/>
            <w:vAlign w:val="bottom"/>
            <w:hideMark/>
          </w:tcPr>
          <w:p w14:paraId="05120FD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0.795</w:t>
            </w:r>
          </w:p>
        </w:tc>
        <w:tc>
          <w:tcPr>
            <w:tcW w:w="831" w:type="dxa"/>
            <w:shd w:val="clear" w:color="auto" w:fill="auto"/>
            <w:noWrap/>
            <w:vAlign w:val="bottom"/>
            <w:hideMark/>
          </w:tcPr>
          <w:p w14:paraId="20F6CE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37524B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B1821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0.5568</w:t>
            </w:r>
          </w:p>
        </w:tc>
      </w:tr>
      <w:tr w:rsidR="00E3157C" w:rsidRPr="00E3157C" w14:paraId="7CBA99BE" w14:textId="77777777" w:rsidTr="00E3157C">
        <w:trPr>
          <w:trHeight w:val="300"/>
        </w:trPr>
        <w:tc>
          <w:tcPr>
            <w:tcW w:w="762" w:type="dxa"/>
            <w:shd w:val="clear" w:color="auto" w:fill="auto"/>
            <w:noWrap/>
            <w:vAlign w:val="bottom"/>
            <w:hideMark/>
          </w:tcPr>
          <w:p w14:paraId="52CAFD4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0641B4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2B778EB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4AB02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F8A25A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01D29D9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07F510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84" w:type="dxa"/>
            <w:shd w:val="clear" w:color="auto" w:fill="auto"/>
            <w:noWrap/>
            <w:vAlign w:val="bottom"/>
            <w:hideMark/>
          </w:tcPr>
          <w:p w14:paraId="5F8362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0.1224</w:t>
            </w:r>
          </w:p>
        </w:tc>
        <w:tc>
          <w:tcPr>
            <w:tcW w:w="809" w:type="dxa"/>
            <w:shd w:val="clear" w:color="auto" w:fill="auto"/>
            <w:noWrap/>
            <w:vAlign w:val="bottom"/>
            <w:hideMark/>
          </w:tcPr>
          <w:p w14:paraId="4E6543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1DD357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0.1235</w:t>
            </w:r>
          </w:p>
        </w:tc>
        <w:tc>
          <w:tcPr>
            <w:tcW w:w="831" w:type="dxa"/>
            <w:shd w:val="clear" w:color="auto" w:fill="auto"/>
            <w:noWrap/>
            <w:vAlign w:val="bottom"/>
            <w:hideMark/>
          </w:tcPr>
          <w:p w14:paraId="4FC37B3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0.0017</w:t>
            </w:r>
          </w:p>
        </w:tc>
        <w:tc>
          <w:tcPr>
            <w:tcW w:w="809" w:type="dxa"/>
            <w:shd w:val="clear" w:color="auto" w:fill="auto"/>
            <w:noWrap/>
            <w:vAlign w:val="bottom"/>
            <w:hideMark/>
          </w:tcPr>
          <w:p w14:paraId="195BA7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C39B3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0.6198</w:t>
            </w:r>
          </w:p>
        </w:tc>
      </w:tr>
      <w:tr w:rsidR="00E3157C" w:rsidRPr="00E3157C" w14:paraId="47637F50" w14:textId="77777777" w:rsidTr="00E3157C">
        <w:trPr>
          <w:trHeight w:val="300"/>
        </w:trPr>
        <w:tc>
          <w:tcPr>
            <w:tcW w:w="762" w:type="dxa"/>
            <w:shd w:val="clear" w:color="auto" w:fill="auto"/>
            <w:noWrap/>
            <w:vAlign w:val="bottom"/>
            <w:hideMark/>
          </w:tcPr>
          <w:p w14:paraId="1DA90E1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98DD9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51CD968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7139C3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65CE38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54910A4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5B434E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84" w:type="dxa"/>
            <w:shd w:val="clear" w:color="auto" w:fill="auto"/>
            <w:noWrap/>
            <w:vAlign w:val="bottom"/>
            <w:hideMark/>
          </w:tcPr>
          <w:p w14:paraId="4027A47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0.1217</w:t>
            </w:r>
          </w:p>
        </w:tc>
        <w:tc>
          <w:tcPr>
            <w:tcW w:w="809" w:type="dxa"/>
            <w:shd w:val="clear" w:color="auto" w:fill="auto"/>
            <w:noWrap/>
            <w:vAlign w:val="bottom"/>
            <w:hideMark/>
          </w:tcPr>
          <w:p w14:paraId="4BDD88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0CC003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0.1199</w:t>
            </w:r>
          </w:p>
        </w:tc>
        <w:tc>
          <w:tcPr>
            <w:tcW w:w="831" w:type="dxa"/>
            <w:shd w:val="clear" w:color="auto" w:fill="auto"/>
            <w:noWrap/>
            <w:vAlign w:val="bottom"/>
            <w:hideMark/>
          </w:tcPr>
          <w:p w14:paraId="3D60491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31E0C6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71CCF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0.5413</w:t>
            </w:r>
          </w:p>
        </w:tc>
      </w:tr>
      <w:tr w:rsidR="00E3157C" w:rsidRPr="00E3157C" w14:paraId="5238F77C" w14:textId="77777777" w:rsidTr="00E3157C">
        <w:trPr>
          <w:trHeight w:val="300"/>
        </w:trPr>
        <w:tc>
          <w:tcPr>
            <w:tcW w:w="762" w:type="dxa"/>
            <w:shd w:val="clear" w:color="auto" w:fill="auto"/>
            <w:noWrap/>
            <w:vAlign w:val="bottom"/>
            <w:hideMark/>
          </w:tcPr>
          <w:p w14:paraId="4F18039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74DB3E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2AFBAA2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3BAFF4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7DFCB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2F9DAAC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w:t>
            </w:r>
          </w:p>
        </w:tc>
        <w:tc>
          <w:tcPr>
            <w:tcW w:w="971" w:type="dxa"/>
            <w:shd w:val="clear" w:color="auto" w:fill="auto"/>
            <w:noWrap/>
            <w:vAlign w:val="bottom"/>
            <w:hideMark/>
          </w:tcPr>
          <w:p w14:paraId="4EADF3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84" w:type="dxa"/>
            <w:shd w:val="clear" w:color="auto" w:fill="auto"/>
            <w:noWrap/>
            <w:vAlign w:val="bottom"/>
            <w:hideMark/>
          </w:tcPr>
          <w:p w14:paraId="026C19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09" w:type="dxa"/>
            <w:shd w:val="clear" w:color="auto" w:fill="auto"/>
            <w:noWrap/>
            <w:vAlign w:val="bottom"/>
            <w:hideMark/>
          </w:tcPr>
          <w:p w14:paraId="0818A2A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42" w:type="dxa"/>
            <w:shd w:val="clear" w:color="auto" w:fill="auto"/>
            <w:noWrap/>
            <w:vAlign w:val="bottom"/>
            <w:hideMark/>
          </w:tcPr>
          <w:p w14:paraId="34238B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31" w:type="dxa"/>
            <w:shd w:val="clear" w:color="auto" w:fill="auto"/>
            <w:noWrap/>
            <w:vAlign w:val="bottom"/>
            <w:hideMark/>
          </w:tcPr>
          <w:p w14:paraId="52B700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5195FC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217482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0.9904</w:t>
            </w:r>
          </w:p>
        </w:tc>
      </w:tr>
      <w:tr w:rsidR="00E3157C" w:rsidRPr="00E3157C" w14:paraId="4CFB1B9B" w14:textId="77777777" w:rsidTr="00E3157C">
        <w:trPr>
          <w:trHeight w:val="300"/>
        </w:trPr>
        <w:tc>
          <w:tcPr>
            <w:tcW w:w="762" w:type="dxa"/>
            <w:shd w:val="clear" w:color="auto" w:fill="auto"/>
            <w:noWrap/>
            <w:vAlign w:val="bottom"/>
            <w:hideMark/>
          </w:tcPr>
          <w:p w14:paraId="6E7B23A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5143C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74702AA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E20206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18704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33C765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0388016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84" w:type="dxa"/>
            <w:shd w:val="clear" w:color="auto" w:fill="auto"/>
            <w:noWrap/>
            <w:vAlign w:val="bottom"/>
            <w:hideMark/>
          </w:tcPr>
          <w:p w14:paraId="13AA3A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09" w:type="dxa"/>
            <w:shd w:val="clear" w:color="auto" w:fill="auto"/>
            <w:noWrap/>
            <w:vAlign w:val="bottom"/>
            <w:hideMark/>
          </w:tcPr>
          <w:p w14:paraId="0494ED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42" w:type="dxa"/>
            <w:shd w:val="clear" w:color="auto" w:fill="auto"/>
            <w:noWrap/>
            <w:vAlign w:val="bottom"/>
            <w:hideMark/>
          </w:tcPr>
          <w:p w14:paraId="606A36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31" w:type="dxa"/>
            <w:shd w:val="clear" w:color="auto" w:fill="auto"/>
            <w:noWrap/>
            <w:vAlign w:val="bottom"/>
            <w:hideMark/>
          </w:tcPr>
          <w:p w14:paraId="65C7AF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0.0015</w:t>
            </w:r>
          </w:p>
        </w:tc>
        <w:tc>
          <w:tcPr>
            <w:tcW w:w="809" w:type="dxa"/>
            <w:shd w:val="clear" w:color="auto" w:fill="auto"/>
            <w:noWrap/>
            <w:vAlign w:val="bottom"/>
            <w:hideMark/>
          </w:tcPr>
          <w:p w14:paraId="38A13FB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D1516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1.0686</w:t>
            </w:r>
          </w:p>
        </w:tc>
      </w:tr>
      <w:tr w:rsidR="00E3157C" w:rsidRPr="00E3157C" w14:paraId="1DAEF5F1" w14:textId="77777777" w:rsidTr="00E3157C">
        <w:trPr>
          <w:trHeight w:val="300"/>
        </w:trPr>
        <w:tc>
          <w:tcPr>
            <w:tcW w:w="762" w:type="dxa"/>
            <w:shd w:val="clear" w:color="auto" w:fill="auto"/>
            <w:noWrap/>
            <w:vAlign w:val="bottom"/>
            <w:hideMark/>
          </w:tcPr>
          <w:p w14:paraId="585ED5F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94311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2CF926F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D5837A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C5BF9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1F8A27B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w:t>
            </w:r>
          </w:p>
        </w:tc>
        <w:tc>
          <w:tcPr>
            <w:tcW w:w="971" w:type="dxa"/>
            <w:shd w:val="clear" w:color="auto" w:fill="auto"/>
            <w:noWrap/>
            <w:vAlign w:val="bottom"/>
            <w:hideMark/>
          </w:tcPr>
          <w:p w14:paraId="1222DB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84" w:type="dxa"/>
            <w:shd w:val="clear" w:color="auto" w:fill="auto"/>
            <w:noWrap/>
            <w:vAlign w:val="bottom"/>
            <w:hideMark/>
          </w:tcPr>
          <w:p w14:paraId="5E53F0D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0.8131</w:t>
            </w:r>
          </w:p>
        </w:tc>
        <w:tc>
          <w:tcPr>
            <w:tcW w:w="809" w:type="dxa"/>
            <w:shd w:val="clear" w:color="auto" w:fill="auto"/>
            <w:noWrap/>
            <w:vAlign w:val="bottom"/>
            <w:hideMark/>
          </w:tcPr>
          <w:p w14:paraId="554A6C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42" w:type="dxa"/>
            <w:shd w:val="clear" w:color="auto" w:fill="auto"/>
            <w:noWrap/>
            <w:vAlign w:val="bottom"/>
            <w:hideMark/>
          </w:tcPr>
          <w:p w14:paraId="234462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0.8206</w:t>
            </w:r>
          </w:p>
        </w:tc>
        <w:tc>
          <w:tcPr>
            <w:tcW w:w="831" w:type="dxa"/>
            <w:shd w:val="clear" w:color="auto" w:fill="auto"/>
            <w:noWrap/>
            <w:vAlign w:val="bottom"/>
            <w:hideMark/>
          </w:tcPr>
          <w:p w14:paraId="117570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616E351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BF694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0.6055</w:t>
            </w:r>
          </w:p>
        </w:tc>
      </w:tr>
      <w:tr w:rsidR="00E3157C" w:rsidRPr="00E3157C" w14:paraId="4F7F64E8" w14:textId="77777777" w:rsidTr="00E3157C">
        <w:trPr>
          <w:trHeight w:val="300"/>
        </w:trPr>
        <w:tc>
          <w:tcPr>
            <w:tcW w:w="762" w:type="dxa"/>
            <w:shd w:val="clear" w:color="auto" w:fill="auto"/>
            <w:noWrap/>
            <w:vAlign w:val="bottom"/>
            <w:hideMark/>
          </w:tcPr>
          <w:p w14:paraId="5C1DE1E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1708CC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55D6503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9CF38B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DBFFD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095DBDD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6C49A4F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84" w:type="dxa"/>
            <w:shd w:val="clear" w:color="auto" w:fill="auto"/>
            <w:noWrap/>
            <w:vAlign w:val="bottom"/>
            <w:hideMark/>
          </w:tcPr>
          <w:p w14:paraId="6049B3B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0.7981</w:t>
            </w:r>
          </w:p>
        </w:tc>
        <w:tc>
          <w:tcPr>
            <w:tcW w:w="809" w:type="dxa"/>
            <w:shd w:val="clear" w:color="auto" w:fill="auto"/>
            <w:noWrap/>
            <w:vAlign w:val="bottom"/>
            <w:hideMark/>
          </w:tcPr>
          <w:p w14:paraId="067FC7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42" w:type="dxa"/>
            <w:shd w:val="clear" w:color="auto" w:fill="auto"/>
            <w:noWrap/>
            <w:vAlign w:val="bottom"/>
            <w:hideMark/>
          </w:tcPr>
          <w:p w14:paraId="6F153B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0.8119</w:t>
            </w:r>
          </w:p>
        </w:tc>
        <w:tc>
          <w:tcPr>
            <w:tcW w:w="831" w:type="dxa"/>
            <w:shd w:val="clear" w:color="auto" w:fill="auto"/>
            <w:noWrap/>
            <w:vAlign w:val="bottom"/>
            <w:hideMark/>
          </w:tcPr>
          <w:p w14:paraId="1C960B8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0.0015</w:t>
            </w:r>
          </w:p>
        </w:tc>
        <w:tc>
          <w:tcPr>
            <w:tcW w:w="809" w:type="dxa"/>
            <w:shd w:val="clear" w:color="auto" w:fill="auto"/>
            <w:noWrap/>
            <w:vAlign w:val="bottom"/>
            <w:hideMark/>
          </w:tcPr>
          <w:p w14:paraId="434544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353C3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0.6148</w:t>
            </w:r>
          </w:p>
        </w:tc>
      </w:tr>
      <w:tr w:rsidR="00E3157C" w:rsidRPr="00E3157C" w14:paraId="33CE46EA" w14:textId="77777777" w:rsidTr="00E3157C">
        <w:trPr>
          <w:trHeight w:val="300"/>
        </w:trPr>
        <w:tc>
          <w:tcPr>
            <w:tcW w:w="762" w:type="dxa"/>
            <w:shd w:val="clear" w:color="auto" w:fill="auto"/>
            <w:noWrap/>
            <w:vAlign w:val="bottom"/>
            <w:hideMark/>
          </w:tcPr>
          <w:p w14:paraId="654EF19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09741D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65C5A4F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A56FC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62C8F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16870B5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w:t>
            </w:r>
          </w:p>
        </w:tc>
        <w:tc>
          <w:tcPr>
            <w:tcW w:w="971" w:type="dxa"/>
            <w:shd w:val="clear" w:color="auto" w:fill="auto"/>
            <w:noWrap/>
            <w:vAlign w:val="bottom"/>
            <w:hideMark/>
          </w:tcPr>
          <w:p w14:paraId="55CB9C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84" w:type="dxa"/>
            <w:shd w:val="clear" w:color="auto" w:fill="auto"/>
            <w:noWrap/>
            <w:vAlign w:val="bottom"/>
            <w:hideMark/>
          </w:tcPr>
          <w:p w14:paraId="7F33E0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0.1224</w:t>
            </w:r>
          </w:p>
        </w:tc>
        <w:tc>
          <w:tcPr>
            <w:tcW w:w="809" w:type="dxa"/>
            <w:shd w:val="clear" w:color="auto" w:fill="auto"/>
            <w:noWrap/>
            <w:vAlign w:val="bottom"/>
            <w:hideMark/>
          </w:tcPr>
          <w:p w14:paraId="0437E9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6FFF5E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0.1235</w:t>
            </w:r>
          </w:p>
        </w:tc>
        <w:tc>
          <w:tcPr>
            <w:tcW w:w="831" w:type="dxa"/>
            <w:shd w:val="clear" w:color="auto" w:fill="auto"/>
            <w:noWrap/>
            <w:vAlign w:val="bottom"/>
            <w:hideMark/>
          </w:tcPr>
          <w:p w14:paraId="32D8978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3A3935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FD044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0.6239</w:t>
            </w:r>
          </w:p>
        </w:tc>
      </w:tr>
      <w:tr w:rsidR="00E3157C" w:rsidRPr="00E3157C" w14:paraId="069C911B" w14:textId="77777777" w:rsidTr="00E3157C">
        <w:trPr>
          <w:trHeight w:val="300"/>
        </w:trPr>
        <w:tc>
          <w:tcPr>
            <w:tcW w:w="762" w:type="dxa"/>
            <w:shd w:val="clear" w:color="auto" w:fill="auto"/>
            <w:noWrap/>
            <w:vAlign w:val="bottom"/>
            <w:hideMark/>
          </w:tcPr>
          <w:p w14:paraId="0B83435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5BB539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3E83CDA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17495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09DB3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4D0D8FC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1C5099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84" w:type="dxa"/>
            <w:shd w:val="clear" w:color="auto" w:fill="auto"/>
            <w:noWrap/>
            <w:vAlign w:val="bottom"/>
            <w:hideMark/>
          </w:tcPr>
          <w:p w14:paraId="5B0E91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0.1237</w:t>
            </w:r>
          </w:p>
        </w:tc>
        <w:tc>
          <w:tcPr>
            <w:tcW w:w="809" w:type="dxa"/>
            <w:shd w:val="clear" w:color="auto" w:fill="auto"/>
            <w:noWrap/>
            <w:vAlign w:val="bottom"/>
            <w:hideMark/>
          </w:tcPr>
          <w:p w14:paraId="58E81C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0.1249</w:t>
            </w:r>
          </w:p>
        </w:tc>
        <w:tc>
          <w:tcPr>
            <w:tcW w:w="842" w:type="dxa"/>
            <w:shd w:val="clear" w:color="auto" w:fill="auto"/>
            <w:noWrap/>
            <w:vAlign w:val="bottom"/>
            <w:hideMark/>
          </w:tcPr>
          <w:p w14:paraId="5BAA523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0.1227</w:t>
            </w:r>
          </w:p>
        </w:tc>
        <w:tc>
          <w:tcPr>
            <w:tcW w:w="831" w:type="dxa"/>
            <w:shd w:val="clear" w:color="auto" w:fill="auto"/>
            <w:noWrap/>
            <w:vAlign w:val="bottom"/>
            <w:hideMark/>
          </w:tcPr>
          <w:p w14:paraId="301FEE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0.0015</w:t>
            </w:r>
          </w:p>
        </w:tc>
        <w:tc>
          <w:tcPr>
            <w:tcW w:w="809" w:type="dxa"/>
            <w:shd w:val="clear" w:color="auto" w:fill="auto"/>
            <w:noWrap/>
            <w:vAlign w:val="bottom"/>
            <w:hideMark/>
          </w:tcPr>
          <w:p w14:paraId="53FD4B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74C56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0.6081</w:t>
            </w:r>
          </w:p>
        </w:tc>
      </w:tr>
      <w:tr w:rsidR="00E3157C" w:rsidRPr="00E3157C" w14:paraId="23A4EB9E" w14:textId="77777777" w:rsidTr="00E3157C">
        <w:trPr>
          <w:trHeight w:val="300"/>
        </w:trPr>
        <w:tc>
          <w:tcPr>
            <w:tcW w:w="762" w:type="dxa"/>
            <w:shd w:val="clear" w:color="auto" w:fill="auto"/>
            <w:noWrap/>
            <w:vAlign w:val="bottom"/>
            <w:hideMark/>
          </w:tcPr>
          <w:p w14:paraId="3F7775C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4EF0DC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41EFFF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F222AC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CCFED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5FCA01B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63B03E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0.8273</w:t>
            </w:r>
          </w:p>
        </w:tc>
        <w:tc>
          <w:tcPr>
            <w:tcW w:w="884" w:type="dxa"/>
            <w:shd w:val="clear" w:color="auto" w:fill="auto"/>
            <w:noWrap/>
            <w:vAlign w:val="bottom"/>
            <w:hideMark/>
          </w:tcPr>
          <w:p w14:paraId="7B6D5FA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0.8273</w:t>
            </w:r>
          </w:p>
        </w:tc>
        <w:tc>
          <w:tcPr>
            <w:tcW w:w="809" w:type="dxa"/>
            <w:shd w:val="clear" w:color="auto" w:fill="auto"/>
            <w:noWrap/>
            <w:vAlign w:val="bottom"/>
            <w:hideMark/>
          </w:tcPr>
          <w:p w14:paraId="2DFA76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0.8273</w:t>
            </w:r>
          </w:p>
        </w:tc>
        <w:tc>
          <w:tcPr>
            <w:tcW w:w="842" w:type="dxa"/>
            <w:shd w:val="clear" w:color="auto" w:fill="auto"/>
            <w:noWrap/>
            <w:vAlign w:val="bottom"/>
            <w:hideMark/>
          </w:tcPr>
          <w:p w14:paraId="7CA6FC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0.8273</w:t>
            </w:r>
          </w:p>
        </w:tc>
        <w:tc>
          <w:tcPr>
            <w:tcW w:w="831" w:type="dxa"/>
            <w:shd w:val="clear" w:color="auto" w:fill="auto"/>
            <w:noWrap/>
            <w:vAlign w:val="bottom"/>
            <w:hideMark/>
          </w:tcPr>
          <w:p w14:paraId="2D3EE7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w:t>
            </w:r>
          </w:p>
        </w:tc>
        <w:tc>
          <w:tcPr>
            <w:tcW w:w="809" w:type="dxa"/>
            <w:shd w:val="clear" w:color="auto" w:fill="auto"/>
            <w:noWrap/>
            <w:vAlign w:val="bottom"/>
            <w:hideMark/>
          </w:tcPr>
          <w:p w14:paraId="613C40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F74EC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0.9745</w:t>
            </w:r>
          </w:p>
        </w:tc>
      </w:tr>
      <w:tr w:rsidR="00E3157C" w:rsidRPr="00E3157C" w14:paraId="38BFF0AC" w14:textId="77777777" w:rsidTr="00E3157C">
        <w:trPr>
          <w:trHeight w:val="300"/>
        </w:trPr>
        <w:tc>
          <w:tcPr>
            <w:tcW w:w="762" w:type="dxa"/>
            <w:shd w:val="clear" w:color="auto" w:fill="auto"/>
            <w:noWrap/>
            <w:vAlign w:val="bottom"/>
            <w:hideMark/>
          </w:tcPr>
          <w:p w14:paraId="08EFDDE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521722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1F2671E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0EC9C7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03A2F4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4334B8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589C63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0.8273</w:t>
            </w:r>
          </w:p>
        </w:tc>
        <w:tc>
          <w:tcPr>
            <w:tcW w:w="884" w:type="dxa"/>
            <w:shd w:val="clear" w:color="auto" w:fill="auto"/>
            <w:noWrap/>
            <w:vAlign w:val="bottom"/>
            <w:hideMark/>
          </w:tcPr>
          <w:p w14:paraId="02A097B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0.8083</w:t>
            </w:r>
          </w:p>
        </w:tc>
        <w:tc>
          <w:tcPr>
            <w:tcW w:w="809" w:type="dxa"/>
            <w:shd w:val="clear" w:color="auto" w:fill="auto"/>
            <w:noWrap/>
            <w:vAlign w:val="bottom"/>
            <w:hideMark/>
          </w:tcPr>
          <w:p w14:paraId="65E7EB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0.8273</w:t>
            </w:r>
          </w:p>
        </w:tc>
        <w:tc>
          <w:tcPr>
            <w:tcW w:w="842" w:type="dxa"/>
            <w:shd w:val="clear" w:color="auto" w:fill="auto"/>
            <w:noWrap/>
            <w:vAlign w:val="bottom"/>
            <w:hideMark/>
          </w:tcPr>
          <w:p w14:paraId="0D30D0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0.8176</w:t>
            </w:r>
          </w:p>
        </w:tc>
        <w:tc>
          <w:tcPr>
            <w:tcW w:w="831" w:type="dxa"/>
            <w:shd w:val="clear" w:color="auto" w:fill="auto"/>
            <w:noWrap/>
            <w:vAlign w:val="bottom"/>
            <w:hideMark/>
          </w:tcPr>
          <w:p w14:paraId="24A87A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w:t>
            </w:r>
          </w:p>
        </w:tc>
        <w:tc>
          <w:tcPr>
            <w:tcW w:w="809" w:type="dxa"/>
            <w:shd w:val="clear" w:color="auto" w:fill="auto"/>
            <w:noWrap/>
            <w:vAlign w:val="bottom"/>
            <w:hideMark/>
          </w:tcPr>
          <w:p w14:paraId="6E5E12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A05BA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0.6009</w:t>
            </w:r>
          </w:p>
        </w:tc>
      </w:tr>
      <w:tr w:rsidR="00E3157C" w:rsidRPr="00E3157C" w14:paraId="68C4436C" w14:textId="77777777" w:rsidTr="00E3157C">
        <w:trPr>
          <w:trHeight w:val="300"/>
        </w:trPr>
        <w:tc>
          <w:tcPr>
            <w:tcW w:w="762" w:type="dxa"/>
            <w:shd w:val="clear" w:color="auto" w:fill="auto"/>
            <w:noWrap/>
            <w:vAlign w:val="bottom"/>
            <w:hideMark/>
          </w:tcPr>
          <w:p w14:paraId="3680CFC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6B0B2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43C57FC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AC4F3C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0C9E3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1C37F18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29388F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0.8273</w:t>
            </w:r>
          </w:p>
        </w:tc>
        <w:tc>
          <w:tcPr>
            <w:tcW w:w="884" w:type="dxa"/>
            <w:shd w:val="clear" w:color="auto" w:fill="auto"/>
            <w:noWrap/>
            <w:vAlign w:val="bottom"/>
            <w:hideMark/>
          </w:tcPr>
          <w:p w14:paraId="79DD26C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0.1218</w:t>
            </w:r>
          </w:p>
        </w:tc>
        <w:tc>
          <w:tcPr>
            <w:tcW w:w="809" w:type="dxa"/>
            <w:shd w:val="clear" w:color="auto" w:fill="auto"/>
            <w:noWrap/>
            <w:vAlign w:val="bottom"/>
            <w:hideMark/>
          </w:tcPr>
          <w:p w14:paraId="342488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0.1245</w:t>
            </w:r>
          </w:p>
        </w:tc>
        <w:tc>
          <w:tcPr>
            <w:tcW w:w="842" w:type="dxa"/>
            <w:shd w:val="clear" w:color="auto" w:fill="auto"/>
            <w:noWrap/>
            <w:vAlign w:val="bottom"/>
            <w:hideMark/>
          </w:tcPr>
          <w:p w14:paraId="7883BD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0.1231</w:t>
            </w:r>
          </w:p>
        </w:tc>
        <w:tc>
          <w:tcPr>
            <w:tcW w:w="831" w:type="dxa"/>
            <w:shd w:val="clear" w:color="auto" w:fill="auto"/>
            <w:noWrap/>
            <w:vAlign w:val="bottom"/>
            <w:hideMark/>
          </w:tcPr>
          <w:p w14:paraId="711816D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w:t>
            </w:r>
          </w:p>
        </w:tc>
        <w:tc>
          <w:tcPr>
            <w:tcW w:w="809" w:type="dxa"/>
            <w:shd w:val="clear" w:color="auto" w:fill="auto"/>
            <w:noWrap/>
            <w:vAlign w:val="bottom"/>
            <w:hideMark/>
          </w:tcPr>
          <w:p w14:paraId="4430EF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45841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0.5888</w:t>
            </w:r>
          </w:p>
        </w:tc>
      </w:tr>
      <w:tr w:rsidR="00E3157C" w:rsidRPr="00E3157C" w14:paraId="30201D46" w14:textId="77777777" w:rsidTr="00E3157C">
        <w:trPr>
          <w:trHeight w:val="300"/>
        </w:trPr>
        <w:tc>
          <w:tcPr>
            <w:tcW w:w="762" w:type="dxa"/>
            <w:shd w:val="clear" w:color="auto" w:fill="auto"/>
            <w:noWrap/>
            <w:vAlign w:val="bottom"/>
            <w:hideMark/>
          </w:tcPr>
          <w:p w14:paraId="4C5B6CD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A6A349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077054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B5B367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754467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5C5448C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87854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84" w:type="dxa"/>
            <w:shd w:val="clear" w:color="auto" w:fill="auto"/>
            <w:noWrap/>
            <w:vAlign w:val="bottom"/>
            <w:hideMark/>
          </w:tcPr>
          <w:p w14:paraId="2B470A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09" w:type="dxa"/>
            <w:shd w:val="clear" w:color="auto" w:fill="auto"/>
            <w:noWrap/>
            <w:vAlign w:val="bottom"/>
            <w:hideMark/>
          </w:tcPr>
          <w:p w14:paraId="5F708C1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42" w:type="dxa"/>
            <w:shd w:val="clear" w:color="auto" w:fill="auto"/>
            <w:noWrap/>
            <w:vAlign w:val="bottom"/>
            <w:hideMark/>
          </w:tcPr>
          <w:p w14:paraId="7BBB76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31" w:type="dxa"/>
            <w:shd w:val="clear" w:color="auto" w:fill="auto"/>
            <w:noWrap/>
            <w:vAlign w:val="bottom"/>
            <w:hideMark/>
          </w:tcPr>
          <w:p w14:paraId="61B7F0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0.0025</w:t>
            </w:r>
          </w:p>
        </w:tc>
        <w:tc>
          <w:tcPr>
            <w:tcW w:w="809" w:type="dxa"/>
            <w:shd w:val="clear" w:color="auto" w:fill="auto"/>
            <w:noWrap/>
            <w:vAlign w:val="bottom"/>
            <w:hideMark/>
          </w:tcPr>
          <w:p w14:paraId="68A372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15FB7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1.2284</w:t>
            </w:r>
          </w:p>
        </w:tc>
      </w:tr>
      <w:tr w:rsidR="00E3157C" w:rsidRPr="00E3157C" w14:paraId="58DF5DD4" w14:textId="77777777" w:rsidTr="00E3157C">
        <w:trPr>
          <w:trHeight w:val="300"/>
        </w:trPr>
        <w:tc>
          <w:tcPr>
            <w:tcW w:w="762" w:type="dxa"/>
            <w:shd w:val="clear" w:color="auto" w:fill="auto"/>
            <w:noWrap/>
            <w:vAlign w:val="bottom"/>
            <w:hideMark/>
          </w:tcPr>
          <w:p w14:paraId="5B0FCA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7E84D9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75F5B1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D9C3B2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D9665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2DD1A47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5EA05C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84" w:type="dxa"/>
            <w:shd w:val="clear" w:color="auto" w:fill="auto"/>
            <w:noWrap/>
            <w:vAlign w:val="bottom"/>
            <w:hideMark/>
          </w:tcPr>
          <w:p w14:paraId="4912151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09" w:type="dxa"/>
            <w:shd w:val="clear" w:color="auto" w:fill="auto"/>
            <w:noWrap/>
            <w:vAlign w:val="bottom"/>
            <w:hideMark/>
          </w:tcPr>
          <w:p w14:paraId="55BF5B0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42" w:type="dxa"/>
            <w:shd w:val="clear" w:color="auto" w:fill="auto"/>
            <w:noWrap/>
            <w:vAlign w:val="bottom"/>
            <w:hideMark/>
          </w:tcPr>
          <w:p w14:paraId="291345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31" w:type="dxa"/>
            <w:shd w:val="clear" w:color="auto" w:fill="auto"/>
            <w:noWrap/>
            <w:vAlign w:val="bottom"/>
            <w:hideMark/>
          </w:tcPr>
          <w:p w14:paraId="6350B2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29DAB1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5EAB99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0.9531</w:t>
            </w:r>
          </w:p>
        </w:tc>
      </w:tr>
      <w:tr w:rsidR="00E3157C" w:rsidRPr="00E3157C" w14:paraId="599F87D2" w14:textId="77777777" w:rsidTr="00E3157C">
        <w:trPr>
          <w:trHeight w:val="300"/>
        </w:trPr>
        <w:tc>
          <w:tcPr>
            <w:tcW w:w="762" w:type="dxa"/>
            <w:shd w:val="clear" w:color="auto" w:fill="auto"/>
            <w:noWrap/>
            <w:vAlign w:val="bottom"/>
            <w:hideMark/>
          </w:tcPr>
          <w:p w14:paraId="0C1F64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B6A338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2447D14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23582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9DEB7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402D37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1C016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84" w:type="dxa"/>
            <w:shd w:val="clear" w:color="auto" w:fill="auto"/>
            <w:noWrap/>
            <w:vAlign w:val="bottom"/>
            <w:hideMark/>
          </w:tcPr>
          <w:p w14:paraId="611A69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0.7923</w:t>
            </w:r>
          </w:p>
        </w:tc>
        <w:tc>
          <w:tcPr>
            <w:tcW w:w="809" w:type="dxa"/>
            <w:shd w:val="clear" w:color="auto" w:fill="auto"/>
            <w:noWrap/>
            <w:vAlign w:val="bottom"/>
            <w:hideMark/>
          </w:tcPr>
          <w:p w14:paraId="4D46AF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42" w:type="dxa"/>
            <w:shd w:val="clear" w:color="auto" w:fill="auto"/>
            <w:noWrap/>
            <w:vAlign w:val="bottom"/>
            <w:hideMark/>
          </w:tcPr>
          <w:p w14:paraId="2BD501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0.8089</w:t>
            </w:r>
          </w:p>
        </w:tc>
        <w:tc>
          <w:tcPr>
            <w:tcW w:w="831" w:type="dxa"/>
            <w:shd w:val="clear" w:color="auto" w:fill="auto"/>
            <w:noWrap/>
            <w:vAlign w:val="bottom"/>
            <w:hideMark/>
          </w:tcPr>
          <w:p w14:paraId="25B5093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0.0025</w:t>
            </w:r>
          </w:p>
        </w:tc>
        <w:tc>
          <w:tcPr>
            <w:tcW w:w="809" w:type="dxa"/>
            <w:shd w:val="clear" w:color="auto" w:fill="auto"/>
            <w:noWrap/>
            <w:vAlign w:val="bottom"/>
            <w:hideMark/>
          </w:tcPr>
          <w:p w14:paraId="2D2FA1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74BFF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0.5794</w:t>
            </w:r>
          </w:p>
        </w:tc>
      </w:tr>
      <w:tr w:rsidR="00E3157C" w:rsidRPr="00E3157C" w14:paraId="1E2A58D6" w14:textId="77777777" w:rsidTr="00E3157C">
        <w:trPr>
          <w:trHeight w:val="300"/>
        </w:trPr>
        <w:tc>
          <w:tcPr>
            <w:tcW w:w="762" w:type="dxa"/>
            <w:shd w:val="clear" w:color="auto" w:fill="auto"/>
            <w:noWrap/>
            <w:vAlign w:val="bottom"/>
            <w:hideMark/>
          </w:tcPr>
          <w:p w14:paraId="582A75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FD883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6035FBE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20DC5E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56EFC5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7DD3C7B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40A161B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84" w:type="dxa"/>
            <w:shd w:val="clear" w:color="auto" w:fill="auto"/>
            <w:noWrap/>
            <w:vAlign w:val="bottom"/>
            <w:hideMark/>
          </w:tcPr>
          <w:p w14:paraId="0A2F7A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0.7819</w:t>
            </w:r>
          </w:p>
        </w:tc>
        <w:tc>
          <w:tcPr>
            <w:tcW w:w="809" w:type="dxa"/>
            <w:shd w:val="clear" w:color="auto" w:fill="auto"/>
            <w:noWrap/>
            <w:vAlign w:val="bottom"/>
            <w:hideMark/>
          </w:tcPr>
          <w:p w14:paraId="5A7E87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42" w:type="dxa"/>
            <w:shd w:val="clear" w:color="auto" w:fill="auto"/>
            <w:noWrap/>
            <w:vAlign w:val="bottom"/>
            <w:hideMark/>
          </w:tcPr>
          <w:p w14:paraId="432831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0.8026</w:t>
            </w:r>
          </w:p>
        </w:tc>
        <w:tc>
          <w:tcPr>
            <w:tcW w:w="831" w:type="dxa"/>
            <w:shd w:val="clear" w:color="auto" w:fill="auto"/>
            <w:noWrap/>
            <w:vAlign w:val="bottom"/>
            <w:hideMark/>
          </w:tcPr>
          <w:p w14:paraId="77FDB9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5BBBC0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CCE37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0.578</w:t>
            </w:r>
          </w:p>
        </w:tc>
      </w:tr>
      <w:tr w:rsidR="00E3157C" w:rsidRPr="00E3157C" w14:paraId="73C723D8" w14:textId="77777777" w:rsidTr="00E3157C">
        <w:trPr>
          <w:trHeight w:val="300"/>
        </w:trPr>
        <w:tc>
          <w:tcPr>
            <w:tcW w:w="762" w:type="dxa"/>
            <w:shd w:val="clear" w:color="auto" w:fill="auto"/>
            <w:noWrap/>
            <w:vAlign w:val="bottom"/>
            <w:hideMark/>
          </w:tcPr>
          <w:p w14:paraId="599EC14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A69180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6CCBCBF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15B98A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1FBBF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01EE1E8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7165E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84" w:type="dxa"/>
            <w:shd w:val="clear" w:color="auto" w:fill="auto"/>
            <w:noWrap/>
            <w:vAlign w:val="bottom"/>
            <w:hideMark/>
          </w:tcPr>
          <w:p w14:paraId="204115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0.1202</w:t>
            </w:r>
          </w:p>
        </w:tc>
        <w:tc>
          <w:tcPr>
            <w:tcW w:w="809" w:type="dxa"/>
            <w:shd w:val="clear" w:color="auto" w:fill="auto"/>
            <w:noWrap/>
            <w:vAlign w:val="bottom"/>
            <w:hideMark/>
          </w:tcPr>
          <w:p w14:paraId="7BD943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0.1245</w:t>
            </w:r>
          </w:p>
        </w:tc>
        <w:tc>
          <w:tcPr>
            <w:tcW w:w="842" w:type="dxa"/>
            <w:shd w:val="clear" w:color="auto" w:fill="auto"/>
            <w:noWrap/>
            <w:vAlign w:val="bottom"/>
            <w:hideMark/>
          </w:tcPr>
          <w:p w14:paraId="58FE18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0.1218</w:t>
            </w:r>
          </w:p>
        </w:tc>
        <w:tc>
          <w:tcPr>
            <w:tcW w:w="831" w:type="dxa"/>
            <w:shd w:val="clear" w:color="auto" w:fill="auto"/>
            <w:noWrap/>
            <w:vAlign w:val="bottom"/>
            <w:hideMark/>
          </w:tcPr>
          <w:p w14:paraId="270A51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0.0025</w:t>
            </w:r>
          </w:p>
        </w:tc>
        <w:tc>
          <w:tcPr>
            <w:tcW w:w="809" w:type="dxa"/>
            <w:shd w:val="clear" w:color="auto" w:fill="auto"/>
            <w:noWrap/>
            <w:vAlign w:val="bottom"/>
            <w:hideMark/>
          </w:tcPr>
          <w:p w14:paraId="51F6E38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78426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0.5753</w:t>
            </w:r>
          </w:p>
        </w:tc>
      </w:tr>
      <w:tr w:rsidR="00E3157C" w:rsidRPr="00E3157C" w14:paraId="3D9E931F" w14:textId="77777777" w:rsidTr="00E3157C">
        <w:trPr>
          <w:trHeight w:val="300"/>
        </w:trPr>
        <w:tc>
          <w:tcPr>
            <w:tcW w:w="762" w:type="dxa"/>
            <w:shd w:val="clear" w:color="auto" w:fill="auto"/>
            <w:noWrap/>
            <w:vAlign w:val="bottom"/>
            <w:hideMark/>
          </w:tcPr>
          <w:p w14:paraId="39B6F9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B94299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3E0CB9A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93C46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856E0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67E86D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5AC16F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84" w:type="dxa"/>
            <w:shd w:val="clear" w:color="auto" w:fill="auto"/>
            <w:noWrap/>
            <w:vAlign w:val="bottom"/>
            <w:hideMark/>
          </w:tcPr>
          <w:p w14:paraId="49D327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0.1215</w:t>
            </w:r>
          </w:p>
        </w:tc>
        <w:tc>
          <w:tcPr>
            <w:tcW w:w="809" w:type="dxa"/>
            <w:shd w:val="clear" w:color="auto" w:fill="auto"/>
            <w:noWrap/>
            <w:vAlign w:val="bottom"/>
            <w:hideMark/>
          </w:tcPr>
          <w:p w14:paraId="449C7A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0.1246</w:t>
            </w:r>
          </w:p>
        </w:tc>
        <w:tc>
          <w:tcPr>
            <w:tcW w:w="842" w:type="dxa"/>
            <w:shd w:val="clear" w:color="auto" w:fill="auto"/>
            <w:noWrap/>
            <w:vAlign w:val="bottom"/>
            <w:hideMark/>
          </w:tcPr>
          <w:p w14:paraId="420635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0.1211</w:t>
            </w:r>
          </w:p>
        </w:tc>
        <w:tc>
          <w:tcPr>
            <w:tcW w:w="831" w:type="dxa"/>
            <w:shd w:val="clear" w:color="auto" w:fill="auto"/>
            <w:noWrap/>
            <w:vAlign w:val="bottom"/>
            <w:hideMark/>
          </w:tcPr>
          <w:p w14:paraId="034536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114B05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62111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0.5634</w:t>
            </w:r>
          </w:p>
        </w:tc>
      </w:tr>
      <w:tr w:rsidR="00E3157C" w:rsidRPr="00E3157C" w14:paraId="5FD8BA8A" w14:textId="77777777" w:rsidTr="00E3157C">
        <w:trPr>
          <w:trHeight w:val="300"/>
        </w:trPr>
        <w:tc>
          <w:tcPr>
            <w:tcW w:w="762" w:type="dxa"/>
            <w:shd w:val="clear" w:color="auto" w:fill="auto"/>
            <w:noWrap/>
            <w:vAlign w:val="bottom"/>
            <w:hideMark/>
          </w:tcPr>
          <w:p w14:paraId="077ED6D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803DF8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37A2079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E0A20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59700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4D00C22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312581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0.8263</w:t>
            </w:r>
          </w:p>
        </w:tc>
        <w:tc>
          <w:tcPr>
            <w:tcW w:w="884" w:type="dxa"/>
            <w:shd w:val="clear" w:color="auto" w:fill="auto"/>
            <w:noWrap/>
            <w:vAlign w:val="bottom"/>
            <w:hideMark/>
          </w:tcPr>
          <w:p w14:paraId="06DD47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0.8263</w:t>
            </w:r>
          </w:p>
        </w:tc>
        <w:tc>
          <w:tcPr>
            <w:tcW w:w="809" w:type="dxa"/>
            <w:shd w:val="clear" w:color="auto" w:fill="auto"/>
            <w:noWrap/>
            <w:vAlign w:val="bottom"/>
            <w:hideMark/>
          </w:tcPr>
          <w:p w14:paraId="72024C0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0.8263</w:t>
            </w:r>
          </w:p>
        </w:tc>
        <w:tc>
          <w:tcPr>
            <w:tcW w:w="842" w:type="dxa"/>
            <w:shd w:val="clear" w:color="auto" w:fill="auto"/>
            <w:noWrap/>
            <w:vAlign w:val="bottom"/>
            <w:hideMark/>
          </w:tcPr>
          <w:p w14:paraId="5D2B2E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0.8263</w:t>
            </w:r>
          </w:p>
        </w:tc>
        <w:tc>
          <w:tcPr>
            <w:tcW w:w="831" w:type="dxa"/>
            <w:shd w:val="clear" w:color="auto" w:fill="auto"/>
            <w:noWrap/>
            <w:vAlign w:val="bottom"/>
            <w:hideMark/>
          </w:tcPr>
          <w:p w14:paraId="5C9F6C6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0.0032</w:t>
            </w:r>
          </w:p>
        </w:tc>
        <w:tc>
          <w:tcPr>
            <w:tcW w:w="809" w:type="dxa"/>
            <w:shd w:val="clear" w:color="auto" w:fill="auto"/>
            <w:noWrap/>
            <w:vAlign w:val="bottom"/>
            <w:hideMark/>
          </w:tcPr>
          <w:p w14:paraId="6B0E56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00AF7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1.0184</w:t>
            </w:r>
          </w:p>
        </w:tc>
      </w:tr>
      <w:tr w:rsidR="00E3157C" w:rsidRPr="00E3157C" w14:paraId="3962CF02" w14:textId="77777777" w:rsidTr="00E3157C">
        <w:trPr>
          <w:trHeight w:val="300"/>
        </w:trPr>
        <w:tc>
          <w:tcPr>
            <w:tcW w:w="762" w:type="dxa"/>
            <w:shd w:val="clear" w:color="auto" w:fill="auto"/>
            <w:noWrap/>
            <w:vAlign w:val="bottom"/>
            <w:hideMark/>
          </w:tcPr>
          <w:p w14:paraId="1879363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D21E65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188FB72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C72620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B289B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4FEF380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7457C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0.8263</w:t>
            </w:r>
          </w:p>
        </w:tc>
        <w:tc>
          <w:tcPr>
            <w:tcW w:w="884" w:type="dxa"/>
            <w:shd w:val="clear" w:color="auto" w:fill="auto"/>
            <w:noWrap/>
            <w:vAlign w:val="bottom"/>
            <w:hideMark/>
          </w:tcPr>
          <w:p w14:paraId="2FBA7C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0.8013</w:t>
            </w:r>
          </w:p>
        </w:tc>
        <w:tc>
          <w:tcPr>
            <w:tcW w:w="809" w:type="dxa"/>
            <w:shd w:val="clear" w:color="auto" w:fill="auto"/>
            <w:noWrap/>
            <w:vAlign w:val="bottom"/>
            <w:hideMark/>
          </w:tcPr>
          <w:p w14:paraId="204A21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0.8263</w:t>
            </w:r>
          </w:p>
        </w:tc>
        <w:tc>
          <w:tcPr>
            <w:tcW w:w="842" w:type="dxa"/>
            <w:shd w:val="clear" w:color="auto" w:fill="auto"/>
            <w:noWrap/>
            <w:vAlign w:val="bottom"/>
            <w:hideMark/>
          </w:tcPr>
          <w:p w14:paraId="56F87AC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0.8136</w:t>
            </w:r>
          </w:p>
        </w:tc>
        <w:tc>
          <w:tcPr>
            <w:tcW w:w="831" w:type="dxa"/>
            <w:shd w:val="clear" w:color="auto" w:fill="auto"/>
            <w:noWrap/>
            <w:vAlign w:val="bottom"/>
            <w:hideMark/>
          </w:tcPr>
          <w:p w14:paraId="158BBA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0.0032</w:t>
            </w:r>
          </w:p>
        </w:tc>
        <w:tc>
          <w:tcPr>
            <w:tcW w:w="809" w:type="dxa"/>
            <w:shd w:val="clear" w:color="auto" w:fill="auto"/>
            <w:noWrap/>
            <w:vAlign w:val="bottom"/>
            <w:hideMark/>
          </w:tcPr>
          <w:p w14:paraId="2C704B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B0EFF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0.5901</w:t>
            </w:r>
          </w:p>
        </w:tc>
      </w:tr>
      <w:tr w:rsidR="00E3157C" w:rsidRPr="00E3157C" w14:paraId="7EE270A8" w14:textId="77777777" w:rsidTr="00E3157C">
        <w:trPr>
          <w:trHeight w:val="300"/>
        </w:trPr>
        <w:tc>
          <w:tcPr>
            <w:tcW w:w="762" w:type="dxa"/>
            <w:shd w:val="clear" w:color="auto" w:fill="auto"/>
            <w:noWrap/>
            <w:vAlign w:val="bottom"/>
            <w:hideMark/>
          </w:tcPr>
          <w:p w14:paraId="1EAC3F5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106CE9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0D3126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1B19C7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5CC51E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0A6FE2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0163E15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0.8263</w:t>
            </w:r>
          </w:p>
        </w:tc>
        <w:tc>
          <w:tcPr>
            <w:tcW w:w="884" w:type="dxa"/>
            <w:shd w:val="clear" w:color="auto" w:fill="auto"/>
            <w:noWrap/>
            <w:vAlign w:val="bottom"/>
            <w:hideMark/>
          </w:tcPr>
          <w:p w14:paraId="6FC8DA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0.1206</w:t>
            </w:r>
          </w:p>
        </w:tc>
        <w:tc>
          <w:tcPr>
            <w:tcW w:w="809" w:type="dxa"/>
            <w:shd w:val="clear" w:color="auto" w:fill="auto"/>
            <w:noWrap/>
            <w:vAlign w:val="bottom"/>
            <w:hideMark/>
          </w:tcPr>
          <w:p w14:paraId="076843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0.1244</w:t>
            </w:r>
          </w:p>
        </w:tc>
        <w:tc>
          <w:tcPr>
            <w:tcW w:w="842" w:type="dxa"/>
            <w:shd w:val="clear" w:color="auto" w:fill="auto"/>
            <w:noWrap/>
            <w:vAlign w:val="bottom"/>
            <w:hideMark/>
          </w:tcPr>
          <w:p w14:paraId="45EDA5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0.1225</w:t>
            </w:r>
          </w:p>
        </w:tc>
        <w:tc>
          <w:tcPr>
            <w:tcW w:w="831" w:type="dxa"/>
            <w:shd w:val="clear" w:color="auto" w:fill="auto"/>
            <w:noWrap/>
            <w:vAlign w:val="bottom"/>
            <w:hideMark/>
          </w:tcPr>
          <w:p w14:paraId="48FA86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0.0032</w:t>
            </w:r>
          </w:p>
        </w:tc>
        <w:tc>
          <w:tcPr>
            <w:tcW w:w="809" w:type="dxa"/>
            <w:shd w:val="clear" w:color="auto" w:fill="auto"/>
            <w:noWrap/>
            <w:vAlign w:val="bottom"/>
            <w:hideMark/>
          </w:tcPr>
          <w:p w14:paraId="4DF7E8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A9846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0.5771</w:t>
            </w:r>
          </w:p>
        </w:tc>
      </w:tr>
      <w:tr w:rsidR="00E3157C" w:rsidRPr="00E3157C" w14:paraId="06F86D0F" w14:textId="77777777" w:rsidTr="00E3157C">
        <w:trPr>
          <w:trHeight w:val="300"/>
        </w:trPr>
        <w:tc>
          <w:tcPr>
            <w:tcW w:w="762" w:type="dxa"/>
            <w:shd w:val="clear" w:color="auto" w:fill="auto"/>
            <w:noWrap/>
            <w:vAlign w:val="bottom"/>
            <w:hideMark/>
          </w:tcPr>
          <w:p w14:paraId="5008D2F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D924A5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703AA1B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45A55E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89F2F5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3DE869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82E1E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0.8204</w:t>
            </w:r>
          </w:p>
        </w:tc>
        <w:tc>
          <w:tcPr>
            <w:tcW w:w="884" w:type="dxa"/>
            <w:shd w:val="clear" w:color="auto" w:fill="auto"/>
            <w:noWrap/>
            <w:vAlign w:val="bottom"/>
            <w:hideMark/>
          </w:tcPr>
          <w:p w14:paraId="3C43CC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0.8204</w:t>
            </w:r>
          </w:p>
        </w:tc>
        <w:tc>
          <w:tcPr>
            <w:tcW w:w="809" w:type="dxa"/>
            <w:shd w:val="clear" w:color="auto" w:fill="auto"/>
            <w:noWrap/>
            <w:vAlign w:val="bottom"/>
            <w:hideMark/>
          </w:tcPr>
          <w:p w14:paraId="0FFA43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0.8204</w:t>
            </w:r>
          </w:p>
        </w:tc>
        <w:tc>
          <w:tcPr>
            <w:tcW w:w="842" w:type="dxa"/>
            <w:shd w:val="clear" w:color="auto" w:fill="auto"/>
            <w:noWrap/>
            <w:vAlign w:val="bottom"/>
            <w:hideMark/>
          </w:tcPr>
          <w:p w14:paraId="0F0B1C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0.8204</w:t>
            </w:r>
          </w:p>
        </w:tc>
        <w:tc>
          <w:tcPr>
            <w:tcW w:w="831" w:type="dxa"/>
            <w:shd w:val="clear" w:color="auto" w:fill="auto"/>
            <w:noWrap/>
            <w:vAlign w:val="bottom"/>
            <w:hideMark/>
          </w:tcPr>
          <w:p w14:paraId="38570D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7EAFE7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D4123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1.0851</w:t>
            </w:r>
          </w:p>
        </w:tc>
      </w:tr>
      <w:tr w:rsidR="00E3157C" w:rsidRPr="00E3157C" w14:paraId="01FDBE61" w14:textId="77777777" w:rsidTr="00E3157C">
        <w:trPr>
          <w:trHeight w:val="300"/>
        </w:trPr>
        <w:tc>
          <w:tcPr>
            <w:tcW w:w="762" w:type="dxa"/>
            <w:shd w:val="clear" w:color="auto" w:fill="auto"/>
            <w:noWrap/>
            <w:vAlign w:val="bottom"/>
            <w:hideMark/>
          </w:tcPr>
          <w:p w14:paraId="037C79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95C13F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3C75B3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A6C9E5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404264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2E3C8EF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4455D2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0.8204</w:t>
            </w:r>
          </w:p>
        </w:tc>
        <w:tc>
          <w:tcPr>
            <w:tcW w:w="884" w:type="dxa"/>
            <w:shd w:val="clear" w:color="auto" w:fill="auto"/>
            <w:noWrap/>
            <w:vAlign w:val="bottom"/>
            <w:hideMark/>
          </w:tcPr>
          <w:p w14:paraId="541400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0.7016</w:t>
            </w:r>
          </w:p>
        </w:tc>
        <w:tc>
          <w:tcPr>
            <w:tcW w:w="809" w:type="dxa"/>
            <w:shd w:val="clear" w:color="auto" w:fill="auto"/>
            <w:noWrap/>
            <w:vAlign w:val="bottom"/>
            <w:hideMark/>
          </w:tcPr>
          <w:p w14:paraId="1E5F67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0.8204</w:t>
            </w:r>
          </w:p>
        </w:tc>
        <w:tc>
          <w:tcPr>
            <w:tcW w:w="842" w:type="dxa"/>
            <w:shd w:val="clear" w:color="auto" w:fill="auto"/>
            <w:noWrap/>
            <w:vAlign w:val="bottom"/>
            <w:hideMark/>
          </w:tcPr>
          <w:p w14:paraId="4D06E0D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0.7564</w:t>
            </w:r>
          </w:p>
        </w:tc>
        <w:tc>
          <w:tcPr>
            <w:tcW w:w="831" w:type="dxa"/>
            <w:shd w:val="clear" w:color="auto" w:fill="auto"/>
            <w:noWrap/>
            <w:vAlign w:val="bottom"/>
            <w:hideMark/>
          </w:tcPr>
          <w:p w14:paraId="1BEBDB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425306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61F83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0.5929</w:t>
            </w:r>
          </w:p>
        </w:tc>
      </w:tr>
      <w:tr w:rsidR="00E3157C" w:rsidRPr="00E3157C" w14:paraId="7D914438" w14:textId="77777777" w:rsidTr="00E3157C">
        <w:trPr>
          <w:trHeight w:val="300"/>
        </w:trPr>
        <w:tc>
          <w:tcPr>
            <w:tcW w:w="762" w:type="dxa"/>
            <w:shd w:val="clear" w:color="auto" w:fill="auto"/>
            <w:noWrap/>
            <w:vAlign w:val="bottom"/>
            <w:hideMark/>
          </w:tcPr>
          <w:p w14:paraId="7E7D3D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5B4A0D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1D8A69E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20CFBE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72805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4573C7F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05CA38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0.8204</w:t>
            </w:r>
          </w:p>
        </w:tc>
        <w:tc>
          <w:tcPr>
            <w:tcW w:w="884" w:type="dxa"/>
            <w:shd w:val="clear" w:color="auto" w:fill="auto"/>
            <w:noWrap/>
            <w:vAlign w:val="bottom"/>
            <w:hideMark/>
          </w:tcPr>
          <w:p w14:paraId="39D519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0.1074</w:t>
            </w:r>
          </w:p>
        </w:tc>
        <w:tc>
          <w:tcPr>
            <w:tcW w:w="809" w:type="dxa"/>
            <w:shd w:val="clear" w:color="auto" w:fill="auto"/>
            <w:noWrap/>
            <w:vAlign w:val="bottom"/>
            <w:hideMark/>
          </w:tcPr>
          <w:p w14:paraId="3F4D6C7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0.1253</w:t>
            </w:r>
          </w:p>
        </w:tc>
        <w:tc>
          <w:tcPr>
            <w:tcW w:w="842" w:type="dxa"/>
            <w:shd w:val="clear" w:color="auto" w:fill="auto"/>
            <w:noWrap/>
            <w:vAlign w:val="bottom"/>
            <w:hideMark/>
          </w:tcPr>
          <w:p w14:paraId="18476B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0.1156</w:t>
            </w:r>
          </w:p>
        </w:tc>
        <w:tc>
          <w:tcPr>
            <w:tcW w:w="831" w:type="dxa"/>
            <w:shd w:val="clear" w:color="auto" w:fill="auto"/>
            <w:noWrap/>
            <w:vAlign w:val="bottom"/>
            <w:hideMark/>
          </w:tcPr>
          <w:p w14:paraId="06F6A5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3F34CA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7492E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0.6198</w:t>
            </w:r>
          </w:p>
        </w:tc>
      </w:tr>
      <w:tr w:rsidR="00E3157C" w:rsidRPr="00E3157C" w14:paraId="5D173817" w14:textId="77777777" w:rsidTr="00E3157C">
        <w:trPr>
          <w:trHeight w:val="300"/>
        </w:trPr>
        <w:tc>
          <w:tcPr>
            <w:tcW w:w="762" w:type="dxa"/>
            <w:shd w:val="clear" w:color="auto" w:fill="auto"/>
            <w:noWrap/>
            <w:vAlign w:val="bottom"/>
            <w:hideMark/>
          </w:tcPr>
          <w:p w14:paraId="48F3053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E1BE5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7F5256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4DBAB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A5EF01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372CC7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C0132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0.8097</w:t>
            </w:r>
          </w:p>
        </w:tc>
        <w:tc>
          <w:tcPr>
            <w:tcW w:w="884" w:type="dxa"/>
            <w:shd w:val="clear" w:color="auto" w:fill="auto"/>
            <w:noWrap/>
            <w:vAlign w:val="bottom"/>
            <w:hideMark/>
          </w:tcPr>
          <w:p w14:paraId="65092F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0.8097</w:t>
            </w:r>
          </w:p>
        </w:tc>
        <w:tc>
          <w:tcPr>
            <w:tcW w:w="809" w:type="dxa"/>
            <w:shd w:val="clear" w:color="auto" w:fill="auto"/>
            <w:noWrap/>
            <w:vAlign w:val="bottom"/>
            <w:hideMark/>
          </w:tcPr>
          <w:p w14:paraId="2C6040E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0.8097</w:t>
            </w:r>
          </w:p>
        </w:tc>
        <w:tc>
          <w:tcPr>
            <w:tcW w:w="842" w:type="dxa"/>
            <w:shd w:val="clear" w:color="auto" w:fill="auto"/>
            <w:noWrap/>
            <w:vAlign w:val="bottom"/>
            <w:hideMark/>
          </w:tcPr>
          <w:p w14:paraId="03A787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0.8097</w:t>
            </w:r>
          </w:p>
        </w:tc>
        <w:tc>
          <w:tcPr>
            <w:tcW w:w="831" w:type="dxa"/>
            <w:shd w:val="clear" w:color="auto" w:fill="auto"/>
            <w:noWrap/>
            <w:vAlign w:val="bottom"/>
            <w:hideMark/>
          </w:tcPr>
          <w:p w14:paraId="4CF619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0.0012</w:t>
            </w:r>
          </w:p>
        </w:tc>
        <w:tc>
          <w:tcPr>
            <w:tcW w:w="809" w:type="dxa"/>
            <w:shd w:val="clear" w:color="auto" w:fill="auto"/>
            <w:noWrap/>
            <w:vAlign w:val="bottom"/>
            <w:hideMark/>
          </w:tcPr>
          <w:p w14:paraId="183595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ABB43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1.0197</w:t>
            </w:r>
          </w:p>
        </w:tc>
      </w:tr>
      <w:tr w:rsidR="00E3157C" w:rsidRPr="00E3157C" w14:paraId="75CE8391" w14:textId="77777777" w:rsidTr="00E3157C">
        <w:trPr>
          <w:trHeight w:val="300"/>
        </w:trPr>
        <w:tc>
          <w:tcPr>
            <w:tcW w:w="762" w:type="dxa"/>
            <w:shd w:val="clear" w:color="auto" w:fill="auto"/>
            <w:noWrap/>
            <w:vAlign w:val="bottom"/>
            <w:hideMark/>
          </w:tcPr>
          <w:p w14:paraId="5ECFB5B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17B859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5AC02C8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979D0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12E55D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19A0D7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A74554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0.8097</w:t>
            </w:r>
          </w:p>
        </w:tc>
        <w:tc>
          <w:tcPr>
            <w:tcW w:w="884" w:type="dxa"/>
            <w:shd w:val="clear" w:color="auto" w:fill="auto"/>
            <w:noWrap/>
            <w:vAlign w:val="bottom"/>
            <w:hideMark/>
          </w:tcPr>
          <w:p w14:paraId="6BF8238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0.7113</w:t>
            </w:r>
          </w:p>
        </w:tc>
        <w:tc>
          <w:tcPr>
            <w:tcW w:w="809" w:type="dxa"/>
            <w:shd w:val="clear" w:color="auto" w:fill="auto"/>
            <w:noWrap/>
            <w:vAlign w:val="bottom"/>
            <w:hideMark/>
          </w:tcPr>
          <w:p w14:paraId="297744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0.8097</w:t>
            </w:r>
          </w:p>
        </w:tc>
        <w:tc>
          <w:tcPr>
            <w:tcW w:w="842" w:type="dxa"/>
            <w:shd w:val="clear" w:color="auto" w:fill="auto"/>
            <w:noWrap/>
            <w:vAlign w:val="bottom"/>
            <w:hideMark/>
          </w:tcPr>
          <w:p w14:paraId="5F8E18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0.7573</w:t>
            </w:r>
          </w:p>
        </w:tc>
        <w:tc>
          <w:tcPr>
            <w:tcW w:w="831" w:type="dxa"/>
            <w:shd w:val="clear" w:color="auto" w:fill="auto"/>
            <w:noWrap/>
            <w:vAlign w:val="bottom"/>
            <w:hideMark/>
          </w:tcPr>
          <w:p w14:paraId="694B54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0.0012</w:t>
            </w:r>
          </w:p>
        </w:tc>
        <w:tc>
          <w:tcPr>
            <w:tcW w:w="809" w:type="dxa"/>
            <w:shd w:val="clear" w:color="auto" w:fill="auto"/>
            <w:noWrap/>
            <w:vAlign w:val="bottom"/>
            <w:hideMark/>
          </w:tcPr>
          <w:p w14:paraId="09FB62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C06A4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0.5873</w:t>
            </w:r>
          </w:p>
        </w:tc>
      </w:tr>
      <w:tr w:rsidR="00E3157C" w:rsidRPr="00E3157C" w14:paraId="3ACFE619" w14:textId="77777777" w:rsidTr="00E3157C">
        <w:trPr>
          <w:trHeight w:val="300"/>
        </w:trPr>
        <w:tc>
          <w:tcPr>
            <w:tcW w:w="762" w:type="dxa"/>
            <w:shd w:val="clear" w:color="auto" w:fill="auto"/>
            <w:noWrap/>
            <w:vAlign w:val="bottom"/>
            <w:hideMark/>
          </w:tcPr>
          <w:p w14:paraId="0E9A3D4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E2D79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41AD339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CA1753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91B53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386F1F0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A066C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0.8097</w:t>
            </w:r>
          </w:p>
        </w:tc>
        <w:tc>
          <w:tcPr>
            <w:tcW w:w="884" w:type="dxa"/>
            <w:shd w:val="clear" w:color="auto" w:fill="auto"/>
            <w:noWrap/>
            <w:vAlign w:val="bottom"/>
            <w:hideMark/>
          </w:tcPr>
          <w:p w14:paraId="038692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0.1072</w:t>
            </w:r>
          </w:p>
        </w:tc>
        <w:tc>
          <w:tcPr>
            <w:tcW w:w="809" w:type="dxa"/>
            <w:shd w:val="clear" w:color="auto" w:fill="auto"/>
            <w:noWrap/>
            <w:vAlign w:val="bottom"/>
            <w:hideMark/>
          </w:tcPr>
          <w:p w14:paraId="5C9C408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w:t>
            </w:r>
          </w:p>
        </w:tc>
        <w:tc>
          <w:tcPr>
            <w:tcW w:w="842" w:type="dxa"/>
            <w:shd w:val="clear" w:color="auto" w:fill="auto"/>
            <w:noWrap/>
            <w:vAlign w:val="bottom"/>
            <w:hideMark/>
          </w:tcPr>
          <w:p w14:paraId="716440C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0.1141</w:t>
            </w:r>
          </w:p>
        </w:tc>
        <w:tc>
          <w:tcPr>
            <w:tcW w:w="831" w:type="dxa"/>
            <w:shd w:val="clear" w:color="auto" w:fill="auto"/>
            <w:noWrap/>
            <w:vAlign w:val="bottom"/>
            <w:hideMark/>
          </w:tcPr>
          <w:p w14:paraId="2E16D6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0.0012</w:t>
            </w:r>
          </w:p>
        </w:tc>
        <w:tc>
          <w:tcPr>
            <w:tcW w:w="809" w:type="dxa"/>
            <w:shd w:val="clear" w:color="auto" w:fill="auto"/>
            <w:noWrap/>
            <w:vAlign w:val="bottom"/>
            <w:hideMark/>
          </w:tcPr>
          <w:p w14:paraId="3D2D31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9DB3D6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0.614</w:t>
            </w:r>
          </w:p>
        </w:tc>
      </w:tr>
      <w:tr w:rsidR="00E3157C" w:rsidRPr="00E3157C" w14:paraId="56AC0DA7" w14:textId="77777777" w:rsidTr="00E3157C">
        <w:trPr>
          <w:trHeight w:val="300"/>
        </w:trPr>
        <w:tc>
          <w:tcPr>
            <w:tcW w:w="762" w:type="dxa"/>
            <w:shd w:val="clear" w:color="auto" w:fill="auto"/>
            <w:noWrap/>
            <w:vAlign w:val="bottom"/>
            <w:hideMark/>
          </w:tcPr>
          <w:p w14:paraId="54BB17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88977A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3CC0605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B3DC5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BBD41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36853F7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30E135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0.8018</w:t>
            </w:r>
          </w:p>
        </w:tc>
        <w:tc>
          <w:tcPr>
            <w:tcW w:w="884" w:type="dxa"/>
            <w:shd w:val="clear" w:color="auto" w:fill="auto"/>
            <w:noWrap/>
            <w:vAlign w:val="bottom"/>
            <w:hideMark/>
          </w:tcPr>
          <w:p w14:paraId="4ADF13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0.8018</w:t>
            </w:r>
          </w:p>
        </w:tc>
        <w:tc>
          <w:tcPr>
            <w:tcW w:w="809" w:type="dxa"/>
            <w:shd w:val="clear" w:color="auto" w:fill="auto"/>
            <w:noWrap/>
            <w:vAlign w:val="bottom"/>
            <w:hideMark/>
          </w:tcPr>
          <w:p w14:paraId="6AF725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0.8018</w:t>
            </w:r>
          </w:p>
        </w:tc>
        <w:tc>
          <w:tcPr>
            <w:tcW w:w="842" w:type="dxa"/>
            <w:shd w:val="clear" w:color="auto" w:fill="auto"/>
            <w:noWrap/>
            <w:vAlign w:val="bottom"/>
            <w:hideMark/>
          </w:tcPr>
          <w:p w14:paraId="2675516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0.8018</w:t>
            </w:r>
          </w:p>
        </w:tc>
        <w:tc>
          <w:tcPr>
            <w:tcW w:w="831" w:type="dxa"/>
            <w:shd w:val="clear" w:color="auto" w:fill="auto"/>
            <w:noWrap/>
            <w:vAlign w:val="bottom"/>
            <w:hideMark/>
          </w:tcPr>
          <w:p w14:paraId="7DC0B1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6464DB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C55E7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1.0692</w:t>
            </w:r>
          </w:p>
        </w:tc>
      </w:tr>
      <w:tr w:rsidR="00E3157C" w:rsidRPr="00E3157C" w14:paraId="36685083" w14:textId="77777777" w:rsidTr="00E3157C">
        <w:trPr>
          <w:trHeight w:val="300"/>
        </w:trPr>
        <w:tc>
          <w:tcPr>
            <w:tcW w:w="762" w:type="dxa"/>
            <w:shd w:val="clear" w:color="auto" w:fill="auto"/>
            <w:noWrap/>
            <w:vAlign w:val="bottom"/>
            <w:hideMark/>
          </w:tcPr>
          <w:p w14:paraId="2194A4C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E810E7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1816198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2DEC98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7E721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58F0BE5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6C23D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0.8018</w:t>
            </w:r>
          </w:p>
        </w:tc>
        <w:tc>
          <w:tcPr>
            <w:tcW w:w="884" w:type="dxa"/>
            <w:shd w:val="clear" w:color="auto" w:fill="auto"/>
            <w:noWrap/>
            <w:vAlign w:val="bottom"/>
            <w:hideMark/>
          </w:tcPr>
          <w:p w14:paraId="04AF35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0.7176</w:t>
            </w:r>
          </w:p>
        </w:tc>
        <w:tc>
          <w:tcPr>
            <w:tcW w:w="809" w:type="dxa"/>
            <w:shd w:val="clear" w:color="auto" w:fill="auto"/>
            <w:noWrap/>
            <w:vAlign w:val="bottom"/>
            <w:hideMark/>
          </w:tcPr>
          <w:p w14:paraId="50A5A4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0.8018</w:t>
            </w:r>
          </w:p>
        </w:tc>
        <w:tc>
          <w:tcPr>
            <w:tcW w:w="842" w:type="dxa"/>
            <w:shd w:val="clear" w:color="auto" w:fill="auto"/>
            <w:noWrap/>
            <w:vAlign w:val="bottom"/>
            <w:hideMark/>
          </w:tcPr>
          <w:p w14:paraId="7DB248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0.7573</w:t>
            </w:r>
          </w:p>
        </w:tc>
        <w:tc>
          <w:tcPr>
            <w:tcW w:w="831" w:type="dxa"/>
            <w:shd w:val="clear" w:color="auto" w:fill="auto"/>
            <w:noWrap/>
            <w:vAlign w:val="bottom"/>
            <w:hideMark/>
          </w:tcPr>
          <w:p w14:paraId="3B92CE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09F8AE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456F1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0.6167</w:t>
            </w:r>
          </w:p>
        </w:tc>
      </w:tr>
      <w:tr w:rsidR="00E3157C" w:rsidRPr="00E3157C" w14:paraId="623BE05E" w14:textId="77777777" w:rsidTr="00E3157C">
        <w:trPr>
          <w:trHeight w:val="300"/>
        </w:trPr>
        <w:tc>
          <w:tcPr>
            <w:tcW w:w="762" w:type="dxa"/>
            <w:shd w:val="clear" w:color="auto" w:fill="auto"/>
            <w:noWrap/>
            <w:vAlign w:val="bottom"/>
            <w:hideMark/>
          </w:tcPr>
          <w:p w14:paraId="5AE57E5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312BC34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76EED95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416114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DA12C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4B21F51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70C414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0.8018</w:t>
            </w:r>
          </w:p>
        </w:tc>
        <w:tc>
          <w:tcPr>
            <w:tcW w:w="884" w:type="dxa"/>
            <w:shd w:val="clear" w:color="auto" w:fill="auto"/>
            <w:noWrap/>
            <w:vAlign w:val="bottom"/>
            <w:hideMark/>
          </w:tcPr>
          <w:p w14:paraId="2D60AA1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0.1083</w:t>
            </w:r>
          </w:p>
        </w:tc>
        <w:tc>
          <w:tcPr>
            <w:tcW w:w="809" w:type="dxa"/>
            <w:shd w:val="clear" w:color="auto" w:fill="auto"/>
            <w:noWrap/>
            <w:vAlign w:val="bottom"/>
            <w:hideMark/>
          </w:tcPr>
          <w:p w14:paraId="706A05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0.121</w:t>
            </w:r>
          </w:p>
        </w:tc>
        <w:tc>
          <w:tcPr>
            <w:tcW w:w="842" w:type="dxa"/>
            <w:shd w:val="clear" w:color="auto" w:fill="auto"/>
            <w:noWrap/>
            <w:vAlign w:val="bottom"/>
            <w:hideMark/>
          </w:tcPr>
          <w:p w14:paraId="2E61F4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0.1143</w:t>
            </w:r>
          </w:p>
        </w:tc>
        <w:tc>
          <w:tcPr>
            <w:tcW w:w="831" w:type="dxa"/>
            <w:shd w:val="clear" w:color="auto" w:fill="auto"/>
            <w:noWrap/>
            <w:vAlign w:val="bottom"/>
            <w:hideMark/>
          </w:tcPr>
          <w:p w14:paraId="7EFAA0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6FFDFA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D8B40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0.6272</w:t>
            </w:r>
          </w:p>
        </w:tc>
      </w:tr>
      <w:tr w:rsidR="00E3157C" w:rsidRPr="00E3157C" w14:paraId="59E37756" w14:textId="77777777" w:rsidTr="00E3157C">
        <w:trPr>
          <w:trHeight w:val="300"/>
        </w:trPr>
        <w:tc>
          <w:tcPr>
            <w:tcW w:w="762" w:type="dxa"/>
            <w:shd w:val="clear" w:color="auto" w:fill="auto"/>
            <w:noWrap/>
            <w:vAlign w:val="bottom"/>
            <w:hideMark/>
          </w:tcPr>
          <w:p w14:paraId="2E1B5BA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A98DA6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04FFAA7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F3B532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1F2A4D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54A993A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089180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0.7967</w:t>
            </w:r>
          </w:p>
        </w:tc>
        <w:tc>
          <w:tcPr>
            <w:tcW w:w="884" w:type="dxa"/>
            <w:shd w:val="clear" w:color="auto" w:fill="auto"/>
            <w:noWrap/>
            <w:vAlign w:val="bottom"/>
            <w:hideMark/>
          </w:tcPr>
          <w:p w14:paraId="50EA47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0.7967</w:t>
            </w:r>
          </w:p>
        </w:tc>
        <w:tc>
          <w:tcPr>
            <w:tcW w:w="809" w:type="dxa"/>
            <w:shd w:val="clear" w:color="auto" w:fill="auto"/>
            <w:noWrap/>
            <w:vAlign w:val="bottom"/>
            <w:hideMark/>
          </w:tcPr>
          <w:p w14:paraId="46B90B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0.7967</w:t>
            </w:r>
          </w:p>
        </w:tc>
        <w:tc>
          <w:tcPr>
            <w:tcW w:w="842" w:type="dxa"/>
            <w:shd w:val="clear" w:color="auto" w:fill="auto"/>
            <w:noWrap/>
            <w:vAlign w:val="bottom"/>
            <w:hideMark/>
          </w:tcPr>
          <w:p w14:paraId="43F331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0.7967</w:t>
            </w:r>
          </w:p>
        </w:tc>
        <w:tc>
          <w:tcPr>
            <w:tcW w:w="831" w:type="dxa"/>
            <w:shd w:val="clear" w:color="auto" w:fill="auto"/>
            <w:noWrap/>
            <w:vAlign w:val="bottom"/>
            <w:hideMark/>
          </w:tcPr>
          <w:p w14:paraId="63CAAB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712E2D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39BC5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1.035</w:t>
            </w:r>
          </w:p>
        </w:tc>
      </w:tr>
      <w:tr w:rsidR="00E3157C" w:rsidRPr="00E3157C" w14:paraId="40883EC5" w14:textId="77777777" w:rsidTr="00E3157C">
        <w:trPr>
          <w:trHeight w:val="300"/>
        </w:trPr>
        <w:tc>
          <w:tcPr>
            <w:tcW w:w="762" w:type="dxa"/>
            <w:shd w:val="clear" w:color="auto" w:fill="auto"/>
            <w:noWrap/>
            <w:vAlign w:val="bottom"/>
            <w:hideMark/>
          </w:tcPr>
          <w:p w14:paraId="0666028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27A9D5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04F2552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FBA083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ED93B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6EBE607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1886A7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0.7967</w:t>
            </w:r>
          </w:p>
        </w:tc>
        <w:tc>
          <w:tcPr>
            <w:tcW w:w="884" w:type="dxa"/>
            <w:shd w:val="clear" w:color="auto" w:fill="auto"/>
            <w:noWrap/>
            <w:vAlign w:val="bottom"/>
            <w:hideMark/>
          </w:tcPr>
          <w:p w14:paraId="00E1C66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0.7211</w:t>
            </w:r>
          </w:p>
        </w:tc>
        <w:tc>
          <w:tcPr>
            <w:tcW w:w="809" w:type="dxa"/>
            <w:shd w:val="clear" w:color="auto" w:fill="auto"/>
            <w:noWrap/>
            <w:vAlign w:val="bottom"/>
            <w:hideMark/>
          </w:tcPr>
          <w:p w14:paraId="708491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0.7967</w:t>
            </w:r>
          </w:p>
        </w:tc>
        <w:tc>
          <w:tcPr>
            <w:tcW w:w="842" w:type="dxa"/>
            <w:shd w:val="clear" w:color="auto" w:fill="auto"/>
            <w:noWrap/>
            <w:vAlign w:val="bottom"/>
            <w:hideMark/>
          </w:tcPr>
          <w:p w14:paraId="28C6AF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0.7566</w:t>
            </w:r>
          </w:p>
        </w:tc>
        <w:tc>
          <w:tcPr>
            <w:tcW w:w="831" w:type="dxa"/>
            <w:shd w:val="clear" w:color="auto" w:fill="auto"/>
            <w:noWrap/>
            <w:vAlign w:val="bottom"/>
            <w:hideMark/>
          </w:tcPr>
          <w:p w14:paraId="693881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37CC7AB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A8CA44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0.6015</w:t>
            </w:r>
          </w:p>
        </w:tc>
      </w:tr>
      <w:tr w:rsidR="00E3157C" w:rsidRPr="00E3157C" w14:paraId="24466014" w14:textId="77777777" w:rsidTr="00E3157C">
        <w:trPr>
          <w:trHeight w:val="300"/>
        </w:trPr>
        <w:tc>
          <w:tcPr>
            <w:tcW w:w="762" w:type="dxa"/>
            <w:shd w:val="clear" w:color="auto" w:fill="auto"/>
            <w:noWrap/>
            <w:vAlign w:val="bottom"/>
            <w:hideMark/>
          </w:tcPr>
          <w:p w14:paraId="45DCDDC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53465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062C42B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B0701F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6E2A0F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3F460DE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7D903F8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0.7967</w:t>
            </w:r>
          </w:p>
        </w:tc>
        <w:tc>
          <w:tcPr>
            <w:tcW w:w="884" w:type="dxa"/>
            <w:shd w:val="clear" w:color="auto" w:fill="auto"/>
            <w:noWrap/>
            <w:vAlign w:val="bottom"/>
            <w:hideMark/>
          </w:tcPr>
          <w:p w14:paraId="21E19A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0.11</w:t>
            </w:r>
          </w:p>
        </w:tc>
        <w:tc>
          <w:tcPr>
            <w:tcW w:w="809" w:type="dxa"/>
            <w:shd w:val="clear" w:color="auto" w:fill="auto"/>
            <w:noWrap/>
            <w:vAlign w:val="bottom"/>
            <w:hideMark/>
          </w:tcPr>
          <w:p w14:paraId="66F78B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0.1202</w:t>
            </w:r>
          </w:p>
        </w:tc>
        <w:tc>
          <w:tcPr>
            <w:tcW w:w="842" w:type="dxa"/>
            <w:shd w:val="clear" w:color="auto" w:fill="auto"/>
            <w:noWrap/>
            <w:vAlign w:val="bottom"/>
            <w:hideMark/>
          </w:tcPr>
          <w:p w14:paraId="41B857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0.1142</w:t>
            </w:r>
          </w:p>
        </w:tc>
        <w:tc>
          <w:tcPr>
            <w:tcW w:w="831" w:type="dxa"/>
            <w:shd w:val="clear" w:color="auto" w:fill="auto"/>
            <w:noWrap/>
            <w:vAlign w:val="bottom"/>
            <w:hideMark/>
          </w:tcPr>
          <w:p w14:paraId="57F650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1F815D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0E820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0.6189</w:t>
            </w:r>
          </w:p>
        </w:tc>
      </w:tr>
    </w:tbl>
    <w:p w14:paraId="66C6E991" w14:textId="77777777" w:rsidR="001547F6" w:rsidRDefault="001547F6"/>
    <w:p w14:paraId="0322C4CB" w14:textId="67E45C23" w:rsidR="001547F6" w:rsidRDefault="001547F6">
      <w:r>
        <w:br w:type="page"/>
      </w:r>
    </w:p>
    <w:p w14:paraId="3EAF93FE" w14:textId="77777777" w:rsidR="001547F6" w:rsidRDefault="001547F6"/>
    <w:p w14:paraId="07171355" w14:textId="77777777" w:rsidR="000C714B" w:rsidRDefault="000C714B" w:rsidP="00AF314F"/>
    <w:p w14:paraId="153398AA" w14:textId="402CF2DF" w:rsidR="009825C1" w:rsidRDefault="524D1CB7" w:rsidP="524D1CB7">
      <w:pPr>
        <w:rPr>
          <w:rFonts w:ascii="Times New Roman" w:hAnsi="Times New Roman" w:cs="Times New Roman"/>
          <w:b/>
          <w:bCs/>
          <w:sz w:val="36"/>
          <w:szCs w:val="36"/>
          <w:highlight w:val="yellow"/>
        </w:rPr>
      </w:pPr>
      <w:r w:rsidRPr="524D1CB7">
        <w:rPr>
          <w:rFonts w:ascii="Times New Roman" w:hAnsi="Times New Roman" w:cs="Times New Roman"/>
          <w:b/>
          <w:bCs/>
          <w:sz w:val="36"/>
          <w:szCs w:val="36"/>
          <w:highlight w:val="yellow"/>
        </w:rPr>
        <w:t xml:space="preserve">Formatting Guideline for </w:t>
      </w:r>
      <w:proofErr w:type="spellStart"/>
      <w:r w:rsidRPr="524D1CB7">
        <w:rPr>
          <w:rFonts w:ascii="Times New Roman" w:hAnsi="Times New Roman" w:cs="Times New Roman"/>
          <w:b/>
          <w:bCs/>
          <w:sz w:val="36"/>
          <w:szCs w:val="36"/>
          <w:highlight w:val="yellow"/>
        </w:rPr>
        <w:t>Sanstream</w:t>
      </w:r>
      <w:proofErr w:type="spellEnd"/>
      <w:r w:rsidRPr="524D1CB7">
        <w:rPr>
          <w:rFonts w:ascii="Times New Roman" w:hAnsi="Times New Roman" w:cs="Times New Roman"/>
          <w:b/>
          <w:bCs/>
          <w:sz w:val="36"/>
          <w:szCs w:val="36"/>
          <w:highlight w:val="yellow"/>
        </w:rPr>
        <w:t xml:space="preserve"> Technical Reports</w:t>
      </w:r>
    </w:p>
    <w:p w14:paraId="1F0DE3B5" w14:textId="3703507D" w:rsidR="00813EB9" w:rsidRPr="009825C1" w:rsidRDefault="00813EB9" w:rsidP="00AF314F">
      <w:pPr>
        <w:rPr>
          <w:rFonts w:ascii="Times New Roman" w:hAnsi="Times New Roman" w:cs="Times New Roman"/>
          <w:b/>
          <w:bCs/>
          <w:sz w:val="36"/>
          <w:szCs w:val="40"/>
        </w:rPr>
      </w:pPr>
      <w:r w:rsidRPr="009825C1">
        <w:rPr>
          <w:rFonts w:ascii="Times New Roman" w:hAnsi="Times New Roman" w:cs="Times New Roman"/>
          <w:b/>
          <w:bCs/>
          <w:sz w:val="36"/>
          <w:szCs w:val="40"/>
          <w:highlight w:val="yellow"/>
        </w:rPr>
        <w:t>(Delete this section before submission)</w:t>
      </w:r>
    </w:p>
    <w:p w14:paraId="72E55FCE" w14:textId="77777777" w:rsidR="00813EB9" w:rsidRDefault="00813EB9" w:rsidP="00AF314F">
      <w:pPr>
        <w:pStyle w:val="ListParagraph"/>
      </w:pPr>
      <w:r w:rsidRPr="00491C00">
        <w:rPr>
          <w:highlight w:val="yellow"/>
        </w:rPr>
        <w:t>Follow guidelines as described in Table 1 consistently throughout the report.</w:t>
      </w:r>
    </w:p>
    <w:p w14:paraId="649965DC" w14:textId="77777777" w:rsidR="00813EB9" w:rsidRDefault="00813EB9" w:rsidP="00AF314F">
      <w:pPr>
        <w:pStyle w:val="ListParagraph"/>
      </w:pPr>
    </w:p>
    <w:p w14:paraId="6BE584DB" w14:textId="6A7EB0B7" w:rsidR="00813EB9" w:rsidRPr="003D56F6" w:rsidRDefault="00813EB9" w:rsidP="00AF314F">
      <w:pPr>
        <w:pStyle w:val="Caption"/>
        <w:rPr>
          <w:sz w:val="22"/>
          <w:szCs w:val="22"/>
        </w:rPr>
      </w:pPr>
      <w:bookmarkStart w:id="70" w:name="_Toc191292395"/>
      <w:r w:rsidRPr="003D56F6">
        <w:rPr>
          <w:sz w:val="22"/>
          <w:szCs w:val="22"/>
        </w:rPr>
        <w:t xml:space="preserve">Table </w:t>
      </w:r>
      <w:r w:rsidRPr="003D56F6">
        <w:rPr>
          <w:sz w:val="22"/>
          <w:szCs w:val="22"/>
        </w:rPr>
        <w:fldChar w:fldCharType="begin"/>
      </w:r>
      <w:r w:rsidRPr="003D56F6">
        <w:rPr>
          <w:sz w:val="22"/>
          <w:szCs w:val="22"/>
        </w:rPr>
        <w:instrText xml:space="preserve"> SEQ Table \* ARABIC </w:instrText>
      </w:r>
      <w:r w:rsidRPr="003D56F6">
        <w:rPr>
          <w:sz w:val="22"/>
          <w:szCs w:val="22"/>
        </w:rPr>
        <w:fldChar w:fldCharType="separate"/>
      </w:r>
      <w:r w:rsidR="00B0672D">
        <w:rPr>
          <w:noProof/>
          <w:sz w:val="22"/>
          <w:szCs w:val="22"/>
        </w:rPr>
        <w:t>14</w:t>
      </w:r>
      <w:r w:rsidRPr="003D56F6">
        <w:rPr>
          <w:noProof/>
          <w:sz w:val="22"/>
          <w:szCs w:val="22"/>
        </w:rPr>
        <w:fldChar w:fldCharType="end"/>
      </w:r>
      <w:r w:rsidRPr="003D56F6">
        <w:rPr>
          <w:sz w:val="22"/>
          <w:szCs w:val="22"/>
        </w:rPr>
        <w:t>: Formatting Guideline</w:t>
      </w:r>
      <w:bookmarkEnd w:id="70"/>
    </w:p>
    <w:tbl>
      <w:tblPr>
        <w:tblStyle w:val="TableGrid"/>
        <w:tblW w:w="9108" w:type="dxa"/>
        <w:tblInd w:w="720" w:type="dxa"/>
        <w:tblLook w:val="04A0" w:firstRow="1" w:lastRow="0" w:firstColumn="1" w:lastColumn="0" w:noHBand="0" w:noVBand="1"/>
      </w:tblPr>
      <w:tblGrid>
        <w:gridCol w:w="1301"/>
        <w:gridCol w:w="4297"/>
        <w:gridCol w:w="3510"/>
      </w:tblGrid>
      <w:tr w:rsidR="00813EB9" w14:paraId="2654E729" w14:textId="77777777" w:rsidTr="524D1CB7">
        <w:tc>
          <w:tcPr>
            <w:tcW w:w="1301" w:type="dxa"/>
          </w:tcPr>
          <w:p w14:paraId="5F26C0E4" w14:textId="77777777" w:rsidR="00813EB9" w:rsidRPr="004C6DCA" w:rsidRDefault="00813EB9" w:rsidP="00AF314F">
            <w:pPr>
              <w:pStyle w:val="ListParagraph"/>
              <w:spacing w:line="360" w:lineRule="auto"/>
              <w:ind w:left="0"/>
              <w:rPr>
                <w:b/>
                <w:bCs/>
              </w:rPr>
            </w:pPr>
            <w:r w:rsidRPr="004C6DCA">
              <w:rPr>
                <w:b/>
                <w:bCs/>
              </w:rPr>
              <w:t>MS Word Feature</w:t>
            </w:r>
          </w:p>
        </w:tc>
        <w:tc>
          <w:tcPr>
            <w:tcW w:w="4297" w:type="dxa"/>
          </w:tcPr>
          <w:p w14:paraId="6CC2C411" w14:textId="77777777" w:rsidR="00813EB9" w:rsidRPr="004C6DCA" w:rsidRDefault="00813EB9" w:rsidP="00AF314F">
            <w:pPr>
              <w:pStyle w:val="ListParagraph"/>
              <w:spacing w:line="360" w:lineRule="auto"/>
              <w:ind w:left="0"/>
              <w:rPr>
                <w:b/>
                <w:bCs/>
              </w:rPr>
            </w:pPr>
            <w:r w:rsidRPr="004C6DCA">
              <w:rPr>
                <w:b/>
                <w:bCs/>
              </w:rPr>
              <w:t>Where to set</w:t>
            </w:r>
          </w:p>
        </w:tc>
        <w:tc>
          <w:tcPr>
            <w:tcW w:w="3510" w:type="dxa"/>
          </w:tcPr>
          <w:p w14:paraId="06E8A6D5" w14:textId="77777777" w:rsidR="00813EB9" w:rsidRPr="004C6DCA" w:rsidRDefault="00813EB9" w:rsidP="00AF314F">
            <w:pPr>
              <w:pStyle w:val="ListParagraph"/>
              <w:spacing w:line="360" w:lineRule="auto"/>
              <w:ind w:left="0"/>
              <w:rPr>
                <w:b/>
                <w:bCs/>
              </w:rPr>
            </w:pPr>
            <w:r w:rsidRPr="004C6DCA">
              <w:rPr>
                <w:b/>
                <w:bCs/>
              </w:rPr>
              <w:t>Expected Value</w:t>
            </w:r>
          </w:p>
        </w:tc>
      </w:tr>
      <w:tr w:rsidR="00813EB9" w14:paraId="516A32EF" w14:textId="77777777" w:rsidTr="524D1CB7">
        <w:tc>
          <w:tcPr>
            <w:tcW w:w="1301" w:type="dxa"/>
          </w:tcPr>
          <w:p w14:paraId="2234E910" w14:textId="77777777" w:rsidR="00813EB9" w:rsidRDefault="00813EB9" w:rsidP="00AF314F">
            <w:pPr>
              <w:pStyle w:val="ListParagraph"/>
              <w:spacing w:line="360" w:lineRule="auto"/>
              <w:ind w:left="0"/>
            </w:pPr>
            <w:r>
              <w:t>Style</w:t>
            </w:r>
          </w:p>
        </w:tc>
        <w:tc>
          <w:tcPr>
            <w:tcW w:w="4297" w:type="dxa"/>
          </w:tcPr>
          <w:p w14:paraId="62DDC421" w14:textId="77777777" w:rsidR="00813EB9" w:rsidRDefault="00813EB9" w:rsidP="00AF314F">
            <w:pPr>
              <w:pStyle w:val="ListParagraph"/>
              <w:spacing w:line="360" w:lineRule="auto"/>
              <w:ind w:left="0"/>
            </w:pPr>
            <w:r>
              <w:rPr>
                <w:noProof/>
              </w:rPr>
              <w:drawing>
                <wp:inline distT="0" distB="0" distL="0" distR="0" wp14:anchorId="1DF2F66A" wp14:editId="0CE3F928">
                  <wp:extent cx="2514600" cy="77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600" cy="774700"/>
                          </a:xfrm>
                          <a:prstGeom prst="rect">
                            <a:avLst/>
                          </a:prstGeom>
                        </pic:spPr>
                      </pic:pic>
                    </a:graphicData>
                  </a:graphic>
                </wp:inline>
              </w:drawing>
            </w:r>
          </w:p>
        </w:tc>
        <w:tc>
          <w:tcPr>
            <w:tcW w:w="3510" w:type="dxa"/>
          </w:tcPr>
          <w:p w14:paraId="70BA2477" w14:textId="77777777" w:rsidR="00813EB9" w:rsidRDefault="524D1CB7" w:rsidP="00AF314F">
            <w:pPr>
              <w:pStyle w:val="ListParagraph"/>
              <w:spacing w:line="360" w:lineRule="auto"/>
              <w:ind w:left="0"/>
            </w:pPr>
            <w:r w:rsidRPr="524D1CB7">
              <w:rPr>
                <w:b/>
                <w:bCs/>
              </w:rPr>
              <w:t xml:space="preserve">Header 1-4 </w:t>
            </w:r>
            <w:r w:rsidRPr="524D1CB7">
              <w:t xml:space="preserve">for headings as appropriate. </w:t>
            </w:r>
          </w:p>
          <w:p w14:paraId="3015DA73" w14:textId="77777777" w:rsidR="00813EB9" w:rsidRDefault="00813EB9" w:rsidP="00AF314F">
            <w:pPr>
              <w:pStyle w:val="ListParagraph"/>
              <w:spacing w:line="360" w:lineRule="auto"/>
              <w:ind w:left="0"/>
            </w:pPr>
            <w:r w:rsidRPr="00EB1048">
              <w:rPr>
                <w:b/>
                <w:bCs/>
              </w:rPr>
              <w:t>Normal</w:t>
            </w:r>
            <w:r>
              <w:t xml:space="preserve"> for the body</w:t>
            </w:r>
          </w:p>
        </w:tc>
      </w:tr>
      <w:tr w:rsidR="00813EB9" w14:paraId="307C3D8C" w14:textId="77777777" w:rsidTr="524D1CB7">
        <w:tc>
          <w:tcPr>
            <w:tcW w:w="1301" w:type="dxa"/>
          </w:tcPr>
          <w:p w14:paraId="7230EDC3" w14:textId="77777777" w:rsidR="00813EB9" w:rsidRDefault="00813EB9" w:rsidP="00AF314F">
            <w:pPr>
              <w:pStyle w:val="ListParagraph"/>
              <w:spacing w:line="360" w:lineRule="auto"/>
              <w:ind w:left="0"/>
            </w:pPr>
            <w:r>
              <w:t>Font</w:t>
            </w:r>
          </w:p>
        </w:tc>
        <w:tc>
          <w:tcPr>
            <w:tcW w:w="4297" w:type="dxa"/>
          </w:tcPr>
          <w:p w14:paraId="5A1E441B" w14:textId="77777777" w:rsidR="00813EB9" w:rsidRDefault="00813EB9" w:rsidP="00AF314F">
            <w:pPr>
              <w:pStyle w:val="ListParagraph"/>
              <w:spacing w:line="360" w:lineRule="auto"/>
              <w:ind w:left="0"/>
              <w:rPr>
                <w:noProof/>
              </w:rPr>
            </w:pPr>
            <w:r>
              <w:rPr>
                <w:noProof/>
              </w:rPr>
              <w:drawing>
                <wp:inline distT="0" distB="0" distL="0" distR="0" wp14:anchorId="20DA334C" wp14:editId="6DEEB430">
                  <wp:extent cx="2225524" cy="8763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1087" cy="882428"/>
                          </a:xfrm>
                          <a:prstGeom prst="rect">
                            <a:avLst/>
                          </a:prstGeom>
                        </pic:spPr>
                      </pic:pic>
                    </a:graphicData>
                  </a:graphic>
                </wp:inline>
              </w:drawing>
            </w:r>
          </w:p>
        </w:tc>
        <w:tc>
          <w:tcPr>
            <w:tcW w:w="3510" w:type="dxa"/>
          </w:tcPr>
          <w:p w14:paraId="562799CC" w14:textId="77777777" w:rsidR="00813EB9" w:rsidRDefault="00813EB9" w:rsidP="00AF314F">
            <w:pPr>
              <w:pStyle w:val="ListParagraph"/>
              <w:spacing w:line="360" w:lineRule="auto"/>
              <w:ind w:left="0"/>
            </w:pPr>
            <w:r>
              <w:rPr>
                <w:b/>
                <w:bCs/>
              </w:rPr>
              <w:t>Arial</w:t>
            </w:r>
            <w:r w:rsidRPr="00EB1048">
              <w:rPr>
                <w:b/>
                <w:bCs/>
              </w:rPr>
              <w:t xml:space="preserve"> 12 pt</w:t>
            </w:r>
            <w:r>
              <w:t xml:space="preserve"> for the body of the report </w:t>
            </w:r>
          </w:p>
          <w:p w14:paraId="484406B8" w14:textId="77777777" w:rsidR="00813EB9" w:rsidRDefault="00813EB9" w:rsidP="00AF314F">
            <w:pPr>
              <w:pStyle w:val="ListParagraph"/>
              <w:spacing w:line="360" w:lineRule="auto"/>
              <w:ind w:left="0"/>
            </w:pPr>
          </w:p>
          <w:p w14:paraId="74C291FD" w14:textId="77777777" w:rsidR="00813EB9" w:rsidRDefault="524D1CB7" w:rsidP="00AF314F">
            <w:pPr>
              <w:pStyle w:val="ListParagraph"/>
              <w:spacing w:line="360" w:lineRule="auto"/>
              <w:ind w:left="0"/>
            </w:pPr>
            <w:r w:rsidRPr="524D1CB7">
              <w:rPr>
                <w:b/>
                <w:bCs/>
              </w:rPr>
              <w:t xml:space="preserve">Arial 11 </w:t>
            </w:r>
            <w:proofErr w:type="gramStart"/>
            <w:r w:rsidRPr="524D1CB7">
              <w:rPr>
                <w:b/>
                <w:bCs/>
              </w:rPr>
              <w:t>pt  and</w:t>
            </w:r>
            <w:proofErr w:type="gramEnd"/>
            <w:r w:rsidRPr="524D1CB7">
              <w:rPr>
                <w:b/>
                <w:bCs/>
              </w:rPr>
              <w:t xml:space="preserve"> Italics</w:t>
            </w:r>
            <w:r w:rsidRPr="524D1CB7">
              <w:t xml:space="preserve"> for Figure and Table captions</w:t>
            </w:r>
          </w:p>
          <w:p w14:paraId="67678C3F" w14:textId="77777777" w:rsidR="00813EB9" w:rsidRDefault="00813EB9" w:rsidP="00AF314F">
            <w:pPr>
              <w:pStyle w:val="ListParagraph"/>
              <w:spacing w:line="360" w:lineRule="auto"/>
              <w:ind w:left="0"/>
            </w:pPr>
            <w:r>
              <w:t>Example:</w:t>
            </w:r>
          </w:p>
          <w:p w14:paraId="0A7C381D" w14:textId="77777777" w:rsidR="00813EB9" w:rsidRPr="00823514" w:rsidRDefault="00813EB9" w:rsidP="00AF314F">
            <w:pPr>
              <w:spacing w:line="360" w:lineRule="auto"/>
              <w:rPr>
                <w:i/>
                <w:lang w:val="en-US"/>
              </w:rPr>
            </w:pPr>
            <w:r w:rsidRPr="00823514">
              <w:rPr>
                <w:i/>
                <w:lang w:val="en-US"/>
              </w:rPr>
              <w:t>Figure 1: Caption of figure 1</w:t>
            </w:r>
          </w:p>
          <w:p w14:paraId="5A81613D" w14:textId="77777777" w:rsidR="00813EB9" w:rsidRDefault="00813EB9" w:rsidP="00AF314F">
            <w:pPr>
              <w:pStyle w:val="ListParagraph"/>
              <w:keepNext/>
              <w:spacing w:line="360" w:lineRule="auto"/>
              <w:ind w:left="0"/>
            </w:pPr>
          </w:p>
        </w:tc>
      </w:tr>
      <w:tr w:rsidR="00813EB9" w14:paraId="57A6507F" w14:textId="77777777" w:rsidTr="524D1CB7">
        <w:tc>
          <w:tcPr>
            <w:tcW w:w="1301" w:type="dxa"/>
          </w:tcPr>
          <w:p w14:paraId="2951FC47" w14:textId="77777777" w:rsidR="00813EB9" w:rsidRDefault="00813EB9" w:rsidP="00AF314F">
            <w:pPr>
              <w:pStyle w:val="ListParagraph"/>
              <w:spacing w:line="360" w:lineRule="auto"/>
              <w:ind w:left="0"/>
            </w:pPr>
            <w:r>
              <w:t>Alignment</w:t>
            </w:r>
          </w:p>
        </w:tc>
        <w:tc>
          <w:tcPr>
            <w:tcW w:w="4297" w:type="dxa"/>
          </w:tcPr>
          <w:p w14:paraId="4947F028" w14:textId="77777777" w:rsidR="00813EB9" w:rsidRDefault="00813EB9" w:rsidP="00AF314F">
            <w:pPr>
              <w:pStyle w:val="ListParagraph"/>
              <w:spacing w:line="360" w:lineRule="auto"/>
              <w:ind w:left="0"/>
              <w:rPr>
                <w:noProof/>
              </w:rPr>
            </w:pPr>
            <w:r>
              <w:rPr>
                <w:noProof/>
              </w:rPr>
              <w:drawing>
                <wp:inline distT="0" distB="0" distL="0" distR="0" wp14:anchorId="79837D82" wp14:editId="4472EFF8">
                  <wp:extent cx="2276475" cy="742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742950"/>
                          </a:xfrm>
                          <a:prstGeom prst="rect">
                            <a:avLst/>
                          </a:prstGeom>
                        </pic:spPr>
                      </pic:pic>
                    </a:graphicData>
                  </a:graphic>
                </wp:inline>
              </w:drawing>
            </w:r>
          </w:p>
        </w:tc>
        <w:tc>
          <w:tcPr>
            <w:tcW w:w="3510" w:type="dxa"/>
          </w:tcPr>
          <w:p w14:paraId="67D5097E" w14:textId="77777777" w:rsidR="00813EB9" w:rsidRDefault="00813EB9" w:rsidP="00AF314F">
            <w:pPr>
              <w:pStyle w:val="ListParagraph"/>
              <w:spacing w:line="360" w:lineRule="auto"/>
              <w:ind w:left="0"/>
            </w:pPr>
            <w:r w:rsidRPr="00EB1048">
              <w:rPr>
                <w:b/>
                <w:bCs/>
              </w:rPr>
              <w:t>Justify</w:t>
            </w:r>
            <w:r>
              <w:t xml:space="preserve"> for the body of the report</w:t>
            </w:r>
          </w:p>
          <w:p w14:paraId="72DA143E" w14:textId="77777777" w:rsidR="00813EB9" w:rsidRDefault="00813EB9" w:rsidP="00AF314F">
            <w:pPr>
              <w:pStyle w:val="ListParagraph"/>
              <w:spacing w:line="360" w:lineRule="auto"/>
              <w:ind w:left="0"/>
            </w:pPr>
            <w:r w:rsidRPr="00EB1048">
              <w:rPr>
                <w:b/>
                <w:bCs/>
              </w:rPr>
              <w:t>Left</w:t>
            </w:r>
            <w:r>
              <w:t xml:space="preserve"> for text in Table </w:t>
            </w:r>
          </w:p>
          <w:p w14:paraId="334776D3" w14:textId="77777777" w:rsidR="00813EB9" w:rsidRDefault="00813EB9" w:rsidP="00AF314F">
            <w:pPr>
              <w:pStyle w:val="ListParagraph"/>
              <w:spacing w:line="360" w:lineRule="auto"/>
              <w:ind w:left="0"/>
            </w:pPr>
            <w:r w:rsidRPr="00EB1048">
              <w:rPr>
                <w:b/>
                <w:bCs/>
              </w:rPr>
              <w:t>Centre</w:t>
            </w:r>
            <w:r>
              <w:t xml:space="preserve"> for figure and table captions</w:t>
            </w:r>
          </w:p>
        </w:tc>
      </w:tr>
      <w:tr w:rsidR="00813EB9" w14:paraId="686A500B" w14:textId="77777777" w:rsidTr="524D1CB7">
        <w:tc>
          <w:tcPr>
            <w:tcW w:w="1301" w:type="dxa"/>
          </w:tcPr>
          <w:p w14:paraId="226AFBCB" w14:textId="77777777" w:rsidR="00813EB9" w:rsidRDefault="00813EB9" w:rsidP="00AF314F">
            <w:pPr>
              <w:pStyle w:val="ListParagraph"/>
              <w:spacing w:line="360" w:lineRule="auto"/>
              <w:ind w:left="0"/>
            </w:pPr>
            <w:r>
              <w:t xml:space="preserve">Spacing </w:t>
            </w:r>
          </w:p>
        </w:tc>
        <w:tc>
          <w:tcPr>
            <w:tcW w:w="4297" w:type="dxa"/>
          </w:tcPr>
          <w:p w14:paraId="7D4A648C" w14:textId="77777777" w:rsidR="00813EB9" w:rsidRDefault="00813EB9" w:rsidP="00AF314F">
            <w:pPr>
              <w:pStyle w:val="ListParagraph"/>
              <w:spacing w:line="360" w:lineRule="auto"/>
              <w:ind w:left="0"/>
              <w:rPr>
                <w:noProof/>
              </w:rPr>
            </w:pPr>
            <w:r>
              <w:rPr>
                <w:noProof/>
              </w:rPr>
              <w:drawing>
                <wp:inline distT="0" distB="0" distL="0" distR="0" wp14:anchorId="086CCDCC" wp14:editId="511FB046">
                  <wp:extent cx="676275" cy="400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6275" cy="400050"/>
                          </a:xfrm>
                          <a:prstGeom prst="rect">
                            <a:avLst/>
                          </a:prstGeom>
                        </pic:spPr>
                      </pic:pic>
                    </a:graphicData>
                  </a:graphic>
                </wp:inline>
              </w:drawing>
            </w:r>
          </w:p>
        </w:tc>
        <w:tc>
          <w:tcPr>
            <w:tcW w:w="3510" w:type="dxa"/>
          </w:tcPr>
          <w:p w14:paraId="2A004BD7" w14:textId="77777777" w:rsidR="00813EB9" w:rsidRPr="00EB1048" w:rsidRDefault="00813EB9" w:rsidP="00AF314F">
            <w:pPr>
              <w:pStyle w:val="ListParagraph"/>
              <w:spacing w:line="360" w:lineRule="auto"/>
              <w:ind w:left="0"/>
            </w:pPr>
            <w:r>
              <w:rPr>
                <w:b/>
                <w:bCs/>
              </w:rPr>
              <w:t xml:space="preserve">1.5 </w:t>
            </w:r>
            <w:r>
              <w:t>for the body of the report</w:t>
            </w:r>
          </w:p>
        </w:tc>
      </w:tr>
      <w:tr w:rsidR="00813EB9" w14:paraId="1AFB170C" w14:textId="77777777" w:rsidTr="524D1CB7">
        <w:tc>
          <w:tcPr>
            <w:tcW w:w="1301" w:type="dxa"/>
          </w:tcPr>
          <w:p w14:paraId="518DA723" w14:textId="77777777" w:rsidR="00813EB9" w:rsidRDefault="00813EB9" w:rsidP="00AF314F">
            <w:pPr>
              <w:pStyle w:val="ListParagraph"/>
              <w:spacing w:line="360" w:lineRule="auto"/>
              <w:ind w:left="0"/>
            </w:pPr>
            <w:r>
              <w:t>Captions</w:t>
            </w:r>
          </w:p>
        </w:tc>
        <w:tc>
          <w:tcPr>
            <w:tcW w:w="4297" w:type="dxa"/>
          </w:tcPr>
          <w:p w14:paraId="4251CE32" w14:textId="77777777" w:rsidR="00813EB9" w:rsidRDefault="00813EB9" w:rsidP="00AF314F">
            <w:pPr>
              <w:pStyle w:val="ListParagraph"/>
              <w:spacing w:line="360" w:lineRule="auto"/>
              <w:ind w:left="0"/>
              <w:rPr>
                <w:noProof/>
              </w:rPr>
            </w:pPr>
            <w:r>
              <w:rPr>
                <w:noProof/>
              </w:rPr>
              <w:drawing>
                <wp:inline distT="0" distB="0" distL="0" distR="0" wp14:anchorId="47BA4ADD" wp14:editId="50D6ED88">
                  <wp:extent cx="2542003" cy="69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6050" cy="698698"/>
                          </a:xfrm>
                          <a:prstGeom prst="rect">
                            <a:avLst/>
                          </a:prstGeom>
                        </pic:spPr>
                      </pic:pic>
                    </a:graphicData>
                  </a:graphic>
                </wp:inline>
              </w:drawing>
            </w:r>
          </w:p>
        </w:tc>
        <w:tc>
          <w:tcPr>
            <w:tcW w:w="3510" w:type="dxa"/>
          </w:tcPr>
          <w:p w14:paraId="57601DE4" w14:textId="77777777" w:rsidR="00813EB9" w:rsidRDefault="00813EB9" w:rsidP="00AF314F">
            <w:pPr>
              <w:pStyle w:val="ListParagraph"/>
              <w:spacing w:line="360" w:lineRule="auto"/>
              <w:ind w:left="0"/>
            </w:pPr>
            <w:r>
              <w:t>All figures and tables must have captions.</w:t>
            </w:r>
          </w:p>
          <w:p w14:paraId="1D67A9D8" w14:textId="77777777" w:rsidR="00813EB9" w:rsidRDefault="00813EB9" w:rsidP="00AF314F">
            <w:pPr>
              <w:pStyle w:val="ListParagraph"/>
              <w:spacing w:line="360" w:lineRule="auto"/>
              <w:ind w:left="0"/>
            </w:pPr>
          </w:p>
          <w:p w14:paraId="2CEB7A2B" w14:textId="77777777" w:rsidR="00813EB9" w:rsidRDefault="00813EB9" w:rsidP="00AF314F">
            <w:pPr>
              <w:pStyle w:val="ListParagraph"/>
              <w:spacing w:line="360" w:lineRule="auto"/>
              <w:ind w:left="0"/>
            </w:pPr>
            <w:r w:rsidRPr="00EB1048">
              <w:rPr>
                <w:b/>
                <w:bCs/>
                <w:highlight w:val="cyan"/>
              </w:rPr>
              <w:t>Table</w:t>
            </w:r>
            <w:r w:rsidRPr="00EB1048">
              <w:rPr>
                <w:b/>
                <w:bCs/>
              </w:rPr>
              <w:t xml:space="preserve"> </w:t>
            </w:r>
            <w:r>
              <w:t xml:space="preserve">captions should be on </w:t>
            </w:r>
            <w:r w:rsidRPr="00EB1048">
              <w:rPr>
                <w:b/>
                <w:bCs/>
                <w:highlight w:val="cyan"/>
              </w:rPr>
              <w:t>top</w:t>
            </w:r>
            <w:r>
              <w:t xml:space="preserve"> of the table</w:t>
            </w:r>
          </w:p>
          <w:p w14:paraId="60BA8E06" w14:textId="77777777" w:rsidR="00813EB9" w:rsidRDefault="00813EB9" w:rsidP="00AF314F">
            <w:pPr>
              <w:pStyle w:val="ListParagraph"/>
              <w:spacing w:line="360" w:lineRule="auto"/>
              <w:ind w:left="0"/>
            </w:pPr>
          </w:p>
          <w:p w14:paraId="6FE7642D" w14:textId="77777777" w:rsidR="00813EB9" w:rsidRPr="00EB1048" w:rsidRDefault="00813EB9" w:rsidP="00AF314F">
            <w:pPr>
              <w:pStyle w:val="ListParagraph"/>
              <w:spacing w:line="360" w:lineRule="auto"/>
              <w:ind w:left="0"/>
            </w:pPr>
            <w:r w:rsidRPr="00EB1048">
              <w:rPr>
                <w:b/>
                <w:bCs/>
                <w:highlight w:val="yellow"/>
              </w:rPr>
              <w:t>Figure</w:t>
            </w:r>
            <w:r>
              <w:t xml:space="preserve"> captions should be at the </w:t>
            </w:r>
            <w:r w:rsidRPr="00EB1048">
              <w:rPr>
                <w:b/>
                <w:bCs/>
                <w:highlight w:val="yellow"/>
              </w:rPr>
              <w:t>bottom</w:t>
            </w:r>
            <w:r>
              <w:t xml:space="preserve"> of the figure</w:t>
            </w:r>
          </w:p>
        </w:tc>
      </w:tr>
    </w:tbl>
    <w:p w14:paraId="6B161D37" w14:textId="3F5EA677" w:rsidR="00762BCD" w:rsidRPr="009825C1" w:rsidRDefault="00762BCD" w:rsidP="00AF314F">
      <w:pPr>
        <w:rPr>
          <w:rFonts w:ascii="Times New Roman" w:hAnsi="Times New Roman" w:cs="Times New Roman"/>
          <w:b/>
          <w:bCs/>
          <w:sz w:val="36"/>
          <w:szCs w:val="40"/>
          <w:highlight w:val="yellow"/>
        </w:rPr>
      </w:pPr>
      <w:bookmarkStart w:id="71" w:name="_Hlk64540765"/>
      <w:r w:rsidRPr="009825C1">
        <w:rPr>
          <w:rFonts w:ascii="Times New Roman" w:hAnsi="Times New Roman" w:cs="Times New Roman"/>
          <w:b/>
          <w:bCs/>
          <w:sz w:val="36"/>
          <w:szCs w:val="40"/>
          <w:highlight w:val="yellow"/>
        </w:rPr>
        <w:t>Content Guidelines</w:t>
      </w:r>
    </w:p>
    <w:tbl>
      <w:tblPr>
        <w:tblStyle w:val="GridTable1Light-Accent1"/>
        <w:tblW w:w="0" w:type="auto"/>
        <w:tblLook w:val="0480" w:firstRow="0" w:lastRow="0" w:firstColumn="1" w:lastColumn="0" w:noHBand="0" w:noVBand="1"/>
      </w:tblPr>
      <w:tblGrid>
        <w:gridCol w:w="9350"/>
      </w:tblGrid>
      <w:tr w:rsidR="00762BCD" w14:paraId="50375631" w14:textId="77777777" w:rsidTr="524D1CB7">
        <w:trPr>
          <w:trHeight w:val="3014"/>
        </w:trPr>
        <w:tc>
          <w:tcPr>
            <w:cnfStyle w:val="001000000000" w:firstRow="0" w:lastRow="0" w:firstColumn="1" w:lastColumn="0" w:oddVBand="0" w:evenVBand="0" w:oddHBand="0" w:evenHBand="0" w:firstRowFirstColumn="0" w:firstRowLastColumn="0" w:lastRowFirstColumn="0" w:lastRowLastColumn="0"/>
            <w:tcW w:w="9576" w:type="dxa"/>
          </w:tcPr>
          <w:p w14:paraId="0AC01527" w14:textId="1EDAF18A" w:rsidR="00D844BF" w:rsidRPr="00D844BF" w:rsidRDefault="00D844BF" w:rsidP="00AF314F">
            <w:pPr>
              <w:spacing w:line="360" w:lineRule="auto"/>
              <w:rPr>
                <w:rFonts w:eastAsiaTheme="majorEastAsia"/>
                <w:b w:val="0"/>
                <w:bCs w:val="0"/>
                <w:sz w:val="28"/>
                <w:szCs w:val="28"/>
              </w:rPr>
            </w:pPr>
            <w:bookmarkStart w:id="72" w:name="_Hlk63846711"/>
            <w:bookmarkEnd w:id="71"/>
            <w:r>
              <w:rPr>
                <w:rFonts w:eastAsiaTheme="majorEastAsia"/>
                <w:sz w:val="28"/>
                <w:szCs w:val="28"/>
              </w:rPr>
              <w:t>Header</w:t>
            </w:r>
            <w:r w:rsidR="000B0851">
              <w:rPr>
                <w:rFonts w:eastAsiaTheme="majorEastAsia"/>
                <w:sz w:val="28"/>
                <w:szCs w:val="28"/>
              </w:rPr>
              <w:t xml:space="preserve"> Types</w:t>
            </w:r>
            <w:r w:rsidR="00762BCD" w:rsidRPr="004601F2">
              <w:rPr>
                <w:rFonts w:eastAsiaTheme="majorEastAsia"/>
                <w:sz w:val="28"/>
                <w:szCs w:val="28"/>
              </w:rPr>
              <w:t>:</w:t>
            </w:r>
          </w:p>
          <w:p w14:paraId="1026E653" w14:textId="77777777" w:rsidR="00D844BF" w:rsidRDefault="00D844BF" w:rsidP="00AF314F">
            <w:pPr>
              <w:spacing w:line="360" w:lineRule="auto"/>
              <w:rPr>
                <w:rFonts w:eastAsiaTheme="majorEastAsia"/>
                <w:szCs w:val="28"/>
              </w:rPr>
            </w:pPr>
          </w:p>
          <w:p w14:paraId="1FEB341B" w14:textId="69417B5F" w:rsidR="00762BCD" w:rsidRPr="00491C00" w:rsidRDefault="00D844BF" w:rsidP="00AF314F">
            <w:pPr>
              <w:spacing w:line="360" w:lineRule="auto"/>
              <w:rPr>
                <w:rFonts w:eastAsiaTheme="majorEastAsia"/>
                <w:szCs w:val="28"/>
              </w:rPr>
            </w:pPr>
            <w:r w:rsidRPr="00491C00">
              <w:rPr>
                <w:rFonts w:eastAsiaTheme="majorEastAsia"/>
                <w:b w:val="0"/>
                <w:bCs w:val="0"/>
                <w:szCs w:val="28"/>
              </w:rPr>
              <w:t>See the superscript on the Section Headers</w:t>
            </w:r>
          </w:p>
          <w:p w14:paraId="765C9085" w14:textId="77777777" w:rsidR="00D844BF" w:rsidRPr="00491C00" w:rsidRDefault="524D1CB7" w:rsidP="524D1CB7">
            <w:pPr>
              <w:spacing w:line="360" w:lineRule="auto"/>
              <w:rPr>
                <w:rFonts w:eastAsiaTheme="majorEastAsia"/>
                <w:b w:val="0"/>
                <w:bCs w:val="0"/>
              </w:rPr>
            </w:pPr>
            <w:proofErr w:type="gramStart"/>
            <w:r w:rsidRPr="524D1CB7">
              <w:rPr>
                <w:rFonts w:eastAsiaTheme="majorEastAsia"/>
                <w:b w:val="0"/>
                <w:bCs w:val="0"/>
              </w:rPr>
              <w:t>a  -</w:t>
            </w:r>
            <w:proofErr w:type="gramEnd"/>
            <w:r w:rsidRPr="524D1CB7">
              <w:rPr>
                <w:rFonts w:eastAsiaTheme="majorEastAsia"/>
                <w:b w:val="0"/>
                <w:bCs w:val="0"/>
              </w:rPr>
              <w:t xml:space="preserve"> Mandatory for all reports</w:t>
            </w:r>
          </w:p>
          <w:p w14:paraId="1D3AC348" w14:textId="77777777"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b  -</w:t>
            </w:r>
            <w:proofErr w:type="gramEnd"/>
            <w:r w:rsidRPr="524D1CB7">
              <w:rPr>
                <w:rFonts w:eastAsiaTheme="majorEastAsia"/>
                <w:b w:val="0"/>
                <w:bCs w:val="0"/>
              </w:rPr>
              <w:t xml:space="preserve"> Mandatory for survey reports</w:t>
            </w:r>
          </w:p>
          <w:p w14:paraId="726261F7" w14:textId="77777777"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c  -</w:t>
            </w:r>
            <w:proofErr w:type="gramEnd"/>
            <w:r w:rsidRPr="524D1CB7">
              <w:rPr>
                <w:rFonts w:eastAsiaTheme="majorEastAsia"/>
                <w:b w:val="0"/>
                <w:bCs w:val="0"/>
              </w:rPr>
              <w:t xml:space="preserve"> Mandatory for documenting a new methodology/approach proposed by you</w:t>
            </w:r>
          </w:p>
          <w:p w14:paraId="43554581" w14:textId="75810EE9"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d  -</w:t>
            </w:r>
            <w:proofErr w:type="gramEnd"/>
            <w:r w:rsidRPr="524D1CB7">
              <w:rPr>
                <w:rFonts w:eastAsiaTheme="majorEastAsia"/>
                <w:b w:val="0"/>
                <w:bCs w:val="0"/>
              </w:rPr>
              <w:t xml:space="preserve"> Mandatory if describing a design of a software system, testbed, framework, etc.</w:t>
            </w:r>
          </w:p>
          <w:p w14:paraId="39583A9C" w14:textId="77777777" w:rsidR="00762BCD" w:rsidRPr="00491C00" w:rsidRDefault="524D1CB7" w:rsidP="524D1CB7">
            <w:pPr>
              <w:spacing w:line="360" w:lineRule="auto"/>
              <w:rPr>
                <w:rFonts w:eastAsiaTheme="majorEastAsia"/>
                <w:b w:val="0"/>
                <w:bCs w:val="0"/>
              </w:rPr>
            </w:pPr>
            <w:r w:rsidRPr="524D1CB7">
              <w:rPr>
                <w:rFonts w:eastAsiaTheme="majorEastAsia"/>
                <w:b w:val="0"/>
                <w:bCs w:val="0"/>
              </w:rPr>
              <w:t xml:space="preserve">e </w:t>
            </w:r>
            <w:proofErr w:type="gramStart"/>
            <w:r w:rsidRPr="524D1CB7">
              <w:rPr>
                <w:rFonts w:eastAsiaTheme="majorEastAsia"/>
                <w:b w:val="0"/>
                <w:bCs w:val="0"/>
              </w:rPr>
              <w:t>-  Mandatory</w:t>
            </w:r>
            <w:proofErr w:type="gramEnd"/>
            <w:r w:rsidRPr="524D1CB7">
              <w:rPr>
                <w:rFonts w:eastAsiaTheme="majorEastAsia"/>
                <w:b w:val="0"/>
                <w:bCs w:val="0"/>
              </w:rPr>
              <w:t xml:space="preserve"> for reports on experimental work</w:t>
            </w:r>
          </w:p>
          <w:p w14:paraId="08CD36DC" w14:textId="77777777" w:rsidR="00762BCD" w:rsidRPr="00491C00" w:rsidRDefault="00762BCD" w:rsidP="00AF314F">
            <w:pPr>
              <w:spacing w:line="360" w:lineRule="auto"/>
              <w:rPr>
                <w:rFonts w:eastAsiaTheme="majorEastAsia"/>
                <w:i/>
                <w:iCs/>
                <w:szCs w:val="28"/>
              </w:rPr>
            </w:pPr>
          </w:p>
          <w:p w14:paraId="43BE54A3" w14:textId="77777777" w:rsidR="00762BCD" w:rsidRPr="00491C00" w:rsidRDefault="524D1CB7" w:rsidP="524D1CB7">
            <w:pPr>
              <w:spacing w:line="360" w:lineRule="auto"/>
              <w:rPr>
                <w:rFonts w:eastAsiaTheme="majorEastAsia"/>
                <w:b w:val="0"/>
                <w:bCs w:val="0"/>
                <w:i/>
                <w:iCs/>
              </w:rPr>
            </w:pPr>
            <w:r w:rsidRPr="524D1CB7">
              <w:rPr>
                <w:rFonts w:eastAsiaTheme="majorEastAsia"/>
                <w:b w:val="0"/>
                <w:bCs w:val="0"/>
                <w:i/>
                <w:iCs/>
              </w:rPr>
              <w:t>1. You are encouraged to use more sections (Heading 1) than listed here and subsections (Heading 2,3,4) as deemed appropriate for your report.</w:t>
            </w:r>
          </w:p>
          <w:p w14:paraId="77C1CC53" w14:textId="1F4A03D0" w:rsidR="00762BCD" w:rsidRPr="00491C00" w:rsidRDefault="524D1CB7" w:rsidP="524D1CB7">
            <w:pPr>
              <w:spacing w:line="360" w:lineRule="auto"/>
              <w:rPr>
                <w:rFonts w:eastAsiaTheme="majorEastAsia"/>
                <w:i/>
                <w:iCs/>
              </w:rPr>
            </w:pPr>
            <w:r w:rsidRPr="524D1CB7">
              <w:rPr>
                <w:rFonts w:eastAsiaTheme="majorEastAsia"/>
                <w:b w:val="0"/>
                <w:bCs w:val="0"/>
                <w:i/>
                <w:iCs/>
              </w:rPr>
              <w:t>2. You can also slightly modify the title of the Section especially for the Design section to be more specific</w:t>
            </w:r>
          </w:p>
          <w:p w14:paraId="60C8878F" w14:textId="77777777" w:rsidR="00762BCD" w:rsidRPr="00491C00" w:rsidRDefault="524D1CB7" w:rsidP="524D1CB7">
            <w:pPr>
              <w:spacing w:line="360" w:lineRule="auto"/>
              <w:rPr>
                <w:rFonts w:eastAsiaTheme="majorEastAsia"/>
                <w:i/>
                <w:iCs/>
              </w:rPr>
            </w:pPr>
            <w:r w:rsidRPr="524D1CB7">
              <w:rPr>
                <w:rFonts w:eastAsiaTheme="majorEastAsia"/>
                <w:b w:val="0"/>
                <w:bCs w:val="0"/>
                <w:i/>
                <w:iCs/>
              </w:rPr>
              <w:t>3</w:t>
            </w:r>
            <w:r w:rsidRPr="524D1CB7">
              <w:rPr>
                <w:rFonts w:eastAsiaTheme="majorEastAsia"/>
                <w:i/>
                <w:iCs/>
              </w:rPr>
              <w:t xml:space="preserve">. </w:t>
            </w:r>
            <w:r w:rsidRPr="524D1CB7">
              <w:rPr>
                <w:rFonts w:eastAsiaTheme="majorEastAsia"/>
                <w:b w:val="0"/>
                <w:bCs w:val="0"/>
                <w:i/>
                <w:iCs/>
              </w:rPr>
              <w:t xml:space="preserve">Remove the superscripts from the headers and the “Formatting Guideline for </w:t>
            </w:r>
            <w:proofErr w:type="spellStart"/>
            <w:r w:rsidRPr="524D1CB7">
              <w:rPr>
                <w:rFonts w:eastAsiaTheme="majorEastAsia"/>
                <w:b w:val="0"/>
                <w:bCs w:val="0"/>
                <w:i/>
                <w:iCs/>
              </w:rPr>
              <w:t>Cistel</w:t>
            </w:r>
            <w:proofErr w:type="spellEnd"/>
            <w:r w:rsidRPr="524D1CB7">
              <w:rPr>
                <w:rFonts w:eastAsiaTheme="majorEastAsia"/>
                <w:b w:val="0"/>
                <w:bCs w:val="0"/>
                <w:i/>
                <w:iCs/>
              </w:rPr>
              <w:t xml:space="preserve"> Technical Report” section once the report is completed and ready for review.</w:t>
            </w:r>
            <w:bookmarkEnd w:id="72"/>
          </w:p>
          <w:p w14:paraId="08055916" w14:textId="77777777" w:rsidR="00762BCD" w:rsidRPr="001C7391" w:rsidRDefault="00762BCD" w:rsidP="00AF314F">
            <w:pPr>
              <w:keepNext/>
              <w:spacing w:line="360" w:lineRule="auto"/>
              <w:rPr>
                <w:rFonts w:eastAsiaTheme="majorEastAsia"/>
                <w:b w:val="0"/>
                <w:bCs w:val="0"/>
              </w:rPr>
            </w:pPr>
            <w:r w:rsidRPr="00491C00">
              <w:rPr>
                <w:rFonts w:eastAsiaTheme="majorEastAsia"/>
                <w:b w:val="0"/>
                <w:bCs w:val="0"/>
                <w:i/>
                <w:iCs/>
                <w:szCs w:val="28"/>
              </w:rPr>
              <w:t>4</w:t>
            </w:r>
            <w:r w:rsidRPr="00491C00">
              <w:rPr>
                <w:rFonts w:eastAsiaTheme="majorEastAsia"/>
                <w:i/>
                <w:iCs/>
                <w:szCs w:val="28"/>
              </w:rPr>
              <w:t xml:space="preserve">. </w:t>
            </w:r>
            <w:r w:rsidRPr="00491C00">
              <w:rPr>
                <w:rFonts w:eastAsiaTheme="majorEastAsia"/>
                <w:b w:val="0"/>
                <w:bCs w:val="0"/>
                <w:i/>
                <w:iCs/>
                <w:szCs w:val="28"/>
              </w:rPr>
              <w:t>Perform an Update Field on the Table of Contents, List of Figures and List of Tables.</w:t>
            </w:r>
          </w:p>
        </w:tc>
      </w:tr>
    </w:tbl>
    <w:p w14:paraId="75F26E4A" w14:textId="37E1027E" w:rsidR="00762BCD" w:rsidRPr="003D56F6" w:rsidRDefault="00762BCD" w:rsidP="00AF314F">
      <w:pPr>
        <w:pStyle w:val="Caption"/>
        <w:rPr>
          <w:sz w:val="22"/>
          <w:szCs w:val="22"/>
        </w:rPr>
      </w:pPr>
      <w:bookmarkStart w:id="73" w:name="_Toc191292401"/>
      <w:r w:rsidRPr="003D56F6">
        <w:rPr>
          <w:sz w:val="22"/>
          <w:szCs w:val="22"/>
        </w:rPr>
        <w:t xml:space="preserve">Figure </w:t>
      </w:r>
      <w:r w:rsidRPr="003D56F6">
        <w:rPr>
          <w:sz w:val="22"/>
          <w:szCs w:val="22"/>
        </w:rPr>
        <w:fldChar w:fldCharType="begin"/>
      </w:r>
      <w:r w:rsidRPr="003D56F6">
        <w:rPr>
          <w:sz w:val="22"/>
          <w:szCs w:val="22"/>
        </w:rPr>
        <w:instrText xml:space="preserve"> SEQ Figure \* ARABIC </w:instrText>
      </w:r>
      <w:r w:rsidRPr="003D56F6">
        <w:rPr>
          <w:sz w:val="22"/>
          <w:szCs w:val="22"/>
        </w:rPr>
        <w:fldChar w:fldCharType="separate"/>
      </w:r>
      <w:r w:rsidR="001E7629">
        <w:rPr>
          <w:noProof/>
          <w:sz w:val="22"/>
          <w:szCs w:val="22"/>
        </w:rPr>
        <w:t>11</w:t>
      </w:r>
      <w:r w:rsidRPr="003D56F6">
        <w:rPr>
          <w:sz w:val="22"/>
          <w:szCs w:val="22"/>
        </w:rPr>
        <w:fldChar w:fldCharType="end"/>
      </w:r>
      <w:r w:rsidRPr="003D56F6">
        <w:rPr>
          <w:sz w:val="22"/>
          <w:szCs w:val="22"/>
        </w:rPr>
        <w:t xml:space="preserve"> Content Guidelines</w:t>
      </w:r>
      <w:bookmarkEnd w:id="73"/>
    </w:p>
    <w:p w14:paraId="7339CF79" w14:textId="5CA8AA95" w:rsidR="00D33D2C" w:rsidRDefault="00D33D2C" w:rsidP="00AF314F">
      <w:pPr>
        <w:rPr>
          <w:lang w:val="en-US"/>
        </w:rPr>
      </w:pPr>
    </w:p>
    <w:p w14:paraId="4DA4F7C3" w14:textId="4CC1C151" w:rsidR="00D33D2C" w:rsidRDefault="00D33D2C" w:rsidP="00AF314F">
      <w:pPr>
        <w:rPr>
          <w:lang w:val="en-US"/>
        </w:rPr>
      </w:pPr>
    </w:p>
    <w:p w14:paraId="40221339" w14:textId="77777777" w:rsidR="00D33D2C" w:rsidRPr="00D33D2C" w:rsidRDefault="00D33D2C" w:rsidP="00AF314F">
      <w:pPr>
        <w:rPr>
          <w:lang w:val="en-US"/>
        </w:rPr>
      </w:pPr>
    </w:p>
    <w:sectPr w:rsidR="00D33D2C" w:rsidRPr="00D33D2C" w:rsidSect="00BD2196">
      <w:footerReference w:type="default" r:id="rId36"/>
      <w:pgSz w:w="12240" w:h="15840"/>
      <w:pgMar w:top="2160" w:right="1440" w:bottom="1440" w:left="1440" w:header="576" w:footer="576"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Author" w:date="2025-02-25T15:18:00Z" w:initials="A">
    <w:p w14:paraId="7E1DBFEB" w14:textId="77777777" w:rsidR="0097441A" w:rsidRDefault="0097441A" w:rsidP="0097441A">
      <w:pPr>
        <w:pStyle w:val="CommentText"/>
        <w:jc w:val="left"/>
      </w:pPr>
      <w:r>
        <w:rPr>
          <w:rStyle w:val="CommentReference"/>
        </w:rPr>
        <w:annotationRef/>
      </w:r>
      <w:r>
        <w:t>Did not understand - these are label category meaning attack category??</w:t>
      </w:r>
    </w:p>
  </w:comment>
  <w:comment w:id="19" w:author="Author" w:date="1900-01-01T00:00:00Z" w:initials="A">
    <w:p w14:paraId="2BCA1694" w14:textId="77777777" w:rsidR="00B010FB" w:rsidRDefault="00B010FB" w:rsidP="00B010FB">
      <w:pPr>
        <w:pStyle w:val="CommentText"/>
      </w:pPr>
      <w:r>
        <w:rPr>
          <w:rStyle w:val="CommentReference"/>
        </w:rPr>
        <w:annotationRef/>
      </w:r>
      <w:r w:rsidRPr="5EA6F8F5">
        <w:t>Table captions are always above the table. Please rearange. Also, fit the Table 2 in text by reducing the column headers. I gave some examples.</w:t>
      </w:r>
    </w:p>
  </w:comment>
  <w:comment w:id="27" w:author="Author" w:date="2025-02-25T15:19:00Z" w:initials="A">
    <w:p w14:paraId="2A433C83" w14:textId="77777777" w:rsidR="00AC7036" w:rsidRDefault="00AC7036" w:rsidP="00AC7036">
      <w:pPr>
        <w:pStyle w:val="CommentText"/>
        <w:jc w:val="left"/>
      </w:pPr>
      <w:r>
        <w:rPr>
          <w:rStyle w:val="CommentReference"/>
        </w:rPr>
        <w:annotationRef/>
      </w:r>
      <w:r>
        <w:t>Selective not sequential I guess</w:t>
      </w:r>
    </w:p>
  </w:comment>
  <w:comment w:id="28" w:author="Author" w:date="1900-01-01T00:00:00Z" w:initials="A">
    <w:p w14:paraId="16CC4A13" w14:textId="21BD2654" w:rsidR="003A3F90" w:rsidRDefault="00E5450D">
      <w:pPr>
        <w:pStyle w:val="CommentText"/>
      </w:pPr>
      <w:r>
        <w:rPr>
          <w:rStyle w:val="CommentReference"/>
        </w:rPr>
        <w:annotationRef/>
      </w:r>
      <w:r w:rsidRPr="52CC73BC">
        <w:t>Add figure caption below the figure and also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1DBFEB" w15:done="1"/>
  <w15:commentEx w15:paraId="2BCA1694" w15:done="1"/>
  <w15:commentEx w15:paraId="2A433C83" w15:done="1"/>
  <w15:commentEx w15:paraId="16CC4A1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17C2D9E" w16cex:dateUtc="2025-02-25T20:18:00Z"/>
  <w16cex:commentExtensible w16cex:durableId="43E2489B" w16cex:dateUtc="2025-02-25T2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1DBFEB" w16cid:durableId="717C2D9E"/>
  <w16cid:commentId w16cid:paraId="2BCA1694" w16cid:durableId="412555AD"/>
  <w16cid:commentId w16cid:paraId="2A433C83" w16cid:durableId="43E2489B"/>
  <w16cid:commentId w16cid:paraId="16CC4A13" w16cid:durableId="65B21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13B709" w14:textId="77777777" w:rsidR="006454C3" w:rsidRDefault="006454C3" w:rsidP="00234ABB">
      <w:r>
        <w:separator/>
      </w:r>
    </w:p>
    <w:p w14:paraId="196198FB" w14:textId="77777777" w:rsidR="006454C3" w:rsidRDefault="006454C3" w:rsidP="00234ABB"/>
  </w:endnote>
  <w:endnote w:type="continuationSeparator" w:id="0">
    <w:p w14:paraId="5A6447B1" w14:textId="77777777" w:rsidR="006454C3" w:rsidRDefault="006454C3" w:rsidP="00234ABB">
      <w:r>
        <w:continuationSeparator/>
      </w:r>
    </w:p>
    <w:p w14:paraId="541F28F7" w14:textId="77777777" w:rsidR="006454C3" w:rsidRDefault="006454C3" w:rsidP="00234ABB"/>
  </w:endnote>
  <w:endnote w:type="continuationNotice" w:id="1">
    <w:p w14:paraId="4B09014F" w14:textId="77777777" w:rsidR="006454C3" w:rsidRDefault="006454C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 R 12">
    <w:altName w:val="Cambria"/>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56B5D" w14:textId="77777777" w:rsidR="00A07F02" w:rsidRDefault="00A07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F" w14:textId="77777777" w:rsidR="0078113C" w:rsidRPr="00443CF1" w:rsidRDefault="0078113C" w:rsidP="00234ABB">
    <w:pPr>
      <w:pStyle w:val="Footer"/>
      <w:rPr>
        <w:lang w:val="fr-CA"/>
      </w:rPr>
    </w:pPr>
    <w:r w:rsidRPr="00443CF1">
      <w:rPr>
        <w:lang w:val="fr-CA"/>
      </w:rPr>
      <w:t xml:space="preserve">Technologie </w:t>
    </w:r>
    <w:proofErr w:type="spellStart"/>
    <w:r w:rsidRPr="00443CF1">
      <w:rPr>
        <w:lang w:val="fr-CA"/>
      </w:rPr>
      <w:t>Sanstream</w:t>
    </w:r>
    <w:proofErr w:type="spellEnd"/>
  </w:p>
  <w:p w14:paraId="55B8F6B0" w14:textId="77777777" w:rsidR="0078113C" w:rsidRPr="00443CF1" w:rsidRDefault="0078113C" w:rsidP="00234ABB">
    <w:pPr>
      <w:pStyle w:val="Footer"/>
      <w:rPr>
        <w:lang w:val="fr-CA"/>
      </w:rPr>
    </w:pPr>
    <w:r w:rsidRPr="00443CF1">
      <w:rPr>
        <w:lang w:val="fr-CA"/>
      </w:rPr>
      <w:t>95 Victoria Street, Suite 203, Gatineau, QC J8X 2A3 Phone: (819) 483-0015 Fax: (819) 770-6841</w:t>
    </w:r>
  </w:p>
  <w:p w14:paraId="55B8F6B1" w14:textId="5954611F" w:rsidR="0078113C" w:rsidRPr="00443CF1" w:rsidRDefault="0078113C" w:rsidP="00234ABB">
    <w:pPr>
      <w:pStyle w:val="Footer"/>
      <w:rPr>
        <w:color w:val="7F7F7F"/>
        <w:lang w:val="fr-CA"/>
      </w:rPr>
    </w:pPr>
    <w:r w:rsidRPr="00443CF1">
      <w:rPr>
        <w:color w:val="7F7F7F"/>
        <w:lang w:val="fr-CA"/>
      </w:rPr>
      <w:t xml:space="preserve"> </w:t>
    </w:r>
    <w:proofErr w:type="gramStart"/>
    <w:r w:rsidRPr="00443CF1">
      <w:rPr>
        <w:color w:val="7F7F7F"/>
        <w:lang w:val="fr-CA"/>
      </w:rPr>
      <w:t>Email</w:t>
    </w:r>
    <w:proofErr w:type="gramEnd"/>
    <w:r w:rsidRPr="00443CF1">
      <w:rPr>
        <w:color w:val="7F7F7F"/>
        <w:lang w:val="fr-CA"/>
      </w:rPr>
      <w:t xml:space="preserve">: </w:t>
    </w:r>
    <w:hyperlink r:id="rId1" w:history="1">
      <w:r w:rsidRPr="00443CF1">
        <w:rPr>
          <w:rStyle w:val="Hyperlink"/>
          <w:sz w:val="20"/>
          <w:szCs w:val="20"/>
          <w:lang w:val="fr-CA"/>
        </w:rPr>
        <w:t>info@sanstream.ca</w:t>
      </w:r>
    </w:hyperlink>
    <w:r w:rsidRPr="00443CF1">
      <w:rPr>
        <w:color w:val="7F7F7F"/>
        <w:lang w:val="fr-CA"/>
      </w:rPr>
      <w:t xml:space="preserve">, </w:t>
    </w:r>
    <w:hyperlink r:id="rId2" w:history="1">
      <w:r w:rsidRPr="00443CF1">
        <w:rPr>
          <w:rStyle w:val="Hyperlink"/>
          <w:sz w:val="20"/>
          <w:szCs w:val="20"/>
          <w:lang w:val="fr-CA"/>
        </w:rPr>
        <w:t>www.sanstream.ca</w:t>
      </w:r>
    </w:hyperlink>
    <w:r w:rsidRPr="00443CF1">
      <w:rPr>
        <w:color w:val="7F7F7F"/>
        <w:lang w:val="fr-CA"/>
      </w:rPr>
      <w:t xml:space="preserve"> </w:t>
    </w:r>
  </w:p>
  <w:p w14:paraId="55B8F6B2" w14:textId="77777777" w:rsidR="0078113C" w:rsidRPr="00A01B69" w:rsidRDefault="0078113C" w:rsidP="00234ABB">
    <w:pPr>
      <w:rPr>
        <w:lang w:val="fr-C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87DC2" w14:textId="77777777" w:rsidR="00A07F02" w:rsidRDefault="00A07F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EDE08" w14:textId="4B945851" w:rsidR="0078113C" w:rsidRDefault="0078113C" w:rsidP="00234ABB">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1BE8C52E" w14:textId="77777777" w:rsidR="0078113C" w:rsidRPr="00057AF7" w:rsidRDefault="0078113C" w:rsidP="00234ABB">
    <w:pPr>
      <w:pStyle w:val="Footer-Address"/>
      <w:jc w:val="left"/>
      <w:rPr>
        <w:lang w:val="fr-CA"/>
      </w:rPr>
    </w:pPr>
    <w:r w:rsidRPr="00A01B69">
      <w:rPr>
        <w:lang w:val="fr-CA"/>
      </w:rPr>
      <w:t xml:space="preserve">Phone: (819) 483-0015 </w:t>
    </w:r>
  </w:p>
  <w:p w14:paraId="4BE13B52" w14:textId="77777777" w:rsidR="0078113C" w:rsidRPr="00057AF7" w:rsidRDefault="0078113C" w:rsidP="00234ABB">
    <w:pPr>
      <w:pStyle w:val="Footer-Address"/>
      <w:jc w:val="left"/>
      <w:rPr>
        <w:color w:val="auto"/>
        <w:lang w:val="fr-CA"/>
      </w:rPr>
    </w:pPr>
    <w:proofErr w:type="gramStart"/>
    <w:r w:rsidRPr="00A01B69">
      <w:rPr>
        <w:color w:val="auto"/>
        <w:lang w:val="fr-CA"/>
      </w:rPr>
      <w:t>Email</w:t>
    </w:r>
    <w:proofErr w:type="gramEnd"/>
    <w:r w:rsidRPr="00A01B69">
      <w:rPr>
        <w:color w:val="auto"/>
        <w:lang w:val="fr-CA"/>
      </w:rPr>
      <w:t xml:space="preserve">: </w:t>
    </w:r>
    <w:hyperlink r:id="rId1" w:history="1">
      <w:r w:rsidRPr="00497AB3">
        <w:rPr>
          <w:rStyle w:val="Hyperlink"/>
          <w:sz w:val="16"/>
          <w:szCs w:val="16"/>
          <w:lang w:val="fr-CA"/>
        </w:rPr>
        <w:t>info@sanstream.ca</w:t>
      </w:r>
    </w:hyperlink>
  </w:p>
  <w:p w14:paraId="0209D846" w14:textId="0E666D1B" w:rsidR="0078113C" w:rsidRDefault="0078113C" w:rsidP="00234ABB">
    <w:pPr>
      <w:pStyle w:val="Footer-Address"/>
      <w:rPr>
        <w:color w:val="auto"/>
        <w:sz w:val="16"/>
        <w:szCs w:val="16"/>
        <w:lang w:val="fr-CA"/>
      </w:rPr>
    </w:pPr>
    <w:r>
      <w:rPr>
        <w:color w:val="auto"/>
        <w:sz w:val="16"/>
        <w:szCs w:val="16"/>
        <w:lang w:val="fr-CA"/>
      </w:rPr>
      <w:tab/>
    </w:r>
    <w:r>
      <w:tab/>
    </w:r>
    <w:r>
      <w:fldChar w:fldCharType="begin"/>
    </w:r>
    <w:r w:rsidRPr="00057AF7">
      <w:rPr>
        <w:lang w:val="fr-CA"/>
      </w:rPr>
      <w:instrText xml:space="preserve"> PAGE   \* MERGEFORMAT </w:instrText>
    </w:r>
    <w:r>
      <w:fldChar w:fldCharType="separate"/>
    </w:r>
    <w:r>
      <w:rPr>
        <w:noProof/>
        <w:lang w:val="fr-CA"/>
      </w:rPr>
      <w:t>iii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AF510" w14:textId="77777777" w:rsidR="00B67023" w:rsidRDefault="00B67023" w:rsidP="00234ABB">
    <w:pPr>
      <w:pStyle w:val="Footer"/>
    </w:pPr>
  </w:p>
  <w:p w14:paraId="065C967C" w14:textId="2B91D5BE" w:rsidR="0029765A" w:rsidRDefault="0029765A" w:rsidP="0029765A">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2905D0B7" w14:textId="77777777" w:rsidR="0029765A" w:rsidRPr="00057AF7" w:rsidRDefault="0029765A" w:rsidP="0029765A">
    <w:pPr>
      <w:pStyle w:val="Footer-Address"/>
      <w:jc w:val="left"/>
      <w:rPr>
        <w:lang w:val="fr-CA"/>
      </w:rPr>
    </w:pPr>
    <w:r w:rsidRPr="00A01B69">
      <w:rPr>
        <w:lang w:val="fr-CA"/>
      </w:rPr>
      <w:t xml:space="preserve">Phone: (819) 483-0015 </w:t>
    </w:r>
  </w:p>
  <w:p w14:paraId="5F24C2C3" w14:textId="77777777" w:rsidR="0029765A" w:rsidRPr="00057AF7" w:rsidRDefault="0029765A" w:rsidP="0029765A">
    <w:pPr>
      <w:pStyle w:val="Footer-Address"/>
      <w:jc w:val="left"/>
      <w:rPr>
        <w:color w:val="auto"/>
        <w:lang w:val="fr-CA"/>
      </w:rPr>
    </w:pPr>
    <w:proofErr w:type="gramStart"/>
    <w:r w:rsidRPr="00A01B69">
      <w:rPr>
        <w:color w:val="auto"/>
        <w:lang w:val="fr-CA"/>
      </w:rPr>
      <w:t>Email</w:t>
    </w:r>
    <w:proofErr w:type="gramEnd"/>
    <w:r w:rsidRPr="00A01B69">
      <w:rPr>
        <w:color w:val="auto"/>
        <w:lang w:val="fr-CA"/>
      </w:rPr>
      <w:t xml:space="preserve">: </w:t>
    </w:r>
    <w:hyperlink r:id="rId1" w:history="1">
      <w:r w:rsidRPr="00497AB3">
        <w:rPr>
          <w:rStyle w:val="Hyperlink"/>
          <w:sz w:val="16"/>
          <w:szCs w:val="16"/>
          <w:lang w:val="fr-CA"/>
        </w:rPr>
        <w:t>info@sanstream.ca</w:t>
      </w:r>
    </w:hyperlink>
  </w:p>
  <w:p w14:paraId="59B54196" w14:textId="77777777" w:rsidR="00B67023" w:rsidRPr="00057AF7" w:rsidRDefault="00B67023" w:rsidP="00BE2BCF">
    <w:pPr>
      <w:pStyle w:val="Footer-Address"/>
      <w:rPr>
        <w:color w:val="auto"/>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46554C" w14:textId="77777777" w:rsidR="006454C3" w:rsidRDefault="006454C3" w:rsidP="00234ABB">
      <w:r>
        <w:separator/>
      </w:r>
    </w:p>
    <w:p w14:paraId="7C43135B" w14:textId="77777777" w:rsidR="006454C3" w:rsidRDefault="006454C3" w:rsidP="00234ABB"/>
  </w:footnote>
  <w:footnote w:type="continuationSeparator" w:id="0">
    <w:p w14:paraId="2A1A2480" w14:textId="77777777" w:rsidR="006454C3" w:rsidRDefault="006454C3" w:rsidP="00234ABB">
      <w:r>
        <w:continuationSeparator/>
      </w:r>
    </w:p>
    <w:p w14:paraId="47F70D94" w14:textId="77777777" w:rsidR="006454C3" w:rsidRDefault="006454C3" w:rsidP="00234ABB"/>
  </w:footnote>
  <w:footnote w:type="continuationNotice" w:id="1">
    <w:p w14:paraId="427F8BB9" w14:textId="77777777" w:rsidR="006454C3" w:rsidRDefault="006454C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B7F1B" w14:textId="77777777" w:rsidR="00A07F02" w:rsidRDefault="00A07F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D" w14:textId="77777777" w:rsidR="0078113C" w:rsidRDefault="0078113C" w:rsidP="00234ABB">
    <w:pPr>
      <w:pStyle w:val="Header"/>
    </w:pPr>
    <w:r w:rsidRPr="008417AC">
      <w:rPr>
        <w:noProof/>
      </w:rPr>
      <w:drawing>
        <wp:inline distT="0" distB="0" distL="0" distR="0" wp14:anchorId="55B8F6C0" wp14:editId="55B8F6C1">
          <wp:extent cx="6350924" cy="1279578"/>
          <wp:effectExtent l="0" t="0" r="0" b="0"/>
          <wp:docPr id="1110404495" name="Picture 1110404495"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924" cy="1279578"/>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2D1C6" w14:textId="051FC806" w:rsidR="0078113C" w:rsidRDefault="0078113C">
    <w:pPr>
      <w:pStyle w:val="Header"/>
    </w:pPr>
    <w:r w:rsidRPr="00DB119B">
      <w:rPr>
        <w:noProof/>
      </w:rPr>
      <w:drawing>
        <wp:inline distT="0" distB="0" distL="0" distR="0" wp14:anchorId="2F494840" wp14:editId="1BBC1D4E">
          <wp:extent cx="5800725" cy="2183163"/>
          <wp:effectExtent l="0" t="0" r="0" b="7620"/>
          <wp:docPr id="1775125351" name="Picture 1775125351"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0725" cy="2183163"/>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B7" w14:textId="5AC97BDC" w:rsidR="0078113C" w:rsidRDefault="0078113C" w:rsidP="002A7204">
    <w:pPr>
      <w:pStyle w:val="Header"/>
    </w:pPr>
    <w:r w:rsidRPr="008417AC">
      <w:rPr>
        <w:rFonts w:ascii="Century Schoolbook" w:hAnsi="Century Schoolbook"/>
        <w:noProof/>
        <w:sz w:val="24"/>
      </w:rPr>
      <w:drawing>
        <wp:inline distT="0" distB="0" distL="0" distR="0" wp14:anchorId="55B8F6C2" wp14:editId="55B8F6C3">
          <wp:extent cx="2152997" cy="452129"/>
          <wp:effectExtent l="0" t="0" r="0" b="5080"/>
          <wp:docPr id="304940420" name="Picture 304940420"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358" cy="454095"/>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32747"/>
    <w:multiLevelType w:val="multilevel"/>
    <w:tmpl w:val="0B04FA60"/>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83A506B"/>
    <w:multiLevelType w:val="multilevel"/>
    <w:tmpl w:val="DE04F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F2D45"/>
    <w:multiLevelType w:val="hybridMultilevel"/>
    <w:tmpl w:val="CCB4946A"/>
    <w:lvl w:ilvl="0" w:tplc="20780CD8">
      <w:start w:val="1"/>
      <w:numFmt w:val="bullet"/>
      <w:pStyle w:val="Bullets-First-level"/>
      <w:lvlText w:val=""/>
      <w:lvlJc w:val="left"/>
      <w:pPr>
        <w:tabs>
          <w:tab w:val="num" w:pos="540"/>
        </w:tabs>
        <w:ind w:left="540" w:hanging="360"/>
      </w:pPr>
      <w:rPr>
        <w:rFonts w:ascii="Wingdings" w:hAnsi="Wingdings" w:hint="default"/>
        <w:b w:val="0"/>
        <w:i w:val="0"/>
        <w:sz w:val="16"/>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F430B4"/>
    <w:multiLevelType w:val="multilevel"/>
    <w:tmpl w:val="613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D5714"/>
    <w:multiLevelType w:val="hybridMultilevel"/>
    <w:tmpl w:val="A2AC5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13277"/>
    <w:multiLevelType w:val="hybridMultilevel"/>
    <w:tmpl w:val="DD1C233A"/>
    <w:lvl w:ilvl="0" w:tplc="BA98E42A">
      <w:start w:val="1"/>
      <w:numFmt w:val="lowerLetter"/>
      <w:pStyle w:val="Numbering-Second-level"/>
      <w:lvlText w:val="%1."/>
      <w:lvlJc w:val="left"/>
      <w:pPr>
        <w:tabs>
          <w:tab w:val="num" w:pos="540"/>
        </w:tabs>
        <w:ind w:left="540" w:hanging="360"/>
      </w:pPr>
      <w:rPr>
        <w:rFonts w:cs="Times New Roman" w:hint="default"/>
      </w:rPr>
    </w:lvl>
    <w:lvl w:ilvl="1" w:tplc="04090019" w:tentative="1">
      <w:start w:val="1"/>
      <w:numFmt w:val="lowerLetter"/>
      <w:lvlText w:val="%2."/>
      <w:lvlJc w:val="left"/>
      <w:pPr>
        <w:tabs>
          <w:tab w:val="num" w:pos="1260"/>
        </w:tabs>
        <w:ind w:left="1260" w:hanging="360"/>
      </w:pPr>
      <w:rPr>
        <w:rFonts w:cs="Times New Roman"/>
      </w:rPr>
    </w:lvl>
    <w:lvl w:ilvl="2" w:tplc="0409001B" w:tentative="1">
      <w:start w:val="1"/>
      <w:numFmt w:val="lowerRoman"/>
      <w:lvlText w:val="%3."/>
      <w:lvlJc w:val="right"/>
      <w:pPr>
        <w:tabs>
          <w:tab w:val="num" w:pos="1980"/>
        </w:tabs>
        <w:ind w:left="1980" w:hanging="180"/>
      </w:pPr>
      <w:rPr>
        <w:rFonts w:cs="Times New Roman"/>
      </w:rPr>
    </w:lvl>
    <w:lvl w:ilvl="3" w:tplc="0409000F" w:tentative="1">
      <w:start w:val="1"/>
      <w:numFmt w:val="decimal"/>
      <w:lvlText w:val="%4."/>
      <w:lvlJc w:val="left"/>
      <w:pPr>
        <w:tabs>
          <w:tab w:val="num" w:pos="2700"/>
        </w:tabs>
        <w:ind w:left="2700" w:hanging="360"/>
      </w:pPr>
      <w:rPr>
        <w:rFonts w:cs="Times New Roman"/>
      </w:rPr>
    </w:lvl>
    <w:lvl w:ilvl="4" w:tplc="04090019" w:tentative="1">
      <w:start w:val="1"/>
      <w:numFmt w:val="lowerLetter"/>
      <w:lvlText w:val="%5."/>
      <w:lvlJc w:val="left"/>
      <w:pPr>
        <w:tabs>
          <w:tab w:val="num" w:pos="3420"/>
        </w:tabs>
        <w:ind w:left="3420" w:hanging="360"/>
      </w:pPr>
      <w:rPr>
        <w:rFonts w:cs="Times New Roman"/>
      </w:rPr>
    </w:lvl>
    <w:lvl w:ilvl="5" w:tplc="0409001B" w:tentative="1">
      <w:start w:val="1"/>
      <w:numFmt w:val="lowerRoman"/>
      <w:lvlText w:val="%6."/>
      <w:lvlJc w:val="right"/>
      <w:pPr>
        <w:tabs>
          <w:tab w:val="num" w:pos="4140"/>
        </w:tabs>
        <w:ind w:left="4140" w:hanging="180"/>
      </w:pPr>
      <w:rPr>
        <w:rFonts w:cs="Times New Roman"/>
      </w:rPr>
    </w:lvl>
    <w:lvl w:ilvl="6" w:tplc="0409000F" w:tentative="1">
      <w:start w:val="1"/>
      <w:numFmt w:val="decimal"/>
      <w:lvlText w:val="%7."/>
      <w:lvlJc w:val="left"/>
      <w:pPr>
        <w:tabs>
          <w:tab w:val="num" w:pos="4860"/>
        </w:tabs>
        <w:ind w:left="4860" w:hanging="360"/>
      </w:pPr>
      <w:rPr>
        <w:rFonts w:cs="Times New Roman"/>
      </w:rPr>
    </w:lvl>
    <w:lvl w:ilvl="7" w:tplc="04090019" w:tentative="1">
      <w:start w:val="1"/>
      <w:numFmt w:val="lowerLetter"/>
      <w:lvlText w:val="%8."/>
      <w:lvlJc w:val="left"/>
      <w:pPr>
        <w:tabs>
          <w:tab w:val="num" w:pos="5580"/>
        </w:tabs>
        <w:ind w:left="5580" w:hanging="360"/>
      </w:pPr>
      <w:rPr>
        <w:rFonts w:cs="Times New Roman"/>
      </w:rPr>
    </w:lvl>
    <w:lvl w:ilvl="8" w:tplc="0409001B" w:tentative="1">
      <w:start w:val="1"/>
      <w:numFmt w:val="lowerRoman"/>
      <w:lvlText w:val="%9."/>
      <w:lvlJc w:val="right"/>
      <w:pPr>
        <w:tabs>
          <w:tab w:val="num" w:pos="6300"/>
        </w:tabs>
        <w:ind w:left="6300" w:hanging="180"/>
      </w:pPr>
      <w:rPr>
        <w:rFonts w:cs="Times New Roman"/>
      </w:rPr>
    </w:lvl>
  </w:abstractNum>
  <w:abstractNum w:abstractNumId="6" w15:restartNumberingAfterBreak="0">
    <w:nsid w:val="13C47CCB"/>
    <w:multiLevelType w:val="multilevel"/>
    <w:tmpl w:val="7340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A0488"/>
    <w:multiLevelType w:val="hybridMultilevel"/>
    <w:tmpl w:val="882ED662"/>
    <w:lvl w:ilvl="0" w:tplc="04E8B796">
      <w:start w:val="1"/>
      <w:numFmt w:val="decimal"/>
      <w:pStyle w:val="Reference"/>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89E0CD2"/>
    <w:multiLevelType w:val="multilevel"/>
    <w:tmpl w:val="F698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C4EC6"/>
    <w:multiLevelType w:val="multilevel"/>
    <w:tmpl w:val="8ADCB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DC749F"/>
    <w:multiLevelType w:val="multilevel"/>
    <w:tmpl w:val="8C0C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515594"/>
    <w:multiLevelType w:val="multilevel"/>
    <w:tmpl w:val="B0EC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63945"/>
    <w:multiLevelType w:val="multilevel"/>
    <w:tmpl w:val="7EF4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1340D"/>
    <w:multiLevelType w:val="multilevel"/>
    <w:tmpl w:val="0B60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04A1C"/>
    <w:multiLevelType w:val="multilevel"/>
    <w:tmpl w:val="8EA0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9738F"/>
    <w:multiLevelType w:val="multilevel"/>
    <w:tmpl w:val="2DFC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BF47BF"/>
    <w:multiLevelType w:val="multilevel"/>
    <w:tmpl w:val="4AF03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8A76FB"/>
    <w:multiLevelType w:val="multilevel"/>
    <w:tmpl w:val="87567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293162"/>
    <w:multiLevelType w:val="hybridMultilevel"/>
    <w:tmpl w:val="659CA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4C73CB"/>
    <w:multiLevelType w:val="multilevel"/>
    <w:tmpl w:val="060A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233073"/>
    <w:multiLevelType w:val="multilevel"/>
    <w:tmpl w:val="34980C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851B53"/>
    <w:multiLevelType w:val="multilevel"/>
    <w:tmpl w:val="FCA8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A44986"/>
    <w:multiLevelType w:val="hybridMultilevel"/>
    <w:tmpl w:val="5058A392"/>
    <w:lvl w:ilvl="0" w:tplc="955EC5DE">
      <w:start w:val="1"/>
      <w:numFmt w:val="bullet"/>
      <w:lvlText w:val=""/>
      <w:lvlJc w:val="left"/>
      <w:pPr>
        <w:tabs>
          <w:tab w:val="num" w:pos="540"/>
        </w:tabs>
        <w:ind w:left="540" w:hanging="360"/>
      </w:pPr>
      <w:rPr>
        <w:rFonts w:ascii="Wingdings 2" w:hAnsi="Wingdings 2" w:hint="default"/>
        <w:b w:val="0"/>
        <w:i w:val="0"/>
        <w:sz w:val="16"/>
      </w:rPr>
    </w:lvl>
    <w:lvl w:ilvl="1" w:tplc="63AAF730">
      <w:start w:val="1"/>
      <w:numFmt w:val="bullet"/>
      <w:pStyle w:val="Bullets-Second-level"/>
      <w:lvlText w:val=""/>
      <w:lvlJc w:val="left"/>
      <w:pPr>
        <w:tabs>
          <w:tab w:val="num" w:pos="1440"/>
        </w:tabs>
        <w:ind w:left="1440" w:hanging="360"/>
      </w:pPr>
      <w:rPr>
        <w:rFonts w:ascii="Wingdings" w:hAnsi="Wingdings" w:hint="default"/>
        <w:b w:val="0"/>
        <w:i w:val="0"/>
        <w:sz w:val="16"/>
      </w:rPr>
    </w:lvl>
    <w:lvl w:ilvl="2" w:tplc="8DC8B346">
      <w:start w:val="1"/>
      <w:numFmt w:val="decimal"/>
      <w:pStyle w:val="Numbering-FirstLeve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7234C3A"/>
    <w:multiLevelType w:val="multilevel"/>
    <w:tmpl w:val="3226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9512687">
    <w:abstractNumId w:val="22"/>
  </w:num>
  <w:num w:numId="2" w16cid:durableId="1347707742">
    <w:abstractNumId w:val="5"/>
  </w:num>
  <w:num w:numId="3" w16cid:durableId="745567320">
    <w:abstractNumId w:val="2"/>
  </w:num>
  <w:num w:numId="4" w16cid:durableId="1113751086">
    <w:abstractNumId w:val="7"/>
  </w:num>
  <w:num w:numId="5" w16cid:durableId="605694557">
    <w:abstractNumId w:val="0"/>
  </w:num>
  <w:num w:numId="6" w16cid:durableId="1797603515">
    <w:abstractNumId w:val="20"/>
  </w:num>
  <w:num w:numId="7" w16cid:durableId="973489268">
    <w:abstractNumId w:val="10"/>
  </w:num>
  <w:num w:numId="8" w16cid:durableId="1690401127">
    <w:abstractNumId w:val="9"/>
  </w:num>
  <w:num w:numId="9" w16cid:durableId="219051051">
    <w:abstractNumId w:val="13"/>
  </w:num>
  <w:num w:numId="10" w16cid:durableId="344745053">
    <w:abstractNumId w:val="17"/>
  </w:num>
  <w:num w:numId="11" w16cid:durableId="687490400">
    <w:abstractNumId w:val="6"/>
  </w:num>
  <w:num w:numId="12" w16cid:durableId="1566643104">
    <w:abstractNumId w:val="4"/>
  </w:num>
  <w:num w:numId="13" w16cid:durableId="1227884336">
    <w:abstractNumId w:val="23"/>
  </w:num>
  <w:num w:numId="14" w16cid:durableId="1310943367">
    <w:abstractNumId w:val="19"/>
  </w:num>
  <w:num w:numId="15" w16cid:durableId="909389530">
    <w:abstractNumId w:val="1"/>
  </w:num>
  <w:num w:numId="16" w16cid:durableId="1170753330">
    <w:abstractNumId w:val="14"/>
  </w:num>
  <w:num w:numId="17" w16cid:durableId="363485814">
    <w:abstractNumId w:val="15"/>
  </w:num>
  <w:num w:numId="18" w16cid:durableId="635334997">
    <w:abstractNumId w:val="11"/>
  </w:num>
  <w:num w:numId="19" w16cid:durableId="8264568">
    <w:abstractNumId w:val="8"/>
  </w:num>
  <w:num w:numId="20" w16cid:durableId="2102992789">
    <w:abstractNumId w:val="18"/>
  </w:num>
  <w:num w:numId="21" w16cid:durableId="658194667">
    <w:abstractNumId w:val="3"/>
  </w:num>
  <w:num w:numId="22" w16cid:durableId="535582426">
    <w:abstractNumId w:val="16"/>
  </w:num>
  <w:num w:numId="23" w16cid:durableId="325591779">
    <w:abstractNumId w:val="12"/>
  </w:num>
  <w:num w:numId="24" w16cid:durableId="1157069392">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0MzawNLG0tLAwMrJQ0lEKTi0uzszPAymwqAUAx/LqiSwAAAA="/>
  </w:docVars>
  <w:rsids>
    <w:rsidRoot w:val="00C521D3"/>
    <w:rsid w:val="00000616"/>
    <w:rsid w:val="00003698"/>
    <w:rsid w:val="000057AB"/>
    <w:rsid w:val="000072F7"/>
    <w:rsid w:val="000074EB"/>
    <w:rsid w:val="00016B00"/>
    <w:rsid w:val="00016B9D"/>
    <w:rsid w:val="00017255"/>
    <w:rsid w:val="00020953"/>
    <w:rsid w:val="00023EC1"/>
    <w:rsid w:val="00025314"/>
    <w:rsid w:val="00027916"/>
    <w:rsid w:val="00030F54"/>
    <w:rsid w:val="00031504"/>
    <w:rsid w:val="0003159A"/>
    <w:rsid w:val="0003265B"/>
    <w:rsid w:val="00035041"/>
    <w:rsid w:val="0003577E"/>
    <w:rsid w:val="00036BBA"/>
    <w:rsid w:val="0004207C"/>
    <w:rsid w:val="00045D7E"/>
    <w:rsid w:val="00046488"/>
    <w:rsid w:val="0005333D"/>
    <w:rsid w:val="00053D88"/>
    <w:rsid w:val="00057AF7"/>
    <w:rsid w:val="0006614E"/>
    <w:rsid w:val="00072883"/>
    <w:rsid w:val="00072973"/>
    <w:rsid w:val="00073087"/>
    <w:rsid w:val="00074CB6"/>
    <w:rsid w:val="0007642D"/>
    <w:rsid w:val="0007659A"/>
    <w:rsid w:val="000802CC"/>
    <w:rsid w:val="000815FE"/>
    <w:rsid w:val="0008549B"/>
    <w:rsid w:val="00085EA3"/>
    <w:rsid w:val="00086CC9"/>
    <w:rsid w:val="00087426"/>
    <w:rsid w:val="00092C6C"/>
    <w:rsid w:val="00093C79"/>
    <w:rsid w:val="0009501A"/>
    <w:rsid w:val="00095183"/>
    <w:rsid w:val="00095359"/>
    <w:rsid w:val="000A1DDE"/>
    <w:rsid w:val="000A303C"/>
    <w:rsid w:val="000A3914"/>
    <w:rsid w:val="000A5294"/>
    <w:rsid w:val="000A5B98"/>
    <w:rsid w:val="000A69A1"/>
    <w:rsid w:val="000A7BAC"/>
    <w:rsid w:val="000B0851"/>
    <w:rsid w:val="000B0A97"/>
    <w:rsid w:val="000B1595"/>
    <w:rsid w:val="000B55DF"/>
    <w:rsid w:val="000C232C"/>
    <w:rsid w:val="000C2559"/>
    <w:rsid w:val="000C2EC8"/>
    <w:rsid w:val="000C40A7"/>
    <w:rsid w:val="000C5C08"/>
    <w:rsid w:val="000C7014"/>
    <w:rsid w:val="000C714B"/>
    <w:rsid w:val="000C77E5"/>
    <w:rsid w:val="000C7C52"/>
    <w:rsid w:val="000C7F7E"/>
    <w:rsid w:val="000D003A"/>
    <w:rsid w:val="000D0A2D"/>
    <w:rsid w:val="000D35BF"/>
    <w:rsid w:val="000D538E"/>
    <w:rsid w:val="000D6423"/>
    <w:rsid w:val="000D6743"/>
    <w:rsid w:val="000D682A"/>
    <w:rsid w:val="000D7C6C"/>
    <w:rsid w:val="000E0083"/>
    <w:rsid w:val="000E0F65"/>
    <w:rsid w:val="000E131A"/>
    <w:rsid w:val="000E3443"/>
    <w:rsid w:val="000E51B8"/>
    <w:rsid w:val="000E5CD4"/>
    <w:rsid w:val="000E69BB"/>
    <w:rsid w:val="000F0A58"/>
    <w:rsid w:val="000F2F99"/>
    <w:rsid w:val="000F4B84"/>
    <w:rsid w:val="000F5F33"/>
    <w:rsid w:val="00100EA7"/>
    <w:rsid w:val="00100F7C"/>
    <w:rsid w:val="0010180F"/>
    <w:rsid w:val="001024D8"/>
    <w:rsid w:val="001025C2"/>
    <w:rsid w:val="00105C1C"/>
    <w:rsid w:val="0010601C"/>
    <w:rsid w:val="001065BD"/>
    <w:rsid w:val="00110CB9"/>
    <w:rsid w:val="001161B6"/>
    <w:rsid w:val="00122102"/>
    <w:rsid w:val="00123E03"/>
    <w:rsid w:val="001244F2"/>
    <w:rsid w:val="001244F9"/>
    <w:rsid w:val="001245D4"/>
    <w:rsid w:val="00124ED6"/>
    <w:rsid w:val="00131A07"/>
    <w:rsid w:val="0013394B"/>
    <w:rsid w:val="00135578"/>
    <w:rsid w:val="001363D9"/>
    <w:rsid w:val="00140896"/>
    <w:rsid w:val="00142DDD"/>
    <w:rsid w:val="001449DC"/>
    <w:rsid w:val="00146B8F"/>
    <w:rsid w:val="001476F7"/>
    <w:rsid w:val="0015018F"/>
    <w:rsid w:val="001511C3"/>
    <w:rsid w:val="001521D1"/>
    <w:rsid w:val="001547F6"/>
    <w:rsid w:val="0015668A"/>
    <w:rsid w:val="00160325"/>
    <w:rsid w:val="00160F2C"/>
    <w:rsid w:val="0016364A"/>
    <w:rsid w:val="00163D77"/>
    <w:rsid w:val="00166AA7"/>
    <w:rsid w:val="0017023F"/>
    <w:rsid w:val="0017098F"/>
    <w:rsid w:val="00170BD9"/>
    <w:rsid w:val="00171459"/>
    <w:rsid w:val="001718BD"/>
    <w:rsid w:val="00172951"/>
    <w:rsid w:val="001733A7"/>
    <w:rsid w:val="00174F27"/>
    <w:rsid w:val="00180933"/>
    <w:rsid w:val="00181867"/>
    <w:rsid w:val="00182FC9"/>
    <w:rsid w:val="00183914"/>
    <w:rsid w:val="001847A6"/>
    <w:rsid w:val="00185556"/>
    <w:rsid w:val="001875CD"/>
    <w:rsid w:val="001901DA"/>
    <w:rsid w:val="0019092E"/>
    <w:rsid w:val="00191CEA"/>
    <w:rsid w:val="00191E83"/>
    <w:rsid w:val="0019358F"/>
    <w:rsid w:val="001957B6"/>
    <w:rsid w:val="00196462"/>
    <w:rsid w:val="001973CB"/>
    <w:rsid w:val="001A477E"/>
    <w:rsid w:val="001A6D3E"/>
    <w:rsid w:val="001B03DD"/>
    <w:rsid w:val="001B19F2"/>
    <w:rsid w:val="001B1F06"/>
    <w:rsid w:val="001B21CC"/>
    <w:rsid w:val="001B3D90"/>
    <w:rsid w:val="001B44C5"/>
    <w:rsid w:val="001B50EC"/>
    <w:rsid w:val="001B5901"/>
    <w:rsid w:val="001B60FA"/>
    <w:rsid w:val="001B63A2"/>
    <w:rsid w:val="001B752B"/>
    <w:rsid w:val="001B79F3"/>
    <w:rsid w:val="001C244C"/>
    <w:rsid w:val="001C25DB"/>
    <w:rsid w:val="001C2E8D"/>
    <w:rsid w:val="001C5282"/>
    <w:rsid w:val="001C620C"/>
    <w:rsid w:val="001C65FD"/>
    <w:rsid w:val="001C6A74"/>
    <w:rsid w:val="001C7391"/>
    <w:rsid w:val="001D09B5"/>
    <w:rsid w:val="001D3E76"/>
    <w:rsid w:val="001D5C15"/>
    <w:rsid w:val="001E056C"/>
    <w:rsid w:val="001E189B"/>
    <w:rsid w:val="001E4D06"/>
    <w:rsid w:val="001E57D3"/>
    <w:rsid w:val="001E7629"/>
    <w:rsid w:val="001F1251"/>
    <w:rsid w:val="001F56CC"/>
    <w:rsid w:val="001F6962"/>
    <w:rsid w:val="00201434"/>
    <w:rsid w:val="00202029"/>
    <w:rsid w:val="00202379"/>
    <w:rsid w:val="002025E2"/>
    <w:rsid w:val="00204117"/>
    <w:rsid w:val="0020460A"/>
    <w:rsid w:val="00206DF5"/>
    <w:rsid w:val="00210457"/>
    <w:rsid w:val="002108FE"/>
    <w:rsid w:val="0021321F"/>
    <w:rsid w:val="00214920"/>
    <w:rsid w:val="00215111"/>
    <w:rsid w:val="002155D1"/>
    <w:rsid w:val="0022138C"/>
    <w:rsid w:val="00222080"/>
    <w:rsid w:val="00223B0A"/>
    <w:rsid w:val="00223FF3"/>
    <w:rsid w:val="00224F5A"/>
    <w:rsid w:val="00225FD6"/>
    <w:rsid w:val="002317C7"/>
    <w:rsid w:val="00232C15"/>
    <w:rsid w:val="00232DAC"/>
    <w:rsid w:val="0023490D"/>
    <w:rsid w:val="00234ABB"/>
    <w:rsid w:val="002350C1"/>
    <w:rsid w:val="00235858"/>
    <w:rsid w:val="00237065"/>
    <w:rsid w:val="002400AA"/>
    <w:rsid w:val="00246A9A"/>
    <w:rsid w:val="0024740D"/>
    <w:rsid w:val="00250113"/>
    <w:rsid w:val="0025069D"/>
    <w:rsid w:val="00252A38"/>
    <w:rsid w:val="00254AD7"/>
    <w:rsid w:val="00256E29"/>
    <w:rsid w:val="002574DA"/>
    <w:rsid w:val="002575F7"/>
    <w:rsid w:val="00263314"/>
    <w:rsid w:val="00263753"/>
    <w:rsid w:val="0026723F"/>
    <w:rsid w:val="002719A7"/>
    <w:rsid w:val="00271B13"/>
    <w:rsid w:val="00273682"/>
    <w:rsid w:val="0027433A"/>
    <w:rsid w:val="002743D5"/>
    <w:rsid w:val="00274769"/>
    <w:rsid w:val="0027562C"/>
    <w:rsid w:val="00275A53"/>
    <w:rsid w:val="00275D0C"/>
    <w:rsid w:val="0028308E"/>
    <w:rsid w:val="0028391C"/>
    <w:rsid w:val="0028516C"/>
    <w:rsid w:val="0028557D"/>
    <w:rsid w:val="002863A9"/>
    <w:rsid w:val="0029075C"/>
    <w:rsid w:val="00292D88"/>
    <w:rsid w:val="002935F2"/>
    <w:rsid w:val="0029399F"/>
    <w:rsid w:val="0029765A"/>
    <w:rsid w:val="00297C7C"/>
    <w:rsid w:val="002A2B9B"/>
    <w:rsid w:val="002A355C"/>
    <w:rsid w:val="002A37DB"/>
    <w:rsid w:val="002A40CF"/>
    <w:rsid w:val="002A5EF6"/>
    <w:rsid w:val="002A5F18"/>
    <w:rsid w:val="002A7204"/>
    <w:rsid w:val="002B10A0"/>
    <w:rsid w:val="002B2354"/>
    <w:rsid w:val="002B5459"/>
    <w:rsid w:val="002B63A2"/>
    <w:rsid w:val="002B687F"/>
    <w:rsid w:val="002B7F86"/>
    <w:rsid w:val="002C11B3"/>
    <w:rsid w:val="002C178C"/>
    <w:rsid w:val="002C45AF"/>
    <w:rsid w:val="002C54B7"/>
    <w:rsid w:val="002C5565"/>
    <w:rsid w:val="002C55E4"/>
    <w:rsid w:val="002C7D7E"/>
    <w:rsid w:val="002D1283"/>
    <w:rsid w:val="002D4CB9"/>
    <w:rsid w:val="002D7234"/>
    <w:rsid w:val="002D742A"/>
    <w:rsid w:val="002E201E"/>
    <w:rsid w:val="002E3699"/>
    <w:rsid w:val="002E7FB1"/>
    <w:rsid w:val="002F4CF2"/>
    <w:rsid w:val="00302DFB"/>
    <w:rsid w:val="00306708"/>
    <w:rsid w:val="003079E0"/>
    <w:rsid w:val="00307D45"/>
    <w:rsid w:val="00311688"/>
    <w:rsid w:val="00312BC4"/>
    <w:rsid w:val="00312DC9"/>
    <w:rsid w:val="00313228"/>
    <w:rsid w:val="003158FF"/>
    <w:rsid w:val="00315921"/>
    <w:rsid w:val="00315F7D"/>
    <w:rsid w:val="0031629D"/>
    <w:rsid w:val="0032248A"/>
    <w:rsid w:val="0032673E"/>
    <w:rsid w:val="00327757"/>
    <w:rsid w:val="00327F36"/>
    <w:rsid w:val="00332669"/>
    <w:rsid w:val="0033268E"/>
    <w:rsid w:val="003328D8"/>
    <w:rsid w:val="00332B52"/>
    <w:rsid w:val="00333376"/>
    <w:rsid w:val="003336DE"/>
    <w:rsid w:val="0033592F"/>
    <w:rsid w:val="003366F6"/>
    <w:rsid w:val="0033734E"/>
    <w:rsid w:val="00341463"/>
    <w:rsid w:val="0034313D"/>
    <w:rsid w:val="0034357B"/>
    <w:rsid w:val="003436F5"/>
    <w:rsid w:val="00343760"/>
    <w:rsid w:val="003442B4"/>
    <w:rsid w:val="00347FAB"/>
    <w:rsid w:val="00350CAE"/>
    <w:rsid w:val="00351353"/>
    <w:rsid w:val="00353087"/>
    <w:rsid w:val="003555BE"/>
    <w:rsid w:val="00355AB9"/>
    <w:rsid w:val="00361217"/>
    <w:rsid w:val="00362F2C"/>
    <w:rsid w:val="00363060"/>
    <w:rsid w:val="00363525"/>
    <w:rsid w:val="003644F5"/>
    <w:rsid w:val="003700D5"/>
    <w:rsid w:val="00373113"/>
    <w:rsid w:val="003737B6"/>
    <w:rsid w:val="0038019E"/>
    <w:rsid w:val="00380A6B"/>
    <w:rsid w:val="0038145E"/>
    <w:rsid w:val="0038180E"/>
    <w:rsid w:val="003828F0"/>
    <w:rsid w:val="00383E7D"/>
    <w:rsid w:val="00384CC9"/>
    <w:rsid w:val="00387313"/>
    <w:rsid w:val="00392F98"/>
    <w:rsid w:val="00393ADD"/>
    <w:rsid w:val="00394BD2"/>
    <w:rsid w:val="0039747D"/>
    <w:rsid w:val="003A0B90"/>
    <w:rsid w:val="003A148E"/>
    <w:rsid w:val="003A1CE4"/>
    <w:rsid w:val="003A3F90"/>
    <w:rsid w:val="003A42A1"/>
    <w:rsid w:val="003A59F3"/>
    <w:rsid w:val="003A5EF1"/>
    <w:rsid w:val="003B00E1"/>
    <w:rsid w:val="003B03F3"/>
    <w:rsid w:val="003B0CD6"/>
    <w:rsid w:val="003B1473"/>
    <w:rsid w:val="003B333B"/>
    <w:rsid w:val="003B3408"/>
    <w:rsid w:val="003B346F"/>
    <w:rsid w:val="003B66F4"/>
    <w:rsid w:val="003B6B70"/>
    <w:rsid w:val="003C05AE"/>
    <w:rsid w:val="003C0E5A"/>
    <w:rsid w:val="003C0FB4"/>
    <w:rsid w:val="003C11CB"/>
    <w:rsid w:val="003C2D36"/>
    <w:rsid w:val="003C2E0B"/>
    <w:rsid w:val="003C44D5"/>
    <w:rsid w:val="003C5121"/>
    <w:rsid w:val="003C51B9"/>
    <w:rsid w:val="003D17EA"/>
    <w:rsid w:val="003D56F6"/>
    <w:rsid w:val="003E145C"/>
    <w:rsid w:val="003E376E"/>
    <w:rsid w:val="003E44FC"/>
    <w:rsid w:val="003E53AB"/>
    <w:rsid w:val="003E6E11"/>
    <w:rsid w:val="003E7418"/>
    <w:rsid w:val="003E76FF"/>
    <w:rsid w:val="003F187D"/>
    <w:rsid w:val="003F28E8"/>
    <w:rsid w:val="003F324F"/>
    <w:rsid w:val="003F3CB8"/>
    <w:rsid w:val="003F3FC7"/>
    <w:rsid w:val="003F4F32"/>
    <w:rsid w:val="003F5265"/>
    <w:rsid w:val="003F59B1"/>
    <w:rsid w:val="004026A9"/>
    <w:rsid w:val="00403AB2"/>
    <w:rsid w:val="00403B2E"/>
    <w:rsid w:val="00404674"/>
    <w:rsid w:val="00405024"/>
    <w:rsid w:val="00407DE8"/>
    <w:rsid w:val="00412541"/>
    <w:rsid w:val="00412E3D"/>
    <w:rsid w:val="0041641A"/>
    <w:rsid w:val="00417A16"/>
    <w:rsid w:val="00417C52"/>
    <w:rsid w:val="0042153A"/>
    <w:rsid w:val="004240E6"/>
    <w:rsid w:val="004271C2"/>
    <w:rsid w:val="004273D5"/>
    <w:rsid w:val="004275BC"/>
    <w:rsid w:val="0043071D"/>
    <w:rsid w:val="00430CF5"/>
    <w:rsid w:val="0043100F"/>
    <w:rsid w:val="00436657"/>
    <w:rsid w:val="00437F2F"/>
    <w:rsid w:val="00442BBA"/>
    <w:rsid w:val="00443CF1"/>
    <w:rsid w:val="0044443E"/>
    <w:rsid w:val="004463B6"/>
    <w:rsid w:val="00450C6D"/>
    <w:rsid w:val="00452406"/>
    <w:rsid w:val="004527FB"/>
    <w:rsid w:val="004539BB"/>
    <w:rsid w:val="00461A12"/>
    <w:rsid w:val="00465131"/>
    <w:rsid w:val="00470CFF"/>
    <w:rsid w:val="00471B2E"/>
    <w:rsid w:val="0047331E"/>
    <w:rsid w:val="004742BF"/>
    <w:rsid w:val="00474774"/>
    <w:rsid w:val="0047582B"/>
    <w:rsid w:val="00476D2D"/>
    <w:rsid w:val="00476D70"/>
    <w:rsid w:val="00481709"/>
    <w:rsid w:val="00482A38"/>
    <w:rsid w:val="0048458D"/>
    <w:rsid w:val="004859CC"/>
    <w:rsid w:val="00490F77"/>
    <w:rsid w:val="00491696"/>
    <w:rsid w:val="00491C00"/>
    <w:rsid w:val="004931FF"/>
    <w:rsid w:val="00496002"/>
    <w:rsid w:val="00496055"/>
    <w:rsid w:val="004962CB"/>
    <w:rsid w:val="00497AFB"/>
    <w:rsid w:val="00497C25"/>
    <w:rsid w:val="004A0A69"/>
    <w:rsid w:val="004A2C3F"/>
    <w:rsid w:val="004A3419"/>
    <w:rsid w:val="004A4644"/>
    <w:rsid w:val="004B177D"/>
    <w:rsid w:val="004B1E5B"/>
    <w:rsid w:val="004B3B81"/>
    <w:rsid w:val="004B44C0"/>
    <w:rsid w:val="004B4835"/>
    <w:rsid w:val="004B4967"/>
    <w:rsid w:val="004B54F3"/>
    <w:rsid w:val="004B69F7"/>
    <w:rsid w:val="004B7311"/>
    <w:rsid w:val="004B74F7"/>
    <w:rsid w:val="004C0BBA"/>
    <w:rsid w:val="004C18CB"/>
    <w:rsid w:val="004C49CC"/>
    <w:rsid w:val="004D48D4"/>
    <w:rsid w:val="004D4D97"/>
    <w:rsid w:val="004D59FE"/>
    <w:rsid w:val="004D6FD0"/>
    <w:rsid w:val="004D73C1"/>
    <w:rsid w:val="004E27F5"/>
    <w:rsid w:val="004E442A"/>
    <w:rsid w:val="004E4E0C"/>
    <w:rsid w:val="004E6C9F"/>
    <w:rsid w:val="004E7BE5"/>
    <w:rsid w:val="004F1549"/>
    <w:rsid w:val="004F52B7"/>
    <w:rsid w:val="004F5301"/>
    <w:rsid w:val="004F568C"/>
    <w:rsid w:val="004F5E22"/>
    <w:rsid w:val="004F5FB6"/>
    <w:rsid w:val="004F60BA"/>
    <w:rsid w:val="004F6E0F"/>
    <w:rsid w:val="004F7E9D"/>
    <w:rsid w:val="0050115E"/>
    <w:rsid w:val="0050127B"/>
    <w:rsid w:val="0050142B"/>
    <w:rsid w:val="00501BF0"/>
    <w:rsid w:val="00502936"/>
    <w:rsid w:val="005056DE"/>
    <w:rsid w:val="00506340"/>
    <w:rsid w:val="00510D6C"/>
    <w:rsid w:val="005147D6"/>
    <w:rsid w:val="00515193"/>
    <w:rsid w:val="005175C8"/>
    <w:rsid w:val="00520FA6"/>
    <w:rsid w:val="00523BCA"/>
    <w:rsid w:val="005254D0"/>
    <w:rsid w:val="0053082B"/>
    <w:rsid w:val="00533EC6"/>
    <w:rsid w:val="0053507A"/>
    <w:rsid w:val="005411BA"/>
    <w:rsid w:val="0054195E"/>
    <w:rsid w:val="0054378A"/>
    <w:rsid w:val="005439F7"/>
    <w:rsid w:val="0054515A"/>
    <w:rsid w:val="00545530"/>
    <w:rsid w:val="00551392"/>
    <w:rsid w:val="00551678"/>
    <w:rsid w:val="0055344B"/>
    <w:rsid w:val="005545E8"/>
    <w:rsid w:val="005565F5"/>
    <w:rsid w:val="0055702E"/>
    <w:rsid w:val="00560A96"/>
    <w:rsid w:val="00561505"/>
    <w:rsid w:val="00561FF5"/>
    <w:rsid w:val="0056246F"/>
    <w:rsid w:val="00562B38"/>
    <w:rsid w:val="00564A23"/>
    <w:rsid w:val="00565213"/>
    <w:rsid w:val="00571898"/>
    <w:rsid w:val="0057382A"/>
    <w:rsid w:val="00573A05"/>
    <w:rsid w:val="0057445F"/>
    <w:rsid w:val="0057619A"/>
    <w:rsid w:val="005862AE"/>
    <w:rsid w:val="00586719"/>
    <w:rsid w:val="00586F2D"/>
    <w:rsid w:val="00587332"/>
    <w:rsid w:val="0059382B"/>
    <w:rsid w:val="00595719"/>
    <w:rsid w:val="005976F8"/>
    <w:rsid w:val="005977A4"/>
    <w:rsid w:val="005A035E"/>
    <w:rsid w:val="005A1F3B"/>
    <w:rsid w:val="005A4226"/>
    <w:rsid w:val="005A45F6"/>
    <w:rsid w:val="005A56E8"/>
    <w:rsid w:val="005A7D7E"/>
    <w:rsid w:val="005B0062"/>
    <w:rsid w:val="005B4D79"/>
    <w:rsid w:val="005B6121"/>
    <w:rsid w:val="005C4277"/>
    <w:rsid w:val="005C4542"/>
    <w:rsid w:val="005C56A4"/>
    <w:rsid w:val="005C66EA"/>
    <w:rsid w:val="005C7884"/>
    <w:rsid w:val="005D13B1"/>
    <w:rsid w:val="005D4B59"/>
    <w:rsid w:val="005D649B"/>
    <w:rsid w:val="005D6A72"/>
    <w:rsid w:val="005D7DA6"/>
    <w:rsid w:val="005E12E3"/>
    <w:rsid w:val="005E142E"/>
    <w:rsid w:val="005E1F09"/>
    <w:rsid w:val="005E22E3"/>
    <w:rsid w:val="005E2B03"/>
    <w:rsid w:val="005E72BA"/>
    <w:rsid w:val="005F03B9"/>
    <w:rsid w:val="005F0CD8"/>
    <w:rsid w:val="005F1072"/>
    <w:rsid w:val="005F1BE9"/>
    <w:rsid w:val="005F3DBD"/>
    <w:rsid w:val="005F4321"/>
    <w:rsid w:val="005F4A9E"/>
    <w:rsid w:val="005F4B53"/>
    <w:rsid w:val="005F6FA1"/>
    <w:rsid w:val="00602E3B"/>
    <w:rsid w:val="00602F31"/>
    <w:rsid w:val="00603A10"/>
    <w:rsid w:val="00611430"/>
    <w:rsid w:val="006116E0"/>
    <w:rsid w:val="006126D8"/>
    <w:rsid w:val="00613560"/>
    <w:rsid w:val="00616EAC"/>
    <w:rsid w:val="00617B78"/>
    <w:rsid w:val="00620D54"/>
    <w:rsid w:val="00623FEF"/>
    <w:rsid w:val="006243CC"/>
    <w:rsid w:val="006309F4"/>
    <w:rsid w:val="00630B45"/>
    <w:rsid w:val="0063320E"/>
    <w:rsid w:val="00640454"/>
    <w:rsid w:val="0064075C"/>
    <w:rsid w:val="006454C3"/>
    <w:rsid w:val="00646FD5"/>
    <w:rsid w:val="00647F33"/>
    <w:rsid w:val="00653324"/>
    <w:rsid w:val="00653F71"/>
    <w:rsid w:val="00657272"/>
    <w:rsid w:val="006576FD"/>
    <w:rsid w:val="006612E2"/>
    <w:rsid w:val="00661D64"/>
    <w:rsid w:val="00662B82"/>
    <w:rsid w:val="00665DB4"/>
    <w:rsid w:val="00671C27"/>
    <w:rsid w:val="006722D1"/>
    <w:rsid w:val="006722DC"/>
    <w:rsid w:val="00673DF3"/>
    <w:rsid w:val="00674A8D"/>
    <w:rsid w:val="006751B2"/>
    <w:rsid w:val="00675A80"/>
    <w:rsid w:val="00675D3C"/>
    <w:rsid w:val="00675FB4"/>
    <w:rsid w:val="00676019"/>
    <w:rsid w:val="00677795"/>
    <w:rsid w:val="0068053E"/>
    <w:rsid w:val="006806B1"/>
    <w:rsid w:val="006831FA"/>
    <w:rsid w:val="006834D3"/>
    <w:rsid w:val="00684310"/>
    <w:rsid w:val="00685AFB"/>
    <w:rsid w:val="00687E64"/>
    <w:rsid w:val="00691F3C"/>
    <w:rsid w:val="00692054"/>
    <w:rsid w:val="00693A8E"/>
    <w:rsid w:val="00696C1A"/>
    <w:rsid w:val="00696C38"/>
    <w:rsid w:val="00697586"/>
    <w:rsid w:val="006A0B8D"/>
    <w:rsid w:val="006A0C6E"/>
    <w:rsid w:val="006A314E"/>
    <w:rsid w:val="006A3D3F"/>
    <w:rsid w:val="006A4230"/>
    <w:rsid w:val="006A7B52"/>
    <w:rsid w:val="006B61DB"/>
    <w:rsid w:val="006B6B59"/>
    <w:rsid w:val="006B6DC0"/>
    <w:rsid w:val="006B7889"/>
    <w:rsid w:val="006B7B7F"/>
    <w:rsid w:val="006C02DE"/>
    <w:rsid w:val="006C12D4"/>
    <w:rsid w:val="006C15D3"/>
    <w:rsid w:val="006C1E69"/>
    <w:rsid w:val="006C30AD"/>
    <w:rsid w:val="006C352C"/>
    <w:rsid w:val="006C3F95"/>
    <w:rsid w:val="006C5CA7"/>
    <w:rsid w:val="006D3035"/>
    <w:rsid w:val="006D46FB"/>
    <w:rsid w:val="006D5F97"/>
    <w:rsid w:val="006D71C6"/>
    <w:rsid w:val="006D78B8"/>
    <w:rsid w:val="006E02FB"/>
    <w:rsid w:val="006E03D9"/>
    <w:rsid w:val="006E0CFD"/>
    <w:rsid w:val="006E3EA9"/>
    <w:rsid w:val="006E4622"/>
    <w:rsid w:val="006E779A"/>
    <w:rsid w:val="006F2821"/>
    <w:rsid w:val="006F6A40"/>
    <w:rsid w:val="006F6E3C"/>
    <w:rsid w:val="006F7954"/>
    <w:rsid w:val="00700516"/>
    <w:rsid w:val="00700DE6"/>
    <w:rsid w:val="007033FF"/>
    <w:rsid w:val="00704814"/>
    <w:rsid w:val="00704C93"/>
    <w:rsid w:val="00706130"/>
    <w:rsid w:val="007075A6"/>
    <w:rsid w:val="00707A11"/>
    <w:rsid w:val="0071082B"/>
    <w:rsid w:val="00711BC0"/>
    <w:rsid w:val="007130F8"/>
    <w:rsid w:val="007138D2"/>
    <w:rsid w:val="0071599F"/>
    <w:rsid w:val="00720FBA"/>
    <w:rsid w:val="00721B96"/>
    <w:rsid w:val="00722E0F"/>
    <w:rsid w:val="0072428D"/>
    <w:rsid w:val="00724DC1"/>
    <w:rsid w:val="0072561D"/>
    <w:rsid w:val="0072596F"/>
    <w:rsid w:val="007266FE"/>
    <w:rsid w:val="007352B4"/>
    <w:rsid w:val="00736549"/>
    <w:rsid w:val="007374D3"/>
    <w:rsid w:val="00737A49"/>
    <w:rsid w:val="0074036B"/>
    <w:rsid w:val="00740F54"/>
    <w:rsid w:val="0074419C"/>
    <w:rsid w:val="00745EBF"/>
    <w:rsid w:val="0074679F"/>
    <w:rsid w:val="0075071E"/>
    <w:rsid w:val="007513F8"/>
    <w:rsid w:val="00753D8D"/>
    <w:rsid w:val="007548A9"/>
    <w:rsid w:val="00755C81"/>
    <w:rsid w:val="00756B5A"/>
    <w:rsid w:val="00756F13"/>
    <w:rsid w:val="00762BCD"/>
    <w:rsid w:val="00763592"/>
    <w:rsid w:val="00764064"/>
    <w:rsid w:val="00764301"/>
    <w:rsid w:val="00765F75"/>
    <w:rsid w:val="0077046D"/>
    <w:rsid w:val="00771BB3"/>
    <w:rsid w:val="00775FCD"/>
    <w:rsid w:val="0077606C"/>
    <w:rsid w:val="00776173"/>
    <w:rsid w:val="0078113C"/>
    <w:rsid w:val="007823C3"/>
    <w:rsid w:val="00782D8F"/>
    <w:rsid w:val="007830D2"/>
    <w:rsid w:val="0078398B"/>
    <w:rsid w:val="00784234"/>
    <w:rsid w:val="0078481C"/>
    <w:rsid w:val="0078529A"/>
    <w:rsid w:val="007853A2"/>
    <w:rsid w:val="00790E1E"/>
    <w:rsid w:val="00790E48"/>
    <w:rsid w:val="00791A80"/>
    <w:rsid w:val="007936B5"/>
    <w:rsid w:val="00794191"/>
    <w:rsid w:val="007949B4"/>
    <w:rsid w:val="00795A0F"/>
    <w:rsid w:val="00795E5B"/>
    <w:rsid w:val="0079600D"/>
    <w:rsid w:val="0079666E"/>
    <w:rsid w:val="00796E80"/>
    <w:rsid w:val="007A093F"/>
    <w:rsid w:val="007A1B85"/>
    <w:rsid w:val="007A2076"/>
    <w:rsid w:val="007A43F0"/>
    <w:rsid w:val="007A499E"/>
    <w:rsid w:val="007A5AD9"/>
    <w:rsid w:val="007A7EC6"/>
    <w:rsid w:val="007B0461"/>
    <w:rsid w:val="007B3222"/>
    <w:rsid w:val="007B49B1"/>
    <w:rsid w:val="007B4B4B"/>
    <w:rsid w:val="007B51F4"/>
    <w:rsid w:val="007B7913"/>
    <w:rsid w:val="007C09F7"/>
    <w:rsid w:val="007C39C9"/>
    <w:rsid w:val="007C6B2C"/>
    <w:rsid w:val="007C74D5"/>
    <w:rsid w:val="007D072B"/>
    <w:rsid w:val="007D298E"/>
    <w:rsid w:val="007D41E5"/>
    <w:rsid w:val="007D4317"/>
    <w:rsid w:val="007D5127"/>
    <w:rsid w:val="007D56B1"/>
    <w:rsid w:val="007D5EDE"/>
    <w:rsid w:val="007D62C2"/>
    <w:rsid w:val="007E0A28"/>
    <w:rsid w:val="007E31C1"/>
    <w:rsid w:val="007E7074"/>
    <w:rsid w:val="007F1DDA"/>
    <w:rsid w:val="007F1F2A"/>
    <w:rsid w:val="007F332A"/>
    <w:rsid w:val="007F3B19"/>
    <w:rsid w:val="007F5614"/>
    <w:rsid w:val="007F6871"/>
    <w:rsid w:val="007F6903"/>
    <w:rsid w:val="0080395A"/>
    <w:rsid w:val="00805123"/>
    <w:rsid w:val="00805C9D"/>
    <w:rsid w:val="0080611D"/>
    <w:rsid w:val="008100DD"/>
    <w:rsid w:val="00810DAE"/>
    <w:rsid w:val="008115A9"/>
    <w:rsid w:val="0081182B"/>
    <w:rsid w:val="00812D9E"/>
    <w:rsid w:val="00813EB9"/>
    <w:rsid w:val="0081496E"/>
    <w:rsid w:val="008155DD"/>
    <w:rsid w:val="00820FC4"/>
    <w:rsid w:val="00823514"/>
    <w:rsid w:val="00823B29"/>
    <w:rsid w:val="00823B6B"/>
    <w:rsid w:val="00824271"/>
    <w:rsid w:val="0082553B"/>
    <w:rsid w:val="00830A74"/>
    <w:rsid w:val="00831181"/>
    <w:rsid w:val="00833535"/>
    <w:rsid w:val="00835E1D"/>
    <w:rsid w:val="00841497"/>
    <w:rsid w:val="0084190D"/>
    <w:rsid w:val="00841AA0"/>
    <w:rsid w:val="00844573"/>
    <w:rsid w:val="00847205"/>
    <w:rsid w:val="00847275"/>
    <w:rsid w:val="00847C85"/>
    <w:rsid w:val="00851039"/>
    <w:rsid w:val="00851204"/>
    <w:rsid w:val="00851BF9"/>
    <w:rsid w:val="00854384"/>
    <w:rsid w:val="00855EA7"/>
    <w:rsid w:val="00857050"/>
    <w:rsid w:val="00857986"/>
    <w:rsid w:val="00861A28"/>
    <w:rsid w:val="00862ADA"/>
    <w:rsid w:val="00862FA3"/>
    <w:rsid w:val="0086608F"/>
    <w:rsid w:val="00867291"/>
    <w:rsid w:val="008676BD"/>
    <w:rsid w:val="008679B9"/>
    <w:rsid w:val="00870712"/>
    <w:rsid w:val="00873C31"/>
    <w:rsid w:val="00873DEA"/>
    <w:rsid w:val="00874689"/>
    <w:rsid w:val="00876D6A"/>
    <w:rsid w:val="0088599B"/>
    <w:rsid w:val="00886911"/>
    <w:rsid w:val="00887499"/>
    <w:rsid w:val="00890169"/>
    <w:rsid w:val="008935BF"/>
    <w:rsid w:val="00895891"/>
    <w:rsid w:val="00896335"/>
    <w:rsid w:val="0089749A"/>
    <w:rsid w:val="008A0339"/>
    <w:rsid w:val="008A2C52"/>
    <w:rsid w:val="008A5399"/>
    <w:rsid w:val="008A5615"/>
    <w:rsid w:val="008A7D06"/>
    <w:rsid w:val="008B02FD"/>
    <w:rsid w:val="008B330D"/>
    <w:rsid w:val="008B5CB1"/>
    <w:rsid w:val="008B5F7F"/>
    <w:rsid w:val="008B791B"/>
    <w:rsid w:val="008C1218"/>
    <w:rsid w:val="008C479D"/>
    <w:rsid w:val="008C4FBE"/>
    <w:rsid w:val="008C52B5"/>
    <w:rsid w:val="008C5B5D"/>
    <w:rsid w:val="008C7B48"/>
    <w:rsid w:val="008D1E64"/>
    <w:rsid w:val="008D2637"/>
    <w:rsid w:val="008D2C76"/>
    <w:rsid w:val="008D3EB2"/>
    <w:rsid w:val="008D434B"/>
    <w:rsid w:val="008D48F1"/>
    <w:rsid w:val="008D49C5"/>
    <w:rsid w:val="008D4CA7"/>
    <w:rsid w:val="008E007C"/>
    <w:rsid w:val="008E070A"/>
    <w:rsid w:val="008E217B"/>
    <w:rsid w:val="008E2AA2"/>
    <w:rsid w:val="008E72AA"/>
    <w:rsid w:val="008F0743"/>
    <w:rsid w:val="008F25DA"/>
    <w:rsid w:val="008F53ED"/>
    <w:rsid w:val="008F53F1"/>
    <w:rsid w:val="008F624D"/>
    <w:rsid w:val="009028FF"/>
    <w:rsid w:val="00902A7C"/>
    <w:rsid w:val="00903FDC"/>
    <w:rsid w:val="00904E78"/>
    <w:rsid w:val="009064C0"/>
    <w:rsid w:val="0090659F"/>
    <w:rsid w:val="00907453"/>
    <w:rsid w:val="009109DD"/>
    <w:rsid w:val="00911886"/>
    <w:rsid w:val="00911A84"/>
    <w:rsid w:val="00912915"/>
    <w:rsid w:val="00915D89"/>
    <w:rsid w:val="009205D2"/>
    <w:rsid w:val="0092074C"/>
    <w:rsid w:val="00921CA5"/>
    <w:rsid w:val="00923648"/>
    <w:rsid w:val="00923BDC"/>
    <w:rsid w:val="00925D17"/>
    <w:rsid w:val="00925E98"/>
    <w:rsid w:val="00927329"/>
    <w:rsid w:val="0092770E"/>
    <w:rsid w:val="0093018F"/>
    <w:rsid w:val="009321DA"/>
    <w:rsid w:val="009334A3"/>
    <w:rsid w:val="0093379C"/>
    <w:rsid w:val="009340B6"/>
    <w:rsid w:val="009355F4"/>
    <w:rsid w:val="0093763D"/>
    <w:rsid w:val="00937A17"/>
    <w:rsid w:val="0093A740"/>
    <w:rsid w:val="00940337"/>
    <w:rsid w:val="00940E85"/>
    <w:rsid w:val="009420CA"/>
    <w:rsid w:val="0094395B"/>
    <w:rsid w:val="00943A77"/>
    <w:rsid w:val="00943D27"/>
    <w:rsid w:val="00946648"/>
    <w:rsid w:val="00947ABA"/>
    <w:rsid w:val="00953576"/>
    <w:rsid w:val="00953EFD"/>
    <w:rsid w:val="00955CC9"/>
    <w:rsid w:val="00956540"/>
    <w:rsid w:val="0095704B"/>
    <w:rsid w:val="00957686"/>
    <w:rsid w:val="00960585"/>
    <w:rsid w:val="00962AE8"/>
    <w:rsid w:val="00963F5D"/>
    <w:rsid w:val="00966081"/>
    <w:rsid w:val="00966116"/>
    <w:rsid w:val="00966BDB"/>
    <w:rsid w:val="00967E27"/>
    <w:rsid w:val="00970CC4"/>
    <w:rsid w:val="00972860"/>
    <w:rsid w:val="009733D2"/>
    <w:rsid w:val="00973C8A"/>
    <w:rsid w:val="00973DD2"/>
    <w:rsid w:val="0097441A"/>
    <w:rsid w:val="00974C0F"/>
    <w:rsid w:val="0097533E"/>
    <w:rsid w:val="0098251D"/>
    <w:rsid w:val="009825C1"/>
    <w:rsid w:val="009830B9"/>
    <w:rsid w:val="00983B64"/>
    <w:rsid w:val="009855C7"/>
    <w:rsid w:val="00987830"/>
    <w:rsid w:val="00987BDB"/>
    <w:rsid w:val="00990234"/>
    <w:rsid w:val="00990500"/>
    <w:rsid w:val="009917ED"/>
    <w:rsid w:val="00992CF1"/>
    <w:rsid w:val="00993144"/>
    <w:rsid w:val="009947E2"/>
    <w:rsid w:val="00995C36"/>
    <w:rsid w:val="00996811"/>
    <w:rsid w:val="009A3BD4"/>
    <w:rsid w:val="009A52B6"/>
    <w:rsid w:val="009A7271"/>
    <w:rsid w:val="009A7314"/>
    <w:rsid w:val="009B16D0"/>
    <w:rsid w:val="009B2EB0"/>
    <w:rsid w:val="009B394E"/>
    <w:rsid w:val="009B6E19"/>
    <w:rsid w:val="009C062B"/>
    <w:rsid w:val="009C1207"/>
    <w:rsid w:val="009C1A20"/>
    <w:rsid w:val="009C26A4"/>
    <w:rsid w:val="009C2873"/>
    <w:rsid w:val="009D3CF6"/>
    <w:rsid w:val="009D3E58"/>
    <w:rsid w:val="009D47C6"/>
    <w:rsid w:val="009D6301"/>
    <w:rsid w:val="009D6FD6"/>
    <w:rsid w:val="009D7F14"/>
    <w:rsid w:val="009E41C3"/>
    <w:rsid w:val="009E7BE0"/>
    <w:rsid w:val="009E7C19"/>
    <w:rsid w:val="009F074B"/>
    <w:rsid w:val="009F0A0E"/>
    <w:rsid w:val="009F15F0"/>
    <w:rsid w:val="009F2F9F"/>
    <w:rsid w:val="009F3F7E"/>
    <w:rsid w:val="009F467A"/>
    <w:rsid w:val="009F5EF7"/>
    <w:rsid w:val="009F64AE"/>
    <w:rsid w:val="009F7929"/>
    <w:rsid w:val="00A0162A"/>
    <w:rsid w:val="00A01B20"/>
    <w:rsid w:val="00A01B69"/>
    <w:rsid w:val="00A0264A"/>
    <w:rsid w:val="00A02C38"/>
    <w:rsid w:val="00A03BC1"/>
    <w:rsid w:val="00A073B0"/>
    <w:rsid w:val="00A0792F"/>
    <w:rsid w:val="00A07F02"/>
    <w:rsid w:val="00A11D4C"/>
    <w:rsid w:val="00A12480"/>
    <w:rsid w:val="00A1336B"/>
    <w:rsid w:val="00A14C4C"/>
    <w:rsid w:val="00A16501"/>
    <w:rsid w:val="00A16BCE"/>
    <w:rsid w:val="00A16FD5"/>
    <w:rsid w:val="00A177FC"/>
    <w:rsid w:val="00A17D7E"/>
    <w:rsid w:val="00A21456"/>
    <w:rsid w:val="00A21C8E"/>
    <w:rsid w:val="00A22065"/>
    <w:rsid w:val="00A22705"/>
    <w:rsid w:val="00A23A91"/>
    <w:rsid w:val="00A34355"/>
    <w:rsid w:val="00A35719"/>
    <w:rsid w:val="00A364E5"/>
    <w:rsid w:val="00A368DF"/>
    <w:rsid w:val="00A36908"/>
    <w:rsid w:val="00A4198C"/>
    <w:rsid w:val="00A41BD1"/>
    <w:rsid w:val="00A43345"/>
    <w:rsid w:val="00A434A5"/>
    <w:rsid w:val="00A446B2"/>
    <w:rsid w:val="00A44FB8"/>
    <w:rsid w:val="00A47F7A"/>
    <w:rsid w:val="00A5287C"/>
    <w:rsid w:val="00A52D2C"/>
    <w:rsid w:val="00A54CF2"/>
    <w:rsid w:val="00A55121"/>
    <w:rsid w:val="00A55497"/>
    <w:rsid w:val="00A55C8D"/>
    <w:rsid w:val="00A60948"/>
    <w:rsid w:val="00A61946"/>
    <w:rsid w:val="00A61DE4"/>
    <w:rsid w:val="00A643E9"/>
    <w:rsid w:val="00A64940"/>
    <w:rsid w:val="00A65D15"/>
    <w:rsid w:val="00A663EE"/>
    <w:rsid w:val="00A66EFB"/>
    <w:rsid w:val="00A6758A"/>
    <w:rsid w:val="00A67B6A"/>
    <w:rsid w:val="00A67EEE"/>
    <w:rsid w:val="00A745AF"/>
    <w:rsid w:val="00A760AD"/>
    <w:rsid w:val="00A8454D"/>
    <w:rsid w:val="00A85861"/>
    <w:rsid w:val="00A86675"/>
    <w:rsid w:val="00A87FA8"/>
    <w:rsid w:val="00A91DF7"/>
    <w:rsid w:val="00A9201F"/>
    <w:rsid w:val="00A92B3E"/>
    <w:rsid w:val="00A93CA5"/>
    <w:rsid w:val="00A94ADD"/>
    <w:rsid w:val="00A9519D"/>
    <w:rsid w:val="00A96E8E"/>
    <w:rsid w:val="00A97688"/>
    <w:rsid w:val="00A97B4F"/>
    <w:rsid w:val="00AA23EB"/>
    <w:rsid w:val="00AA2F90"/>
    <w:rsid w:val="00AA404B"/>
    <w:rsid w:val="00AA76FB"/>
    <w:rsid w:val="00AA7F49"/>
    <w:rsid w:val="00AB0584"/>
    <w:rsid w:val="00AB0C60"/>
    <w:rsid w:val="00AB29F8"/>
    <w:rsid w:val="00AB470E"/>
    <w:rsid w:val="00AB66DC"/>
    <w:rsid w:val="00AB6FFD"/>
    <w:rsid w:val="00AC0953"/>
    <w:rsid w:val="00AC0E5B"/>
    <w:rsid w:val="00AC227D"/>
    <w:rsid w:val="00AC2C33"/>
    <w:rsid w:val="00AC6B75"/>
    <w:rsid w:val="00AC7036"/>
    <w:rsid w:val="00AD3A48"/>
    <w:rsid w:val="00AD74D0"/>
    <w:rsid w:val="00AE2D6B"/>
    <w:rsid w:val="00AE361E"/>
    <w:rsid w:val="00AE6811"/>
    <w:rsid w:val="00AE69E6"/>
    <w:rsid w:val="00AE6DDE"/>
    <w:rsid w:val="00AE74F5"/>
    <w:rsid w:val="00AE7579"/>
    <w:rsid w:val="00AF1BFE"/>
    <w:rsid w:val="00AF314F"/>
    <w:rsid w:val="00AF39CB"/>
    <w:rsid w:val="00AF469A"/>
    <w:rsid w:val="00AF60C2"/>
    <w:rsid w:val="00AF60CF"/>
    <w:rsid w:val="00B00CCB"/>
    <w:rsid w:val="00B010FB"/>
    <w:rsid w:val="00B01AA4"/>
    <w:rsid w:val="00B04845"/>
    <w:rsid w:val="00B052A9"/>
    <w:rsid w:val="00B0672D"/>
    <w:rsid w:val="00B072FE"/>
    <w:rsid w:val="00B07409"/>
    <w:rsid w:val="00B11222"/>
    <w:rsid w:val="00B146E5"/>
    <w:rsid w:val="00B1638E"/>
    <w:rsid w:val="00B17BA5"/>
    <w:rsid w:val="00B21406"/>
    <w:rsid w:val="00B21D12"/>
    <w:rsid w:val="00B2246E"/>
    <w:rsid w:val="00B22727"/>
    <w:rsid w:val="00B24F7A"/>
    <w:rsid w:val="00B2590B"/>
    <w:rsid w:val="00B25AF3"/>
    <w:rsid w:val="00B2604A"/>
    <w:rsid w:val="00B354E1"/>
    <w:rsid w:val="00B362C4"/>
    <w:rsid w:val="00B36666"/>
    <w:rsid w:val="00B414EB"/>
    <w:rsid w:val="00B41657"/>
    <w:rsid w:val="00B41853"/>
    <w:rsid w:val="00B44832"/>
    <w:rsid w:val="00B44E33"/>
    <w:rsid w:val="00B45953"/>
    <w:rsid w:val="00B462D6"/>
    <w:rsid w:val="00B47B11"/>
    <w:rsid w:val="00B52917"/>
    <w:rsid w:val="00B53C09"/>
    <w:rsid w:val="00B54595"/>
    <w:rsid w:val="00B5600D"/>
    <w:rsid w:val="00B56489"/>
    <w:rsid w:val="00B5716A"/>
    <w:rsid w:val="00B57C39"/>
    <w:rsid w:val="00B60344"/>
    <w:rsid w:val="00B6069E"/>
    <w:rsid w:val="00B62705"/>
    <w:rsid w:val="00B6362C"/>
    <w:rsid w:val="00B644FB"/>
    <w:rsid w:val="00B6502F"/>
    <w:rsid w:val="00B67023"/>
    <w:rsid w:val="00B67FCA"/>
    <w:rsid w:val="00B71E52"/>
    <w:rsid w:val="00B744FA"/>
    <w:rsid w:val="00B74629"/>
    <w:rsid w:val="00B75781"/>
    <w:rsid w:val="00B76C9C"/>
    <w:rsid w:val="00B858CB"/>
    <w:rsid w:val="00B876AA"/>
    <w:rsid w:val="00B87A70"/>
    <w:rsid w:val="00B9114A"/>
    <w:rsid w:val="00B9136B"/>
    <w:rsid w:val="00B9254D"/>
    <w:rsid w:val="00B931F9"/>
    <w:rsid w:val="00B93B63"/>
    <w:rsid w:val="00B94BEA"/>
    <w:rsid w:val="00B97422"/>
    <w:rsid w:val="00BA2117"/>
    <w:rsid w:val="00BA32CD"/>
    <w:rsid w:val="00BA3790"/>
    <w:rsid w:val="00BA38E9"/>
    <w:rsid w:val="00BA4FFF"/>
    <w:rsid w:val="00BA7545"/>
    <w:rsid w:val="00BA7EF2"/>
    <w:rsid w:val="00BB205E"/>
    <w:rsid w:val="00BB384C"/>
    <w:rsid w:val="00BC06F3"/>
    <w:rsid w:val="00BC0701"/>
    <w:rsid w:val="00BC1E0B"/>
    <w:rsid w:val="00BC3E7E"/>
    <w:rsid w:val="00BC7179"/>
    <w:rsid w:val="00BD2196"/>
    <w:rsid w:val="00BD62FC"/>
    <w:rsid w:val="00BD682A"/>
    <w:rsid w:val="00BD6860"/>
    <w:rsid w:val="00BE2C34"/>
    <w:rsid w:val="00BE2DA5"/>
    <w:rsid w:val="00BE4D69"/>
    <w:rsid w:val="00BE5056"/>
    <w:rsid w:val="00BF02C9"/>
    <w:rsid w:val="00BF07D3"/>
    <w:rsid w:val="00BF3C6B"/>
    <w:rsid w:val="00BF3F02"/>
    <w:rsid w:val="00BF4C9A"/>
    <w:rsid w:val="00BF66A9"/>
    <w:rsid w:val="00C008B4"/>
    <w:rsid w:val="00C030A2"/>
    <w:rsid w:val="00C03A29"/>
    <w:rsid w:val="00C067DF"/>
    <w:rsid w:val="00C0796F"/>
    <w:rsid w:val="00C07DEA"/>
    <w:rsid w:val="00C11817"/>
    <w:rsid w:val="00C125CD"/>
    <w:rsid w:val="00C15576"/>
    <w:rsid w:val="00C218DB"/>
    <w:rsid w:val="00C220B6"/>
    <w:rsid w:val="00C25C74"/>
    <w:rsid w:val="00C261BD"/>
    <w:rsid w:val="00C3017B"/>
    <w:rsid w:val="00C3166F"/>
    <w:rsid w:val="00C33F5F"/>
    <w:rsid w:val="00C37545"/>
    <w:rsid w:val="00C41ABC"/>
    <w:rsid w:val="00C43EC9"/>
    <w:rsid w:val="00C51D11"/>
    <w:rsid w:val="00C521D3"/>
    <w:rsid w:val="00C5303E"/>
    <w:rsid w:val="00C53B70"/>
    <w:rsid w:val="00C54E00"/>
    <w:rsid w:val="00C576DA"/>
    <w:rsid w:val="00C577C9"/>
    <w:rsid w:val="00C57960"/>
    <w:rsid w:val="00C61CF5"/>
    <w:rsid w:val="00C62529"/>
    <w:rsid w:val="00C62AB0"/>
    <w:rsid w:val="00C62CE2"/>
    <w:rsid w:val="00C6584A"/>
    <w:rsid w:val="00C66EDF"/>
    <w:rsid w:val="00C677AC"/>
    <w:rsid w:val="00C67B90"/>
    <w:rsid w:val="00C714D8"/>
    <w:rsid w:val="00C72184"/>
    <w:rsid w:val="00C7283A"/>
    <w:rsid w:val="00C77507"/>
    <w:rsid w:val="00C807BC"/>
    <w:rsid w:val="00C80AE4"/>
    <w:rsid w:val="00C8191F"/>
    <w:rsid w:val="00C82217"/>
    <w:rsid w:val="00C870B7"/>
    <w:rsid w:val="00C87621"/>
    <w:rsid w:val="00C87AEB"/>
    <w:rsid w:val="00C92C69"/>
    <w:rsid w:val="00C92E2D"/>
    <w:rsid w:val="00C9425D"/>
    <w:rsid w:val="00C94A2F"/>
    <w:rsid w:val="00C94E00"/>
    <w:rsid w:val="00C954C7"/>
    <w:rsid w:val="00CA37C6"/>
    <w:rsid w:val="00CA4110"/>
    <w:rsid w:val="00CA4118"/>
    <w:rsid w:val="00CA48E6"/>
    <w:rsid w:val="00CA6030"/>
    <w:rsid w:val="00CA76C8"/>
    <w:rsid w:val="00CA7B6A"/>
    <w:rsid w:val="00CB1947"/>
    <w:rsid w:val="00CB248F"/>
    <w:rsid w:val="00CB70D7"/>
    <w:rsid w:val="00CB7748"/>
    <w:rsid w:val="00CB799E"/>
    <w:rsid w:val="00CC2772"/>
    <w:rsid w:val="00CC280E"/>
    <w:rsid w:val="00CC43C4"/>
    <w:rsid w:val="00CD20F5"/>
    <w:rsid w:val="00CD5A1C"/>
    <w:rsid w:val="00CE0547"/>
    <w:rsid w:val="00CE4959"/>
    <w:rsid w:val="00CE49A5"/>
    <w:rsid w:val="00CE4C46"/>
    <w:rsid w:val="00CE5CF8"/>
    <w:rsid w:val="00CE7A44"/>
    <w:rsid w:val="00CF0ABF"/>
    <w:rsid w:val="00CF14DF"/>
    <w:rsid w:val="00CF1710"/>
    <w:rsid w:val="00CF1FD1"/>
    <w:rsid w:val="00CF2569"/>
    <w:rsid w:val="00CF3C56"/>
    <w:rsid w:val="00CF62E0"/>
    <w:rsid w:val="00CF7B13"/>
    <w:rsid w:val="00D00100"/>
    <w:rsid w:val="00D019EC"/>
    <w:rsid w:val="00D02029"/>
    <w:rsid w:val="00D06531"/>
    <w:rsid w:val="00D0700D"/>
    <w:rsid w:val="00D070F9"/>
    <w:rsid w:val="00D07120"/>
    <w:rsid w:val="00D07194"/>
    <w:rsid w:val="00D11F9D"/>
    <w:rsid w:val="00D12172"/>
    <w:rsid w:val="00D12F3E"/>
    <w:rsid w:val="00D16361"/>
    <w:rsid w:val="00D220F2"/>
    <w:rsid w:val="00D22EB4"/>
    <w:rsid w:val="00D22FFD"/>
    <w:rsid w:val="00D250B7"/>
    <w:rsid w:val="00D27018"/>
    <w:rsid w:val="00D2746D"/>
    <w:rsid w:val="00D30315"/>
    <w:rsid w:val="00D31FFB"/>
    <w:rsid w:val="00D32439"/>
    <w:rsid w:val="00D33D2C"/>
    <w:rsid w:val="00D3651E"/>
    <w:rsid w:val="00D36ABA"/>
    <w:rsid w:val="00D36D64"/>
    <w:rsid w:val="00D4012A"/>
    <w:rsid w:val="00D41042"/>
    <w:rsid w:val="00D41585"/>
    <w:rsid w:val="00D4191A"/>
    <w:rsid w:val="00D428D9"/>
    <w:rsid w:val="00D43DF7"/>
    <w:rsid w:val="00D519FD"/>
    <w:rsid w:val="00D5230D"/>
    <w:rsid w:val="00D525E3"/>
    <w:rsid w:val="00D553DE"/>
    <w:rsid w:val="00D55A55"/>
    <w:rsid w:val="00D571A2"/>
    <w:rsid w:val="00D5732A"/>
    <w:rsid w:val="00D5740A"/>
    <w:rsid w:val="00D57612"/>
    <w:rsid w:val="00D57615"/>
    <w:rsid w:val="00D60B9F"/>
    <w:rsid w:val="00D60C89"/>
    <w:rsid w:val="00D60FCD"/>
    <w:rsid w:val="00D64466"/>
    <w:rsid w:val="00D70DF0"/>
    <w:rsid w:val="00D74927"/>
    <w:rsid w:val="00D75B0D"/>
    <w:rsid w:val="00D75CAD"/>
    <w:rsid w:val="00D807EB"/>
    <w:rsid w:val="00D80F25"/>
    <w:rsid w:val="00D816E7"/>
    <w:rsid w:val="00D844BF"/>
    <w:rsid w:val="00D84AF9"/>
    <w:rsid w:val="00D85588"/>
    <w:rsid w:val="00DA05FB"/>
    <w:rsid w:val="00DA0C3A"/>
    <w:rsid w:val="00DA23E8"/>
    <w:rsid w:val="00DA2BE0"/>
    <w:rsid w:val="00DA2CFF"/>
    <w:rsid w:val="00DA4E22"/>
    <w:rsid w:val="00DA5A63"/>
    <w:rsid w:val="00DA70A9"/>
    <w:rsid w:val="00DA767B"/>
    <w:rsid w:val="00DB0C61"/>
    <w:rsid w:val="00DB119B"/>
    <w:rsid w:val="00DB19F6"/>
    <w:rsid w:val="00DC30CB"/>
    <w:rsid w:val="00DC3861"/>
    <w:rsid w:val="00DC6C04"/>
    <w:rsid w:val="00DC7754"/>
    <w:rsid w:val="00DC7A14"/>
    <w:rsid w:val="00DD1F11"/>
    <w:rsid w:val="00DD266F"/>
    <w:rsid w:val="00DD3603"/>
    <w:rsid w:val="00DD4268"/>
    <w:rsid w:val="00DD435F"/>
    <w:rsid w:val="00DD64D0"/>
    <w:rsid w:val="00DD79BC"/>
    <w:rsid w:val="00DE0FE5"/>
    <w:rsid w:val="00DE1B85"/>
    <w:rsid w:val="00DE2B1A"/>
    <w:rsid w:val="00DE3FF5"/>
    <w:rsid w:val="00DE4262"/>
    <w:rsid w:val="00DE4785"/>
    <w:rsid w:val="00DE532D"/>
    <w:rsid w:val="00DE5778"/>
    <w:rsid w:val="00DE5941"/>
    <w:rsid w:val="00DE73D1"/>
    <w:rsid w:val="00DF26BD"/>
    <w:rsid w:val="00DF27D7"/>
    <w:rsid w:val="00DF2EE1"/>
    <w:rsid w:val="00DF4C75"/>
    <w:rsid w:val="00DF6946"/>
    <w:rsid w:val="00DF732F"/>
    <w:rsid w:val="00DF75D1"/>
    <w:rsid w:val="00E00277"/>
    <w:rsid w:val="00E028EC"/>
    <w:rsid w:val="00E04D83"/>
    <w:rsid w:val="00E04E29"/>
    <w:rsid w:val="00E06B40"/>
    <w:rsid w:val="00E112C8"/>
    <w:rsid w:val="00E16261"/>
    <w:rsid w:val="00E17296"/>
    <w:rsid w:val="00E21810"/>
    <w:rsid w:val="00E23C54"/>
    <w:rsid w:val="00E2438C"/>
    <w:rsid w:val="00E2534B"/>
    <w:rsid w:val="00E25FFF"/>
    <w:rsid w:val="00E26256"/>
    <w:rsid w:val="00E26397"/>
    <w:rsid w:val="00E26B73"/>
    <w:rsid w:val="00E30430"/>
    <w:rsid w:val="00E30FA9"/>
    <w:rsid w:val="00E3157C"/>
    <w:rsid w:val="00E32491"/>
    <w:rsid w:val="00E32889"/>
    <w:rsid w:val="00E3480C"/>
    <w:rsid w:val="00E35F77"/>
    <w:rsid w:val="00E3770C"/>
    <w:rsid w:val="00E424AC"/>
    <w:rsid w:val="00E429FB"/>
    <w:rsid w:val="00E43F23"/>
    <w:rsid w:val="00E444CD"/>
    <w:rsid w:val="00E4492A"/>
    <w:rsid w:val="00E45B72"/>
    <w:rsid w:val="00E45DC1"/>
    <w:rsid w:val="00E47483"/>
    <w:rsid w:val="00E5450D"/>
    <w:rsid w:val="00E55037"/>
    <w:rsid w:val="00E6111F"/>
    <w:rsid w:val="00E61686"/>
    <w:rsid w:val="00E619D6"/>
    <w:rsid w:val="00E623B0"/>
    <w:rsid w:val="00E6262F"/>
    <w:rsid w:val="00E64C8E"/>
    <w:rsid w:val="00E72030"/>
    <w:rsid w:val="00E72EF7"/>
    <w:rsid w:val="00E75946"/>
    <w:rsid w:val="00E7648E"/>
    <w:rsid w:val="00E772F3"/>
    <w:rsid w:val="00E77A79"/>
    <w:rsid w:val="00E909E0"/>
    <w:rsid w:val="00E90E8E"/>
    <w:rsid w:val="00E93878"/>
    <w:rsid w:val="00E94BE1"/>
    <w:rsid w:val="00E94D72"/>
    <w:rsid w:val="00E952A4"/>
    <w:rsid w:val="00E954E1"/>
    <w:rsid w:val="00E96735"/>
    <w:rsid w:val="00E96B39"/>
    <w:rsid w:val="00E96EA1"/>
    <w:rsid w:val="00EA04AB"/>
    <w:rsid w:val="00EA11B6"/>
    <w:rsid w:val="00EA1674"/>
    <w:rsid w:val="00EA171C"/>
    <w:rsid w:val="00EA1A08"/>
    <w:rsid w:val="00EA1C2C"/>
    <w:rsid w:val="00EA2B8A"/>
    <w:rsid w:val="00EA32E8"/>
    <w:rsid w:val="00EA4646"/>
    <w:rsid w:val="00EA4EE0"/>
    <w:rsid w:val="00EA5B57"/>
    <w:rsid w:val="00EA7C0F"/>
    <w:rsid w:val="00EB00EE"/>
    <w:rsid w:val="00EB07F8"/>
    <w:rsid w:val="00EB0CEB"/>
    <w:rsid w:val="00EB1618"/>
    <w:rsid w:val="00EB1D1B"/>
    <w:rsid w:val="00EB1E38"/>
    <w:rsid w:val="00EB28C1"/>
    <w:rsid w:val="00EB325F"/>
    <w:rsid w:val="00EB6BF2"/>
    <w:rsid w:val="00EC0607"/>
    <w:rsid w:val="00EC19DD"/>
    <w:rsid w:val="00EC222D"/>
    <w:rsid w:val="00EC5A86"/>
    <w:rsid w:val="00EC7969"/>
    <w:rsid w:val="00ED1559"/>
    <w:rsid w:val="00ED1689"/>
    <w:rsid w:val="00ED2EB9"/>
    <w:rsid w:val="00ED3297"/>
    <w:rsid w:val="00ED3A34"/>
    <w:rsid w:val="00ED4541"/>
    <w:rsid w:val="00ED48C6"/>
    <w:rsid w:val="00ED5930"/>
    <w:rsid w:val="00ED637D"/>
    <w:rsid w:val="00ED7A2A"/>
    <w:rsid w:val="00EE1377"/>
    <w:rsid w:val="00EE2FA2"/>
    <w:rsid w:val="00EE5346"/>
    <w:rsid w:val="00EE6508"/>
    <w:rsid w:val="00EE7559"/>
    <w:rsid w:val="00EF3DAE"/>
    <w:rsid w:val="00EF5235"/>
    <w:rsid w:val="00EF5692"/>
    <w:rsid w:val="00EF79D7"/>
    <w:rsid w:val="00EF79E9"/>
    <w:rsid w:val="00F01FBF"/>
    <w:rsid w:val="00F0531B"/>
    <w:rsid w:val="00F05CAA"/>
    <w:rsid w:val="00F114FB"/>
    <w:rsid w:val="00F12504"/>
    <w:rsid w:val="00F2092B"/>
    <w:rsid w:val="00F21020"/>
    <w:rsid w:val="00F2482F"/>
    <w:rsid w:val="00F26B6B"/>
    <w:rsid w:val="00F2777C"/>
    <w:rsid w:val="00F31BC0"/>
    <w:rsid w:val="00F322D7"/>
    <w:rsid w:val="00F33DFF"/>
    <w:rsid w:val="00F35D4A"/>
    <w:rsid w:val="00F367A1"/>
    <w:rsid w:val="00F378CE"/>
    <w:rsid w:val="00F407AB"/>
    <w:rsid w:val="00F417DB"/>
    <w:rsid w:val="00F42FAF"/>
    <w:rsid w:val="00F44ECA"/>
    <w:rsid w:val="00F500A8"/>
    <w:rsid w:val="00F50ABA"/>
    <w:rsid w:val="00F5547D"/>
    <w:rsid w:val="00F55912"/>
    <w:rsid w:val="00F577B2"/>
    <w:rsid w:val="00F603C3"/>
    <w:rsid w:val="00F60FC5"/>
    <w:rsid w:val="00F60FFC"/>
    <w:rsid w:val="00F61C71"/>
    <w:rsid w:val="00F64BC8"/>
    <w:rsid w:val="00F66061"/>
    <w:rsid w:val="00F71A3D"/>
    <w:rsid w:val="00F71A7B"/>
    <w:rsid w:val="00F71FF9"/>
    <w:rsid w:val="00F7331A"/>
    <w:rsid w:val="00F77F86"/>
    <w:rsid w:val="00F84514"/>
    <w:rsid w:val="00F84BB5"/>
    <w:rsid w:val="00F84E3B"/>
    <w:rsid w:val="00F86610"/>
    <w:rsid w:val="00F8698A"/>
    <w:rsid w:val="00F86A45"/>
    <w:rsid w:val="00F906FD"/>
    <w:rsid w:val="00F91211"/>
    <w:rsid w:val="00F913EE"/>
    <w:rsid w:val="00F9618E"/>
    <w:rsid w:val="00F96D38"/>
    <w:rsid w:val="00FA04C4"/>
    <w:rsid w:val="00FA3BC0"/>
    <w:rsid w:val="00FA6B41"/>
    <w:rsid w:val="00FA72E7"/>
    <w:rsid w:val="00FB1501"/>
    <w:rsid w:val="00FB2970"/>
    <w:rsid w:val="00FB376C"/>
    <w:rsid w:val="00FB428A"/>
    <w:rsid w:val="00FB4C32"/>
    <w:rsid w:val="00FB52E6"/>
    <w:rsid w:val="00FB7745"/>
    <w:rsid w:val="00FC0EAA"/>
    <w:rsid w:val="00FC1132"/>
    <w:rsid w:val="00FC2AAA"/>
    <w:rsid w:val="00FC2CFA"/>
    <w:rsid w:val="00FC3F02"/>
    <w:rsid w:val="00FD2272"/>
    <w:rsid w:val="00FD658F"/>
    <w:rsid w:val="00FD6594"/>
    <w:rsid w:val="00FD7087"/>
    <w:rsid w:val="00FE0E49"/>
    <w:rsid w:val="00FE2034"/>
    <w:rsid w:val="00FE2864"/>
    <w:rsid w:val="00FE5425"/>
    <w:rsid w:val="00FE5546"/>
    <w:rsid w:val="00FE713A"/>
    <w:rsid w:val="00FE770B"/>
    <w:rsid w:val="00FF0FE7"/>
    <w:rsid w:val="00FF3B5D"/>
    <w:rsid w:val="00FF7085"/>
    <w:rsid w:val="05EDB7DC"/>
    <w:rsid w:val="06E22F71"/>
    <w:rsid w:val="07F671FF"/>
    <w:rsid w:val="08D025A0"/>
    <w:rsid w:val="0D1BAFE6"/>
    <w:rsid w:val="111832BB"/>
    <w:rsid w:val="153BFD60"/>
    <w:rsid w:val="16D580FB"/>
    <w:rsid w:val="178E77BE"/>
    <w:rsid w:val="19193ACE"/>
    <w:rsid w:val="1B0738D7"/>
    <w:rsid w:val="1C67EBA7"/>
    <w:rsid w:val="1C85BC02"/>
    <w:rsid w:val="220D1829"/>
    <w:rsid w:val="22ADD332"/>
    <w:rsid w:val="267987C4"/>
    <w:rsid w:val="27F14F0E"/>
    <w:rsid w:val="2CA37315"/>
    <w:rsid w:val="2E5CBB22"/>
    <w:rsid w:val="2F209E1C"/>
    <w:rsid w:val="39C84F32"/>
    <w:rsid w:val="3C35CFFD"/>
    <w:rsid w:val="3C54A33D"/>
    <w:rsid w:val="3E2A23CA"/>
    <w:rsid w:val="402E0C09"/>
    <w:rsid w:val="41641FF7"/>
    <w:rsid w:val="429443A4"/>
    <w:rsid w:val="4372D552"/>
    <w:rsid w:val="44AAA18C"/>
    <w:rsid w:val="44AD978F"/>
    <w:rsid w:val="44FC17EA"/>
    <w:rsid w:val="4542F9EF"/>
    <w:rsid w:val="461AD4CD"/>
    <w:rsid w:val="487DA629"/>
    <w:rsid w:val="501483A2"/>
    <w:rsid w:val="524D1CB7"/>
    <w:rsid w:val="525B15F6"/>
    <w:rsid w:val="539733BC"/>
    <w:rsid w:val="54590AB2"/>
    <w:rsid w:val="553B8E98"/>
    <w:rsid w:val="577E82C1"/>
    <w:rsid w:val="57BB6267"/>
    <w:rsid w:val="5B7D2EE3"/>
    <w:rsid w:val="5C3E8746"/>
    <w:rsid w:val="5F8A6438"/>
    <w:rsid w:val="5F96AE14"/>
    <w:rsid w:val="6217568C"/>
    <w:rsid w:val="63AB41FB"/>
    <w:rsid w:val="63CF0026"/>
    <w:rsid w:val="64A161B8"/>
    <w:rsid w:val="66C054AA"/>
    <w:rsid w:val="66F46EAE"/>
    <w:rsid w:val="6D752F45"/>
    <w:rsid w:val="6F5CDFF3"/>
    <w:rsid w:val="6F98F590"/>
    <w:rsid w:val="70E17A98"/>
    <w:rsid w:val="716D2712"/>
    <w:rsid w:val="762FDEC3"/>
    <w:rsid w:val="76E125E8"/>
    <w:rsid w:val="79ABECDF"/>
    <w:rsid w:val="79B1F8C5"/>
    <w:rsid w:val="7C568A7E"/>
    <w:rsid w:val="7DE8F38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B8F685"/>
  <w15:docId w15:val="{64FB10AA-BB97-4765-B4D4-D603794A2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en-CA" w:eastAsia="en-CA" w:bidi="ar-SA"/>
      </w:rPr>
    </w:rPrDefault>
    <w:pPrDefault>
      <w:pPr>
        <w:spacing w:line="360" w:lineRule="auto"/>
        <w:jc w:val="both"/>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uiPriority="0"/>
    <w:lsdException w:name="footnote text" w:uiPriority="0"/>
    <w:lsdException w:name="annotation text" w:uiPriority="0"/>
    <w:lsdException w:name="header" w:uiPriority="0"/>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uiPriority="0"/>
    <w:lsdException w:name="annotation reference" w:uiPriority="0"/>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uiPriority="0"/>
    <w:lsdException w:name="HTML Bottom of Form" w:uiPriority="0"/>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iPriority="0" w:unhideWhenUsed="1"/>
    <w:lsdException w:name="annotation subject" w:uiPriority="0"/>
    <w:lsdException w:name="No List" w:semiHidden="1" w:uiPriority="0"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ABB"/>
  </w:style>
  <w:style w:type="paragraph" w:styleId="Heading1">
    <w:name w:val="heading 1"/>
    <w:basedOn w:val="Normal"/>
    <w:next w:val="Normal"/>
    <w:link w:val="Heading1Char"/>
    <w:uiPriority w:val="99"/>
    <w:qFormat/>
    <w:rsid w:val="00E772F3"/>
    <w:pPr>
      <w:keepNext/>
      <w:numPr>
        <w:numId w:val="5"/>
      </w:numPr>
      <w:spacing w:after="320" w:line="240" w:lineRule="auto"/>
      <w:outlineLvl w:val="0"/>
    </w:pPr>
    <w:rPr>
      <w:rFonts w:ascii="Times New Roman" w:hAnsi="Times New Roman"/>
      <w:b/>
      <w:bCs/>
      <w:color w:val="000000" w:themeColor="text1"/>
      <w:kern w:val="32"/>
      <w:sz w:val="36"/>
      <w:szCs w:val="36"/>
    </w:rPr>
  </w:style>
  <w:style w:type="paragraph" w:styleId="Heading2">
    <w:name w:val="heading 2"/>
    <w:basedOn w:val="Normal"/>
    <w:next w:val="Normal"/>
    <w:link w:val="Heading2Char"/>
    <w:uiPriority w:val="99"/>
    <w:qFormat/>
    <w:rsid w:val="00673DF3"/>
    <w:pPr>
      <w:keepNext/>
      <w:numPr>
        <w:ilvl w:val="1"/>
        <w:numId w:val="5"/>
      </w:numPr>
      <w:spacing w:after="180" w:line="240" w:lineRule="auto"/>
      <w:outlineLvl w:val="1"/>
    </w:pPr>
    <w:rPr>
      <w:rFonts w:ascii="Times New Roman" w:hAnsi="Times New Roman"/>
      <w:b/>
      <w:bCs/>
      <w:iCs/>
      <w:color w:val="000000" w:themeColor="text1"/>
      <w:sz w:val="32"/>
      <w:szCs w:val="32"/>
      <w:lang w:val="en-US"/>
    </w:rPr>
  </w:style>
  <w:style w:type="paragraph" w:styleId="Heading3">
    <w:name w:val="heading 3"/>
    <w:basedOn w:val="Normal"/>
    <w:next w:val="Normal"/>
    <w:link w:val="Heading3Char"/>
    <w:uiPriority w:val="99"/>
    <w:qFormat/>
    <w:rsid w:val="005B6121"/>
    <w:pPr>
      <w:keepNext/>
      <w:numPr>
        <w:ilvl w:val="2"/>
        <w:numId w:val="5"/>
      </w:numPr>
      <w:spacing w:after="120" w:line="240" w:lineRule="auto"/>
      <w:outlineLvl w:val="2"/>
    </w:pPr>
    <w:rPr>
      <w:rFonts w:ascii="Times New Roman" w:hAnsi="Times New Roman"/>
      <w:b/>
      <w:bCs/>
      <w:color w:val="000000" w:themeColor="text1"/>
      <w:sz w:val="28"/>
      <w:szCs w:val="26"/>
    </w:rPr>
  </w:style>
  <w:style w:type="paragraph" w:styleId="Heading4">
    <w:name w:val="heading 4"/>
    <w:basedOn w:val="Normal"/>
    <w:next w:val="Normal"/>
    <w:link w:val="Heading4Char"/>
    <w:uiPriority w:val="99"/>
    <w:qFormat/>
    <w:rsid w:val="001718BD"/>
    <w:pPr>
      <w:keepNext/>
      <w:numPr>
        <w:ilvl w:val="3"/>
        <w:numId w:val="5"/>
      </w:numPr>
      <w:spacing w:after="80" w:line="240" w:lineRule="auto"/>
      <w:outlineLvl w:val="3"/>
    </w:pPr>
    <w:rPr>
      <w:bCs/>
      <w:color w:val="253A7C"/>
      <w:szCs w:val="28"/>
      <w:u w:val="single"/>
    </w:rPr>
  </w:style>
  <w:style w:type="paragraph" w:styleId="Heading5">
    <w:name w:val="heading 5"/>
    <w:basedOn w:val="Normal"/>
    <w:next w:val="Normal"/>
    <w:link w:val="Heading5Char"/>
    <w:uiPriority w:val="9"/>
    <w:semiHidden/>
    <w:unhideWhenUsed/>
    <w:qFormat/>
    <w:locked/>
    <w:rsid w:val="0076430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locked/>
    <w:rsid w:val="0076430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locked/>
    <w:rsid w:val="0076430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76430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locked/>
    <w:rsid w:val="0076430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772F3"/>
    <w:rPr>
      <w:rFonts w:ascii="Times New Roman" w:hAnsi="Times New Roman"/>
      <w:b/>
      <w:bCs/>
      <w:color w:val="000000" w:themeColor="text1"/>
      <w:kern w:val="32"/>
      <w:sz w:val="36"/>
      <w:szCs w:val="36"/>
    </w:rPr>
  </w:style>
  <w:style w:type="character" w:customStyle="1" w:styleId="Heading2Char">
    <w:name w:val="Heading 2 Char"/>
    <w:basedOn w:val="DefaultParagraphFont"/>
    <w:link w:val="Heading2"/>
    <w:uiPriority w:val="99"/>
    <w:locked/>
    <w:rsid w:val="00673DF3"/>
    <w:rPr>
      <w:rFonts w:ascii="Times New Roman" w:hAnsi="Times New Roman"/>
      <w:b/>
      <w:bCs/>
      <w:iCs/>
      <w:color w:val="000000" w:themeColor="text1"/>
      <w:sz w:val="32"/>
      <w:szCs w:val="32"/>
      <w:lang w:val="en-US"/>
    </w:rPr>
  </w:style>
  <w:style w:type="character" w:customStyle="1" w:styleId="Heading3Char">
    <w:name w:val="Heading 3 Char"/>
    <w:basedOn w:val="DefaultParagraphFont"/>
    <w:link w:val="Heading3"/>
    <w:uiPriority w:val="99"/>
    <w:locked/>
    <w:rsid w:val="005B6121"/>
    <w:rPr>
      <w:rFonts w:ascii="Times New Roman" w:hAnsi="Times New Roman"/>
      <w:b/>
      <w:bCs/>
      <w:color w:val="000000" w:themeColor="text1"/>
      <w:sz w:val="28"/>
      <w:szCs w:val="26"/>
    </w:rPr>
  </w:style>
  <w:style w:type="character" w:customStyle="1" w:styleId="Heading4Char">
    <w:name w:val="Heading 4 Char"/>
    <w:basedOn w:val="DefaultParagraphFont"/>
    <w:link w:val="Heading4"/>
    <w:uiPriority w:val="99"/>
    <w:locked/>
    <w:rsid w:val="001718BD"/>
    <w:rPr>
      <w:bCs/>
      <w:color w:val="253A7C"/>
      <w:szCs w:val="28"/>
      <w:u w:val="single"/>
    </w:rPr>
  </w:style>
  <w:style w:type="paragraph" w:styleId="Header">
    <w:name w:val="header"/>
    <w:basedOn w:val="Normal"/>
    <w:link w:val="HeaderChar1"/>
    <w:uiPriority w:val="99"/>
    <w:rsid w:val="001718BD"/>
    <w:pPr>
      <w:tabs>
        <w:tab w:val="center" w:pos="4320"/>
        <w:tab w:val="right" w:pos="8640"/>
      </w:tabs>
      <w:jc w:val="right"/>
    </w:pPr>
    <w:rPr>
      <w:rFonts w:ascii="Myriad Pro" w:hAnsi="Myriad Pro"/>
      <w:color w:val="253A7C"/>
      <w:sz w:val="18"/>
    </w:rPr>
  </w:style>
  <w:style w:type="character" w:customStyle="1" w:styleId="HeaderChar">
    <w:name w:val="Header Char"/>
    <w:basedOn w:val="DefaultParagraphFont"/>
    <w:uiPriority w:val="99"/>
    <w:semiHidden/>
    <w:rsid w:val="00E6531D"/>
    <w:rPr>
      <w:rFonts w:ascii="Century Schoolbook" w:hAnsi="Century Schoolbook"/>
      <w:szCs w:val="24"/>
      <w:lang w:val="en-CA"/>
    </w:rPr>
  </w:style>
  <w:style w:type="character" w:customStyle="1" w:styleId="HeaderChar1">
    <w:name w:val="Header Char1"/>
    <w:basedOn w:val="DefaultParagraphFont"/>
    <w:link w:val="Header"/>
    <w:uiPriority w:val="99"/>
    <w:locked/>
    <w:rsid w:val="001718BD"/>
    <w:rPr>
      <w:rFonts w:ascii="Myriad Pro" w:hAnsi="Myriad Pro"/>
      <w:color w:val="253A7C"/>
      <w:sz w:val="18"/>
      <w:szCs w:val="24"/>
      <w:lang w:eastAsia="en-US"/>
    </w:rPr>
  </w:style>
  <w:style w:type="paragraph" w:styleId="Footer">
    <w:name w:val="footer"/>
    <w:basedOn w:val="Normal"/>
    <w:link w:val="FooterChar"/>
    <w:uiPriority w:val="99"/>
    <w:locked/>
    <w:rsid w:val="007E7074"/>
    <w:pPr>
      <w:tabs>
        <w:tab w:val="center" w:pos="4320"/>
        <w:tab w:val="right" w:pos="8640"/>
      </w:tabs>
    </w:pPr>
  </w:style>
  <w:style w:type="character" w:customStyle="1" w:styleId="FooterChar">
    <w:name w:val="Footer Char"/>
    <w:basedOn w:val="DefaultParagraphFont"/>
    <w:link w:val="Footer"/>
    <w:uiPriority w:val="99"/>
    <w:rsid w:val="00E6531D"/>
    <w:rPr>
      <w:rFonts w:ascii="Century Schoolbook" w:hAnsi="Century Schoolbook"/>
      <w:szCs w:val="24"/>
      <w:lang w:val="en-CA"/>
    </w:rPr>
  </w:style>
  <w:style w:type="paragraph" w:customStyle="1" w:styleId="HiddenText">
    <w:name w:val="Hidden Text"/>
    <w:basedOn w:val="Normal"/>
    <w:uiPriority w:val="99"/>
    <w:rsid w:val="002B5459"/>
    <w:rPr>
      <w:vanish/>
    </w:rPr>
  </w:style>
  <w:style w:type="character" w:styleId="Hyperlink">
    <w:name w:val="Hyperlink"/>
    <w:basedOn w:val="DefaultParagraphFont"/>
    <w:uiPriority w:val="99"/>
    <w:rsid w:val="00FC0EAA"/>
    <w:rPr>
      <w:rFonts w:cs="Times New Roman"/>
      <w:color w:val="0000FF"/>
      <w:u w:val="single"/>
    </w:rPr>
  </w:style>
  <w:style w:type="paragraph" w:customStyle="1" w:styleId="Footer-Address">
    <w:name w:val="Footer - Address"/>
    <w:basedOn w:val="Normal"/>
    <w:next w:val="Normal"/>
    <w:uiPriority w:val="99"/>
    <w:rsid w:val="001718BD"/>
    <w:pPr>
      <w:tabs>
        <w:tab w:val="right" w:pos="9360"/>
      </w:tabs>
      <w:jc w:val="center"/>
    </w:pPr>
    <w:rPr>
      <w:rFonts w:ascii="Myriad Pro" w:hAnsi="Myriad Pro"/>
      <w:color w:val="253A7C"/>
      <w:sz w:val="14"/>
      <w:szCs w:val="14"/>
    </w:rPr>
  </w:style>
  <w:style w:type="paragraph" w:customStyle="1" w:styleId="Footer-CTP">
    <w:name w:val="Footer - CTP"/>
    <w:basedOn w:val="Normal"/>
    <w:next w:val="Normal"/>
    <w:uiPriority w:val="99"/>
    <w:rsid w:val="001718BD"/>
    <w:pPr>
      <w:pBdr>
        <w:bottom w:val="single" w:sz="12" w:space="1" w:color="CE9D00"/>
      </w:pBdr>
      <w:tabs>
        <w:tab w:val="center" w:pos="4680"/>
        <w:tab w:val="right" w:pos="9360"/>
      </w:tabs>
      <w:spacing w:line="240" w:lineRule="auto"/>
    </w:pPr>
    <w:rPr>
      <w:rFonts w:ascii="Myriad Pro" w:hAnsi="Myriad Pro"/>
      <w:color w:val="253A7C"/>
      <w:sz w:val="18"/>
      <w:szCs w:val="18"/>
    </w:rPr>
  </w:style>
  <w:style w:type="paragraph" w:customStyle="1" w:styleId="CoverPageTitle">
    <w:name w:val="Cover Page Title"/>
    <w:basedOn w:val="Normal"/>
    <w:uiPriority w:val="99"/>
    <w:rsid w:val="00BF02C9"/>
    <w:pPr>
      <w:jc w:val="right"/>
    </w:pPr>
    <w:rPr>
      <w:b/>
      <w:bCs/>
      <w:sz w:val="32"/>
      <w:szCs w:val="20"/>
    </w:rPr>
  </w:style>
  <w:style w:type="paragraph" w:customStyle="1" w:styleId="CoverPageDate">
    <w:name w:val="Cover Page Date"/>
    <w:basedOn w:val="Normal"/>
    <w:uiPriority w:val="99"/>
    <w:rsid w:val="00BF02C9"/>
    <w:pPr>
      <w:jc w:val="right"/>
    </w:pPr>
    <w:rPr>
      <w:szCs w:val="20"/>
    </w:rPr>
  </w:style>
  <w:style w:type="paragraph" w:styleId="TOC1">
    <w:name w:val="toc 1"/>
    <w:basedOn w:val="Normal"/>
    <w:next w:val="Normal"/>
    <w:autoRedefine/>
    <w:uiPriority w:val="39"/>
    <w:rsid w:val="004B7311"/>
    <w:pPr>
      <w:spacing w:before="240" w:after="120" w:line="240" w:lineRule="auto"/>
    </w:pPr>
  </w:style>
  <w:style w:type="paragraph" w:styleId="TOC2">
    <w:name w:val="toc 2"/>
    <w:basedOn w:val="Normal"/>
    <w:next w:val="Normal"/>
    <w:autoRedefine/>
    <w:uiPriority w:val="39"/>
    <w:rsid w:val="004B7311"/>
    <w:pPr>
      <w:spacing w:before="120" w:after="60" w:line="240" w:lineRule="auto"/>
      <w:ind w:left="360"/>
    </w:pPr>
  </w:style>
  <w:style w:type="paragraph" w:styleId="TOC3">
    <w:name w:val="toc 3"/>
    <w:basedOn w:val="Normal"/>
    <w:next w:val="Normal"/>
    <w:autoRedefine/>
    <w:uiPriority w:val="39"/>
    <w:rsid w:val="004B7311"/>
    <w:pPr>
      <w:spacing w:before="60" w:line="240" w:lineRule="auto"/>
      <w:ind w:left="720"/>
    </w:pPr>
  </w:style>
  <w:style w:type="paragraph" w:styleId="TOC4">
    <w:name w:val="toc 4"/>
    <w:basedOn w:val="Normal"/>
    <w:next w:val="Normal"/>
    <w:autoRedefine/>
    <w:uiPriority w:val="39"/>
    <w:rsid w:val="004275BC"/>
    <w:pPr>
      <w:spacing w:line="240" w:lineRule="auto"/>
      <w:ind w:left="1080"/>
    </w:pPr>
  </w:style>
  <w:style w:type="paragraph" w:customStyle="1" w:styleId="TableofContentsHeading">
    <w:name w:val="Table of Contents Heading"/>
    <w:basedOn w:val="Normal"/>
    <w:uiPriority w:val="99"/>
    <w:rsid w:val="001718BD"/>
    <w:pPr>
      <w:tabs>
        <w:tab w:val="left" w:pos="1520"/>
      </w:tabs>
      <w:spacing w:line="240" w:lineRule="auto"/>
      <w:ind w:left="518"/>
      <w:jc w:val="center"/>
    </w:pPr>
    <w:rPr>
      <w:b/>
      <w:color w:val="253A7C"/>
      <w:sz w:val="32"/>
      <w:u w:val="single"/>
    </w:rPr>
  </w:style>
  <w:style w:type="paragraph" w:customStyle="1" w:styleId="Non-disclosureText">
    <w:name w:val="Non-disclosure Text"/>
    <w:basedOn w:val="Normal"/>
    <w:uiPriority w:val="99"/>
    <w:rsid w:val="001718BD"/>
    <w:rPr>
      <w:rFonts w:ascii="Myriad Pro" w:hAnsi="Myriad Pro"/>
      <w:bCs/>
      <w:color w:val="253A7C"/>
      <w:sz w:val="16"/>
      <w:szCs w:val="14"/>
    </w:rPr>
  </w:style>
  <w:style w:type="paragraph" w:customStyle="1" w:styleId="CopyrightDisclainer">
    <w:name w:val="Copyright Disclainer"/>
    <w:basedOn w:val="Normal"/>
    <w:uiPriority w:val="99"/>
    <w:rsid w:val="0072428D"/>
    <w:rPr>
      <w:rFonts w:ascii="Myriad Pro" w:hAnsi="Myriad Pro"/>
      <w:color w:val="253A7C"/>
      <w:sz w:val="20"/>
      <w:szCs w:val="20"/>
    </w:rPr>
  </w:style>
  <w:style w:type="paragraph" w:customStyle="1" w:styleId="CoverPageFooter">
    <w:name w:val="Cover Page Footer"/>
    <w:basedOn w:val="Normal"/>
    <w:link w:val="CoverPageFooterChar"/>
    <w:uiPriority w:val="99"/>
    <w:rsid w:val="007266FE"/>
    <w:pPr>
      <w:spacing w:before="60" w:line="240" w:lineRule="auto"/>
      <w:jc w:val="center"/>
    </w:pPr>
    <w:rPr>
      <w:rFonts w:ascii="Myriad Pro" w:eastAsia="Meiryo" w:hAnsi="Myriad Pro"/>
      <w:color w:val="FFFFFF"/>
      <w:sz w:val="20"/>
      <w:szCs w:val="28"/>
    </w:rPr>
  </w:style>
  <w:style w:type="character" w:customStyle="1" w:styleId="CoverPageFooterChar">
    <w:name w:val="Cover Page Footer Char"/>
    <w:basedOn w:val="DefaultParagraphFont"/>
    <w:link w:val="CoverPageFooter"/>
    <w:uiPriority w:val="99"/>
    <w:locked/>
    <w:rsid w:val="007266FE"/>
    <w:rPr>
      <w:rFonts w:ascii="Myriad Pro" w:eastAsia="Meiryo" w:hAnsi="Myriad Pro" w:cs="Times New Roman"/>
      <w:color w:val="FFFFFF"/>
      <w:sz w:val="28"/>
      <w:szCs w:val="28"/>
      <w:lang w:val="en-CA" w:eastAsia="en-US" w:bidi="ar-SA"/>
    </w:rPr>
  </w:style>
  <w:style w:type="paragraph" w:styleId="Caption">
    <w:name w:val="caption"/>
    <w:basedOn w:val="Normal"/>
    <w:next w:val="Normal"/>
    <w:uiPriority w:val="99"/>
    <w:qFormat/>
    <w:rsid w:val="001025C2"/>
    <w:rPr>
      <w:bCs/>
      <w:i/>
      <w:sz w:val="20"/>
      <w:szCs w:val="20"/>
    </w:rPr>
  </w:style>
  <w:style w:type="table" w:styleId="TableGrid">
    <w:name w:val="Table Grid"/>
    <w:basedOn w:val="TableNormal"/>
    <w:uiPriority w:val="99"/>
    <w:rsid w:val="00EB1D1B"/>
    <w:pPr>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Entry">
    <w:name w:val="Table Entry"/>
    <w:uiPriority w:val="99"/>
    <w:rsid w:val="00C218DB"/>
    <w:rPr>
      <w:rFonts w:ascii="Century Schoolbook" w:hAnsi="Century Schoolbook"/>
      <w:sz w:val="20"/>
    </w:rPr>
  </w:style>
  <w:style w:type="paragraph" w:customStyle="1" w:styleId="Normal-CentreBold">
    <w:name w:val="Normal - Centre Bold"/>
    <w:basedOn w:val="Normal"/>
    <w:uiPriority w:val="99"/>
    <w:rsid w:val="00B75781"/>
    <w:pPr>
      <w:jc w:val="center"/>
    </w:pPr>
    <w:rPr>
      <w:b/>
    </w:rPr>
  </w:style>
  <w:style w:type="paragraph" w:customStyle="1" w:styleId="Bullets-First-level">
    <w:name w:val="Bullets - First-level"/>
    <w:basedOn w:val="Normal"/>
    <w:uiPriority w:val="99"/>
    <w:rsid w:val="00B54595"/>
    <w:pPr>
      <w:numPr>
        <w:numId w:val="3"/>
      </w:numPr>
      <w:tabs>
        <w:tab w:val="clear" w:pos="540"/>
      </w:tabs>
      <w:spacing w:before="120"/>
      <w:ind w:left="720"/>
    </w:pPr>
  </w:style>
  <w:style w:type="paragraph" w:customStyle="1" w:styleId="Bullets-Second-level">
    <w:name w:val="Bullets - Second-level"/>
    <w:basedOn w:val="Normal"/>
    <w:uiPriority w:val="99"/>
    <w:rsid w:val="00B54595"/>
    <w:pPr>
      <w:numPr>
        <w:ilvl w:val="1"/>
        <w:numId w:val="1"/>
      </w:numPr>
      <w:tabs>
        <w:tab w:val="clear" w:pos="1440"/>
      </w:tabs>
      <w:spacing w:before="60"/>
    </w:pPr>
  </w:style>
  <w:style w:type="paragraph" w:customStyle="1" w:styleId="Numbering-FirstLevel">
    <w:name w:val="Numbering - First Level"/>
    <w:basedOn w:val="Normal"/>
    <w:uiPriority w:val="99"/>
    <w:rsid w:val="00B54595"/>
    <w:pPr>
      <w:numPr>
        <w:ilvl w:val="2"/>
        <w:numId w:val="1"/>
      </w:numPr>
      <w:tabs>
        <w:tab w:val="clear" w:pos="2160"/>
      </w:tabs>
      <w:spacing w:before="120"/>
      <w:ind w:left="720"/>
    </w:pPr>
  </w:style>
  <w:style w:type="paragraph" w:customStyle="1" w:styleId="Numbering-Second-level">
    <w:name w:val="Numbering - Second-level"/>
    <w:basedOn w:val="Normal"/>
    <w:uiPriority w:val="99"/>
    <w:rsid w:val="00B54595"/>
    <w:pPr>
      <w:numPr>
        <w:numId w:val="2"/>
      </w:numPr>
      <w:tabs>
        <w:tab w:val="clear" w:pos="540"/>
      </w:tabs>
      <w:spacing w:before="60"/>
      <w:ind w:left="1440"/>
    </w:pPr>
  </w:style>
  <w:style w:type="character" w:customStyle="1" w:styleId="Normal-Bold">
    <w:name w:val="Normal - Bold"/>
    <w:uiPriority w:val="99"/>
    <w:rsid w:val="00B54595"/>
    <w:rPr>
      <w:rFonts w:ascii="Century Schoolbook" w:hAnsi="Century Schoolbook"/>
      <w:b/>
      <w:sz w:val="22"/>
    </w:rPr>
  </w:style>
  <w:style w:type="character" w:customStyle="1" w:styleId="NormalUnderline">
    <w:name w:val="Normal Underline"/>
    <w:uiPriority w:val="99"/>
    <w:rsid w:val="00B54595"/>
    <w:rPr>
      <w:u w:val="single"/>
    </w:rPr>
  </w:style>
  <w:style w:type="paragraph" w:customStyle="1" w:styleId="Normal-RightBold">
    <w:name w:val="Normal - Right Bold"/>
    <w:basedOn w:val="Normal"/>
    <w:uiPriority w:val="99"/>
    <w:rsid w:val="00B75781"/>
    <w:pPr>
      <w:jc w:val="right"/>
    </w:pPr>
    <w:rPr>
      <w:b/>
    </w:rPr>
  </w:style>
  <w:style w:type="paragraph" w:customStyle="1" w:styleId="Normal-Centre">
    <w:name w:val="Normal - Centre"/>
    <w:basedOn w:val="Normal"/>
    <w:next w:val="Normal"/>
    <w:uiPriority w:val="99"/>
    <w:rsid w:val="00B75781"/>
    <w:pPr>
      <w:jc w:val="center"/>
    </w:pPr>
  </w:style>
  <w:style w:type="paragraph" w:customStyle="1" w:styleId="Normal-Right">
    <w:name w:val="Normal - Right"/>
    <w:basedOn w:val="Normal"/>
    <w:next w:val="Normal"/>
    <w:uiPriority w:val="99"/>
    <w:rsid w:val="00B75781"/>
    <w:pPr>
      <w:jc w:val="right"/>
    </w:pPr>
  </w:style>
  <w:style w:type="paragraph" w:customStyle="1" w:styleId="Normal-Italics">
    <w:name w:val="Normal - Italics"/>
    <w:basedOn w:val="Normal"/>
    <w:uiPriority w:val="99"/>
    <w:rsid w:val="00B75781"/>
    <w:rPr>
      <w:i/>
    </w:rPr>
  </w:style>
  <w:style w:type="paragraph" w:styleId="BalloonText">
    <w:name w:val="Balloon Text"/>
    <w:basedOn w:val="Normal"/>
    <w:link w:val="BalloonTextChar"/>
    <w:uiPriority w:val="99"/>
    <w:semiHidden/>
    <w:unhideWhenUsed/>
    <w:locked/>
    <w:rsid w:val="007B79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913"/>
    <w:rPr>
      <w:rFonts w:ascii="Tahoma" w:hAnsi="Tahoma" w:cs="Tahoma"/>
      <w:sz w:val="16"/>
      <w:szCs w:val="16"/>
      <w:lang w:eastAsia="en-US"/>
    </w:rPr>
  </w:style>
  <w:style w:type="character" w:styleId="PlaceholderText">
    <w:name w:val="Placeholder Text"/>
    <w:basedOn w:val="DefaultParagraphFont"/>
    <w:uiPriority w:val="99"/>
    <w:semiHidden/>
    <w:rsid w:val="00A663EE"/>
    <w:rPr>
      <w:color w:val="808080"/>
    </w:rPr>
  </w:style>
  <w:style w:type="paragraph" w:customStyle="1" w:styleId="Footer-BusinessConfidential">
    <w:name w:val="Footer - Business Confidential"/>
    <w:basedOn w:val="CopyrightDisclainer"/>
    <w:qFormat/>
    <w:rsid w:val="004527FB"/>
    <w:pPr>
      <w:jc w:val="center"/>
    </w:pPr>
  </w:style>
  <w:style w:type="character" w:customStyle="1" w:styleId="GlossaryLetter">
    <w:name w:val="Glossary Letter"/>
    <w:basedOn w:val="DefaultParagraphFont"/>
    <w:rsid w:val="003366F6"/>
    <w:rPr>
      <w:rFonts w:ascii="Century Schoolbook" w:hAnsi="Century Schoolbook"/>
      <w:b/>
      <w:bCs/>
      <w:color w:val="BC4018"/>
      <w:sz w:val="32"/>
    </w:rPr>
  </w:style>
  <w:style w:type="paragraph" w:customStyle="1" w:styleId="GlossaryItem">
    <w:name w:val="Glossary Item"/>
    <w:basedOn w:val="Normal"/>
    <w:rsid w:val="003366F6"/>
    <w:pPr>
      <w:spacing w:after="120"/>
      <w:ind w:left="2880" w:hanging="2520"/>
    </w:pPr>
    <w:rPr>
      <w:szCs w:val="20"/>
    </w:rPr>
  </w:style>
  <w:style w:type="paragraph" w:styleId="ListParagraph">
    <w:name w:val="List Paragraph"/>
    <w:basedOn w:val="Normal"/>
    <w:uiPriority w:val="34"/>
    <w:qFormat/>
    <w:rsid w:val="007C74D5"/>
    <w:pPr>
      <w:ind w:left="720"/>
      <w:contextualSpacing/>
    </w:pPr>
  </w:style>
  <w:style w:type="paragraph" w:customStyle="1" w:styleId="Reference">
    <w:name w:val="Reference"/>
    <w:basedOn w:val="ListParagraph"/>
    <w:rsid w:val="00361217"/>
    <w:pPr>
      <w:numPr>
        <w:numId w:val="4"/>
      </w:numPr>
      <w:spacing w:after="120"/>
      <w:ind w:left="720"/>
      <w:contextualSpacing w:val="0"/>
    </w:pPr>
  </w:style>
  <w:style w:type="character" w:styleId="HTMLCite">
    <w:name w:val="HTML Cite"/>
    <w:basedOn w:val="DefaultParagraphFont"/>
    <w:uiPriority w:val="99"/>
    <w:semiHidden/>
    <w:unhideWhenUsed/>
    <w:locked/>
    <w:rsid w:val="00A745AF"/>
    <w:rPr>
      <w:i/>
      <w:iCs/>
    </w:rPr>
  </w:style>
  <w:style w:type="character" w:customStyle="1" w:styleId="citation">
    <w:name w:val="citation"/>
    <w:basedOn w:val="DefaultParagraphFont"/>
    <w:rsid w:val="00C67B90"/>
  </w:style>
  <w:style w:type="character" w:customStyle="1" w:styleId="reference-accessdate">
    <w:name w:val="reference-accessdate"/>
    <w:basedOn w:val="DefaultParagraphFont"/>
    <w:rsid w:val="00C67B90"/>
  </w:style>
  <w:style w:type="paragraph" w:styleId="TableofFigures">
    <w:name w:val="table of figures"/>
    <w:basedOn w:val="Normal"/>
    <w:next w:val="Normal"/>
    <w:uiPriority w:val="99"/>
    <w:unhideWhenUsed/>
    <w:locked/>
    <w:rsid w:val="00EC19DD"/>
  </w:style>
  <w:style w:type="paragraph" w:styleId="Title">
    <w:name w:val="Title"/>
    <w:basedOn w:val="Normal"/>
    <w:next w:val="Normal"/>
    <w:link w:val="TitleChar"/>
    <w:uiPriority w:val="10"/>
    <w:qFormat/>
    <w:locked/>
    <w:rsid w:val="00EC1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19DD"/>
    <w:rPr>
      <w:rFonts w:asciiTheme="majorHAnsi" w:eastAsiaTheme="majorEastAsia" w:hAnsiTheme="majorHAnsi" w:cstheme="majorBidi"/>
      <w:color w:val="17365D" w:themeColor="text2" w:themeShade="BF"/>
      <w:spacing w:val="5"/>
      <w:kern w:val="28"/>
      <w:sz w:val="52"/>
      <w:szCs w:val="52"/>
      <w:lang w:eastAsia="en-US"/>
    </w:rPr>
  </w:style>
  <w:style w:type="paragraph" w:styleId="TOCHeading">
    <w:name w:val="TOC Heading"/>
    <w:basedOn w:val="Heading1"/>
    <w:next w:val="Normal"/>
    <w:uiPriority w:val="39"/>
    <w:unhideWhenUsed/>
    <w:qFormat/>
    <w:rsid w:val="000F2F9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customStyle="1" w:styleId="Default">
    <w:name w:val="Default"/>
    <w:uiPriority w:val="99"/>
    <w:rsid w:val="007F5614"/>
    <w:pPr>
      <w:autoSpaceDE w:val="0"/>
      <w:autoSpaceDN w:val="0"/>
      <w:adjustRightInd w:val="0"/>
    </w:pPr>
    <w:rPr>
      <w:rFonts w:ascii="Century Schoolbook" w:hAnsi="Century Schoolbook" w:cs="Century Schoolbook"/>
      <w:color w:val="000000"/>
      <w:lang w:val="en-US"/>
    </w:rPr>
  </w:style>
  <w:style w:type="paragraph" w:styleId="NormalWeb">
    <w:name w:val="Normal (Web)"/>
    <w:basedOn w:val="Normal"/>
    <w:uiPriority w:val="99"/>
    <w:unhideWhenUsed/>
    <w:locked/>
    <w:rsid w:val="00CB70D7"/>
    <w:pPr>
      <w:spacing w:before="100" w:beforeAutospacing="1" w:after="100" w:afterAutospacing="1" w:line="240" w:lineRule="auto"/>
    </w:pPr>
    <w:rPr>
      <w:rFonts w:ascii="Times New Roman" w:eastAsiaTheme="minorEastAsia" w:hAnsi="Times New Roman"/>
      <w:lang w:val="en-US"/>
    </w:rPr>
  </w:style>
  <w:style w:type="character" w:customStyle="1" w:styleId="Heading5Char">
    <w:name w:val="Heading 5 Char"/>
    <w:basedOn w:val="DefaultParagraphFont"/>
    <w:link w:val="Heading5"/>
    <w:uiPriority w:val="9"/>
    <w:semiHidden/>
    <w:rsid w:val="007643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643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643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643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64301"/>
    <w:rPr>
      <w:rFonts w:asciiTheme="majorHAnsi" w:eastAsiaTheme="majorEastAsia" w:hAnsiTheme="majorHAnsi" w:cstheme="majorBidi"/>
      <w:i/>
      <w:iCs/>
      <w:color w:val="404040" w:themeColor="text1" w:themeTint="BF"/>
      <w:sz w:val="20"/>
      <w:szCs w:val="20"/>
    </w:rPr>
  </w:style>
  <w:style w:type="character" w:customStyle="1" w:styleId="apple-converted-space">
    <w:name w:val="apple-converted-space"/>
    <w:basedOn w:val="DefaultParagraphFont"/>
    <w:rsid w:val="00CA37C6"/>
  </w:style>
  <w:style w:type="character" w:styleId="FollowedHyperlink">
    <w:name w:val="FollowedHyperlink"/>
    <w:basedOn w:val="DefaultParagraphFont"/>
    <w:uiPriority w:val="99"/>
    <w:semiHidden/>
    <w:unhideWhenUsed/>
    <w:locked/>
    <w:rsid w:val="00183914"/>
    <w:rPr>
      <w:color w:val="800080" w:themeColor="followedHyperlink"/>
      <w:u w:val="single"/>
    </w:rPr>
  </w:style>
  <w:style w:type="paragraph" w:customStyle="1" w:styleId="msolistparagraph0">
    <w:name w:val="msolistparagraph"/>
    <w:basedOn w:val="Normal"/>
    <w:rsid w:val="00362F2C"/>
    <w:pPr>
      <w:spacing w:line="240" w:lineRule="auto"/>
      <w:ind w:left="720"/>
    </w:pPr>
    <w:rPr>
      <w:rFonts w:ascii="Calibri" w:eastAsia="MS Mincho" w:hAnsi="Calibri"/>
      <w:szCs w:val="22"/>
      <w:lang w:val="en-US" w:eastAsia="ja-JP"/>
    </w:rPr>
  </w:style>
  <w:style w:type="paragraph" w:customStyle="1" w:styleId="Text">
    <w:name w:val="Text"/>
    <w:basedOn w:val="Normal"/>
    <w:rsid w:val="004240E6"/>
    <w:pPr>
      <w:widowControl w:val="0"/>
      <w:autoSpaceDE w:val="0"/>
      <w:autoSpaceDN w:val="0"/>
      <w:spacing w:line="252" w:lineRule="auto"/>
      <w:ind w:firstLine="202"/>
    </w:pPr>
    <w:rPr>
      <w:rFonts w:ascii="Times New Roman" w:hAnsi="Times New Roman"/>
      <w:sz w:val="20"/>
      <w:szCs w:val="20"/>
      <w:lang w:val="en-US"/>
    </w:rPr>
  </w:style>
  <w:style w:type="paragraph" w:customStyle="1" w:styleId="ReferenceHead">
    <w:name w:val="Reference Head"/>
    <w:basedOn w:val="Heading1"/>
    <w:rsid w:val="00FE770B"/>
    <w:pPr>
      <w:numPr>
        <w:numId w:val="0"/>
      </w:numPr>
      <w:autoSpaceDE w:val="0"/>
      <w:autoSpaceDN w:val="0"/>
      <w:spacing w:before="240" w:after="80"/>
      <w:jc w:val="center"/>
    </w:pPr>
    <w:rPr>
      <w:b w:val="0"/>
      <w:bCs w:val="0"/>
      <w:smallCaps/>
      <w:color w:val="auto"/>
      <w:kern w:val="28"/>
      <w:sz w:val="20"/>
      <w:szCs w:val="20"/>
      <w:lang w:val="en-US"/>
    </w:rPr>
  </w:style>
  <w:style w:type="character" w:styleId="Strong">
    <w:name w:val="Strong"/>
    <w:basedOn w:val="DefaultParagraphFont"/>
    <w:uiPriority w:val="22"/>
    <w:qFormat/>
    <w:locked/>
    <w:rsid w:val="00315921"/>
    <w:rPr>
      <w:b/>
      <w:bCs/>
    </w:rPr>
  </w:style>
  <w:style w:type="paragraph" w:styleId="BodyText">
    <w:name w:val="Body Text"/>
    <w:basedOn w:val="Normal"/>
    <w:link w:val="BodyTextChar"/>
    <w:locked/>
    <w:rsid w:val="00235858"/>
    <w:pPr>
      <w:spacing w:line="228" w:lineRule="auto"/>
      <w:ind w:firstLine="288"/>
    </w:pPr>
    <w:rPr>
      <w:rFonts w:ascii="Times New Roman" w:eastAsia="SimSun" w:hAnsi="Times New Roman"/>
      <w:spacing w:val="-1"/>
      <w:sz w:val="20"/>
      <w:szCs w:val="20"/>
      <w:lang w:val="en-US"/>
    </w:rPr>
  </w:style>
  <w:style w:type="character" w:customStyle="1" w:styleId="BodyTextChar">
    <w:name w:val="Body Text Char"/>
    <w:basedOn w:val="DefaultParagraphFont"/>
    <w:link w:val="BodyText"/>
    <w:rsid w:val="00235858"/>
    <w:rPr>
      <w:rFonts w:eastAsia="SimSun"/>
      <w:spacing w:val="-1"/>
      <w:lang w:val="en-US" w:eastAsia="en-US"/>
    </w:rPr>
  </w:style>
  <w:style w:type="paragraph" w:styleId="Subtitle">
    <w:name w:val="Subtitle"/>
    <w:basedOn w:val="Normal"/>
    <w:next w:val="Normal"/>
    <w:link w:val="SubtitleChar"/>
    <w:uiPriority w:val="11"/>
    <w:qFormat/>
    <w:locked/>
    <w:rsid w:val="00235858"/>
    <w:pPr>
      <w:numPr>
        <w:ilvl w:val="1"/>
      </w:numPr>
      <w:spacing w:after="200" w:line="276" w:lineRule="auto"/>
    </w:pPr>
    <w:rPr>
      <w:rFonts w:ascii="Cambria" w:hAnsi="Cambria"/>
      <w:i/>
      <w:iCs/>
      <w:color w:val="4F81BD"/>
      <w:spacing w:val="15"/>
    </w:rPr>
  </w:style>
  <w:style w:type="character" w:customStyle="1" w:styleId="SubtitleChar">
    <w:name w:val="Subtitle Char"/>
    <w:basedOn w:val="DefaultParagraphFont"/>
    <w:link w:val="Subtitle"/>
    <w:uiPriority w:val="11"/>
    <w:rsid w:val="00235858"/>
    <w:rPr>
      <w:rFonts w:ascii="Cambria" w:hAnsi="Cambria"/>
      <w:i/>
      <w:iCs/>
      <w:color w:val="4F81BD"/>
      <w:spacing w:val="15"/>
      <w:sz w:val="24"/>
      <w:szCs w:val="24"/>
      <w:lang w:eastAsia="en-US"/>
    </w:rPr>
  </w:style>
  <w:style w:type="paragraph" w:customStyle="1" w:styleId="CM4">
    <w:name w:val="CM4"/>
    <w:basedOn w:val="Default"/>
    <w:next w:val="Default"/>
    <w:uiPriority w:val="99"/>
    <w:rsid w:val="00CE49A5"/>
    <w:pPr>
      <w:widowControl w:val="0"/>
      <w:spacing w:line="360" w:lineRule="atLeast"/>
    </w:pPr>
    <w:rPr>
      <w:rFonts w:ascii="CM R 12" w:eastAsiaTheme="minorEastAsia" w:hAnsi="CM R 12" w:cs="Times New Roman"/>
      <w:color w:val="auto"/>
      <w:sz w:val="20"/>
      <w:szCs w:val="20"/>
      <w:lang w:eastAsia="en-US"/>
    </w:rPr>
  </w:style>
  <w:style w:type="paragraph" w:customStyle="1" w:styleId="CM23">
    <w:name w:val="CM23"/>
    <w:basedOn w:val="Default"/>
    <w:next w:val="Default"/>
    <w:uiPriority w:val="99"/>
    <w:rsid w:val="00CA48E6"/>
    <w:pPr>
      <w:widowControl w:val="0"/>
    </w:pPr>
    <w:rPr>
      <w:rFonts w:ascii="CM R 12" w:eastAsiaTheme="minorEastAsia" w:hAnsi="CM R 12" w:cs="Times New Roman"/>
      <w:color w:val="auto"/>
      <w:sz w:val="20"/>
      <w:szCs w:val="20"/>
      <w:lang w:eastAsia="en-US"/>
    </w:rPr>
  </w:style>
  <w:style w:type="character" w:styleId="UnresolvedMention">
    <w:name w:val="Unresolved Mention"/>
    <w:basedOn w:val="DefaultParagraphFont"/>
    <w:uiPriority w:val="99"/>
    <w:semiHidden/>
    <w:unhideWhenUsed/>
    <w:rsid w:val="00057AF7"/>
    <w:rPr>
      <w:color w:val="808080"/>
      <w:shd w:val="clear" w:color="auto" w:fill="E6E6E6"/>
    </w:rPr>
  </w:style>
  <w:style w:type="paragraph" w:styleId="NoSpacing">
    <w:name w:val="No Spacing"/>
    <w:uiPriority w:val="1"/>
    <w:qFormat/>
    <w:rsid w:val="000C5C08"/>
    <w:rPr>
      <w:rFonts w:asciiTheme="minorHAnsi" w:eastAsiaTheme="minorHAnsi" w:hAnsiTheme="minorHAnsi" w:cstheme="minorBidi"/>
      <w:sz w:val="22"/>
      <w:szCs w:val="22"/>
      <w:lang w:val="en-US" w:eastAsia="en-US"/>
    </w:rPr>
  </w:style>
  <w:style w:type="table" w:styleId="GridTable1Light-Accent1">
    <w:name w:val="Grid Table 1 Light Accent 1"/>
    <w:basedOn w:val="TableNormal"/>
    <w:uiPriority w:val="46"/>
    <w:rsid w:val="009205D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locked/>
    <w:rsid w:val="008935BF"/>
    <w:rPr>
      <w:rFonts w:ascii="Courier New" w:eastAsia="Times New Roman" w:hAnsi="Courier New" w:cs="Courier New"/>
      <w:sz w:val="20"/>
      <w:szCs w:val="20"/>
    </w:rPr>
  </w:style>
  <w:style w:type="character" w:styleId="Emphasis">
    <w:name w:val="Emphasis"/>
    <w:basedOn w:val="DefaultParagraphFont"/>
    <w:uiPriority w:val="20"/>
    <w:qFormat/>
    <w:locked/>
    <w:rsid w:val="00CB248F"/>
    <w:rPr>
      <w:i/>
      <w:iCs/>
    </w:rPr>
  </w:style>
  <w:style w:type="numbering" w:customStyle="1" w:styleId="NoList1">
    <w:name w:val="No List1"/>
    <w:next w:val="NoList"/>
    <w:uiPriority w:val="99"/>
    <w:semiHidden/>
    <w:unhideWhenUsed/>
    <w:rsid w:val="00B21406"/>
  </w:style>
  <w:style w:type="paragraph" w:customStyle="1" w:styleId="msonormal0">
    <w:name w:val="msonormal"/>
    <w:basedOn w:val="Normal"/>
    <w:rsid w:val="00B21406"/>
    <w:pPr>
      <w:spacing w:before="100" w:beforeAutospacing="1" w:after="100" w:afterAutospacing="1" w:line="240" w:lineRule="auto"/>
      <w:jc w:val="left"/>
    </w:pPr>
    <w:rPr>
      <w:rFonts w:ascii="Times New Roman" w:hAnsi="Times New Roman" w:cs="Times New Roman"/>
      <w:lang w:val="en-US" w:eastAsia="en-US"/>
    </w:rPr>
  </w:style>
  <w:style w:type="paragraph" w:styleId="Revision">
    <w:name w:val="Revision"/>
    <w:hidden/>
    <w:uiPriority w:val="99"/>
    <w:semiHidden/>
    <w:rsid w:val="0097441A"/>
    <w:pPr>
      <w:spacing w:line="240" w:lineRule="auto"/>
      <w:jc w:val="left"/>
    </w:pPr>
  </w:style>
  <w:style w:type="character" w:styleId="CommentReference">
    <w:name w:val="annotation reference"/>
    <w:basedOn w:val="DefaultParagraphFont"/>
    <w:rsid w:val="0097441A"/>
    <w:rPr>
      <w:sz w:val="16"/>
      <w:szCs w:val="16"/>
    </w:rPr>
  </w:style>
  <w:style w:type="paragraph" w:styleId="CommentText">
    <w:name w:val="annotation text"/>
    <w:basedOn w:val="Normal"/>
    <w:link w:val="CommentTextChar"/>
    <w:rsid w:val="0097441A"/>
    <w:pPr>
      <w:spacing w:line="240" w:lineRule="auto"/>
    </w:pPr>
    <w:rPr>
      <w:sz w:val="20"/>
      <w:szCs w:val="20"/>
    </w:rPr>
  </w:style>
  <w:style w:type="character" w:customStyle="1" w:styleId="CommentTextChar">
    <w:name w:val="Comment Text Char"/>
    <w:basedOn w:val="DefaultParagraphFont"/>
    <w:link w:val="CommentText"/>
    <w:rsid w:val="0097441A"/>
    <w:rPr>
      <w:sz w:val="20"/>
      <w:szCs w:val="20"/>
    </w:rPr>
  </w:style>
  <w:style w:type="paragraph" w:styleId="CommentSubject">
    <w:name w:val="annotation subject"/>
    <w:basedOn w:val="CommentText"/>
    <w:next w:val="CommentText"/>
    <w:link w:val="CommentSubjectChar"/>
    <w:rsid w:val="0097441A"/>
    <w:rPr>
      <w:b/>
      <w:bCs/>
    </w:rPr>
  </w:style>
  <w:style w:type="character" w:customStyle="1" w:styleId="CommentSubjectChar">
    <w:name w:val="Comment Subject Char"/>
    <w:basedOn w:val="CommentTextChar"/>
    <w:link w:val="CommentSubject"/>
    <w:rsid w:val="00974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927">
      <w:bodyDiv w:val="1"/>
      <w:marLeft w:val="0"/>
      <w:marRight w:val="0"/>
      <w:marTop w:val="0"/>
      <w:marBottom w:val="0"/>
      <w:divBdr>
        <w:top w:val="none" w:sz="0" w:space="0" w:color="auto"/>
        <w:left w:val="none" w:sz="0" w:space="0" w:color="auto"/>
        <w:bottom w:val="none" w:sz="0" w:space="0" w:color="auto"/>
        <w:right w:val="none" w:sz="0" w:space="0" w:color="auto"/>
      </w:divBdr>
      <w:divsChild>
        <w:div w:id="878316968">
          <w:marLeft w:val="0"/>
          <w:marRight w:val="0"/>
          <w:marTop w:val="0"/>
          <w:marBottom w:val="0"/>
          <w:divBdr>
            <w:top w:val="none" w:sz="0" w:space="0" w:color="auto"/>
            <w:left w:val="none" w:sz="0" w:space="0" w:color="auto"/>
            <w:bottom w:val="none" w:sz="0" w:space="0" w:color="auto"/>
            <w:right w:val="none" w:sz="0" w:space="0" w:color="auto"/>
          </w:divBdr>
          <w:divsChild>
            <w:div w:id="1527214263">
              <w:marLeft w:val="0"/>
              <w:marRight w:val="0"/>
              <w:marTop w:val="0"/>
              <w:marBottom w:val="0"/>
              <w:divBdr>
                <w:top w:val="none" w:sz="0" w:space="0" w:color="auto"/>
                <w:left w:val="none" w:sz="0" w:space="0" w:color="auto"/>
                <w:bottom w:val="none" w:sz="0" w:space="0" w:color="auto"/>
                <w:right w:val="none" w:sz="0" w:space="0" w:color="auto"/>
              </w:divBdr>
            </w:div>
            <w:div w:id="1269198601">
              <w:marLeft w:val="0"/>
              <w:marRight w:val="0"/>
              <w:marTop w:val="0"/>
              <w:marBottom w:val="0"/>
              <w:divBdr>
                <w:top w:val="none" w:sz="0" w:space="0" w:color="auto"/>
                <w:left w:val="none" w:sz="0" w:space="0" w:color="auto"/>
                <w:bottom w:val="none" w:sz="0" w:space="0" w:color="auto"/>
                <w:right w:val="none" w:sz="0" w:space="0" w:color="auto"/>
              </w:divBdr>
            </w:div>
            <w:div w:id="1673946786">
              <w:marLeft w:val="0"/>
              <w:marRight w:val="0"/>
              <w:marTop w:val="0"/>
              <w:marBottom w:val="0"/>
              <w:divBdr>
                <w:top w:val="none" w:sz="0" w:space="0" w:color="auto"/>
                <w:left w:val="none" w:sz="0" w:space="0" w:color="auto"/>
                <w:bottom w:val="none" w:sz="0" w:space="0" w:color="auto"/>
                <w:right w:val="none" w:sz="0" w:space="0" w:color="auto"/>
              </w:divBdr>
            </w:div>
            <w:div w:id="218713766">
              <w:marLeft w:val="0"/>
              <w:marRight w:val="0"/>
              <w:marTop w:val="0"/>
              <w:marBottom w:val="0"/>
              <w:divBdr>
                <w:top w:val="none" w:sz="0" w:space="0" w:color="auto"/>
                <w:left w:val="none" w:sz="0" w:space="0" w:color="auto"/>
                <w:bottom w:val="none" w:sz="0" w:space="0" w:color="auto"/>
                <w:right w:val="none" w:sz="0" w:space="0" w:color="auto"/>
              </w:divBdr>
            </w:div>
            <w:div w:id="1535583951">
              <w:marLeft w:val="0"/>
              <w:marRight w:val="0"/>
              <w:marTop w:val="0"/>
              <w:marBottom w:val="0"/>
              <w:divBdr>
                <w:top w:val="none" w:sz="0" w:space="0" w:color="auto"/>
                <w:left w:val="none" w:sz="0" w:space="0" w:color="auto"/>
                <w:bottom w:val="none" w:sz="0" w:space="0" w:color="auto"/>
                <w:right w:val="none" w:sz="0" w:space="0" w:color="auto"/>
              </w:divBdr>
            </w:div>
            <w:div w:id="1553273927">
              <w:marLeft w:val="0"/>
              <w:marRight w:val="0"/>
              <w:marTop w:val="0"/>
              <w:marBottom w:val="0"/>
              <w:divBdr>
                <w:top w:val="none" w:sz="0" w:space="0" w:color="auto"/>
                <w:left w:val="none" w:sz="0" w:space="0" w:color="auto"/>
                <w:bottom w:val="none" w:sz="0" w:space="0" w:color="auto"/>
                <w:right w:val="none" w:sz="0" w:space="0" w:color="auto"/>
              </w:divBdr>
            </w:div>
            <w:div w:id="2095930191">
              <w:marLeft w:val="0"/>
              <w:marRight w:val="0"/>
              <w:marTop w:val="0"/>
              <w:marBottom w:val="0"/>
              <w:divBdr>
                <w:top w:val="none" w:sz="0" w:space="0" w:color="auto"/>
                <w:left w:val="none" w:sz="0" w:space="0" w:color="auto"/>
                <w:bottom w:val="none" w:sz="0" w:space="0" w:color="auto"/>
                <w:right w:val="none" w:sz="0" w:space="0" w:color="auto"/>
              </w:divBdr>
            </w:div>
            <w:div w:id="143858761">
              <w:marLeft w:val="0"/>
              <w:marRight w:val="0"/>
              <w:marTop w:val="0"/>
              <w:marBottom w:val="0"/>
              <w:divBdr>
                <w:top w:val="none" w:sz="0" w:space="0" w:color="auto"/>
                <w:left w:val="none" w:sz="0" w:space="0" w:color="auto"/>
                <w:bottom w:val="none" w:sz="0" w:space="0" w:color="auto"/>
                <w:right w:val="none" w:sz="0" w:space="0" w:color="auto"/>
              </w:divBdr>
            </w:div>
            <w:div w:id="1023633905">
              <w:marLeft w:val="0"/>
              <w:marRight w:val="0"/>
              <w:marTop w:val="0"/>
              <w:marBottom w:val="0"/>
              <w:divBdr>
                <w:top w:val="none" w:sz="0" w:space="0" w:color="auto"/>
                <w:left w:val="none" w:sz="0" w:space="0" w:color="auto"/>
                <w:bottom w:val="none" w:sz="0" w:space="0" w:color="auto"/>
                <w:right w:val="none" w:sz="0" w:space="0" w:color="auto"/>
              </w:divBdr>
            </w:div>
            <w:div w:id="1741367759">
              <w:marLeft w:val="0"/>
              <w:marRight w:val="0"/>
              <w:marTop w:val="0"/>
              <w:marBottom w:val="0"/>
              <w:divBdr>
                <w:top w:val="none" w:sz="0" w:space="0" w:color="auto"/>
                <w:left w:val="none" w:sz="0" w:space="0" w:color="auto"/>
                <w:bottom w:val="none" w:sz="0" w:space="0" w:color="auto"/>
                <w:right w:val="none" w:sz="0" w:space="0" w:color="auto"/>
              </w:divBdr>
            </w:div>
            <w:div w:id="69500255">
              <w:marLeft w:val="0"/>
              <w:marRight w:val="0"/>
              <w:marTop w:val="0"/>
              <w:marBottom w:val="0"/>
              <w:divBdr>
                <w:top w:val="none" w:sz="0" w:space="0" w:color="auto"/>
                <w:left w:val="none" w:sz="0" w:space="0" w:color="auto"/>
                <w:bottom w:val="none" w:sz="0" w:space="0" w:color="auto"/>
                <w:right w:val="none" w:sz="0" w:space="0" w:color="auto"/>
              </w:divBdr>
            </w:div>
            <w:div w:id="1166630003">
              <w:marLeft w:val="0"/>
              <w:marRight w:val="0"/>
              <w:marTop w:val="0"/>
              <w:marBottom w:val="0"/>
              <w:divBdr>
                <w:top w:val="none" w:sz="0" w:space="0" w:color="auto"/>
                <w:left w:val="none" w:sz="0" w:space="0" w:color="auto"/>
                <w:bottom w:val="none" w:sz="0" w:space="0" w:color="auto"/>
                <w:right w:val="none" w:sz="0" w:space="0" w:color="auto"/>
              </w:divBdr>
            </w:div>
            <w:div w:id="1181091545">
              <w:marLeft w:val="0"/>
              <w:marRight w:val="0"/>
              <w:marTop w:val="0"/>
              <w:marBottom w:val="0"/>
              <w:divBdr>
                <w:top w:val="none" w:sz="0" w:space="0" w:color="auto"/>
                <w:left w:val="none" w:sz="0" w:space="0" w:color="auto"/>
                <w:bottom w:val="none" w:sz="0" w:space="0" w:color="auto"/>
                <w:right w:val="none" w:sz="0" w:space="0" w:color="auto"/>
              </w:divBdr>
            </w:div>
            <w:div w:id="859514493">
              <w:marLeft w:val="0"/>
              <w:marRight w:val="0"/>
              <w:marTop w:val="0"/>
              <w:marBottom w:val="0"/>
              <w:divBdr>
                <w:top w:val="none" w:sz="0" w:space="0" w:color="auto"/>
                <w:left w:val="none" w:sz="0" w:space="0" w:color="auto"/>
                <w:bottom w:val="none" w:sz="0" w:space="0" w:color="auto"/>
                <w:right w:val="none" w:sz="0" w:space="0" w:color="auto"/>
              </w:divBdr>
            </w:div>
            <w:div w:id="244344862">
              <w:marLeft w:val="0"/>
              <w:marRight w:val="0"/>
              <w:marTop w:val="0"/>
              <w:marBottom w:val="0"/>
              <w:divBdr>
                <w:top w:val="none" w:sz="0" w:space="0" w:color="auto"/>
                <w:left w:val="none" w:sz="0" w:space="0" w:color="auto"/>
                <w:bottom w:val="none" w:sz="0" w:space="0" w:color="auto"/>
                <w:right w:val="none" w:sz="0" w:space="0" w:color="auto"/>
              </w:divBdr>
            </w:div>
            <w:div w:id="1710184073">
              <w:marLeft w:val="0"/>
              <w:marRight w:val="0"/>
              <w:marTop w:val="0"/>
              <w:marBottom w:val="0"/>
              <w:divBdr>
                <w:top w:val="none" w:sz="0" w:space="0" w:color="auto"/>
                <w:left w:val="none" w:sz="0" w:space="0" w:color="auto"/>
                <w:bottom w:val="none" w:sz="0" w:space="0" w:color="auto"/>
                <w:right w:val="none" w:sz="0" w:space="0" w:color="auto"/>
              </w:divBdr>
            </w:div>
            <w:div w:id="1867867678">
              <w:marLeft w:val="0"/>
              <w:marRight w:val="0"/>
              <w:marTop w:val="0"/>
              <w:marBottom w:val="0"/>
              <w:divBdr>
                <w:top w:val="none" w:sz="0" w:space="0" w:color="auto"/>
                <w:left w:val="none" w:sz="0" w:space="0" w:color="auto"/>
                <w:bottom w:val="none" w:sz="0" w:space="0" w:color="auto"/>
                <w:right w:val="none" w:sz="0" w:space="0" w:color="auto"/>
              </w:divBdr>
            </w:div>
            <w:div w:id="993490598">
              <w:marLeft w:val="0"/>
              <w:marRight w:val="0"/>
              <w:marTop w:val="0"/>
              <w:marBottom w:val="0"/>
              <w:divBdr>
                <w:top w:val="none" w:sz="0" w:space="0" w:color="auto"/>
                <w:left w:val="none" w:sz="0" w:space="0" w:color="auto"/>
                <w:bottom w:val="none" w:sz="0" w:space="0" w:color="auto"/>
                <w:right w:val="none" w:sz="0" w:space="0" w:color="auto"/>
              </w:divBdr>
            </w:div>
            <w:div w:id="1599870235">
              <w:marLeft w:val="0"/>
              <w:marRight w:val="0"/>
              <w:marTop w:val="0"/>
              <w:marBottom w:val="0"/>
              <w:divBdr>
                <w:top w:val="none" w:sz="0" w:space="0" w:color="auto"/>
                <w:left w:val="none" w:sz="0" w:space="0" w:color="auto"/>
                <w:bottom w:val="none" w:sz="0" w:space="0" w:color="auto"/>
                <w:right w:val="none" w:sz="0" w:space="0" w:color="auto"/>
              </w:divBdr>
            </w:div>
            <w:div w:id="1015956355">
              <w:marLeft w:val="0"/>
              <w:marRight w:val="0"/>
              <w:marTop w:val="0"/>
              <w:marBottom w:val="0"/>
              <w:divBdr>
                <w:top w:val="none" w:sz="0" w:space="0" w:color="auto"/>
                <w:left w:val="none" w:sz="0" w:space="0" w:color="auto"/>
                <w:bottom w:val="none" w:sz="0" w:space="0" w:color="auto"/>
                <w:right w:val="none" w:sz="0" w:space="0" w:color="auto"/>
              </w:divBdr>
            </w:div>
            <w:div w:id="219558112">
              <w:marLeft w:val="0"/>
              <w:marRight w:val="0"/>
              <w:marTop w:val="0"/>
              <w:marBottom w:val="0"/>
              <w:divBdr>
                <w:top w:val="none" w:sz="0" w:space="0" w:color="auto"/>
                <w:left w:val="none" w:sz="0" w:space="0" w:color="auto"/>
                <w:bottom w:val="none" w:sz="0" w:space="0" w:color="auto"/>
                <w:right w:val="none" w:sz="0" w:space="0" w:color="auto"/>
              </w:divBdr>
            </w:div>
            <w:div w:id="445195150">
              <w:marLeft w:val="0"/>
              <w:marRight w:val="0"/>
              <w:marTop w:val="0"/>
              <w:marBottom w:val="0"/>
              <w:divBdr>
                <w:top w:val="none" w:sz="0" w:space="0" w:color="auto"/>
                <w:left w:val="none" w:sz="0" w:space="0" w:color="auto"/>
                <w:bottom w:val="none" w:sz="0" w:space="0" w:color="auto"/>
                <w:right w:val="none" w:sz="0" w:space="0" w:color="auto"/>
              </w:divBdr>
            </w:div>
            <w:div w:id="402222138">
              <w:marLeft w:val="0"/>
              <w:marRight w:val="0"/>
              <w:marTop w:val="0"/>
              <w:marBottom w:val="0"/>
              <w:divBdr>
                <w:top w:val="none" w:sz="0" w:space="0" w:color="auto"/>
                <w:left w:val="none" w:sz="0" w:space="0" w:color="auto"/>
                <w:bottom w:val="none" w:sz="0" w:space="0" w:color="auto"/>
                <w:right w:val="none" w:sz="0" w:space="0" w:color="auto"/>
              </w:divBdr>
            </w:div>
            <w:div w:id="499738276">
              <w:marLeft w:val="0"/>
              <w:marRight w:val="0"/>
              <w:marTop w:val="0"/>
              <w:marBottom w:val="0"/>
              <w:divBdr>
                <w:top w:val="none" w:sz="0" w:space="0" w:color="auto"/>
                <w:left w:val="none" w:sz="0" w:space="0" w:color="auto"/>
                <w:bottom w:val="none" w:sz="0" w:space="0" w:color="auto"/>
                <w:right w:val="none" w:sz="0" w:space="0" w:color="auto"/>
              </w:divBdr>
            </w:div>
            <w:div w:id="1511411137">
              <w:marLeft w:val="0"/>
              <w:marRight w:val="0"/>
              <w:marTop w:val="0"/>
              <w:marBottom w:val="0"/>
              <w:divBdr>
                <w:top w:val="none" w:sz="0" w:space="0" w:color="auto"/>
                <w:left w:val="none" w:sz="0" w:space="0" w:color="auto"/>
                <w:bottom w:val="none" w:sz="0" w:space="0" w:color="auto"/>
                <w:right w:val="none" w:sz="0" w:space="0" w:color="auto"/>
              </w:divBdr>
            </w:div>
            <w:div w:id="90052408">
              <w:marLeft w:val="0"/>
              <w:marRight w:val="0"/>
              <w:marTop w:val="0"/>
              <w:marBottom w:val="0"/>
              <w:divBdr>
                <w:top w:val="none" w:sz="0" w:space="0" w:color="auto"/>
                <w:left w:val="none" w:sz="0" w:space="0" w:color="auto"/>
                <w:bottom w:val="none" w:sz="0" w:space="0" w:color="auto"/>
                <w:right w:val="none" w:sz="0" w:space="0" w:color="auto"/>
              </w:divBdr>
            </w:div>
            <w:div w:id="1527063438">
              <w:marLeft w:val="0"/>
              <w:marRight w:val="0"/>
              <w:marTop w:val="0"/>
              <w:marBottom w:val="0"/>
              <w:divBdr>
                <w:top w:val="none" w:sz="0" w:space="0" w:color="auto"/>
                <w:left w:val="none" w:sz="0" w:space="0" w:color="auto"/>
                <w:bottom w:val="none" w:sz="0" w:space="0" w:color="auto"/>
                <w:right w:val="none" w:sz="0" w:space="0" w:color="auto"/>
              </w:divBdr>
            </w:div>
            <w:div w:id="419328614">
              <w:marLeft w:val="0"/>
              <w:marRight w:val="0"/>
              <w:marTop w:val="0"/>
              <w:marBottom w:val="0"/>
              <w:divBdr>
                <w:top w:val="none" w:sz="0" w:space="0" w:color="auto"/>
                <w:left w:val="none" w:sz="0" w:space="0" w:color="auto"/>
                <w:bottom w:val="none" w:sz="0" w:space="0" w:color="auto"/>
                <w:right w:val="none" w:sz="0" w:space="0" w:color="auto"/>
              </w:divBdr>
            </w:div>
            <w:div w:id="1695762922">
              <w:marLeft w:val="0"/>
              <w:marRight w:val="0"/>
              <w:marTop w:val="0"/>
              <w:marBottom w:val="0"/>
              <w:divBdr>
                <w:top w:val="none" w:sz="0" w:space="0" w:color="auto"/>
                <w:left w:val="none" w:sz="0" w:space="0" w:color="auto"/>
                <w:bottom w:val="none" w:sz="0" w:space="0" w:color="auto"/>
                <w:right w:val="none" w:sz="0" w:space="0" w:color="auto"/>
              </w:divBdr>
            </w:div>
            <w:div w:id="644823627">
              <w:marLeft w:val="0"/>
              <w:marRight w:val="0"/>
              <w:marTop w:val="0"/>
              <w:marBottom w:val="0"/>
              <w:divBdr>
                <w:top w:val="none" w:sz="0" w:space="0" w:color="auto"/>
                <w:left w:val="none" w:sz="0" w:space="0" w:color="auto"/>
                <w:bottom w:val="none" w:sz="0" w:space="0" w:color="auto"/>
                <w:right w:val="none" w:sz="0" w:space="0" w:color="auto"/>
              </w:divBdr>
            </w:div>
            <w:div w:id="1998414494">
              <w:marLeft w:val="0"/>
              <w:marRight w:val="0"/>
              <w:marTop w:val="0"/>
              <w:marBottom w:val="0"/>
              <w:divBdr>
                <w:top w:val="none" w:sz="0" w:space="0" w:color="auto"/>
                <w:left w:val="none" w:sz="0" w:space="0" w:color="auto"/>
                <w:bottom w:val="none" w:sz="0" w:space="0" w:color="auto"/>
                <w:right w:val="none" w:sz="0" w:space="0" w:color="auto"/>
              </w:divBdr>
            </w:div>
            <w:div w:id="1752267713">
              <w:marLeft w:val="0"/>
              <w:marRight w:val="0"/>
              <w:marTop w:val="0"/>
              <w:marBottom w:val="0"/>
              <w:divBdr>
                <w:top w:val="none" w:sz="0" w:space="0" w:color="auto"/>
                <w:left w:val="none" w:sz="0" w:space="0" w:color="auto"/>
                <w:bottom w:val="none" w:sz="0" w:space="0" w:color="auto"/>
                <w:right w:val="none" w:sz="0" w:space="0" w:color="auto"/>
              </w:divBdr>
            </w:div>
            <w:div w:id="1270359466">
              <w:marLeft w:val="0"/>
              <w:marRight w:val="0"/>
              <w:marTop w:val="0"/>
              <w:marBottom w:val="0"/>
              <w:divBdr>
                <w:top w:val="none" w:sz="0" w:space="0" w:color="auto"/>
                <w:left w:val="none" w:sz="0" w:space="0" w:color="auto"/>
                <w:bottom w:val="none" w:sz="0" w:space="0" w:color="auto"/>
                <w:right w:val="none" w:sz="0" w:space="0" w:color="auto"/>
              </w:divBdr>
            </w:div>
            <w:div w:id="269170658">
              <w:marLeft w:val="0"/>
              <w:marRight w:val="0"/>
              <w:marTop w:val="0"/>
              <w:marBottom w:val="0"/>
              <w:divBdr>
                <w:top w:val="none" w:sz="0" w:space="0" w:color="auto"/>
                <w:left w:val="none" w:sz="0" w:space="0" w:color="auto"/>
                <w:bottom w:val="none" w:sz="0" w:space="0" w:color="auto"/>
                <w:right w:val="none" w:sz="0" w:space="0" w:color="auto"/>
              </w:divBdr>
            </w:div>
            <w:div w:id="2034182339">
              <w:marLeft w:val="0"/>
              <w:marRight w:val="0"/>
              <w:marTop w:val="0"/>
              <w:marBottom w:val="0"/>
              <w:divBdr>
                <w:top w:val="none" w:sz="0" w:space="0" w:color="auto"/>
                <w:left w:val="none" w:sz="0" w:space="0" w:color="auto"/>
                <w:bottom w:val="none" w:sz="0" w:space="0" w:color="auto"/>
                <w:right w:val="none" w:sz="0" w:space="0" w:color="auto"/>
              </w:divBdr>
            </w:div>
            <w:div w:id="1701391156">
              <w:marLeft w:val="0"/>
              <w:marRight w:val="0"/>
              <w:marTop w:val="0"/>
              <w:marBottom w:val="0"/>
              <w:divBdr>
                <w:top w:val="none" w:sz="0" w:space="0" w:color="auto"/>
                <w:left w:val="none" w:sz="0" w:space="0" w:color="auto"/>
                <w:bottom w:val="none" w:sz="0" w:space="0" w:color="auto"/>
                <w:right w:val="none" w:sz="0" w:space="0" w:color="auto"/>
              </w:divBdr>
            </w:div>
            <w:div w:id="1932544467">
              <w:marLeft w:val="0"/>
              <w:marRight w:val="0"/>
              <w:marTop w:val="0"/>
              <w:marBottom w:val="0"/>
              <w:divBdr>
                <w:top w:val="none" w:sz="0" w:space="0" w:color="auto"/>
                <w:left w:val="none" w:sz="0" w:space="0" w:color="auto"/>
                <w:bottom w:val="none" w:sz="0" w:space="0" w:color="auto"/>
                <w:right w:val="none" w:sz="0" w:space="0" w:color="auto"/>
              </w:divBdr>
            </w:div>
            <w:div w:id="1255934941">
              <w:marLeft w:val="0"/>
              <w:marRight w:val="0"/>
              <w:marTop w:val="0"/>
              <w:marBottom w:val="0"/>
              <w:divBdr>
                <w:top w:val="none" w:sz="0" w:space="0" w:color="auto"/>
                <w:left w:val="none" w:sz="0" w:space="0" w:color="auto"/>
                <w:bottom w:val="none" w:sz="0" w:space="0" w:color="auto"/>
                <w:right w:val="none" w:sz="0" w:space="0" w:color="auto"/>
              </w:divBdr>
            </w:div>
            <w:div w:id="485367085">
              <w:marLeft w:val="0"/>
              <w:marRight w:val="0"/>
              <w:marTop w:val="0"/>
              <w:marBottom w:val="0"/>
              <w:divBdr>
                <w:top w:val="none" w:sz="0" w:space="0" w:color="auto"/>
                <w:left w:val="none" w:sz="0" w:space="0" w:color="auto"/>
                <w:bottom w:val="none" w:sz="0" w:space="0" w:color="auto"/>
                <w:right w:val="none" w:sz="0" w:space="0" w:color="auto"/>
              </w:divBdr>
            </w:div>
            <w:div w:id="1638946911">
              <w:marLeft w:val="0"/>
              <w:marRight w:val="0"/>
              <w:marTop w:val="0"/>
              <w:marBottom w:val="0"/>
              <w:divBdr>
                <w:top w:val="none" w:sz="0" w:space="0" w:color="auto"/>
                <w:left w:val="none" w:sz="0" w:space="0" w:color="auto"/>
                <w:bottom w:val="none" w:sz="0" w:space="0" w:color="auto"/>
                <w:right w:val="none" w:sz="0" w:space="0" w:color="auto"/>
              </w:divBdr>
            </w:div>
            <w:div w:id="1197809643">
              <w:marLeft w:val="0"/>
              <w:marRight w:val="0"/>
              <w:marTop w:val="0"/>
              <w:marBottom w:val="0"/>
              <w:divBdr>
                <w:top w:val="none" w:sz="0" w:space="0" w:color="auto"/>
                <w:left w:val="none" w:sz="0" w:space="0" w:color="auto"/>
                <w:bottom w:val="none" w:sz="0" w:space="0" w:color="auto"/>
                <w:right w:val="none" w:sz="0" w:space="0" w:color="auto"/>
              </w:divBdr>
            </w:div>
            <w:div w:id="279841919">
              <w:marLeft w:val="0"/>
              <w:marRight w:val="0"/>
              <w:marTop w:val="0"/>
              <w:marBottom w:val="0"/>
              <w:divBdr>
                <w:top w:val="none" w:sz="0" w:space="0" w:color="auto"/>
                <w:left w:val="none" w:sz="0" w:space="0" w:color="auto"/>
                <w:bottom w:val="none" w:sz="0" w:space="0" w:color="auto"/>
                <w:right w:val="none" w:sz="0" w:space="0" w:color="auto"/>
              </w:divBdr>
            </w:div>
            <w:div w:id="1703163192">
              <w:marLeft w:val="0"/>
              <w:marRight w:val="0"/>
              <w:marTop w:val="0"/>
              <w:marBottom w:val="0"/>
              <w:divBdr>
                <w:top w:val="none" w:sz="0" w:space="0" w:color="auto"/>
                <w:left w:val="none" w:sz="0" w:space="0" w:color="auto"/>
                <w:bottom w:val="none" w:sz="0" w:space="0" w:color="auto"/>
                <w:right w:val="none" w:sz="0" w:space="0" w:color="auto"/>
              </w:divBdr>
            </w:div>
            <w:div w:id="1150975060">
              <w:marLeft w:val="0"/>
              <w:marRight w:val="0"/>
              <w:marTop w:val="0"/>
              <w:marBottom w:val="0"/>
              <w:divBdr>
                <w:top w:val="none" w:sz="0" w:space="0" w:color="auto"/>
                <w:left w:val="none" w:sz="0" w:space="0" w:color="auto"/>
                <w:bottom w:val="none" w:sz="0" w:space="0" w:color="auto"/>
                <w:right w:val="none" w:sz="0" w:space="0" w:color="auto"/>
              </w:divBdr>
            </w:div>
            <w:div w:id="1081944747">
              <w:marLeft w:val="0"/>
              <w:marRight w:val="0"/>
              <w:marTop w:val="0"/>
              <w:marBottom w:val="0"/>
              <w:divBdr>
                <w:top w:val="none" w:sz="0" w:space="0" w:color="auto"/>
                <w:left w:val="none" w:sz="0" w:space="0" w:color="auto"/>
                <w:bottom w:val="none" w:sz="0" w:space="0" w:color="auto"/>
                <w:right w:val="none" w:sz="0" w:space="0" w:color="auto"/>
              </w:divBdr>
            </w:div>
            <w:div w:id="2041710423">
              <w:marLeft w:val="0"/>
              <w:marRight w:val="0"/>
              <w:marTop w:val="0"/>
              <w:marBottom w:val="0"/>
              <w:divBdr>
                <w:top w:val="none" w:sz="0" w:space="0" w:color="auto"/>
                <w:left w:val="none" w:sz="0" w:space="0" w:color="auto"/>
                <w:bottom w:val="none" w:sz="0" w:space="0" w:color="auto"/>
                <w:right w:val="none" w:sz="0" w:space="0" w:color="auto"/>
              </w:divBdr>
            </w:div>
            <w:div w:id="649098051">
              <w:marLeft w:val="0"/>
              <w:marRight w:val="0"/>
              <w:marTop w:val="0"/>
              <w:marBottom w:val="0"/>
              <w:divBdr>
                <w:top w:val="none" w:sz="0" w:space="0" w:color="auto"/>
                <w:left w:val="none" w:sz="0" w:space="0" w:color="auto"/>
                <w:bottom w:val="none" w:sz="0" w:space="0" w:color="auto"/>
                <w:right w:val="none" w:sz="0" w:space="0" w:color="auto"/>
              </w:divBdr>
            </w:div>
            <w:div w:id="54667453">
              <w:marLeft w:val="0"/>
              <w:marRight w:val="0"/>
              <w:marTop w:val="0"/>
              <w:marBottom w:val="0"/>
              <w:divBdr>
                <w:top w:val="none" w:sz="0" w:space="0" w:color="auto"/>
                <w:left w:val="none" w:sz="0" w:space="0" w:color="auto"/>
                <w:bottom w:val="none" w:sz="0" w:space="0" w:color="auto"/>
                <w:right w:val="none" w:sz="0" w:space="0" w:color="auto"/>
              </w:divBdr>
            </w:div>
            <w:div w:id="1681853267">
              <w:marLeft w:val="0"/>
              <w:marRight w:val="0"/>
              <w:marTop w:val="0"/>
              <w:marBottom w:val="0"/>
              <w:divBdr>
                <w:top w:val="none" w:sz="0" w:space="0" w:color="auto"/>
                <w:left w:val="none" w:sz="0" w:space="0" w:color="auto"/>
                <w:bottom w:val="none" w:sz="0" w:space="0" w:color="auto"/>
                <w:right w:val="none" w:sz="0" w:space="0" w:color="auto"/>
              </w:divBdr>
            </w:div>
            <w:div w:id="2029523508">
              <w:marLeft w:val="0"/>
              <w:marRight w:val="0"/>
              <w:marTop w:val="0"/>
              <w:marBottom w:val="0"/>
              <w:divBdr>
                <w:top w:val="none" w:sz="0" w:space="0" w:color="auto"/>
                <w:left w:val="none" w:sz="0" w:space="0" w:color="auto"/>
                <w:bottom w:val="none" w:sz="0" w:space="0" w:color="auto"/>
                <w:right w:val="none" w:sz="0" w:space="0" w:color="auto"/>
              </w:divBdr>
            </w:div>
            <w:div w:id="1921138852">
              <w:marLeft w:val="0"/>
              <w:marRight w:val="0"/>
              <w:marTop w:val="0"/>
              <w:marBottom w:val="0"/>
              <w:divBdr>
                <w:top w:val="none" w:sz="0" w:space="0" w:color="auto"/>
                <w:left w:val="none" w:sz="0" w:space="0" w:color="auto"/>
                <w:bottom w:val="none" w:sz="0" w:space="0" w:color="auto"/>
                <w:right w:val="none" w:sz="0" w:space="0" w:color="auto"/>
              </w:divBdr>
            </w:div>
            <w:div w:id="2009282864">
              <w:marLeft w:val="0"/>
              <w:marRight w:val="0"/>
              <w:marTop w:val="0"/>
              <w:marBottom w:val="0"/>
              <w:divBdr>
                <w:top w:val="none" w:sz="0" w:space="0" w:color="auto"/>
                <w:left w:val="none" w:sz="0" w:space="0" w:color="auto"/>
                <w:bottom w:val="none" w:sz="0" w:space="0" w:color="auto"/>
                <w:right w:val="none" w:sz="0" w:space="0" w:color="auto"/>
              </w:divBdr>
            </w:div>
            <w:div w:id="239142189">
              <w:marLeft w:val="0"/>
              <w:marRight w:val="0"/>
              <w:marTop w:val="0"/>
              <w:marBottom w:val="0"/>
              <w:divBdr>
                <w:top w:val="none" w:sz="0" w:space="0" w:color="auto"/>
                <w:left w:val="none" w:sz="0" w:space="0" w:color="auto"/>
                <w:bottom w:val="none" w:sz="0" w:space="0" w:color="auto"/>
                <w:right w:val="none" w:sz="0" w:space="0" w:color="auto"/>
              </w:divBdr>
            </w:div>
            <w:div w:id="420028581">
              <w:marLeft w:val="0"/>
              <w:marRight w:val="0"/>
              <w:marTop w:val="0"/>
              <w:marBottom w:val="0"/>
              <w:divBdr>
                <w:top w:val="none" w:sz="0" w:space="0" w:color="auto"/>
                <w:left w:val="none" w:sz="0" w:space="0" w:color="auto"/>
                <w:bottom w:val="none" w:sz="0" w:space="0" w:color="auto"/>
                <w:right w:val="none" w:sz="0" w:space="0" w:color="auto"/>
              </w:divBdr>
            </w:div>
            <w:div w:id="1874347574">
              <w:marLeft w:val="0"/>
              <w:marRight w:val="0"/>
              <w:marTop w:val="0"/>
              <w:marBottom w:val="0"/>
              <w:divBdr>
                <w:top w:val="none" w:sz="0" w:space="0" w:color="auto"/>
                <w:left w:val="none" w:sz="0" w:space="0" w:color="auto"/>
                <w:bottom w:val="none" w:sz="0" w:space="0" w:color="auto"/>
                <w:right w:val="none" w:sz="0" w:space="0" w:color="auto"/>
              </w:divBdr>
            </w:div>
            <w:div w:id="282922900">
              <w:marLeft w:val="0"/>
              <w:marRight w:val="0"/>
              <w:marTop w:val="0"/>
              <w:marBottom w:val="0"/>
              <w:divBdr>
                <w:top w:val="none" w:sz="0" w:space="0" w:color="auto"/>
                <w:left w:val="none" w:sz="0" w:space="0" w:color="auto"/>
                <w:bottom w:val="none" w:sz="0" w:space="0" w:color="auto"/>
                <w:right w:val="none" w:sz="0" w:space="0" w:color="auto"/>
              </w:divBdr>
            </w:div>
            <w:div w:id="494539081">
              <w:marLeft w:val="0"/>
              <w:marRight w:val="0"/>
              <w:marTop w:val="0"/>
              <w:marBottom w:val="0"/>
              <w:divBdr>
                <w:top w:val="none" w:sz="0" w:space="0" w:color="auto"/>
                <w:left w:val="none" w:sz="0" w:space="0" w:color="auto"/>
                <w:bottom w:val="none" w:sz="0" w:space="0" w:color="auto"/>
                <w:right w:val="none" w:sz="0" w:space="0" w:color="auto"/>
              </w:divBdr>
            </w:div>
            <w:div w:id="954020032">
              <w:marLeft w:val="0"/>
              <w:marRight w:val="0"/>
              <w:marTop w:val="0"/>
              <w:marBottom w:val="0"/>
              <w:divBdr>
                <w:top w:val="none" w:sz="0" w:space="0" w:color="auto"/>
                <w:left w:val="none" w:sz="0" w:space="0" w:color="auto"/>
                <w:bottom w:val="none" w:sz="0" w:space="0" w:color="auto"/>
                <w:right w:val="none" w:sz="0" w:space="0" w:color="auto"/>
              </w:divBdr>
            </w:div>
            <w:div w:id="1194614671">
              <w:marLeft w:val="0"/>
              <w:marRight w:val="0"/>
              <w:marTop w:val="0"/>
              <w:marBottom w:val="0"/>
              <w:divBdr>
                <w:top w:val="none" w:sz="0" w:space="0" w:color="auto"/>
                <w:left w:val="none" w:sz="0" w:space="0" w:color="auto"/>
                <w:bottom w:val="none" w:sz="0" w:space="0" w:color="auto"/>
                <w:right w:val="none" w:sz="0" w:space="0" w:color="auto"/>
              </w:divBdr>
            </w:div>
            <w:div w:id="224493497">
              <w:marLeft w:val="0"/>
              <w:marRight w:val="0"/>
              <w:marTop w:val="0"/>
              <w:marBottom w:val="0"/>
              <w:divBdr>
                <w:top w:val="none" w:sz="0" w:space="0" w:color="auto"/>
                <w:left w:val="none" w:sz="0" w:space="0" w:color="auto"/>
                <w:bottom w:val="none" w:sz="0" w:space="0" w:color="auto"/>
                <w:right w:val="none" w:sz="0" w:space="0" w:color="auto"/>
              </w:divBdr>
            </w:div>
            <w:div w:id="38211483">
              <w:marLeft w:val="0"/>
              <w:marRight w:val="0"/>
              <w:marTop w:val="0"/>
              <w:marBottom w:val="0"/>
              <w:divBdr>
                <w:top w:val="none" w:sz="0" w:space="0" w:color="auto"/>
                <w:left w:val="none" w:sz="0" w:space="0" w:color="auto"/>
                <w:bottom w:val="none" w:sz="0" w:space="0" w:color="auto"/>
                <w:right w:val="none" w:sz="0" w:space="0" w:color="auto"/>
              </w:divBdr>
            </w:div>
            <w:div w:id="1089278434">
              <w:marLeft w:val="0"/>
              <w:marRight w:val="0"/>
              <w:marTop w:val="0"/>
              <w:marBottom w:val="0"/>
              <w:divBdr>
                <w:top w:val="none" w:sz="0" w:space="0" w:color="auto"/>
                <w:left w:val="none" w:sz="0" w:space="0" w:color="auto"/>
                <w:bottom w:val="none" w:sz="0" w:space="0" w:color="auto"/>
                <w:right w:val="none" w:sz="0" w:space="0" w:color="auto"/>
              </w:divBdr>
            </w:div>
            <w:div w:id="230967954">
              <w:marLeft w:val="0"/>
              <w:marRight w:val="0"/>
              <w:marTop w:val="0"/>
              <w:marBottom w:val="0"/>
              <w:divBdr>
                <w:top w:val="none" w:sz="0" w:space="0" w:color="auto"/>
                <w:left w:val="none" w:sz="0" w:space="0" w:color="auto"/>
                <w:bottom w:val="none" w:sz="0" w:space="0" w:color="auto"/>
                <w:right w:val="none" w:sz="0" w:space="0" w:color="auto"/>
              </w:divBdr>
            </w:div>
            <w:div w:id="1708875202">
              <w:marLeft w:val="0"/>
              <w:marRight w:val="0"/>
              <w:marTop w:val="0"/>
              <w:marBottom w:val="0"/>
              <w:divBdr>
                <w:top w:val="none" w:sz="0" w:space="0" w:color="auto"/>
                <w:left w:val="none" w:sz="0" w:space="0" w:color="auto"/>
                <w:bottom w:val="none" w:sz="0" w:space="0" w:color="auto"/>
                <w:right w:val="none" w:sz="0" w:space="0" w:color="auto"/>
              </w:divBdr>
            </w:div>
            <w:div w:id="129440009">
              <w:marLeft w:val="0"/>
              <w:marRight w:val="0"/>
              <w:marTop w:val="0"/>
              <w:marBottom w:val="0"/>
              <w:divBdr>
                <w:top w:val="none" w:sz="0" w:space="0" w:color="auto"/>
                <w:left w:val="none" w:sz="0" w:space="0" w:color="auto"/>
                <w:bottom w:val="none" w:sz="0" w:space="0" w:color="auto"/>
                <w:right w:val="none" w:sz="0" w:space="0" w:color="auto"/>
              </w:divBdr>
            </w:div>
            <w:div w:id="2104840006">
              <w:marLeft w:val="0"/>
              <w:marRight w:val="0"/>
              <w:marTop w:val="0"/>
              <w:marBottom w:val="0"/>
              <w:divBdr>
                <w:top w:val="none" w:sz="0" w:space="0" w:color="auto"/>
                <w:left w:val="none" w:sz="0" w:space="0" w:color="auto"/>
                <w:bottom w:val="none" w:sz="0" w:space="0" w:color="auto"/>
                <w:right w:val="none" w:sz="0" w:space="0" w:color="auto"/>
              </w:divBdr>
            </w:div>
            <w:div w:id="1239899396">
              <w:marLeft w:val="0"/>
              <w:marRight w:val="0"/>
              <w:marTop w:val="0"/>
              <w:marBottom w:val="0"/>
              <w:divBdr>
                <w:top w:val="none" w:sz="0" w:space="0" w:color="auto"/>
                <w:left w:val="none" w:sz="0" w:space="0" w:color="auto"/>
                <w:bottom w:val="none" w:sz="0" w:space="0" w:color="auto"/>
                <w:right w:val="none" w:sz="0" w:space="0" w:color="auto"/>
              </w:divBdr>
            </w:div>
            <w:div w:id="291526243">
              <w:marLeft w:val="0"/>
              <w:marRight w:val="0"/>
              <w:marTop w:val="0"/>
              <w:marBottom w:val="0"/>
              <w:divBdr>
                <w:top w:val="none" w:sz="0" w:space="0" w:color="auto"/>
                <w:left w:val="none" w:sz="0" w:space="0" w:color="auto"/>
                <w:bottom w:val="none" w:sz="0" w:space="0" w:color="auto"/>
                <w:right w:val="none" w:sz="0" w:space="0" w:color="auto"/>
              </w:divBdr>
            </w:div>
            <w:div w:id="962079280">
              <w:marLeft w:val="0"/>
              <w:marRight w:val="0"/>
              <w:marTop w:val="0"/>
              <w:marBottom w:val="0"/>
              <w:divBdr>
                <w:top w:val="none" w:sz="0" w:space="0" w:color="auto"/>
                <w:left w:val="none" w:sz="0" w:space="0" w:color="auto"/>
                <w:bottom w:val="none" w:sz="0" w:space="0" w:color="auto"/>
                <w:right w:val="none" w:sz="0" w:space="0" w:color="auto"/>
              </w:divBdr>
            </w:div>
            <w:div w:id="39786455">
              <w:marLeft w:val="0"/>
              <w:marRight w:val="0"/>
              <w:marTop w:val="0"/>
              <w:marBottom w:val="0"/>
              <w:divBdr>
                <w:top w:val="none" w:sz="0" w:space="0" w:color="auto"/>
                <w:left w:val="none" w:sz="0" w:space="0" w:color="auto"/>
                <w:bottom w:val="none" w:sz="0" w:space="0" w:color="auto"/>
                <w:right w:val="none" w:sz="0" w:space="0" w:color="auto"/>
              </w:divBdr>
            </w:div>
            <w:div w:id="528490160">
              <w:marLeft w:val="0"/>
              <w:marRight w:val="0"/>
              <w:marTop w:val="0"/>
              <w:marBottom w:val="0"/>
              <w:divBdr>
                <w:top w:val="none" w:sz="0" w:space="0" w:color="auto"/>
                <w:left w:val="none" w:sz="0" w:space="0" w:color="auto"/>
                <w:bottom w:val="none" w:sz="0" w:space="0" w:color="auto"/>
                <w:right w:val="none" w:sz="0" w:space="0" w:color="auto"/>
              </w:divBdr>
            </w:div>
            <w:div w:id="1512066415">
              <w:marLeft w:val="0"/>
              <w:marRight w:val="0"/>
              <w:marTop w:val="0"/>
              <w:marBottom w:val="0"/>
              <w:divBdr>
                <w:top w:val="none" w:sz="0" w:space="0" w:color="auto"/>
                <w:left w:val="none" w:sz="0" w:space="0" w:color="auto"/>
                <w:bottom w:val="none" w:sz="0" w:space="0" w:color="auto"/>
                <w:right w:val="none" w:sz="0" w:space="0" w:color="auto"/>
              </w:divBdr>
            </w:div>
            <w:div w:id="711463877">
              <w:marLeft w:val="0"/>
              <w:marRight w:val="0"/>
              <w:marTop w:val="0"/>
              <w:marBottom w:val="0"/>
              <w:divBdr>
                <w:top w:val="none" w:sz="0" w:space="0" w:color="auto"/>
                <w:left w:val="none" w:sz="0" w:space="0" w:color="auto"/>
                <w:bottom w:val="none" w:sz="0" w:space="0" w:color="auto"/>
                <w:right w:val="none" w:sz="0" w:space="0" w:color="auto"/>
              </w:divBdr>
            </w:div>
            <w:div w:id="1764063045">
              <w:marLeft w:val="0"/>
              <w:marRight w:val="0"/>
              <w:marTop w:val="0"/>
              <w:marBottom w:val="0"/>
              <w:divBdr>
                <w:top w:val="none" w:sz="0" w:space="0" w:color="auto"/>
                <w:left w:val="none" w:sz="0" w:space="0" w:color="auto"/>
                <w:bottom w:val="none" w:sz="0" w:space="0" w:color="auto"/>
                <w:right w:val="none" w:sz="0" w:space="0" w:color="auto"/>
              </w:divBdr>
            </w:div>
            <w:div w:id="1083646603">
              <w:marLeft w:val="0"/>
              <w:marRight w:val="0"/>
              <w:marTop w:val="0"/>
              <w:marBottom w:val="0"/>
              <w:divBdr>
                <w:top w:val="none" w:sz="0" w:space="0" w:color="auto"/>
                <w:left w:val="none" w:sz="0" w:space="0" w:color="auto"/>
                <w:bottom w:val="none" w:sz="0" w:space="0" w:color="auto"/>
                <w:right w:val="none" w:sz="0" w:space="0" w:color="auto"/>
              </w:divBdr>
            </w:div>
            <w:div w:id="1178230342">
              <w:marLeft w:val="0"/>
              <w:marRight w:val="0"/>
              <w:marTop w:val="0"/>
              <w:marBottom w:val="0"/>
              <w:divBdr>
                <w:top w:val="none" w:sz="0" w:space="0" w:color="auto"/>
                <w:left w:val="none" w:sz="0" w:space="0" w:color="auto"/>
                <w:bottom w:val="none" w:sz="0" w:space="0" w:color="auto"/>
                <w:right w:val="none" w:sz="0" w:space="0" w:color="auto"/>
              </w:divBdr>
            </w:div>
            <w:div w:id="1503426871">
              <w:marLeft w:val="0"/>
              <w:marRight w:val="0"/>
              <w:marTop w:val="0"/>
              <w:marBottom w:val="0"/>
              <w:divBdr>
                <w:top w:val="none" w:sz="0" w:space="0" w:color="auto"/>
                <w:left w:val="none" w:sz="0" w:space="0" w:color="auto"/>
                <w:bottom w:val="none" w:sz="0" w:space="0" w:color="auto"/>
                <w:right w:val="none" w:sz="0" w:space="0" w:color="auto"/>
              </w:divBdr>
            </w:div>
            <w:div w:id="1391882586">
              <w:marLeft w:val="0"/>
              <w:marRight w:val="0"/>
              <w:marTop w:val="0"/>
              <w:marBottom w:val="0"/>
              <w:divBdr>
                <w:top w:val="none" w:sz="0" w:space="0" w:color="auto"/>
                <w:left w:val="none" w:sz="0" w:space="0" w:color="auto"/>
                <w:bottom w:val="none" w:sz="0" w:space="0" w:color="auto"/>
                <w:right w:val="none" w:sz="0" w:space="0" w:color="auto"/>
              </w:divBdr>
            </w:div>
            <w:div w:id="887227789">
              <w:marLeft w:val="0"/>
              <w:marRight w:val="0"/>
              <w:marTop w:val="0"/>
              <w:marBottom w:val="0"/>
              <w:divBdr>
                <w:top w:val="none" w:sz="0" w:space="0" w:color="auto"/>
                <w:left w:val="none" w:sz="0" w:space="0" w:color="auto"/>
                <w:bottom w:val="none" w:sz="0" w:space="0" w:color="auto"/>
                <w:right w:val="none" w:sz="0" w:space="0" w:color="auto"/>
              </w:divBdr>
            </w:div>
            <w:div w:id="1941714281">
              <w:marLeft w:val="0"/>
              <w:marRight w:val="0"/>
              <w:marTop w:val="0"/>
              <w:marBottom w:val="0"/>
              <w:divBdr>
                <w:top w:val="none" w:sz="0" w:space="0" w:color="auto"/>
                <w:left w:val="none" w:sz="0" w:space="0" w:color="auto"/>
                <w:bottom w:val="none" w:sz="0" w:space="0" w:color="auto"/>
                <w:right w:val="none" w:sz="0" w:space="0" w:color="auto"/>
              </w:divBdr>
            </w:div>
            <w:div w:id="108476781">
              <w:marLeft w:val="0"/>
              <w:marRight w:val="0"/>
              <w:marTop w:val="0"/>
              <w:marBottom w:val="0"/>
              <w:divBdr>
                <w:top w:val="none" w:sz="0" w:space="0" w:color="auto"/>
                <w:left w:val="none" w:sz="0" w:space="0" w:color="auto"/>
                <w:bottom w:val="none" w:sz="0" w:space="0" w:color="auto"/>
                <w:right w:val="none" w:sz="0" w:space="0" w:color="auto"/>
              </w:divBdr>
            </w:div>
            <w:div w:id="911088420">
              <w:marLeft w:val="0"/>
              <w:marRight w:val="0"/>
              <w:marTop w:val="0"/>
              <w:marBottom w:val="0"/>
              <w:divBdr>
                <w:top w:val="none" w:sz="0" w:space="0" w:color="auto"/>
                <w:left w:val="none" w:sz="0" w:space="0" w:color="auto"/>
                <w:bottom w:val="none" w:sz="0" w:space="0" w:color="auto"/>
                <w:right w:val="none" w:sz="0" w:space="0" w:color="auto"/>
              </w:divBdr>
            </w:div>
            <w:div w:id="832260906">
              <w:marLeft w:val="0"/>
              <w:marRight w:val="0"/>
              <w:marTop w:val="0"/>
              <w:marBottom w:val="0"/>
              <w:divBdr>
                <w:top w:val="none" w:sz="0" w:space="0" w:color="auto"/>
                <w:left w:val="none" w:sz="0" w:space="0" w:color="auto"/>
                <w:bottom w:val="none" w:sz="0" w:space="0" w:color="auto"/>
                <w:right w:val="none" w:sz="0" w:space="0" w:color="auto"/>
              </w:divBdr>
            </w:div>
            <w:div w:id="690030557">
              <w:marLeft w:val="0"/>
              <w:marRight w:val="0"/>
              <w:marTop w:val="0"/>
              <w:marBottom w:val="0"/>
              <w:divBdr>
                <w:top w:val="none" w:sz="0" w:space="0" w:color="auto"/>
                <w:left w:val="none" w:sz="0" w:space="0" w:color="auto"/>
                <w:bottom w:val="none" w:sz="0" w:space="0" w:color="auto"/>
                <w:right w:val="none" w:sz="0" w:space="0" w:color="auto"/>
              </w:divBdr>
            </w:div>
            <w:div w:id="893928474">
              <w:marLeft w:val="0"/>
              <w:marRight w:val="0"/>
              <w:marTop w:val="0"/>
              <w:marBottom w:val="0"/>
              <w:divBdr>
                <w:top w:val="none" w:sz="0" w:space="0" w:color="auto"/>
                <w:left w:val="none" w:sz="0" w:space="0" w:color="auto"/>
                <w:bottom w:val="none" w:sz="0" w:space="0" w:color="auto"/>
                <w:right w:val="none" w:sz="0" w:space="0" w:color="auto"/>
              </w:divBdr>
            </w:div>
            <w:div w:id="883177128">
              <w:marLeft w:val="0"/>
              <w:marRight w:val="0"/>
              <w:marTop w:val="0"/>
              <w:marBottom w:val="0"/>
              <w:divBdr>
                <w:top w:val="none" w:sz="0" w:space="0" w:color="auto"/>
                <w:left w:val="none" w:sz="0" w:space="0" w:color="auto"/>
                <w:bottom w:val="none" w:sz="0" w:space="0" w:color="auto"/>
                <w:right w:val="none" w:sz="0" w:space="0" w:color="auto"/>
              </w:divBdr>
            </w:div>
            <w:div w:id="1474566974">
              <w:marLeft w:val="0"/>
              <w:marRight w:val="0"/>
              <w:marTop w:val="0"/>
              <w:marBottom w:val="0"/>
              <w:divBdr>
                <w:top w:val="none" w:sz="0" w:space="0" w:color="auto"/>
                <w:left w:val="none" w:sz="0" w:space="0" w:color="auto"/>
                <w:bottom w:val="none" w:sz="0" w:space="0" w:color="auto"/>
                <w:right w:val="none" w:sz="0" w:space="0" w:color="auto"/>
              </w:divBdr>
            </w:div>
            <w:div w:id="739210298">
              <w:marLeft w:val="0"/>
              <w:marRight w:val="0"/>
              <w:marTop w:val="0"/>
              <w:marBottom w:val="0"/>
              <w:divBdr>
                <w:top w:val="none" w:sz="0" w:space="0" w:color="auto"/>
                <w:left w:val="none" w:sz="0" w:space="0" w:color="auto"/>
                <w:bottom w:val="none" w:sz="0" w:space="0" w:color="auto"/>
                <w:right w:val="none" w:sz="0" w:space="0" w:color="auto"/>
              </w:divBdr>
            </w:div>
            <w:div w:id="1845781595">
              <w:marLeft w:val="0"/>
              <w:marRight w:val="0"/>
              <w:marTop w:val="0"/>
              <w:marBottom w:val="0"/>
              <w:divBdr>
                <w:top w:val="none" w:sz="0" w:space="0" w:color="auto"/>
                <w:left w:val="none" w:sz="0" w:space="0" w:color="auto"/>
                <w:bottom w:val="none" w:sz="0" w:space="0" w:color="auto"/>
                <w:right w:val="none" w:sz="0" w:space="0" w:color="auto"/>
              </w:divBdr>
            </w:div>
            <w:div w:id="350034446">
              <w:marLeft w:val="0"/>
              <w:marRight w:val="0"/>
              <w:marTop w:val="0"/>
              <w:marBottom w:val="0"/>
              <w:divBdr>
                <w:top w:val="none" w:sz="0" w:space="0" w:color="auto"/>
                <w:left w:val="none" w:sz="0" w:space="0" w:color="auto"/>
                <w:bottom w:val="none" w:sz="0" w:space="0" w:color="auto"/>
                <w:right w:val="none" w:sz="0" w:space="0" w:color="auto"/>
              </w:divBdr>
            </w:div>
            <w:div w:id="153379546">
              <w:marLeft w:val="0"/>
              <w:marRight w:val="0"/>
              <w:marTop w:val="0"/>
              <w:marBottom w:val="0"/>
              <w:divBdr>
                <w:top w:val="none" w:sz="0" w:space="0" w:color="auto"/>
                <w:left w:val="none" w:sz="0" w:space="0" w:color="auto"/>
                <w:bottom w:val="none" w:sz="0" w:space="0" w:color="auto"/>
                <w:right w:val="none" w:sz="0" w:space="0" w:color="auto"/>
              </w:divBdr>
            </w:div>
            <w:div w:id="1511020048">
              <w:marLeft w:val="0"/>
              <w:marRight w:val="0"/>
              <w:marTop w:val="0"/>
              <w:marBottom w:val="0"/>
              <w:divBdr>
                <w:top w:val="none" w:sz="0" w:space="0" w:color="auto"/>
                <w:left w:val="none" w:sz="0" w:space="0" w:color="auto"/>
                <w:bottom w:val="none" w:sz="0" w:space="0" w:color="auto"/>
                <w:right w:val="none" w:sz="0" w:space="0" w:color="auto"/>
              </w:divBdr>
            </w:div>
            <w:div w:id="1395549513">
              <w:marLeft w:val="0"/>
              <w:marRight w:val="0"/>
              <w:marTop w:val="0"/>
              <w:marBottom w:val="0"/>
              <w:divBdr>
                <w:top w:val="none" w:sz="0" w:space="0" w:color="auto"/>
                <w:left w:val="none" w:sz="0" w:space="0" w:color="auto"/>
                <w:bottom w:val="none" w:sz="0" w:space="0" w:color="auto"/>
                <w:right w:val="none" w:sz="0" w:space="0" w:color="auto"/>
              </w:divBdr>
            </w:div>
            <w:div w:id="950671425">
              <w:marLeft w:val="0"/>
              <w:marRight w:val="0"/>
              <w:marTop w:val="0"/>
              <w:marBottom w:val="0"/>
              <w:divBdr>
                <w:top w:val="none" w:sz="0" w:space="0" w:color="auto"/>
                <w:left w:val="none" w:sz="0" w:space="0" w:color="auto"/>
                <w:bottom w:val="none" w:sz="0" w:space="0" w:color="auto"/>
                <w:right w:val="none" w:sz="0" w:space="0" w:color="auto"/>
              </w:divBdr>
            </w:div>
            <w:div w:id="2043167269">
              <w:marLeft w:val="0"/>
              <w:marRight w:val="0"/>
              <w:marTop w:val="0"/>
              <w:marBottom w:val="0"/>
              <w:divBdr>
                <w:top w:val="none" w:sz="0" w:space="0" w:color="auto"/>
                <w:left w:val="none" w:sz="0" w:space="0" w:color="auto"/>
                <w:bottom w:val="none" w:sz="0" w:space="0" w:color="auto"/>
                <w:right w:val="none" w:sz="0" w:space="0" w:color="auto"/>
              </w:divBdr>
            </w:div>
            <w:div w:id="808477373">
              <w:marLeft w:val="0"/>
              <w:marRight w:val="0"/>
              <w:marTop w:val="0"/>
              <w:marBottom w:val="0"/>
              <w:divBdr>
                <w:top w:val="none" w:sz="0" w:space="0" w:color="auto"/>
                <w:left w:val="none" w:sz="0" w:space="0" w:color="auto"/>
                <w:bottom w:val="none" w:sz="0" w:space="0" w:color="auto"/>
                <w:right w:val="none" w:sz="0" w:space="0" w:color="auto"/>
              </w:divBdr>
            </w:div>
            <w:div w:id="28188893">
              <w:marLeft w:val="0"/>
              <w:marRight w:val="0"/>
              <w:marTop w:val="0"/>
              <w:marBottom w:val="0"/>
              <w:divBdr>
                <w:top w:val="none" w:sz="0" w:space="0" w:color="auto"/>
                <w:left w:val="none" w:sz="0" w:space="0" w:color="auto"/>
                <w:bottom w:val="none" w:sz="0" w:space="0" w:color="auto"/>
                <w:right w:val="none" w:sz="0" w:space="0" w:color="auto"/>
              </w:divBdr>
            </w:div>
            <w:div w:id="1066151522">
              <w:marLeft w:val="0"/>
              <w:marRight w:val="0"/>
              <w:marTop w:val="0"/>
              <w:marBottom w:val="0"/>
              <w:divBdr>
                <w:top w:val="none" w:sz="0" w:space="0" w:color="auto"/>
                <w:left w:val="none" w:sz="0" w:space="0" w:color="auto"/>
                <w:bottom w:val="none" w:sz="0" w:space="0" w:color="auto"/>
                <w:right w:val="none" w:sz="0" w:space="0" w:color="auto"/>
              </w:divBdr>
            </w:div>
            <w:div w:id="2041277120">
              <w:marLeft w:val="0"/>
              <w:marRight w:val="0"/>
              <w:marTop w:val="0"/>
              <w:marBottom w:val="0"/>
              <w:divBdr>
                <w:top w:val="none" w:sz="0" w:space="0" w:color="auto"/>
                <w:left w:val="none" w:sz="0" w:space="0" w:color="auto"/>
                <w:bottom w:val="none" w:sz="0" w:space="0" w:color="auto"/>
                <w:right w:val="none" w:sz="0" w:space="0" w:color="auto"/>
              </w:divBdr>
            </w:div>
            <w:div w:id="19355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11">
      <w:bodyDiv w:val="1"/>
      <w:marLeft w:val="0"/>
      <w:marRight w:val="0"/>
      <w:marTop w:val="0"/>
      <w:marBottom w:val="0"/>
      <w:divBdr>
        <w:top w:val="none" w:sz="0" w:space="0" w:color="auto"/>
        <w:left w:val="none" w:sz="0" w:space="0" w:color="auto"/>
        <w:bottom w:val="none" w:sz="0" w:space="0" w:color="auto"/>
        <w:right w:val="none" w:sz="0" w:space="0" w:color="auto"/>
      </w:divBdr>
    </w:div>
    <w:div w:id="26105562">
      <w:bodyDiv w:val="1"/>
      <w:marLeft w:val="0"/>
      <w:marRight w:val="0"/>
      <w:marTop w:val="0"/>
      <w:marBottom w:val="0"/>
      <w:divBdr>
        <w:top w:val="none" w:sz="0" w:space="0" w:color="auto"/>
        <w:left w:val="none" w:sz="0" w:space="0" w:color="auto"/>
        <w:bottom w:val="none" w:sz="0" w:space="0" w:color="auto"/>
        <w:right w:val="none" w:sz="0" w:space="0" w:color="auto"/>
      </w:divBdr>
    </w:div>
    <w:div w:id="30495176">
      <w:bodyDiv w:val="1"/>
      <w:marLeft w:val="0"/>
      <w:marRight w:val="0"/>
      <w:marTop w:val="0"/>
      <w:marBottom w:val="0"/>
      <w:divBdr>
        <w:top w:val="none" w:sz="0" w:space="0" w:color="auto"/>
        <w:left w:val="none" w:sz="0" w:space="0" w:color="auto"/>
        <w:bottom w:val="none" w:sz="0" w:space="0" w:color="auto"/>
        <w:right w:val="none" w:sz="0" w:space="0" w:color="auto"/>
      </w:divBdr>
      <w:divsChild>
        <w:div w:id="49501800">
          <w:marLeft w:val="0"/>
          <w:marRight w:val="0"/>
          <w:marTop w:val="0"/>
          <w:marBottom w:val="0"/>
          <w:divBdr>
            <w:top w:val="none" w:sz="0" w:space="0" w:color="auto"/>
            <w:left w:val="none" w:sz="0" w:space="0" w:color="auto"/>
            <w:bottom w:val="none" w:sz="0" w:space="0" w:color="auto"/>
            <w:right w:val="none" w:sz="0" w:space="0" w:color="auto"/>
          </w:divBdr>
          <w:divsChild>
            <w:div w:id="1742412568">
              <w:marLeft w:val="0"/>
              <w:marRight w:val="0"/>
              <w:marTop w:val="0"/>
              <w:marBottom w:val="0"/>
              <w:divBdr>
                <w:top w:val="none" w:sz="0" w:space="0" w:color="auto"/>
                <w:left w:val="none" w:sz="0" w:space="0" w:color="auto"/>
                <w:bottom w:val="none" w:sz="0" w:space="0" w:color="auto"/>
                <w:right w:val="none" w:sz="0" w:space="0" w:color="auto"/>
              </w:divBdr>
            </w:div>
            <w:div w:id="1891917594">
              <w:marLeft w:val="0"/>
              <w:marRight w:val="0"/>
              <w:marTop w:val="0"/>
              <w:marBottom w:val="0"/>
              <w:divBdr>
                <w:top w:val="none" w:sz="0" w:space="0" w:color="auto"/>
                <w:left w:val="none" w:sz="0" w:space="0" w:color="auto"/>
                <w:bottom w:val="none" w:sz="0" w:space="0" w:color="auto"/>
                <w:right w:val="none" w:sz="0" w:space="0" w:color="auto"/>
              </w:divBdr>
            </w:div>
            <w:div w:id="201939318">
              <w:marLeft w:val="0"/>
              <w:marRight w:val="0"/>
              <w:marTop w:val="0"/>
              <w:marBottom w:val="0"/>
              <w:divBdr>
                <w:top w:val="none" w:sz="0" w:space="0" w:color="auto"/>
                <w:left w:val="none" w:sz="0" w:space="0" w:color="auto"/>
                <w:bottom w:val="none" w:sz="0" w:space="0" w:color="auto"/>
                <w:right w:val="none" w:sz="0" w:space="0" w:color="auto"/>
              </w:divBdr>
            </w:div>
            <w:div w:id="953632676">
              <w:marLeft w:val="0"/>
              <w:marRight w:val="0"/>
              <w:marTop w:val="0"/>
              <w:marBottom w:val="0"/>
              <w:divBdr>
                <w:top w:val="none" w:sz="0" w:space="0" w:color="auto"/>
                <w:left w:val="none" w:sz="0" w:space="0" w:color="auto"/>
                <w:bottom w:val="none" w:sz="0" w:space="0" w:color="auto"/>
                <w:right w:val="none" w:sz="0" w:space="0" w:color="auto"/>
              </w:divBdr>
            </w:div>
            <w:div w:id="1960992775">
              <w:marLeft w:val="0"/>
              <w:marRight w:val="0"/>
              <w:marTop w:val="0"/>
              <w:marBottom w:val="0"/>
              <w:divBdr>
                <w:top w:val="none" w:sz="0" w:space="0" w:color="auto"/>
                <w:left w:val="none" w:sz="0" w:space="0" w:color="auto"/>
                <w:bottom w:val="none" w:sz="0" w:space="0" w:color="auto"/>
                <w:right w:val="none" w:sz="0" w:space="0" w:color="auto"/>
              </w:divBdr>
            </w:div>
            <w:div w:id="570389877">
              <w:marLeft w:val="0"/>
              <w:marRight w:val="0"/>
              <w:marTop w:val="0"/>
              <w:marBottom w:val="0"/>
              <w:divBdr>
                <w:top w:val="none" w:sz="0" w:space="0" w:color="auto"/>
                <w:left w:val="none" w:sz="0" w:space="0" w:color="auto"/>
                <w:bottom w:val="none" w:sz="0" w:space="0" w:color="auto"/>
                <w:right w:val="none" w:sz="0" w:space="0" w:color="auto"/>
              </w:divBdr>
            </w:div>
            <w:div w:id="848982042">
              <w:marLeft w:val="0"/>
              <w:marRight w:val="0"/>
              <w:marTop w:val="0"/>
              <w:marBottom w:val="0"/>
              <w:divBdr>
                <w:top w:val="none" w:sz="0" w:space="0" w:color="auto"/>
                <w:left w:val="none" w:sz="0" w:space="0" w:color="auto"/>
                <w:bottom w:val="none" w:sz="0" w:space="0" w:color="auto"/>
                <w:right w:val="none" w:sz="0" w:space="0" w:color="auto"/>
              </w:divBdr>
            </w:div>
            <w:div w:id="906572538">
              <w:marLeft w:val="0"/>
              <w:marRight w:val="0"/>
              <w:marTop w:val="0"/>
              <w:marBottom w:val="0"/>
              <w:divBdr>
                <w:top w:val="none" w:sz="0" w:space="0" w:color="auto"/>
                <w:left w:val="none" w:sz="0" w:space="0" w:color="auto"/>
                <w:bottom w:val="none" w:sz="0" w:space="0" w:color="auto"/>
                <w:right w:val="none" w:sz="0" w:space="0" w:color="auto"/>
              </w:divBdr>
            </w:div>
            <w:div w:id="1041319889">
              <w:marLeft w:val="0"/>
              <w:marRight w:val="0"/>
              <w:marTop w:val="0"/>
              <w:marBottom w:val="0"/>
              <w:divBdr>
                <w:top w:val="none" w:sz="0" w:space="0" w:color="auto"/>
                <w:left w:val="none" w:sz="0" w:space="0" w:color="auto"/>
                <w:bottom w:val="none" w:sz="0" w:space="0" w:color="auto"/>
                <w:right w:val="none" w:sz="0" w:space="0" w:color="auto"/>
              </w:divBdr>
            </w:div>
            <w:div w:id="1281570559">
              <w:marLeft w:val="0"/>
              <w:marRight w:val="0"/>
              <w:marTop w:val="0"/>
              <w:marBottom w:val="0"/>
              <w:divBdr>
                <w:top w:val="none" w:sz="0" w:space="0" w:color="auto"/>
                <w:left w:val="none" w:sz="0" w:space="0" w:color="auto"/>
                <w:bottom w:val="none" w:sz="0" w:space="0" w:color="auto"/>
                <w:right w:val="none" w:sz="0" w:space="0" w:color="auto"/>
              </w:divBdr>
            </w:div>
            <w:div w:id="2049798937">
              <w:marLeft w:val="0"/>
              <w:marRight w:val="0"/>
              <w:marTop w:val="0"/>
              <w:marBottom w:val="0"/>
              <w:divBdr>
                <w:top w:val="none" w:sz="0" w:space="0" w:color="auto"/>
                <w:left w:val="none" w:sz="0" w:space="0" w:color="auto"/>
                <w:bottom w:val="none" w:sz="0" w:space="0" w:color="auto"/>
                <w:right w:val="none" w:sz="0" w:space="0" w:color="auto"/>
              </w:divBdr>
            </w:div>
            <w:div w:id="1015762480">
              <w:marLeft w:val="0"/>
              <w:marRight w:val="0"/>
              <w:marTop w:val="0"/>
              <w:marBottom w:val="0"/>
              <w:divBdr>
                <w:top w:val="none" w:sz="0" w:space="0" w:color="auto"/>
                <w:left w:val="none" w:sz="0" w:space="0" w:color="auto"/>
                <w:bottom w:val="none" w:sz="0" w:space="0" w:color="auto"/>
                <w:right w:val="none" w:sz="0" w:space="0" w:color="auto"/>
              </w:divBdr>
            </w:div>
            <w:div w:id="395470490">
              <w:marLeft w:val="0"/>
              <w:marRight w:val="0"/>
              <w:marTop w:val="0"/>
              <w:marBottom w:val="0"/>
              <w:divBdr>
                <w:top w:val="none" w:sz="0" w:space="0" w:color="auto"/>
                <w:left w:val="none" w:sz="0" w:space="0" w:color="auto"/>
                <w:bottom w:val="none" w:sz="0" w:space="0" w:color="auto"/>
                <w:right w:val="none" w:sz="0" w:space="0" w:color="auto"/>
              </w:divBdr>
            </w:div>
            <w:div w:id="1310867368">
              <w:marLeft w:val="0"/>
              <w:marRight w:val="0"/>
              <w:marTop w:val="0"/>
              <w:marBottom w:val="0"/>
              <w:divBdr>
                <w:top w:val="none" w:sz="0" w:space="0" w:color="auto"/>
                <w:left w:val="none" w:sz="0" w:space="0" w:color="auto"/>
                <w:bottom w:val="none" w:sz="0" w:space="0" w:color="auto"/>
                <w:right w:val="none" w:sz="0" w:space="0" w:color="auto"/>
              </w:divBdr>
            </w:div>
            <w:div w:id="951517716">
              <w:marLeft w:val="0"/>
              <w:marRight w:val="0"/>
              <w:marTop w:val="0"/>
              <w:marBottom w:val="0"/>
              <w:divBdr>
                <w:top w:val="none" w:sz="0" w:space="0" w:color="auto"/>
                <w:left w:val="none" w:sz="0" w:space="0" w:color="auto"/>
                <w:bottom w:val="none" w:sz="0" w:space="0" w:color="auto"/>
                <w:right w:val="none" w:sz="0" w:space="0" w:color="auto"/>
              </w:divBdr>
            </w:div>
            <w:div w:id="906114724">
              <w:marLeft w:val="0"/>
              <w:marRight w:val="0"/>
              <w:marTop w:val="0"/>
              <w:marBottom w:val="0"/>
              <w:divBdr>
                <w:top w:val="none" w:sz="0" w:space="0" w:color="auto"/>
                <w:left w:val="none" w:sz="0" w:space="0" w:color="auto"/>
                <w:bottom w:val="none" w:sz="0" w:space="0" w:color="auto"/>
                <w:right w:val="none" w:sz="0" w:space="0" w:color="auto"/>
              </w:divBdr>
            </w:div>
            <w:div w:id="1309476559">
              <w:marLeft w:val="0"/>
              <w:marRight w:val="0"/>
              <w:marTop w:val="0"/>
              <w:marBottom w:val="0"/>
              <w:divBdr>
                <w:top w:val="none" w:sz="0" w:space="0" w:color="auto"/>
                <w:left w:val="none" w:sz="0" w:space="0" w:color="auto"/>
                <w:bottom w:val="none" w:sz="0" w:space="0" w:color="auto"/>
                <w:right w:val="none" w:sz="0" w:space="0" w:color="auto"/>
              </w:divBdr>
            </w:div>
            <w:div w:id="1167555070">
              <w:marLeft w:val="0"/>
              <w:marRight w:val="0"/>
              <w:marTop w:val="0"/>
              <w:marBottom w:val="0"/>
              <w:divBdr>
                <w:top w:val="none" w:sz="0" w:space="0" w:color="auto"/>
                <w:left w:val="none" w:sz="0" w:space="0" w:color="auto"/>
                <w:bottom w:val="none" w:sz="0" w:space="0" w:color="auto"/>
                <w:right w:val="none" w:sz="0" w:space="0" w:color="auto"/>
              </w:divBdr>
            </w:div>
            <w:div w:id="1099566765">
              <w:marLeft w:val="0"/>
              <w:marRight w:val="0"/>
              <w:marTop w:val="0"/>
              <w:marBottom w:val="0"/>
              <w:divBdr>
                <w:top w:val="none" w:sz="0" w:space="0" w:color="auto"/>
                <w:left w:val="none" w:sz="0" w:space="0" w:color="auto"/>
                <w:bottom w:val="none" w:sz="0" w:space="0" w:color="auto"/>
                <w:right w:val="none" w:sz="0" w:space="0" w:color="auto"/>
              </w:divBdr>
            </w:div>
            <w:div w:id="2104106118">
              <w:marLeft w:val="0"/>
              <w:marRight w:val="0"/>
              <w:marTop w:val="0"/>
              <w:marBottom w:val="0"/>
              <w:divBdr>
                <w:top w:val="none" w:sz="0" w:space="0" w:color="auto"/>
                <w:left w:val="none" w:sz="0" w:space="0" w:color="auto"/>
                <w:bottom w:val="none" w:sz="0" w:space="0" w:color="auto"/>
                <w:right w:val="none" w:sz="0" w:space="0" w:color="auto"/>
              </w:divBdr>
            </w:div>
            <w:div w:id="1659265765">
              <w:marLeft w:val="0"/>
              <w:marRight w:val="0"/>
              <w:marTop w:val="0"/>
              <w:marBottom w:val="0"/>
              <w:divBdr>
                <w:top w:val="none" w:sz="0" w:space="0" w:color="auto"/>
                <w:left w:val="none" w:sz="0" w:space="0" w:color="auto"/>
                <w:bottom w:val="none" w:sz="0" w:space="0" w:color="auto"/>
                <w:right w:val="none" w:sz="0" w:space="0" w:color="auto"/>
              </w:divBdr>
            </w:div>
            <w:div w:id="245648727">
              <w:marLeft w:val="0"/>
              <w:marRight w:val="0"/>
              <w:marTop w:val="0"/>
              <w:marBottom w:val="0"/>
              <w:divBdr>
                <w:top w:val="none" w:sz="0" w:space="0" w:color="auto"/>
                <w:left w:val="none" w:sz="0" w:space="0" w:color="auto"/>
                <w:bottom w:val="none" w:sz="0" w:space="0" w:color="auto"/>
                <w:right w:val="none" w:sz="0" w:space="0" w:color="auto"/>
              </w:divBdr>
            </w:div>
            <w:div w:id="710571132">
              <w:marLeft w:val="0"/>
              <w:marRight w:val="0"/>
              <w:marTop w:val="0"/>
              <w:marBottom w:val="0"/>
              <w:divBdr>
                <w:top w:val="none" w:sz="0" w:space="0" w:color="auto"/>
                <w:left w:val="none" w:sz="0" w:space="0" w:color="auto"/>
                <w:bottom w:val="none" w:sz="0" w:space="0" w:color="auto"/>
                <w:right w:val="none" w:sz="0" w:space="0" w:color="auto"/>
              </w:divBdr>
            </w:div>
            <w:div w:id="1845318423">
              <w:marLeft w:val="0"/>
              <w:marRight w:val="0"/>
              <w:marTop w:val="0"/>
              <w:marBottom w:val="0"/>
              <w:divBdr>
                <w:top w:val="none" w:sz="0" w:space="0" w:color="auto"/>
                <w:left w:val="none" w:sz="0" w:space="0" w:color="auto"/>
                <w:bottom w:val="none" w:sz="0" w:space="0" w:color="auto"/>
                <w:right w:val="none" w:sz="0" w:space="0" w:color="auto"/>
              </w:divBdr>
            </w:div>
            <w:div w:id="767192219">
              <w:marLeft w:val="0"/>
              <w:marRight w:val="0"/>
              <w:marTop w:val="0"/>
              <w:marBottom w:val="0"/>
              <w:divBdr>
                <w:top w:val="none" w:sz="0" w:space="0" w:color="auto"/>
                <w:left w:val="none" w:sz="0" w:space="0" w:color="auto"/>
                <w:bottom w:val="none" w:sz="0" w:space="0" w:color="auto"/>
                <w:right w:val="none" w:sz="0" w:space="0" w:color="auto"/>
              </w:divBdr>
            </w:div>
            <w:div w:id="574896477">
              <w:marLeft w:val="0"/>
              <w:marRight w:val="0"/>
              <w:marTop w:val="0"/>
              <w:marBottom w:val="0"/>
              <w:divBdr>
                <w:top w:val="none" w:sz="0" w:space="0" w:color="auto"/>
                <w:left w:val="none" w:sz="0" w:space="0" w:color="auto"/>
                <w:bottom w:val="none" w:sz="0" w:space="0" w:color="auto"/>
                <w:right w:val="none" w:sz="0" w:space="0" w:color="auto"/>
              </w:divBdr>
            </w:div>
            <w:div w:id="989331655">
              <w:marLeft w:val="0"/>
              <w:marRight w:val="0"/>
              <w:marTop w:val="0"/>
              <w:marBottom w:val="0"/>
              <w:divBdr>
                <w:top w:val="none" w:sz="0" w:space="0" w:color="auto"/>
                <w:left w:val="none" w:sz="0" w:space="0" w:color="auto"/>
                <w:bottom w:val="none" w:sz="0" w:space="0" w:color="auto"/>
                <w:right w:val="none" w:sz="0" w:space="0" w:color="auto"/>
              </w:divBdr>
            </w:div>
            <w:div w:id="1644576822">
              <w:marLeft w:val="0"/>
              <w:marRight w:val="0"/>
              <w:marTop w:val="0"/>
              <w:marBottom w:val="0"/>
              <w:divBdr>
                <w:top w:val="none" w:sz="0" w:space="0" w:color="auto"/>
                <w:left w:val="none" w:sz="0" w:space="0" w:color="auto"/>
                <w:bottom w:val="none" w:sz="0" w:space="0" w:color="auto"/>
                <w:right w:val="none" w:sz="0" w:space="0" w:color="auto"/>
              </w:divBdr>
            </w:div>
            <w:div w:id="1929197484">
              <w:marLeft w:val="0"/>
              <w:marRight w:val="0"/>
              <w:marTop w:val="0"/>
              <w:marBottom w:val="0"/>
              <w:divBdr>
                <w:top w:val="none" w:sz="0" w:space="0" w:color="auto"/>
                <w:left w:val="none" w:sz="0" w:space="0" w:color="auto"/>
                <w:bottom w:val="none" w:sz="0" w:space="0" w:color="auto"/>
                <w:right w:val="none" w:sz="0" w:space="0" w:color="auto"/>
              </w:divBdr>
            </w:div>
            <w:div w:id="1269238217">
              <w:marLeft w:val="0"/>
              <w:marRight w:val="0"/>
              <w:marTop w:val="0"/>
              <w:marBottom w:val="0"/>
              <w:divBdr>
                <w:top w:val="none" w:sz="0" w:space="0" w:color="auto"/>
                <w:left w:val="none" w:sz="0" w:space="0" w:color="auto"/>
                <w:bottom w:val="none" w:sz="0" w:space="0" w:color="auto"/>
                <w:right w:val="none" w:sz="0" w:space="0" w:color="auto"/>
              </w:divBdr>
            </w:div>
            <w:div w:id="2142765959">
              <w:marLeft w:val="0"/>
              <w:marRight w:val="0"/>
              <w:marTop w:val="0"/>
              <w:marBottom w:val="0"/>
              <w:divBdr>
                <w:top w:val="none" w:sz="0" w:space="0" w:color="auto"/>
                <w:left w:val="none" w:sz="0" w:space="0" w:color="auto"/>
                <w:bottom w:val="none" w:sz="0" w:space="0" w:color="auto"/>
                <w:right w:val="none" w:sz="0" w:space="0" w:color="auto"/>
              </w:divBdr>
            </w:div>
            <w:div w:id="1231573581">
              <w:marLeft w:val="0"/>
              <w:marRight w:val="0"/>
              <w:marTop w:val="0"/>
              <w:marBottom w:val="0"/>
              <w:divBdr>
                <w:top w:val="none" w:sz="0" w:space="0" w:color="auto"/>
                <w:left w:val="none" w:sz="0" w:space="0" w:color="auto"/>
                <w:bottom w:val="none" w:sz="0" w:space="0" w:color="auto"/>
                <w:right w:val="none" w:sz="0" w:space="0" w:color="auto"/>
              </w:divBdr>
            </w:div>
            <w:div w:id="1878852535">
              <w:marLeft w:val="0"/>
              <w:marRight w:val="0"/>
              <w:marTop w:val="0"/>
              <w:marBottom w:val="0"/>
              <w:divBdr>
                <w:top w:val="none" w:sz="0" w:space="0" w:color="auto"/>
                <w:left w:val="none" w:sz="0" w:space="0" w:color="auto"/>
                <w:bottom w:val="none" w:sz="0" w:space="0" w:color="auto"/>
                <w:right w:val="none" w:sz="0" w:space="0" w:color="auto"/>
              </w:divBdr>
            </w:div>
            <w:div w:id="2063407279">
              <w:marLeft w:val="0"/>
              <w:marRight w:val="0"/>
              <w:marTop w:val="0"/>
              <w:marBottom w:val="0"/>
              <w:divBdr>
                <w:top w:val="none" w:sz="0" w:space="0" w:color="auto"/>
                <w:left w:val="none" w:sz="0" w:space="0" w:color="auto"/>
                <w:bottom w:val="none" w:sz="0" w:space="0" w:color="auto"/>
                <w:right w:val="none" w:sz="0" w:space="0" w:color="auto"/>
              </w:divBdr>
            </w:div>
            <w:div w:id="203642848">
              <w:marLeft w:val="0"/>
              <w:marRight w:val="0"/>
              <w:marTop w:val="0"/>
              <w:marBottom w:val="0"/>
              <w:divBdr>
                <w:top w:val="none" w:sz="0" w:space="0" w:color="auto"/>
                <w:left w:val="none" w:sz="0" w:space="0" w:color="auto"/>
                <w:bottom w:val="none" w:sz="0" w:space="0" w:color="auto"/>
                <w:right w:val="none" w:sz="0" w:space="0" w:color="auto"/>
              </w:divBdr>
            </w:div>
            <w:div w:id="1087386242">
              <w:marLeft w:val="0"/>
              <w:marRight w:val="0"/>
              <w:marTop w:val="0"/>
              <w:marBottom w:val="0"/>
              <w:divBdr>
                <w:top w:val="none" w:sz="0" w:space="0" w:color="auto"/>
                <w:left w:val="none" w:sz="0" w:space="0" w:color="auto"/>
                <w:bottom w:val="none" w:sz="0" w:space="0" w:color="auto"/>
                <w:right w:val="none" w:sz="0" w:space="0" w:color="auto"/>
              </w:divBdr>
            </w:div>
            <w:div w:id="755399330">
              <w:marLeft w:val="0"/>
              <w:marRight w:val="0"/>
              <w:marTop w:val="0"/>
              <w:marBottom w:val="0"/>
              <w:divBdr>
                <w:top w:val="none" w:sz="0" w:space="0" w:color="auto"/>
                <w:left w:val="none" w:sz="0" w:space="0" w:color="auto"/>
                <w:bottom w:val="none" w:sz="0" w:space="0" w:color="auto"/>
                <w:right w:val="none" w:sz="0" w:space="0" w:color="auto"/>
              </w:divBdr>
            </w:div>
            <w:div w:id="926108713">
              <w:marLeft w:val="0"/>
              <w:marRight w:val="0"/>
              <w:marTop w:val="0"/>
              <w:marBottom w:val="0"/>
              <w:divBdr>
                <w:top w:val="none" w:sz="0" w:space="0" w:color="auto"/>
                <w:left w:val="none" w:sz="0" w:space="0" w:color="auto"/>
                <w:bottom w:val="none" w:sz="0" w:space="0" w:color="auto"/>
                <w:right w:val="none" w:sz="0" w:space="0" w:color="auto"/>
              </w:divBdr>
            </w:div>
            <w:div w:id="1756241890">
              <w:marLeft w:val="0"/>
              <w:marRight w:val="0"/>
              <w:marTop w:val="0"/>
              <w:marBottom w:val="0"/>
              <w:divBdr>
                <w:top w:val="none" w:sz="0" w:space="0" w:color="auto"/>
                <w:left w:val="none" w:sz="0" w:space="0" w:color="auto"/>
                <w:bottom w:val="none" w:sz="0" w:space="0" w:color="auto"/>
                <w:right w:val="none" w:sz="0" w:space="0" w:color="auto"/>
              </w:divBdr>
            </w:div>
            <w:div w:id="604116828">
              <w:marLeft w:val="0"/>
              <w:marRight w:val="0"/>
              <w:marTop w:val="0"/>
              <w:marBottom w:val="0"/>
              <w:divBdr>
                <w:top w:val="none" w:sz="0" w:space="0" w:color="auto"/>
                <w:left w:val="none" w:sz="0" w:space="0" w:color="auto"/>
                <w:bottom w:val="none" w:sz="0" w:space="0" w:color="auto"/>
                <w:right w:val="none" w:sz="0" w:space="0" w:color="auto"/>
              </w:divBdr>
            </w:div>
            <w:div w:id="983775746">
              <w:marLeft w:val="0"/>
              <w:marRight w:val="0"/>
              <w:marTop w:val="0"/>
              <w:marBottom w:val="0"/>
              <w:divBdr>
                <w:top w:val="none" w:sz="0" w:space="0" w:color="auto"/>
                <w:left w:val="none" w:sz="0" w:space="0" w:color="auto"/>
                <w:bottom w:val="none" w:sz="0" w:space="0" w:color="auto"/>
                <w:right w:val="none" w:sz="0" w:space="0" w:color="auto"/>
              </w:divBdr>
            </w:div>
            <w:div w:id="1941331892">
              <w:marLeft w:val="0"/>
              <w:marRight w:val="0"/>
              <w:marTop w:val="0"/>
              <w:marBottom w:val="0"/>
              <w:divBdr>
                <w:top w:val="none" w:sz="0" w:space="0" w:color="auto"/>
                <w:left w:val="none" w:sz="0" w:space="0" w:color="auto"/>
                <w:bottom w:val="none" w:sz="0" w:space="0" w:color="auto"/>
                <w:right w:val="none" w:sz="0" w:space="0" w:color="auto"/>
              </w:divBdr>
            </w:div>
            <w:div w:id="528448086">
              <w:marLeft w:val="0"/>
              <w:marRight w:val="0"/>
              <w:marTop w:val="0"/>
              <w:marBottom w:val="0"/>
              <w:divBdr>
                <w:top w:val="none" w:sz="0" w:space="0" w:color="auto"/>
                <w:left w:val="none" w:sz="0" w:space="0" w:color="auto"/>
                <w:bottom w:val="none" w:sz="0" w:space="0" w:color="auto"/>
                <w:right w:val="none" w:sz="0" w:space="0" w:color="auto"/>
              </w:divBdr>
            </w:div>
            <w:div w:id="1960987024">
              <w:marLeft w:val="0"/>
              <w:marRight w:val="0"/>
              <w:marTop w:val="0"/>
              <w:marBottom w:val="0"/>
              <w:divBdr>
                <w:top w:val="none" w:sz="0" w:space="0" w:color="auto"/>
                <w:left w:val="none" w:sz="0" w:space="0" w:color="auto"/>
                <w:bottom w:val="none" w:sz="0" w:space="0" w:color="auto"/>
                <w:right w:val="none" w:sz="0" w:space="0" w:color="auto"/>
              </w:divBdr>
            </w:div>
            <w:div w:id="1018118931">
              <w:marLeft w:val="0"/>
              <w:marRight w:val="0"/>
              <w:marTop w:val="0"/>
              <w:marBottom w:val="0"/>
              <w:divBdr>
                <w:top w:val="none" w:sz="0" w:space="0" w:color="auto"/>
                <w:left w:val="none" w:sz="0" w:space="0" w:color="auto"/>
                <w:bottom w:val="none" w:sz="0" w:space="0" w:color="auto"/>
                <w:right w:val="none" w:sz="0" w:space="0" w:color="auto"/>
              </w:divBdr>
            </w:div>
            <w:div w:id="1059865766">
              <w:marLeft w:val="0"/>
              <w:marRight w:val="0"/>
              <w:marTop w:val="0"/>
              <w:marBottom w:val="0"/>
              <w:divBdr>
                <w:top w:val="none" w:sz="0" w:space="0" w:color="auto"/>
                <w:left w:val="none" w:sz="0" w:space="0" w:color="auto"/>
                <w:bottom w:val="none" w:sz="0" w:space="0" w:color="auto"/>
                <w:right w:val="none" w:sz="0" w:space="0" w:color="auto"/>
              </w:divBdr>
            </w:div>
            <w:div w:id="709262734">
              <w:marLeft w:val="0"/>
              <w:marRight w:val="0"/>
              <w:marTop w:val="0"/>
              <w:marBottom w:val="0"/>
              <w:divBdr>
                <w:top w:val="none" w:sz="0" w:space="0" w:color="auto"/>
                <w:left w:val="none" w:sz="0" w:space="0" w:color="auto"/>
                <w:bottom w:val="none" w:sz="0" w:space="0" w:color="auto"/>
                <w:right w:val="none" w:sz="0" w:space="0" w:color="auto"/>
              </w:divBdr>
            </w:div>
            <w:div w:id="1304192020">
              <w:marLeft w:val="0"/>
              <w:marRight w:val="0"/>
              <w:marTop w:val="0"/>
              <w:marBottom w:val="0"/>
              <w:divBdr>
                <w:top w:val="none" w:sz="0" w:space="0" w:color="auto"/>
                <w:left w:val="none" w:sz="0" w:space="0" w:color="auto"/>
                <w:bottom w:val="none" w:sz="0" w:space="0" w:color="auto"/>
                <w:right w:val="none" w:sz="0" w:space="0" w:color="auto"/>
              </w:divBdr>
            </w:div>
            <w:div w:id="2105681317">
              <w:marLeft w:val="0"/>
              <w:marRight w:val="0"/>
              <w:marTop w:val="0"/>
              <w:marBottom w:val="0"/>
              <w:divBdr>
                <w:top w:val="none" w:sz="0" w:space="0" w:color="auto"/>
                <w:left w:val="none" w:sz="0" w:space="0" w:color="auto"/>
                <w:bottom w:val="none" w:sz="0" w:space="0" w:color="auto"/>
                <w:right w:val="none" w:sz="0" w:space="0" w:color="auto"/>
              </w:divBdr>
            </w:div>
            <w:div w:id="1087993756">
              <w:marLeft w:val="0"/>
              <w:marRight w:val="0"/>
              <w:marTop w:val="0"/>
              <w:marBottom w:val="0"/>
              <w:divBdr>
                <w:top w:val="none" w:sz="0" w:space="0" w:color="auto"/>
                <w:left w:val="none" w:sz="0" w:space="0" w:color="auto"/>
                <w:bottom w:val="none" w:sz="0" w:space="0" w:color="auto"/>
                <w:right w:val="none" w:sz="0" w:space="0" w:color="auto"/>
              </w:divBdr>
            </w:div>
            <w:div w:id="1356424272">
              <w:marLeft w:val="0"/>
              <w:marRight w:val="0"/>
              <w:marTop w:val="0"/>
              <w:marBottom w:val="0"/>
              <w:divBdr>
                <w:top w:val="none" w:sz="0" w:space="0" w:color="auto"/>
                <w:left w:val="none" w:sz="0" w:space="0" w:color="auto"/>
                <w:bottom w:val="none" w:sz="0" w:space="0" w:color="auto"/>
                <w:right w:val="none" w:sz="0" w:space="0" w:color="auto"/>
              </w:divBdr>
            </w:div>
            <w:div w:id="18746957">
              <w:marLeft w:val="0"/>
              <w:marRight w:val="0"/>
              <w:marTop w:val="0"/>
              <w:marBottom w:val="0"/>
              <w:divBdr>
                <w:top w:val="none" w:sz="0" w:space="0" w:color="auto"/>
                <w:left w:val="none" w:sz="0" w:space="0" w:color="auto"/>
                <w:bottom w:val="none" w:sz="0" w:space="0" w:color="auto"/>
                <w:right w:val="none" w:sz="0" w:space="0" w:color="auto"/>
              </w:divBdr>
            </w:div>
            <w:div w:id="836074188">
              <w:marLeft w:val="0"/>
              <w:marRight w:val="0"/>
              <w:marTop w:val="0"/>
              <w:marBottom w:val="0"/>
              <w:divBdr>
                <w:top w:val="none" w:sz="0" w:space="0" w:color="auto"/>
                <w:left w:val="none" w:sz="0" w:space="0" w:color="auto"/>
                <w:bottom w:val="none" w:sz="0" w:space="0" w:color="auto"/>
                <w:right w:val="none" w:sz="0" w:space="0" w:color="auto"/>
              </w:divBdr>
            </w:div>
            <w:div w:id="486942474">
              <w:marLeft w:val="0"/>
              <w:marRight w:val="0"/>
              <w:marTop w:val="0"/>
              <w:marBottom w:val="0"/>
              <w:divBdr>
                <w:top w:val="none" w:sz="0" w:space="0" w:color="auto"/>
                <w:left w:val="none" w:sz="0" w:space="0" w:color="auto"/>
                <w:bottom w:val="none" w:sz="0" w:space="0" w:color="auto"/>
                <w:right w:val="none" w:sz="0" w:space="0" w:color="auto"/>
              </w:divBdr>
            </w:div>
            <w:div w:id="860318531">
              <w:marLeft w:val="0"/>
              <w:marRight w:val="0"/>
              <w:marTop w:val="0"/>
              <w:marBottom w:val="0"/>
              <w:divBdr>
                <w:top w:val="none" w:sz="0" w:space="0" w:color="auto"/>
                <w:left w:val="none" w:sz="0" w:space="0" w:color="auto"/>
                <w:bottom w:val="none" w:sz="0" w:space="0" w:color="auto"/>
                <w:right w:val="none" w:sz="0" w:space="0" w:color="auto"/>
              </w:divBdr>
            </w:div>
            <w:div w:id="198707837">
              <w:marLeft w:val="0"/>
              <w:marRight w:val="0"/>
              <w:marTop w:val="0"/>
              <w:marBottom w:val="0"/>
              <w:divBdr>
                <w:top w:val="none" w:sz="0" w:space="0" w:color="auto"/>
                <w:left w:val="none" w:sz="0" w:space="0" w:color="auto"/>
                <w:bottom w:val="none" w:sz="0" w:space="0" w:color="auto"/>
                <w:right w:val="none" w:sz="0" w:space="0" w:color="auto"/>
              </w:divBdr>
            </w:div>
            <w:div w:id="1847789891">
              <w:marLeft w:val="0"/>
              <w:marRight w:val="0"/>
              <w:marTop w:val="0"/>
              <w:marBottom w:val="0"/>
              <w:divBdr>
                <w:top w:val="none" w:sz="0" w:space="0" w:color="auto"/>
                <w:left w:val="none" w:sz="0" w:space="0" w:color="auto"/>
                <w:bottom w:val="none" w:sz="0" w:space="0" w:color="auto"/>
                <w:right w:val="none" w:sz="0" w:space="0" w:color="auto"/>
              </w:divBdr>
            </w:div>
            <w:div w:id="14352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347">
      <w:bodyDiv w:val="1"/>
      <w:marLeft w:val="0"/>
      <w:marRight w:val="0"/>
      <w:marTop w:val="0"/>
      <w:marBottom w:val="0"/>
      <w:divBdr>
        <w:top w:val="none" w:sz="0" w:space="0" w:color="auto"/>
        <w:left w:val="none" w:sz="0" w:space="0" w:color="auto"/>
        <w:bottom w:val="none" w:sz="0" w:space="0" w:color="auto"/>
        <w:right w:val="none" w:sz="0" w:space="0" w:color="auto"/>
      </w:divBdr>
    </w:div>
    <w:div w:id="37628186">
      <w:bodyDiv w:val="1"/>
      <w:marLeft w:val="0"/>
      <w:marRight w:val="0"/>
      <w:marTop w:val="0"/>
      <w:marBottom w:val="0"/>
      <w:divBdr>
        <w:top w:val="none" w:sz="0" w:space="0" w:color="auto"/>
        <w:left w:val="none" w:sz="0" w:space="0" w:color="auto"/>
        <w:bottom w:val="none" w:sz="0" w:space="0" w:color="auto"/>
        <w:right w:val="none" w:sz="0" w:space="0" w:color="auto"/>
      </w:divBdr>
    </w:div>
    <w:div w:id="58092244">
      <w:bodyDiv w:val="1"/>
      <w:marLeft w:val="0"/>
      <w:marRight w:val="0"/>
      <w:marTop w:val="0"/>
      <w:marBottom w:val="0"/>
      <w:divBdr>
        <w:top w:val="none" w:sz="0" w:space="0" w:color="auto"/>
        <w:left w:val="none" w:sz="0" w:space="0" w:color="auto"/>
        <w:bottom w:val="none" w:sz="0" w:space="0" w:color="auto"/>
        <w:right w:val="none" w:sz="0" w:space="0" w:color="auto"/>
      </w:divBdr>
    </w:div>
    <w:div w:id="74211495">
      <w:bodyDiv w:val="1"/>
      <w:marLeft w:val="0"/>
      <w:marRight w:val="0"/>
      <w:marTop w:val="0"/>
      <w:marBottom w:val="0"/>
      <w:divBdr>
        <w:top w:val="none" w:sz="0" w:space="0" w:color="auto"/>
        <w:left w:val="none" w:sz="0" w:space="0" w:color="auto"/>
        <w:bottom w:val="none" w:sz="0" w:space="0" w:color="auto"/>
        <w:right w:val="none" w:sz="0" w:space="0" w:color="auto"/>
      </w:divBdr>
    </w:div>
    <w:div w:id="80951905">
      <w:bodyDiv w:val="1"/>
      <w:marLeft w:val="0"/>
      <w:marRight w:val="0"/>
      <w:marTop w:val="0"/>
      <w:marBottom w:val="0"/>
      <w:divBdr>
        <w:top w:val="none" w:sz="0" w:space="0" w:color="auto"/>
        <w:left w:val="none" w:sz="0" w:space="0" w:color="auto"/>
        <w:bottom w:val="none" w:sz="0" w:space="0" w:color="auto"/>
        <w:right w:val="none" w:sz="0" w:space="0" w:color="auto"/>
      </w:divBdr>
    </w:div>
    <w:div w:id="100223102">
      <w:bodyDiv w:val="1"/>
      <w:marLeft w:val="0"/>
      <w:marRight w:val="0"/>
      <w:marTop w:val="0"/>
      <w:marBottom w:val="0"/>
      <w:divBdr>
        <w:top w:val="none" w:sz="0" w:space="0" w:color="auto"/>
        <w:left w:val="none" w:sz="0" w:space="0" w:color="auto"/>
        <w:bottom w:val="none" w:sz="0" w:space="0" w:color="auto"/>
        <w:right w:val="none" w:sz="0" w:space="0" w:color="auto"/>
      </w:divBdr>
    </w:div>
    <w:div w:id="101803931">
      <w:bodyDiv w:val="1"/>
      <w:marLeft w:val="0"/>
      <w:marRight w:val="0"/>
      <w:marTop w:val="0"/>
      <w:marBottom w:val="0"/>
      <w:divBdr>
        <w:top w:val="none" w:sz="0" w:space="0" w:color="auto"/>
        <w:left w:val="none" w:sz="0" w:space="0" w:color="auto"/>
        <w:bottom w:val="none" w:sz="0" w:space="0" w:color="auto"/>
        <w:right w:val="none" w:sz="0" w:space="0" w:color="auto"/>
      </w:divBdr>
    </w:div>
    <w:div w:id="108748399">
      <w:bodyDiv w:val="1"/>
      <w:marLeft w:val="0"/>
      <w:marRight w:val="0"/>
      <w:marTop w:val="0"/>
      <w:marBottom w:val="0"/>
      <w:divBdr>
        <w:top w:val="none" w:sz="0" w:space="0" w:color="auto"/>
        <w:left w:val="none" w:sz="0" w:space="0" w:color="auto"/>
        <w:bottom w:val="none" w:sz="0" w:space="0" w:color="auto"/>
        <w:right w:val="none" w:sz="0" w:space="0" w:color="auto"/>
      </w:divBdr>
    </w:div>
    <w:div w:id="110980573">
      <w:bodyDiv w:val="1"/>
      <w:marLeft w:val="0"/>
      <w:marRight w:val="0"/>
      <w:marTop w:val="0"/>
      <w:marBottom w:val="0"/>
      <w:divBdr>
        <w:top w:val="none" w:sz="0" w:space="0" w:color="auto"/>
        <w:left w:val="none" w:sz="0" w:space="0" w:color="auto"/>
        <w:bottom w:val="none" w:sz="0" w:space="0" w:color="auto"/>
        <w:right w:val="none" w:sz="0" w:space="0" w:color="auto"/>
      </w:divBdr>
    </w:div>
    <w:div w:id="118185697">
      <w:bodyDiv w:val="1"/>
      <w:marLeft w:val="0"/>
      <w:marRight w:val="0"/>
      <w:marTop w:val="0"/>
      <w:marBottom w:val="0"/>
      <w:divBdr>
        <w:top w:val="none" w:sz="0" w:space="0" w:color="auto"/>
        <w:left w:val="none" w:sz="0" w:space="0" w:color="auto"/>
        <w:bottom w:val="none" w:sz="0" w:space="0" w:color="auto"/>
        <w:right w:val="none" w:sz="0" w:space="0" w:color="auto"/>
      </w:divBdr>
    </w:div>
    <w:div w:id="140538886">
      <w:bodyDiv w:val="1"/>
      <w:marLeft w:val="0"/>
      <w:marRight w:val="0"/>
      <w:marTop w:val="0"/>
      <w:marBottom w:val="0"/>
      <w:divBdr>
        <w:top w:val="none" w:sz="0" w:space="0" w:color="auto"/>
        <w:left w:val="none" w:sz="0" w:space="0" w:color="auto"/>
        <w:bottom w:val="none" w:sz="0" w:space="0" w:color="auto"/>
        <w:right w:val="none" w:sz="0" w:space="0" w:color="auto"/>
      </w:divBdr>
    </w:div>
    <w:div w:id="144245054">
      <w:bodyDiv w:val="1"/>
      <w:marLeft w:val="0"/>
      <w:marRight w:val="0"/>
      <w:marTop w:val="0"/>
      <w:marBottom w:val="0"/>
      <w:divBdr>
        <w:top w:val="none" w:sz="0" w:space="0" w:color="auto"/>
        <w:left w:val="none" w:sz="0" w:space="0" w:color="auto"/>
        <w:bottom w:val="none" w:sz="0" w:space="0" w:color="auto"/>
        <w:right w:val="none" w:sz="0" w:space="0" w:color="auto"/>
      </w:divBdr>
    </w:div>
    <w:div w:id="160894284">
      <w:bodyDiv w:val="1"/>
      <w:marLeft w:val="0"/>
      <w:marRight w:val="0"/>
      <w:marTop w:val="0"/>
      <w:marBottom w:val="0"/>
      <w:divBdr>
        <w:top w:val="none" w:sz="0" w:space="0" w:color="auto"/>
        <w:left w:val="none" w:sz="0" w:space="0" w:color="auto"/>
        <w:bottom w:val="none" w:sz="0" w:space="0" w:color="auto"/>
        <w:right w:val="none" w:sz="0" w:space="0" w:color="auto"/>
      </w:divBdr>
    </w:div>
    <w:div w:id="166211588">
      <w:bodyDiv w:val="1"/>
      <w:marLeft w:val="0"/>
      <w:marRight w:val="0"/>
      <w:marTop w:val="0"/>
      <w:marBottom w:val="0"/>
      <w:divBdr>
        <w:top w:val="none" w:sz="0" w:space="0" w:color="auto"/>
        <w:left w:val="none" w:sz="0" w:space="0" w:color="auto"/>
        <w:bottom w:val="none" w:sz="0" w:space="0" w:color="auto"/>
        <w:right w:val="none" w:sz="0" w:space="0" w:color="auto"/>
      </w:divBdr>
    </w:div>
    <w:div w:id="169758244">
      <w:bodyDiv w:val="1"/>
      <w:marLeft w:val="0"/>
      <w:marRight w:val="0"/>
      <w:marTop w:val="0"/>
      <w:marBottom w:val="0"/>
      <w:divBdr>
        <w:top w:val="none" w:sz="0" w:space="0" w:color="auto"/>
        <w:left w:val="none" w:sz="0" w:space="0" w:color="auto"/>
        <w:bottom w:val="none" w:sz="0" w:space="0" w:color="auto"/>
        <w:right w:val="none" w:sz="0" w:space="0" w:color="auto"/>
      </w:divBdr>
      <w:divsChild>
        <w:div w:id="1251306037">
          <w:marLeft w:val="0"/>
          <w:marRight w:val="0"/>
          <w:marTop w:val="0"/>
          <w:marBottom w:val="0"/>
          <w:divBdr>
            <w:top w:val="none" w:sz="0" w:space="0" w:color="auto"/>
            <w:left w:val="none" w:sz="0" w:space="0" w:color="auto"/>
            <w:bottom w:val="none" w:sz="0" w:space="0" w:color="auto"/>
            <w:right w:val="none" w:sz="0" w:space="0" w:color="auto"/>
          </w:divBdr>
          <w:divsChild>
            <w:div w:id="1612860392">
              <w:marLeft w:val="0"/>
              <w:marRight w:val="0"/>
              <w:marTop w:val="0"/>
              <w:marBottom w:val="0"/>
              <w:divBdr>
                <w:top w:val="none" w:sz="0" w:space="0" w:color="auto"/>
                <w:left w:val="none" w:sz="0" w:space="0" w:color="auto"/>
                <w:bottom w:val="none" w:sz="0" w:space="0" w:color="auto"/>
                <w:right w:val="none" w:sz="0" w:space="0" w:color="auto"/>
              </w:divBdr>
            </w:div>
            <w:div w:id="484443335">
              <w:marLeft w:val="0"/>
              <w:marRight w:val="0"/>
              <w:marTop w:val="0"/>
              <w:marBottom w:val="0"/>
              <w:divBdr>
                <w:top w:val="none" w:sz="0" w:space="0" w:color="auto"/>
                <w:left w:val="none" w:sz="0" w:space="0" w:color="auto"/>
                <w:bottom w:val="none" w:sz="0" w:space="0" w:color="auto"/>
                <w:right w:val="none" w:sz="0" w:space="0" w:color="auto"/>
              </w:divBdr>
            </w:div>
            <w:div w:id="1014500283">
              <w:marLeft w:val="0"/>
              <w:marRight w:val="0"/>
              <w:marTop w:val="0"/>
              <w:marBottom w:val="0"/>
              <w:divBdr>
                <w:top w:val="none" w:sz="0" w:space="0" w:color="auto"/>
                <w:left w:val="none" w:sz="0" w:space="0" w:color="auto"/>
                <w:bottom w:val="none" w:sz="0" w:space="0" w:color="auto"/>
                <w:right w:val="none" w:sz="0" w:space="0" w:color="auto"/>
              </w:divBdr>
            </w:div>
            <w:div w:id="237448091">
              <w:marLeft w:val="0"/>
              <w:marRight w:val="0"/>
              <w:marTop w:val="0"/>
              <w:marBottom w:val="0"/>
              <w:divBdr>
                <w:top w:val="none" w:sz="0" w:space="0" w:color="auto"/>
                <w:left w:val="none" w:sz="0" w:space="0" w:color="auto"/>
                <w:bottom w:val="none" w:sz="0" w:space="0" w:color="auto"/>
                <w:right w:val="none" w:sz="0" w:space="0" w:color="auto"/>
              </w:divBdr>
            </w:div>
            <w:div w:id="1539928229">
              <w:marLeft w:val="0"/>
              <w:marRight w:val="0"/>
              <w:marTop w:val="0"/>
              <w:marBottom w:val="0"/>
              <w:divBdr>
                <w:top w:val="none" w:sz="0" w:space="0" w:color="auto"/>
                <w:left w:val="none" w:sz="0" w:space="0" w:color="auto"/>
                <w:bottom w:val="none" w:sz="0" w:space="0" w:color="auto"/>
                <w:right w:val="none" w:sz="0" w:space="0" w:color="auto"/>
              </w:divBdr>
            </w:div>
            <w:div w:id="47654434">
              <w:marLeft w:val="0"/>
              <w:marRight w:val="0"/>
              <w:marTop w:val="0"/>
              <w:marBottom w:val="0"/>
              <w:divBdr>
                <w:top w:val="none" w:sz="0" w:space="0" w:color="auto"/>
                <w:left w:val="none" w:sz="0" w:space="0" w:color="auto"/>
                <w:bottom w:val="none" w:sz="0" w:space="0" w:color="auto"/>
                <w:right w:val="none" w:sz="0" w:space="0" w:color="auto"/>
              </w:divBdr>
            </w:div>
            <w:div w:id="112409878">
              <w:marLeft w:val="0"/>
              <w:marRight w:val="0"/>
              <w:marTop w:val="0"/>
              <w:marBottom w:val="0"/>
              <w:divBdr>
                <w:top w:val="none" w:sz="0" w:space="0" w:color="auto"/>
                <w:left w:val="none" w:sz="0" w:space="0" w:color="auto"/>
                <w:bottom w:val="none" w:sz="0" w:space="0" w:color="auto"/>
                <w:right w:val="none" w:sz="0" w:space="0" w:color="auto"/>
              </w:divBdr>
            </w:div>
            <w:div w:id="200292368">
              <w:marLeft w:val="0"/>
              <w:marRight w:val="0"/>
              <w:marTop w:val="0"/>
              <w:marBottom w:val="0"/>
              <w:divBdr>
                <w:top w:val="none" w:sz="0" w:space="0" w:color="auto"/>
                <w:left w:val="none" w:sz="0" w:space="0" w:color="auto"/>
                <w:bottom w:val="none" w:sz="0" w:space="0" w:color="auto"/>
                <w:right w:val="none" w:sz="0" w:space="0" w:color="auto"/>
              </w:divBdr>
            </w:div>
            <w:div w:id="1418282027">
              <w:marLeft w:val="0"/>
              <w:marRight w:val="0"/>
              <w:marTop w:val="0"/>
              <w:marBottom w:val="0"/>
              <w:divBdr>
                <w:top w:val="none" w:sz="0" w:space="0" w:color="auto"/>
                <w:left w:val="none" w:sz="0" w:space="0" w:color="auto"/>
                <w:bottom w:val="none" w:sz="0" w:space="0" w:color="auto"/>
                <w:right w:val="none" w:sz="0" w:space="0" w:color="auto"/>
              </w:divBdr>
            </w:div>
            <w:div w:id="1371565344">
              <w:marLeft w:val="0"/>
              <w:marRight w:val="0"/>
              <w:marTop w:val="0"/>
              <w:marBottom w:val="0"/>
              <w:divBdr>
                <w:top w:val="none" w:sz="0" w:space="0" w:color="auto"/>
                <w:left w:val="none" w:sz="0" w:space="0" w:color="auto"/>
                <w:bottom w:val="none" w:sz="0" w:space="0" w:color="auto"/>
                <w:right w:val="none" w:sz="0" w:space="0" w:color="auto"/>
              </w:divBdr>
            </w:div>
            <w:div w:id="414133625">
              <w:marLeft w:val="0"/>
              <w:marRight w:val="0"/>
              <w:marTop w:val="0"/>
              <w:marBottom w:val="0"/>
              <w:divBdr>
                <w:top w:val="none" w:sz="0" w:space="0" w:color="auto"/>
                <w:left w:val="none" w:sz="0" w:space="0" w:color="auto"/>
                <w:bottom w:val="none" w:sz="0" w:space="0" w:color="auto"/>
                <w:right w:val="none" w:sz="0" w:space="0" w:color="auto"/>
              </w:divBdr>
            </w:div>
            <w:div w:id="88234121">
              <w:marLeft w:val="0"/>
              <w:marRight w:val="0"/>
              <w:marTop w:val="0"/>
              <w:marBottom w:val="0"/>
              <w:divBdr>
                <w:top w:val="none" w:sz="0" w:space="0" w:color="auto"/>
                <w:left w:val="none" w:sz="0" w:space="0" w:color="auto"/>
                <w:bottom w:val="none" w:sz="0" w:space="0" w:color="auto"/>
                <w:right w:val="none" w:sz="0" w:space="0" w:color="auto"/>
              </w:divBdr>
            </w:div>
            <w:div w:id="883057164">
              <w:marLeft w:val="0"/>
              <w:marRight w:val="0"/>
              <w:marTop w:val="0"/>
              <w:marBottom w:val="0"/>
              <w:divBdr>
                <w:top w:val="none" w:sz="0" w:space="0" w:color="auto"/>
                <w:left w:val="none" w:sz="0" w:space="0" w:color="auto"/>
                <w:bottom w:val="none" w:sz="0" w:space="0" w:color="auto"/>
                <w:right w:val="none" w:sz="0" w:space="0" w:color="auto"/>
              </w:divBdr>
            </w:div>
            <w:div w:id="84502522">
              <w:marLeft w:val="0"/>
              <w:marRight w:val="0"/>
              <w:marTop w:val="0"/>
              <w:marBottom w:val="0"/>
              <w:divBdr>
                <w:top w:val="none" w:sz="0" w:space="0" w:color="auto"/>
                <w:left w:val="none" w:sz="0" w:space="0" w:color="auto"/>
                <w:bottom w:val="none" w:sz="0" w:space="0" w:color="auto"/>
                <w:right w:val="none" w:sz="0" w:space="0" w:color="auto"/>
              </w:divBdr>
            </w:div>
            <w:div w:id="79447070">
              <w:marLeft w:val="0"/>
              <w:marRight w:val="0"/>
              <w:marTop w:val="0"/>
              <w:marBottom w:val="0"/>
              <w:divBdr>
                <w:top w:val="none" w:sz="0" w:space="0" w:color="auto"/>
                <w:left w:val="none" w:sz="0" w:space="0" w:color="auto"/>
                <w:bottom w:val="none" w:sz="0" w:space="0" w:color="auto"/>
                <w:right w:val="none" w:sz="0" w:space="0" w:color="auto"/>
              </w:divBdr>
            </w:div>
            <w:div w:id="1574654931">
              <w:marLeft w:val="0"/>
              <w:marRight w:val="0"/>
              <w:marTop w:val="0"/>
              <w:marBottom w:val="0"/>
              <w:divBdr>
                <w:top w:val="none" w:sz="0" w:space="0" w:color="auto"/>
                <w:left w:val="none" w:sz="0" w:space="0" w:color="auto"/>
                <w:bottom w:val="none" w:sz="0" w:space="0" w:color="auto"/>
                <w:right w:val="none" w:sz="0" w:space="0" w:color="auto"/>
              </w:divBdr>
            </w:div>
            <w:div w:id="1864047627">
              <w:marLeft w:val="0"/>
              <w:marRight w:val="0"/>
              <w:marTop w:val="0"/>
              <w:marBottom w:val="0"/>
              <w:divBdr>
                <w:top w:val="none" w:sz="0" w:space="0" w:color="auto"/>
                <w:left w:val="none" w:sz="0" w:space="0" w:color="auto"/>
                <w:bottom w:val="none" w:sz="0" w:space="0" w:color="auto"/>
                <w:right w:val="none" w:sz="0" w:space="0" w:color="auto"/>
              </w:divBdr>
            </w:div>
            <w:div w:id="1478843539">
              <w:marLeft w:val="0"/>
              <w:marRight w:val="0"/>
              <w:marTop w:val="0"/>
              <w:marBottom w:val="0"/>
              <w:divBdr>
                <w:top w:val="none" w:sz="0" w:space="0" w:color="auto"/>
                <w:left w:val="none" w:sz="0" w:space="0" w:color="auto"/>
                <w:bottom w:val="none" w:sz="0" w:space="0" w:color="auto"/>
                <w:right w:val="none" w:sz="0" w:space="0" w:color="auto"/>
              </w:divBdr>
            </w:div>
            <w:div w:id="480973197">
              <w:marLeft w:val="0"/>
              <w:marRight w:val="0"/>
              <w:marTop w:val="0"/>
              <w:marBottom w:val="0"/>
              <w:divBdr>
                <w:top w:val="none" w:sz="0" w:space="0" w:color="auto"/>
                <w:left w:val="none" w:sz="0" w:space="0" w:color="auto"/>
                <w:bottom w:val="none" w:sz="0" w:space="0" w:color="auto"/>
                <w:right w:val="none" w:sz="0" w:space="0" w:color="auto"/>
              </w:divBdr>
            </w:div>
            <w:div w:id="1321622174">
              <w:marLeft w:val="0"/>
              <w:marRight w:val="0"/>
              <w:marTop w:val="0"/>
              <w:marBottom w:val="0"/>
              <w:divBdr>
                <w:top w:val="none" w:sz="0" w:space="0" w:color="auto"/>
                <w:left w:val="none" w:sz="0" w:space="0" w:color="auto"/>
                <w:bottom w:val="none" w:sz="0" w:space="0" w:color="auto"/>
                <w:right w:val="none" w:sz="0" w:space="0" w:color="auto"/>
              </w:divBdr>
            </w:div>
            <w:div w:id="62607008">
              <w:marLeft w:val="0"/>
              <w:marRight w:val="0"/>
              <w:marTop w:val="0"/>
              <w:marBottom w:val="0"/>
              <w:divBdr>
                <w:top w:val="none" w:sz="0" w:space="0" w:color="auto"/>
                <w:left w:val="none" w:sz="0" w:space="0" w:color="auto"/>
                <w:bottom w:val="none" w:sz="0" w:space="0" w:color="auto"/>
                <w:right w:val="none" w:sz="0" w:space="0" w:color="auto"/>
              </w:divBdr>
            </w:div>
            <w:div w:id="1559585983">
              <w:marLeft w:val="0"/>
              <w:marRight w:val="0"/>
              <w:marTop w:val="0"/>
              <w:marBottom w:val="0"/>
              <w:divBdr>
                <w:top w:val="none" w:sz="0" w:space="0" w:color="auto"/>
                <w:left w:val="none" w:sz="0" w:space="0" w:color="auto"/>
                <w:bottom w:val="none" w:sz="0" w:space="0" w:color="auto"/>
                <w:right w:val="none" w:sz="0" w:space="0" w:color="auto"/>
              </w:divBdr>
            </w:div>
            <w:div w:id="399908377">
              <w:marLeft w:val="0"/>
              <w:marRight w:val="0"/>
              <w:marTop w:val="0"/>
              <w:marBottom w:val="0"/>
              <w:divBdr>
                <w:top w:val="none" w:sz="0" w:space="0" w:color="auto"/>
                <w:left w:val="none" w:sz="0" w:space="0" w:color="auto"/>
                <w:bottom w:val="none" w:sz="0" w:space="0" w:color="auto"/>
                <w:right w:val="none" w:sz="0" w:space="0" w:color="auto"/>
              </w:divBdr>
            </w:div>
            <w:div w:id="667094599">
              <w:marLeft w:val="0"/>
              <w:marRight w:val="0"/>
              <w:marTop w:val="0"/>
              <w:marBottom w:val="0"/>
              <w:divBdr>
                <w:top w:val="none" w:sz="0" w:space="0" w:color="auto"/>
                <w:left w:val="none" w:sz="0" w:space="0" w:color="auto"/>
                <w:bottom w:val="none" w:sz="0" w:space="0" w:color="auto"/>
                <w:right w:val="none" w:sz="0" w:space="0" w:color="auto"/>
              </w:divBdr>
            </w:div>
            <w:div w:id="1201630981">
              <w:marLeft w:val="0"/>
              <w:marRight w:val="0"/>
              <w:marTop w:val="0"/>
              <w:marBottom w:val="0"/>
              <w:divBdr>
                <w:top w:val="none" w:sz="0" w:space="0" w:color="auto"/>
                <w:left w:val="none" w:sz="0" w:space="0" w:color="auto"/>
                <w:bottom w:val="none" w:sz="0" w:space="0" w:color="auto"/>
                <w:right w:val="none" w:sz="0" w:space="0" w:color="auto"/>
              </w:divBdr>
            </w:div>
            <w:div w:id="1228419939">
              <w:marLeft w:val="0"/>
              <w:marRight w:val="0"/>
              <w:marTop w:val="0"/>
              <w:marBottom w:val="0"/>
              <w:divBdr>
                <w:top w:val="none" w:sz="0" w:space="0" w:color="auto"/>
                <w:left w:val="none" w:sz="0" w:space="0" w:color="auto"/>
                <w:bottom w:val="none" w:sz="0" w:space="0" w:color="auto"/>
                <w:right w:val="none" w:sz="0" w:space="0" w:color="auto"/>
              </w:divBdr>
            </w:div>
            <w:div w:id="1903906229">
              <w:marLeft w:val="0"/>
              <w:marRight w:val="0"/>
              <w:marTop w:val="0"/>
              <w:marBottom w:val="0"/>
              <w:divBdr>
                <w:top w:val="none" w:sz="0" w:space="0" w:color="auto"/>
                <w:left w:val="none" w:sz="0" w:space="0" w:color="auto"/>
                <w:bottom w:val="none" w:sz="0" w:space="0" w:color="auto"/>
                <w:right w:val="none" w:sz="0" w:space="0" w:color="auto"/>
              </w:divBdr>
            </w:div>
            <w:div w:id="1258320513">
              <w:marLeft w:val="0"/>
              <w:marRight w:val="0"/>
              <w:marTop w:val="0"/>
              <w:marBottom w:val="0"/>
              <w:divBdr>
                <w:top w:val="none" w:sz="0" w:space="0" w:color="auto"/>
                <w:left w:val="none" w:sz="0" w:space="0" w:color="auto"/>
                <w:bottom w:val="none" w:sz="0" w:space="0" w:color="auto"/>
                <w:right w:val="none" w:sz="0" w:space="0" w:color="auto"/>
              </w:divBdr>
            </w:div>
            <w:div w:id="1542279503">
              <w:marLeft w:val="0"/>
              <w:marRight w:val="0"/>
              <w:marTop w:val="0"/>
              <w:marBottom w:val="0"/>
              <w:divBdr>
                <w:top w:val="none" w:sz="0" w:space="0" w:color="auto"/>
                <w:left w:val="none" w:sz="0" w:space="0" w:color="auto"/>
                <w:bottom w:val="none" w:sz="0" w:space="0" w:color="auto"/>
                <w:right w:val="none" w:sz="0" w:space="0" w:color="auto"/>
              </w:divBdr>
            </w:div>
            <w:div w:id="1842962235">
              <w:marLeft w:val="0"/>
              <w:marRight w:val="0"/>
              <w:marTop w:val="0"/>
              <w:marBottom w:val="0"/>
              <w:divBdr>
                <w:top w:val="none" w:sz="0" w:space="0" w:color="auto"/>
                <w:left w:val="none" w:sz="0" w:space="0" w:color="auto"/>
                <w:bottom w:val="none" w:sz="0" w:space="0" w:color="auto"/>
                <w:right w:val="none" w:sz="0" w:space="0" w:color="auto"/>
              </w:divBdr>
            </w:div>
            <w:div w:id="10646957">
              <w:marLeft w:val="0"/>
              <w:marRight w:val="0"/>
              <w:marTop w:val="0"/>
              <w:marBottom w:val="0"/>
              <w:divBdr>
                <w:top w:val="none" w:sz="0" w:space="0" w:color="auto"/>
                <w:left w:val="none" w:sz="0" w:space="0" w:color="auto"/>
                <w:bottom w:val="none" w:sz="0" w:space="0" w:color="auto"/>
                <w:right w:val="none" w:sz="0" w:space="0" w:color="auto"/>
              </w:divBdr>
            </w:div>
            <w:div w:id="620694397">
              <w:marLeft w:val="0"/>
              <w:marRight w:val="0"/>
              <w:marTop w:val="0"/>
              <w:marBottom w:val="0"/>
              <w:divBdr>
                <w:top w:val="none" w:sz="0" w:space="0" w:color="auto"/>
                <w:left w:val="none" w:sz="0" w:space="0" w:color="auto"/>
                <w:bottom w:val="none" w:sz="0" w:space="0" w:color="auto"/>
                <w:right w:val="none" w:sz="0" w:space="0" w:color="auto"/>
              </w:divBdr>
            </w:div>
            <w:div w:id="1191334326">
              <w:marLeft w:val="0"/>
              <w:marRight w:val="0"/>
              <w:marTop w:val="0"/>
              <w:marBottom w:val="0"/>
              <w:divBdr>
                <w:top w:val="none" w:sz="0" w:space="0" w:color="auto"/>
                <w:left w:val="none" w:sz="0" w:space="0" w:color="auto"/>
                <w:bottom w:val="none" w:sz="0" w:space="0" w:color="auto"/>
                <w:right w:val="none" w:sz="0" w:space="0" w:color="auto"/>
              </w:divBdr>
            </w:div>
            <w:div w:id="1329942905">
              <w:marLeft w:val="0"/>
              <w:marRight w:val="0"/>
              <w:marTop w:val="0"/>
              <w:marBottom w:val="0"/>
              <w:divBdr>
                <w:top w:val="none" w:sz="0" w:space="0" w:color="auto"/>
                <w:left w:val="none" w:sz="0" w:space="0" w:color="auto"/>
                <w:bottom w:val="none" w:sz="0" w:space="0" w:color="auto"/>
                <w:right w:val="none" w:sz="0" w:space="0" w:color="auto"/>
              </w:divBdr>
            </w:div>
            <w:div w:id="873079925">
              <w:marLeft w:val="0"/>
              <w:marRight w:val="0"/>
              <w:marTop w:val="0"/>
              <w:marBottom w:val="0"/>
              <w:divBdr>
                <w:top w:val="none" w:sz="0" w:space="0" w:color="auto"/>
                <w:left w:val="none" w:sz="0" w:space="0" w:color="auto"/>
                <w:bottom w:val="none" w:sz="0" w:space="0" w:color="auto"/>
                <w:right w:val="none" w:sz="0" w:space="0" w:color="auto"/>
              </w:divBdr>
            </w:div>
            <w:div w:id="727653968">
              <w:marLeft w:val="0"/>
              <w:marRight w:val="0"/>
              <w:marTop w:val="0"/>
              <w:marBottom w:val="0"/>
              <w:divBdr>
                <w:top w:val="none" w:sz="0" w:space="0" w:color="auto"/>
                <w:left w:val="none" w:sz="0" w:space="0" w:color="auto"/>
                <w:bottom w:val="none" w:sz="0" w:space="0" w:color="auto"/>
                <w:right w:val="none" w:sz="0" w:space="0" w:color="auto"/>
              </w:divBdr>
            </w:div>
            <w:div w:id="19092346">
              <w:marLeft w:val="0"/>
              <w:marRight w:val="0"/>
              <w:marTop w:val="0"/>
              <w:marBottom w:val="0"/>
              <w:divBdr>
                <w:top w:val="none" w:sz="0" w:space="0" w:color="auto"/>
                <w:left w:val="none" w:sz="0" w:space="0" w:color="auto"/>
                <w:bottom w:val="none" w:sz="0" w:space="0" w:color="auto"/>
                <w:right w:val="none" w:sz="0" w:space="0" w:color="auto"/>
              </w:divBdr>
            </w:div>
            <w:div w:id="190606636">
              <w:marLeft w:val="0"/>
              <w:marRight w:val="0"/>
              <w:marTop w:val="0"/>
              <w:marBottom w:val="0"/>
              <w:divBdr>
                <w:top w:val="none" w:sz="0" w:space="0" w:color="auto"/>
                <w:left w:val="none" w:sz="0" w:space="0" w:color="auto"/>
                <w:bottom w:val="none" w:sz="0" w:space="0" w:color="auto"/>
                <w:right w:val="none" w:sz="0" w:space="0" w:color="auto"/>
              </w:divBdr>
            </w:div>
            <w:div w:id="1223760230">
              <w:marLeft w:val="0"/>
              <w:marRight w:val="0"/>
              <w:marTop w:val="0"/>
              <w:marBottom w:val="0"/>
              <w:divBdr>
                <w:top w:val="none" w:sz="0" w:space="0" w:color="auto"/>
                <w:left w:val="none" w:sz="0" w:space="0" w:color="auto"/>
                <w:bottom w:val="none" w:sz="0" w:space="0" w:color="auto"/>
                <w:right w:val="none" w:sz="0" w:space="0" w:color="auto"/>
              </w:divBdr>
            </w:div>
            <w:div w:id="1739670269">
              <w:marLeft w:val="0"/>
              <w:marRight w:val="0"/>
              <w:marTop w:val="0"/>
              <w:marBottom w:val="0"/>
              <w:divBdr>
                <w:top w:val="none" w:sz="0" w:space="0" w:color="auto"/>
                <w:left w:val="none" w:sz="0" w:space="0" w:color="auto"/>
                <w:bottom w:val="none" w:sz="0" w:space="0" w:color="auto"/>
                <w:right w:val="none" w:sz="0" w:space="0" w:color="auto"/>
              </w:divBdr>
            </w:div>
            <w:div w:id="154299849">
              <w:marLeft w:val="0"/>
              <w:marRight w:val="0"/>
              <w:marTop w:val="0"/>
              <w:marBottom w:val="0"/>
              <w:divBdr>
                <w:top w:val="none" w:sz="0" w:space="0" w:color="auto"/>
                <w:left w:val="none" w:sz="0" w:space="0" w:color="auto"/>
                <w:bottom w:val="none" w:sz="0" w:space="0" w:color="auto"/>
                <w:right w:val="none" w:sz="0" w:space="0" w:color="auto"/>
              </w:divBdr>
            </w:div>
            <w:div w:id="1509248221">
              <w:marLeft w:val="0"/>
              <w:marRight w:val="0"/>
              <w:marTop w:val="0"/>
              <w:marBottom w:val="0"/>
              <w:divBdr>
                <w:top w:val="none" w:sz="0" w:space="0" w:color="auto"/>
                <w:left w:val="none" w:sz="0" w:space="0" w:color="auto"/>
                <w:bottom w:val="none" w:sz="0" w:space="0" w:color="auto"/>
                <w:right w:val="none" w:sz="0" w:space="0" w:color="auto"/>
              </w:divBdr>
            </w:div>
            <w:div w:id="1500928299">
              <w:marLeft w:val="0"/>
              <w:marRight w:val="0"/>
              <w:marTop w:val="0"/>
              <w:marBottom w:val="0"/>
              <w:divBdr>
                <w:top w:val="none" w:sz="0" w:space="0" w:color="auto"/>
                <w:left w:val="none" w:sz="0" w:space="0" w:color="auto"/>
                <w:bottom w:val="none" w:sz="0" w:space="0" w:color="auto"/>
                <w:right w:val="none" w:sz="0" w:space="0" w:color="auto"/>
              </w:divBdr>
            </w:div>
            <w:div w:id="1616791068">
              <w:marLeft w:val="0"/>
              <w:marRight w:val="0"/>
              <w:marTop w:val="0"/>
              <w:marBottom w:val="0"/>
              <w:divBdr>
                <w:top w:val="none" w:sz="0" w:space="0" w:color="auto"/>
                <w:left w:val="none" w:sz="0" w:space="0" w:color="auto"/>
                <w:bottom w:val="none" w:sz="0" w:space="0" w:color="auto"/>
                <w:right w:val="none" w:sz="0" w:space="0" w:color="auto"/>
              </w:divBdr>
            </w:div>
            <w:div w:id="1051348646">
              <w:marLeft w:val="0"/>
              <w:marRight w:val="0"/>
              <w:marTop w:val="0"/>
              <w:marBottom w:val="0"/>
              <w:divBdr>
                <w:top w:val="none" w:sz="0" w:space="0" w:color="auto"/>
                <w:left w:val="none" w:sz="0" w:space="0" w:color="auto"/>
                <w:bottom w:val="none" w:sz="0" w:space="0" w:color="auto"/>
                <w:right w:val="none" w:sz="0" w:space="0" w:color="auto"/>
              </w:divBdr>
            </w:div>
            <w:div w:id="1238520465">
              <w:marLeft w:val="0"/>
              <w:marRight w:val="0"/>
              <w:marTop w:val="0"/>
              <w:marBottom w:val="0"/>
              <w:divBdr>
                <w:top w:val="none" w:sz="0" w:space="0" w:color="auto"/>
                <w:left w:val="none" w:sz="0" w:space="0" w:color="auto"/>
                <w:bottom w:val="none" w:sz="0" w:space="0" w:color="auto"/>
                <w:right w:val="none" w:sz="0" w:space="0" w:color="auto"/>
              </w:divBdr>
            </w:div>
            <w:div w:id="733813639">
              <w:marLeft w:val="0"/>
              <w:marRight w:val="0"/>
              <w:marTop w:val="0"/>
              <w:marBottom w:val="0"/>
              <w:divBdr>
                <w:top w:val="none" w:sz="0" w:space="0" w:color="auto"/>
                <w:left w:val="none" w:sz="0" w:space="0" w:color="auto"/>
                <w:bottom w:val="none" w:sz="0" w:space="0" w:color="auto"/>
                <w:right w:val="none" w:sz="0" w:space="0" w:color="auto"/>
              </w:divBdr>
            </w:div>
            <w:div w:id="709644569">
              <w:marLeft w:val="0"/>
              <w:marRight w:val="0"/>
              <w:marTop w:val="0"/>
              <w:marBottom w:val="0"/>
              <w:divBdr>
                <w:top w:val="none" w:sz="0" w:space="0" w:color="auto"/>
                <w:left w:val="none" w:sz="0" w:space="0" w:color="auto"/>
                <w:bottom w:val="none" w:sz="0" w:space="0" w:color="auto"/>
                <w:right w:val="none" w:sz="0" w:space="0" w:color="auto"/>
              </w:divBdr>
            </w:div>
            <w:div w:id="1336609429">
              <w:marLeft w:val="0"/>
              <w:marRight w:val="0"/>
              <w:marTop w:val="0"/>
              <w:marBottom w:val="0"/>
              <w:divBdr>
                <w:top w:val="none" w:sz="0" w:space="0" w:color="auto"/>
                <w:left w:val="none" w:sz="0" w:space="0" w:color="auto"/>
                <w:bottom w:val="none" w:sz="0" w:space="0" w:color="auto"/>
                <w:right w:val="none" w:sz="0" w:space="0" w:color="auto"/>
              </w:divBdr>
            </w:div>
            <w:div w:id="1895040962">
              <w:marLeft w:val="0"/>
              <w:marRight w:val="0"/>
              <w:marTop w:val="0"/>
              <w:marBottom w:val="0"/>
              <w:divBdr>
                <w:top w:val="none" w:sz="0" w:space="0" w:color="auto"/>
                <w:left w:val="none" w:sz="0" w:space="0" w:color="auto"/>
                <w:bottom w:val="none" w:sz="0" w:space="0" w:color="auto"/>
                <w:right w:val="none" w:sz="0" w:space="0" w:color="auto"/>
              </w:divBdr>
            </w:div>
            <w:div w:id="926884471">
              <w:marLeft w:val="0"/>
              <w:marRight w:val="0"/>
              <w:marTop w:val="0"/>
              <w:marBottom w:val="0"/>
              <w:divBdr>
                <w:top w:val="none" w:sz="0" w:space="0" w:color="auto"/>
                <w:left w:val="none" w:sz="0" w:space="0" w:color="auto"/>
                <w:bottom w:val="none" w:sz="0" w:space="0" w:color="auto"/>
                <w:right w:val="none" w:sz="0" w:space="0" w:color="auto"/>
              </w:divBdr>
            </w:div>
            <w:div w:id="1246761715">
              <w:marLeft w:val="0"/>
              <w:marRight w:val="0"/>
              <w:marTop w:val="0"/>
              <w:marBottom w:val="0"/>
              <w:divBdr>
                <w:top w:val="none" w:sz="0" w:space="0" w:color="auto"/>
                <w:left w:val="none" w:sz="0" w:space="0" w:color="auto"/>
                <w:bottom w:val="none" w:sz="0" w:space="0" w:color="auto"/>
                <w:right w:val="none" w:sz="0" w:space="0" w:color="auto"/>
              </w:divBdr>
            </w:div>
            <w:div w:id="216939785">
              <w:marLeft w:val="0"/>
              <w:marRight w:val="0"/>
              <w:marTop w:val="0"/>
              <w:marBottom w:val="0"/>
              <w:divBdr>
                <w:top w:val="none" w:sz="0" w:space="0" w:color="auto"/>
                <w:left w:val="none" w:sz="0" w:space="0" w:color="auto"/>
                <w:bottom w:val="none" w:sz="0" w:space="0" w:color="auto"/>
                <w:right w:val="none" w:sz="0" w:space="0" w:color="auto"/>
              </w:divBdr>
            </w:div>
            <w:div w:id="579215951">
              <w:marLeft w:val="0"/>
              <w:marRight w:val="0"/>
              <w:marTop w:val="0"/>
              <w:marBottom w:val="0"/>
              <w:divBdr>
                <w:top w:val="none" w:sz="0" w:space="0" w:color="auto"/>
                <w:left w:val="none" w:sz="0" w:space="0" w:color="auto"/>
                <w:bottom w:val="none" w:sz="0" w:space="0" w:color="auto"/>
                <w:right w:val="none" w:sz="0" w:space="0" w:color="auto"/>
              </w:divBdr>
            </w:div>
            <w:div w:id="1419643606">
              <w:marLeft w:val="0"/>
              <w:marRight w:val="0"/>
              <w:marTop w:val="0"/>
              <w:marBottom w:val="0"/>
              <w:divBdr>
                <w:top w:val="none" w:sz="0" w:space="0" w:color="auto"/>
                <w:left w:val="none" w:sz="0" w:space="0" w:color="auto"/>
                <w:bottom w:val="none" w:sz="0" w:space="0" w:color="auto"/>
                <w:right w:val="none" w:sz="0" w:space="0" w:color="auto"/>
              </w:divBdr>
            </w:div>
            <w:div w:id="869299983">
              <w:marLeft w:val="0"/>
              <w:marRight w:val="0"/>
              <w:marTop w:val="0"/>
              <w:marBottom w:val="0"/>
              <w:divBdr>
                <w:top w:val="none" w:sz="0" w:space="0" w:color="auto"/>
                <w:left w:val="none" w:sz="0" w:space="0" w:color="auto"/>
                <w:bottom w:val="none" w:sz="0" w:space="0" w:color="auto"/>
                <w:right w:val="none" w:sz="0" w:space="0" w:color="auto"/>
              </w:divBdr>
            </w:div>
            <w:div w:id="648902810">
              <w:marLeft w:val="0"/>
              <w:marRight w:val="0"/>
              <w:marTop w:val="0"/>
              <w:marBottom w:val="0"/>
              <w:divBdr>
                <w:top w:val="none" w:sz="0" w:space="0" w:color="auto"/>
                <w:left w:val="none" w:sz="0" w:space="0" w:color="auto"/>
                <w:bottom w:val="none" w:sz="0" w:space="0" w:color="auto"/>
                <w:right w:val="none" w:sz="0" w:space="0" w:color="auto"/>
              </w:divBdr>
            </w:div>
            <w:div w:id="1738354617">
              <w:marLeft w:val="0"/>
              <w:marRight w:val="0"/>
              <w:marTop w:val="0"/>
              <w:marBottom w:val="0"/>
              <w:divBdr>
                <w:top w:val="none" w:sz="0" w:space="0" w:color="auto"/>
                <w:left w:val="none" w:sz="0" w:space="0" w:color="auto"/>
                <w:bottom w:val="none" w:sz="0" w:space="0" w:color="auto"/>
                <w:right w:val="none" w:sz="0" w:space="0" w:color="auto"/>
              </w:divBdr>
            </w:div>
            <w:div w:id="1809081775">
              <w:marLeft w:val="0"/>
              <w:marRight w:val="0"/>
              <w:marTop w:val="0"/>
              <w:marBottom w:val="0"/>
              <w:divBdr>
                <w:top w:val="none" w:sz="0" w:space="0" w:color="auto"/>
                <w:left w:val="none" w:sz="0" w:space="0" w:color="auto"/>
                <w:bottom w:val="none" w:sz="0" w:space="0" w:color="auto"/>
                <w:right w:val="none" w:sz="0" w:space="0" w:color="auto"/>
              </w:divBdr>
            </w:div>
            <w:div w:id="149643712">
              <w:marLeft w:val="0"/>
              <w:marRight w:val="0"/>
              <w:marTop w:val="0"/>
              <w:marBottom w:val="0"/>
              <w:divBdr>
                <w:top w:val="none" w:sz="0" w:space="0" w:color="auto"/>
                <w:left w:val="none" w:sz="0" w:space="0" w:color="auto"/>
                <w:bottom w:val="none" w:sz="0" w:space="0" w:color="auto"/>
                <w:right w:val="none" w:sz="0" w:space="0" w:color="auto"/>
              </w:divBdr>
            </w:div>
            <w:div w:id="551043336">
              <w:marLeft w:val="0"/>
              <w:marRight w:val="0"/>
              <w:marTop w:val="0"/>
              <w:marBottom w:val="0"/>
              <w:divBdr>
                <w:top w:val="none" w:sz="0" w:space="0" w:color="auto"/>
                <w:left w:val="none" w:sz="0" w:space="0" w:color="auto"/>
                <w:bottom w:val="none" w:sz="0" w:space="0" w:color="auto"/>
                <w:right w:val="none" w:sz="0" w:space="0" w:color="auto"/>
              </w:divBdr>
            </w:div>
            <w:div w:id="1977681358">
              <w:marLeft w:val="0"/>
              <w:marRight w:val="0"/>
              <w:marTop w:val="0"/>
              <w:marBottom w:val="0"/>
              <w:divBdr>
                <w:top w:val="none" w:sz="0" w:space="0" w:color="auto"/>
                <w:left w:val="none" w:sz="0" w:space="0" w:color="auto"/>
                <w:bottom w:val="none" w:sz="0" w:space="0" w:color="auto"/>
                <w:right w:val="none" w:sz="0" w:space="0" w:color="auto"/>
              </w:divBdr>
            </w:div>
            <w:div w:id="760682363">
              <w:marLeft w:val="0"/>
              <w:marRight w:val="0"/>
              <w:marTop w:val="0"/>
              <w:marBottom w:val="0"/>
              <w:divBdr>
                <w:top w:val="none" w:sz="0" w:space="0" w:color="auto"/>
                <w:left w:val="none" w:sz="0" w:space="0" w:color="auto"/>
                <w:bottom w:val="none" w:sz="0" w:space="0" w:color="auto"/>
                <w:right w:val="none" w:sz="0" w:space="0" w:color="auto"/>
              </w:divBdr>
            </w:div>
            <w:div w:id="1290745846">
              <w:marLeft w:val="0"/>
              <w:marRight w:val="0"/>
              <w:marTop w:val="0"/>
              <w:marBottom w:val="0"/>
              <w:divBdr>
                <w:top w:val="none" w:sz="0" w:space="0" w:color="auto"/>
                <w:left w:val="none" w:sz="0" w:space="0" w:color="auto"/>
                <w:bottom w:val="none" w:sz="0" w:space="0" w:color="auto"/>
                <w:right w:val="none" w:sz="0" w:space="0" w:color="auto"/>
              </w:divBdr>
            </w:div>
            <w:div w:id="2057923821">
              <w:marLeft w:val="0"/>
              <w:marRight w:val="0"/>
              <w:marTop w:val="0"/>
              <w:marBottom w:val="0"/>
              <w:divBdr>
                <w:top w:val="none" w:sz="0" w:space="0" w:color="auto"/>
                <w:left w:val="none" w:sz="0" w:space="0" w:color="auto"/>
                <w:bottom w:val="none" w:sz="0" w:space="0" w:color="auto"/>
                <w:right w:val="none" w:sz="0" w:space="0" w:color="auto"/>
              </w:divBdr>
            </w:div>
            <w:div w:id="1925797029">
              <w:marLeft w:val="0"/>
              <w:marRight w:val="0"/>
              <w:marTop w:val="0"/>
              <w:marBottom w:val="0"/>
              <w:divBdr>
                <w:top w:val="none" w:sz="0" w:space="0" w:color="auto"/>
                <w:left w:val="none" w:sz="0" w:space="0" w:color="auto"/>
                <w:bottom w:val="none" w:sz="0" w:space="0" w:color="auto"/>
                <w:right w:val="none" w:sz="0" w:space="0" w:color="auto"/>
              </w:divBdr>
            </w:div>
            <w:div w:id="1448039788">
              <w:marLeft w:val="0"/>
              <w:marRight w:val="0"/>
              <w:marTop w:val="0"/>
              <w:marBottom w:val="0"/>
              <w:divBdr>
                <w:top w:val="none" w:sz="0" w:space="0" w:color="auto"/>
                <w:left w:val="none" w:sz="0" w:space="0" w:color="auto"/>
                <w:bottom w:val="none" w:sz="0" w:space="0" w:color="auto"/>
                <w:right w:val="none" w:sz="0" w:space="0" w:color="auto"/>
              </w:divBdr>
            </w:div>
            <w:div w:id="839929522">
              <w:marLeft w:val="0"/>
              <w:marRight w:val="0"/>
              <w:marTop w:val="0"/>
              <w:marBottom w:val="0"/>
              <w:divBdr>
                <w:top w:val="none" w:sz="0" w:space="0" w:color="auto"/>
                <w:left w:val="none" w:sz="0" w:space="0" w:color="auto"/>
                <w:bottom w:val="none" w:sz="0" w:space="0" w:color="auto"/>
                <w:right w:val="none" w:sz="0" w:space="0" w:color="auto"/>
              </w:divBdr>
            </w:div>
            <w:div w:id="272593051">
              <w:marLeft w:val="0"/>
              <w:marRight w:val="0"/>
              <w:marTop w:val="0"/>
              <w:marBottom w:val="0"/>
              <w:divBdr>
                <w:top w:val="none" w:sz="0" w:space="0" w:color="auto"/>
                <w:left w:val="none" w:sz="0" w:space="0" w:color="auto"/>
                <w:bottom w:val="none" w:sz="0" w:space="0" w:color="auto"/>
                <w:right w:val="none" w:sz="0" w:space="0" w:color="auto"/>
              </w:divBdr>
            </w:div>
            <w:div w:id="35156807">
              <w:marLeft w:val="0"/>
              <w:marRight w:val="0"/>
              <w:marTop w:val="0"/>
              <w:marBottom w:val="0"/>
              <w:divBdr>
                <w:top w:val="none" w:sz="0" w:space="0" w:color="auto"/>
                <w:left w:val="none" w:sz="0" w:space="0" w:color="auto"/>
                <w:bottom w:val="none" w:sz="0" w:space="0" w:color="auto"/>
                <w:right w:val="none" w:sz="0" w:space="0" w:color="auto"/>
              </w:divBdr>
            </w:div>
            <w:div w:id="128591028">
              <w:marLeft w:val="0"/>
              <w:marRight w:val="0"/>
              <w:marTop w:val="0"/>
              <w:marBottom w:val="0"/>
              <w:divBdr>
                <w:top w:val="none" w:sz="0" w:space="0" w:color="auto"/>
                <w:left w:val="none" w:sz="0" w:space="0" w:color="auto"/>
                <w:bottom w:val="none" w:sz="0" w:space="0" w:color="auto"/>
                <w:right w:val="none" w:sz="0" w:space="0" w:color="auto"/>
              </w:divBdr>
            </w:div>
            <w:div w:id="706829576">
              <w:marLeft w:val="0"/>
              <w:marRight w:val="0"/>
              <w:marTop w:val="0"/>
              <w:marBottom w:val="0"/>
              <w:divBdr>
                <w:top w:val="none" w:sz="0" w:space="0" w:color="auto"/>
                <w:left w:val="none" w:sz="0" w:space="0" w:color="auto"/>
                <w:bottom w:val="none" w:sz="0" w:space="0" w:color="auto"/>
                <w:right w:val="none" w:sz="0" w:space="0" w:color="auto"/>
              </w:divBdr>
            </w:div>
            <w:div w:id="692995179">
              <w:marLeft w:val="0"/>
              <w:marRight w:val="0"/>
              <w:marTop w:val="0"/>
              <w:marBottom w:val="0"/>
              <w:divBdr>
                <w:top w:val="none" w:sz="0" w:space="0" w:color="auto"/>
                <w:left w:val="none" w:sz="0" w:space="0" w:color="auto"/>
                <w:bottom w:val="none" w:sz="0" w:space="0" w:color="auto"/>
                <w:right w:val="none" w:sz="0" w:space="0" w:color="auto"/>
              </w:divBdr>
            </w:div>
            <w:div w:id="1209032556">
              <w:marLeft w:val="0"/>
              <w:marRight w:val="0"/>
              <w:marTop w:val="0"/>
              <w:marBottom w:val="0"/>
              <w:divBdr>
                <w:top w:val="none" w:sz="0" w:space="0" w:color="auto"/>
                <w:left w:val="none" w:sz="0" w:space="0" w:color="auto"/>
                <w:bottom w:val="none" w:sz="0" w:space="0" w:color="auto"/>
                <w:right w:val="none" w:sz="0" w:space="0" w:color="auto"/>
              </w:divBdr>
            </w:div>
            <w:div w:id="1505239709">
              <w:marLeft w:val="0"/>
              <w:marRight w:val="0"/>
              <w:marTop w:val="0"/>
              <w:marBottom w:val="0"/>
              <w:divBdr>
                <w:top w:val="none" w:sz="0" w:space="0" w:color="auto"/>
                <w:left w:val="none" w:sz="0" w:space="0" w:color="auto"/>
                <w:bottom w:val="none" w:sz="0" w:space="0" w:color="auto"/>
                <w:right w:val="none" w:sz="0" w:space="0" w:color="auto"/>
              </w:divBdr>
            </w:div>
            <w:div w:id="1900093415">
              <w:marLeft w:val="0"/>
              <w:marRight w:val="0"/>
              <w:marTop w:val="0"/>
              <w:marBottom w:val="0"/>
              <w:divBdr>
                <w:top w:val="none" w:sz="0" w:space="0" w:color="auto"/>
                <w:left w:val="none" w:sz="0" w:space="0" w:color="auto"/>
                <w:bottom w:val="none" w:sz="0" w:space="0" w:color="auto"/>
                <w:right w:val="none" w:sz="0" w:space="0" w:color="auto"/>
              </w:divBdr>
            </w:div>
            <w:div w:id="1631087237">
              <w:marLeft w:val="0"/>
              <w:marRight w:val="0"/>
              <w:marTop w:val="0"/>
              <w:marBottom w:val="0"/>
              <w:divBdr>
                <w:top w:val="none" w:sz="0" w:space="0" w:color="auto"/>
                <w:left w:val="none" w:sz="0" w:space="0" w:color="auto"/>
                <w:bottom w:val="none" w:sz="0" w:space="0" w:color="auto"/>
                <w:right w:val="none" w:sz="0" w:space="0" w:color="auto"/>
              </w:divBdr>
            </w:div>
            <w:div w:id="128671039">
              <w:marLeft w:val="0"/>
              <w:marRight w:val="0"/>
              <w:marTop w:val="0"/>
              <w:marBottom w:val="0"/>
              <w:divBdr>
                <w:top w:val="none" w:sz="0" w:space="0" w:color="auto"/>
                <w:left w:val="none" w:sz="0" w:space="0" w:color="auto"/>
                <w:bottom w:val="none" w:sz="0" w:space="0" w:color="auto"/>
                <w:right w:val="none" w:sz="0" w:space="0" w:color="auto"/>
              </w:divBdr>
            </w:div>
            <w:div w:id="1806119196">
              <w:marLeft w:val="0"/>
              <w:marRight w:val="0"/>
              <w:marTop w:val="0"/>
              <w:marBottom w:val="0"/>
              <w:divBdr>
                <w:top w:val="none" w:sz="0" w:space="0" w:color="auto"/>
                <w:left w:val="none" w:sz="0" w:space="0" w:color="auto"/>
                <w:bottom w:val="none" w:sz="0" w:space="0" w:color="auto"/>
                <w:right w:val="none" w:sz="0" w:space="0" w:color="auto"/>
              </w:divBdr>
            </w:div>
            <w:div w:id="454717154">
              <w:marLeft w:val="0"/>
              <w:marRight w:val="0"/>
              <w:marTop w:val="0"/>
              <w:marBottom w:val="0"/>
              <w:divBdr>
                <w:top w:val="none" w:sz="0" w:space="0" w:color="auto"/>
                <w:left w:val="none" w:sz="0" w:space="0" w:color="auto"/>
                <w:bottom w:val="none" w:sz="0" w:space="0" w:color="auto"/>
                <w:right w:val="none" w:sz="0" w:space="0" w:color="auto"/>
              </w:divBdr>
            </w:div>
            <w:div w:id="265501664">
              <w:marLeft w:val="0"/>
              <w:marRight w:val="0"/>
              <w:marTop w:val="0"/>
              <w:marBottom w:val="0"/>
              <w:divBdr>
                <w:top w:val="none" w:sz="0" w:space="0" w:color="auto"/>
                <w:left w:val="none" w:sz="0" w:space="0" w:color="auto"/>
                <w:bottom w:val="none" w:sz="0" w:space="0" w:color="auto"/>
                <w:right w:val="none" w:sz="0" w:space="0" w:color="auto"/>
              </w:divBdr>
            </w:div>
            <w:div w:id="753362751">
              <w:marLeft w:val="0"/>
              <w:marRight w:val="0"/>
              <w:marTop w:val="0"/>
              <w:marBottom w:val="0"/>
              <w:divBdr>
                <w:top w:val="none" w:sz="0" w:space="0" w:color="auto"/>
                <w:left w:val="none" w:sz="0" w:space="0" w:color="auto"/>
                <w:bottom w:val="none" w:sz="0" w:space="0" w:color="auto"/>
                <w:right w:val="none" w:sz="0" w:space="0" w:color="auto"/>
              </w:divBdr>
            </w:div>
            <w:div w:id="2074422983">
              <w:marLeft w:val="0"/>
              <w:marRight w:val="0"/>
              <w:marTop w:val="0"/>
              <w:marBottom w:val="0"/>
              <w:divBdr>
                <w:top w:val="none" w:sz="0" w:space="0" w:color="auto"/>
                <w:left w:val="none" w:sz="0" w:space="0" w:color="auto"/>
                <w:bottom w:val="none" w:sz="0" w:space="0" w:color="auto"/>
                <w:right w:val="none" w:sz="0" w:space="0" w:color="auto"/>
              </w:divBdr>
            </w:div>
            <w:div w:id="263880114">
              <w:marLeft w:val="0"/>
              <w:marRight w:val="0"/>
              <w:marTop w:val="0"/>
              <w:marBottom w:val="0"/>
              <w:divBdr>
                <w:top w:val="none" w:sz="0" w:space="0" w:color="auto"/>
                <w:left w:val="none" w:sz="0" w:space="0" w:color="auto"/>
                <w:bottom w:val="none" w:sz="0" w:space="0" w:color="auto"/>
                <w:right w:val="none" w:sz="0" w:space="0" w:color="auto"/>
              </w:divBdr>
            </w:div>
            <w:div w:id="874002676">
              <w:marLeft w:val="0"/>
              <w:marRight w:val="0"/>
              <w:marTop w:val="0"/>
              <w:marBottom w:val="0"/>
              <w:divBdr>
                <w:top w:val="none" w:sz="0" w:space="0" w:color="auto"/>
                <w:left w:val="none" w:sz="0" w:space="0" w:color="auto"/>
                <w:bottom w:val="none" w:sz="0" w:space="0" w:color="auto"/>
                <w:right w:val="none" w:sz="0" w:space="0" w:color="auto"/>
              </w:divBdr>
            </w:div>
            <w:div w:id="148328523">
              <w:marLeft w:val="0"/>
              <w:marRight w:val="0"/>
              <w:marTop w:val="0"/>
              <w:marBottom w:val="0"/>
              <w:divBdr>
                <w:top w:val="none" w:sz="0" w:space="0" w:color="auto"/>
                <w:left w:val="none" w:sz="0" w:space="0" w:color="auto"/>
                <w:bottom w:val="none" w:sz="0" w:space="0" w:color="auto"/>
                <w:right w:val="none" w:sz="0" w:space="0" w:color="auto"/>
              </w:divBdr>
            </w:div>
            <w:div w:id="1701516163">
              <w:marLeft w:val="0"/>
              <w:marRight w:val="0"/>
              <w:marTop w:val="0"/>
              <w:marBottom w:val="0"/>
              <w:divBdr>
                <w:top w:val="none" w:sz="0" w:space="0" w:color="auto"/>
                <w:left w:val="none" w:sz="0" w:space="0" w:color="auto"/>
                <w:bottom w:val="none" w:sz="0" w:space="0" w:color="auto"/>
                <w:right w:val="none" w:sz="0" w:space="0" w:color="auto"/>
              </w:divBdr>
            </w:div>
            <w:div w:id="424495995">
              <w:marLeft w:val="0"/>
              <w:marRight w:val="0"/>
              <w:marTop w:val="0"/>
              <w:marBottom w:val="0"/>
              <w:divBdr>
                <w:top w:val="none" w:sz="0" w:space="0" w:color="auto"/>
                <w:left w:val="none" w:sz="0" w:space="0" w:color="auto"/>
                <w:bottom w:val="none" w:sz="0" w:space="0" w:color="auto"/>
                <w:right w:val="none" w:sz="0" w:space="0" w:color="auto"/>
              </w:divBdr>
            </w:div>
            <w:div w:id="1324511931">
              <w:marLeft w:val="0"/>
              <w:marRight w:val="0"/>
              <w:marTop w:val="0"/>
              <w:marBottom w:val="0"/>
              <w:divBdr>
                <w:top w:val="none" w:sz="0" w:space="0" w:color="auto"/>
                <w:left w:val="none" w:sz="0" w:space="0" w:color="auto"/>
                <w:bottom w:val="none" w:sz="0" w:space="0" w:color="auto"/>
                <w:right w:val="none" w:sz="0" w:space="0" w:color="auto"/>
              </w:divBdr>
            </w:div>
            <w:div w:id="748237115">
              <w:marLeft w:val="0"/>
              <w:marRight w:val="0"/>
              <w:marTop w:val="0"/>
              <w:marBottom w:val="0"/>
              <w:divBdr>
                <w:top w:val="none" w:sz="0" w:space="0" w:color="auto"/>
                <w:left w:val="none" w:sz="0" w:space="0" w:color="auto"/>
                <w:bottom w:val="none" w:sz="0" w:space="0" w:color="auto"/>
                <w:right w:val="none" w:sz="0" w:space="0" w:color="auto"/>
              </w:divBdr>
            </w:div>
            <w:div w:id="770511757">
              <w:marLeft w:val="0"/>
              <w:marRight w:val="0"/>
              <w:marTop w:val="0"/>
              <w:marBottom w:val="0"/>
              <w:divBdr>
                <w:top w:val="none" w:sz="0" w:space="0" w:color="auto"/>
                <w:left w:val="none" w:sz="0" w:space="0" w:color="auto"/>
                <w:bottom w:val="none" w:sz="0" w:space="0" w:color="auto"/>
                <w:right w:val="none" w:sz="0" w:space="0" w:color="auto"/>
              </w:divBdr>
            </w:div>
            <w:div w:id="176043682">
              <w:marLeft w:val="0"/>
              <w:marRight w:val="0"/>
              <w:marTop w:val="0"/>
              <w:marBottom w:val="0"/>
              <w:divBdr>
                <w:top w:val="none" w:sz="0" w:space="0" w:color="auto"/>
                <w:left w:val="none" w:sz="0" w:space="0" w:color="auto"/>
                <w:bottom w:val="none" w:sz="0" w:space="0" w:color="auto"/>
                <w:right w:val="none" w:sz="0" w:space="0" w:color="auto"/>
              </w:divBdr>
            </w:div>
            <w:div w:id="1908303473">
              <w:marLeft w:val="0"/>
              <w:marRight w:val="0"/>
              <w:marTop w:val="0"/>
              <w:marBottom w:val="0"/>
              <w:divBdr>
                <w:top w:val="none" w:sz="0" w:space="0" w:color="auto"/>
                <w:left w:val="none" w:sz="0" w:space="0" w:color="auto"/>
                <w:bottom w:val="none" w:sz="0" w:space="0" w:color="auto"/>
                <w:right w:val="none" w:sz="0" w:space="0" w:color="auto"/>
              </w:divBdr>
            </w:div>
            <w:div w:id="629557353">
              <w:marLeft w:val="0"/>
              <w:marRight w:val="0"/>
              <w:marTop w:val="0"/>
              <w:marBottom w:val="0"/>
              <w:divBdr>
                <w:top w:val="none" w:sz="0" w:space="0" w:color="auto"/>
                <w:left w:val="none" w:sz="0" w:space="0" w:color="auto"/>
                <w:bottom w:val="none" w:sz="0" w:space="0" w:color="auto"/>
                <w:right w:val="none" w:sz="0" w:space="0" w:color="auto"/>
              </w:divBdr>
            </w:div>
            <w:div w:id="23674095">
              <w:marLeft w:val="0"/>
              <w:marRight w:val="0"/>
              <w:marTop w:val="0"/>
              <w:marBottom w:val="0"/>
              <w:divBdr>
                <w:top w:val="none" w:sz="0" w:space="0" w:color="auto"/>
                <w:left w:val="none" w:sz="0" w:space="0" w:color="auto"/>
                <w:bottom w:val="none" w:sz="0" w:space="0" w:color="auto"/>
                <w:right w:val="none" w:sz="0" w:space="0" w:color="auto"/>
              </w:divBdr>
            </w:div>
            <w:div w:id="989165840">
              <w:marLeft w:val="0"/>
              <w:marRight w:val="0"/>
              <w:marTop w:val="0"/>
              <w:marBottom w:val="0"/>
              <w:divBdr>
                <w:top w:val="none" w:sz="0" w:space="0" w:color="auto"/>
                <w:left w:val="none" w:sz="0" w:space="0" w:color="auto"/>
                <w:bottom w:val="none" w:sz="0" w:space="0" w:color="auto"/>
                <w:right w:val="none" w:sz="0" w:space="0" w:color="auto"/>
              </w:divBdr>
            </w:div>
            <w:div w:id="2075277269">
              <w:marLeft w:val="0"/>
              <w:marRight w:val="0"/>
              <w:marTop w:val="0"/>
              <w:marBottom w:val="0"/>
              <w:divBdr>
                <w:top w:val="none" w:sz="0" w:space="0" w:color="auto"/>
                <w:left w:val="none" w:sz="0" w:space="0" w:color="auto"/>
                <w:bottom w:val="none" w:sz="0" w:space="0" w:color="auto"/>
                <w:right w:val="none" w:sz="0" w:space="0" w:color="auto"/>
              </w:divBdr>
            </w:div>
            <w:div w:id="118690508">
              <w:marLeft w:val="0"/>
              <w:marRight w:val="0"/>
              <w:marTop w:val="0"/>
              <w:marBottom w:val="0"/>
              <w:divBdr>
                <w:top w:val="none" w:sz="0" w:space="0" w:color="auto"/>
                <w:left w:val="none" w:sz="0" w:space="0" w:color="auto"/>
                <w:bottom w:val="none" w:sz="0" w:space="0" w:color="auto"/>
                <w:right w:val="none" w:sz="0" w:space="0" w:color="auto"/>
              </w:divBdr>
            </w:div>
            <w:div w:id="704599135">
              <w:marLeft w:val="0"/>
              <w:marRight w:val="0"/>
              <w:marTop w:val="0"/>
              <w:marBottom w:val="0"/>
              <w:divBdr>
                <w:top w:val="none" w:sz="0" w:space="0" w:color="auto"/>
                <w:left w:val="none" w:sz="0" w:space="0" w:color="auto"/>
                <w:bottom w:val="none" w:sz="0" w:space="0" w:color="auto"/>
                <w:right w:val="none" w:sz="0" w:space="0" w:color="auto"/>
              </w:divBdr>
            </w:div>
            <w:div w:id="1942563256">
              <w:marLeft w:val="0"/>
              <w:marRight w:val="0"/>
              <w:marTop w:val="0"/>
              <w:marBottom w:val="0"/>
              <w:divBdr>
                <w:top w:val="none" w:sz="0" w:space="0" w:color="auto"/>
                <w:left w:val="none" w:sz="0" w:space="0" w:color="auto"/>
                <w:bottom w:val="none" w:sz="0" w:space="0" w:color="auto"/>
                <w:right w:val="none" w:sz="0" w:space="0" w:color="auto"/>
              </w:divBdr>
            </w:div>
            <w:div w:id="2070029165">
              <w:marLeft w:val="0"/>
              <w:marRight w:val="0"/>
              <w:marTop w:val="0"/>
              <w:marBottom w:val="0"/>
              <w:divBdr>
                <w:top w:val="none" w:sz="0" w:space="0" w:color="auto"/>
                <w:left w:val="none" w:sz="0" w:space="0" w:color="auto"/>
                <w:bottom w:val="none" w:sz="0" w:space="0" w:color="auto"/>
                <w:right w:val="none" w:sz="0" w:space="0" w:color="auto"/>
              </w:divBdr>
            </w:div>
            <w:div w:id="342972913">
              <w:marLeft w:val="0"/>
              <w:marRight w:val="0"/>
              <w:marTop w:val="0"/>
              <w:marBottom w:val="0"/>
              <w:divBdr>
                <w:top w:val="none" w:sz="0" w:space="0" w:color="auto"/>
                <w:left w:val="none" w:sz="0" w:space="0" w:color="auto"/>
                <w:bottom w:val="none" w:sz="0" w:space="0" w:color="auto"/>
                <w:right w:val="none" w:sz="0" w:space="0" w:color="auto"/>
              </w:divBdr>
            </w:div>
            <w:div w:id="420685044">
              <w:marLeft w:val="0"/>
              <w:marRight w:val="0"/>
              <w:marTop w:val="0"/>
              <w:marBottom w:val="0"/>
              <w:divBdr>
                <w:top w:val="none" w:sz="0" w:space="0" w:color="auto"/>
                <w:left w:val="none" w:sz="0" w:space="0" w:color="auto"/>
                <w:bottom w:val="none" w:sz="0" w:space="0" w:color="auto"/>
                <w:right w:val="none" w:sz="0" w:space="0" w:color="auto"/>
              </w:divBdr>
            </w:div>
            <w:div w:id="653411979">
              <w:marLeft w:val="0"/>
              <w:marRight w:val="0"/>
              <w:marTop w:val="0"/>
              <w:marBottom w:val="0"/>
              <w:divBdr>
                <w:top w:val="none" w:sz="0" w:space="0" w:color="auto"/>
                <w:left w:val="none" w:sz="0" w:space="0" w:color="auto"/>
                <w:bottom w:val="none" w:sz="0" w:space="0" w:color="auto"/>
                <w:right w:val="none" w:sz="0" w:space="0" w:color="auto"/>
              </w:divBdr>
            </w:div>
            <w:div w:id="1339308767">
              <w:marLeft w:val="0"/>
              <w:marRight w:val="0"/>
              <w:marTop w:val="0"/>
              <w:marBottom w:val="0"/>
              <w:divBdr>
                <w:top w:val="none" w:sz="0" w:space="0" w:color="auto"/>
                <w:left w:val="none" w:sz="0" w:space="0" w:color="auto"/>
                <w:bottom w:val="none" w:sz="0" w:space="0" w:color="auto"/>
                <w:right w:val="none" w:sz="0" w:space="0" w:color="auto"/>
              </w:divBdr>
            </w:div>
            <w:div w:id="575896964">
              <w:marLeft w:val="0"/>
              <w:marRight w:val="0"/>
              <w:marTop w:val="0"/>
              <w:marBottom w:val="0"/>
              <w:divBdr>
                <w:top w:val="none" w:sz="0" w:space="0" w:color="auto"/>
                <w:left w:val="none" w:sz="0" w:space="0" w:color="auto"/>
                <w:bottom w:val="none" w:sz="0" w:space="0" w:color="auto"/>
                <w:right w:val="none" w:sz="0" w:space="0" w:color="auto"/>
              </w:divBdr>
            </w:div>
            <w:div w:id="1808744684">
              <w:marLeft w:val="0"/>
              <w:marRight w:val="0"/>
              <w:marTop w:val="0"/>
              <w:marBottom w:val="0"/>
              <w:divBdr>
                <w:top w:val="none" w:sz="0" w:space="0" w:color="auto"/>
                <w:left w:val="none" w:sz="0" w:space="0" w:color="auto"/>
                <w:bottom w:val="none" w:sz="0" w:space="0" w:color="auto"/>
                <w:right w:val="none" w:sz="0" w:space="0" w:color="auto"/>
              </w:divBdr>
            </w:div>
            <w:div w:id="859127962">
              <w:marLeft w:val="0"/>
              <w:marRight w:val="0"/>
              <w:marTop w:val="0"/>
              <w:marBottom w:val="0"/>
              <w:divBdr>
                <w:top w:val="none" w:sz="0" w:space="0" w:color="auto"/>
                <w:left w:val="none" w:sz="0" w:space="0" w:color="auto"/>
                <w:bottom w:val="none" w:sz="0" w:space="0" w:color="auto"/>
                <w:right w:val="none" w:sz="0" w:space="0" w:color="auto"/>
              </w:divBdr>
            </w:div>
            <w:div w:id="1570118924">
              <w:marLeft w:val="0"/>
              <w:marRight w:val="0"/>
              <w:marTop w:val="0"/>
              <w:marBottom w:val="0"/>
              <w:divBdr>
                <w:top w:val="none" w:sz="0" w:space="0" w:color="auto"/>
                <w:left w:val="none" w:sz="0" w:space="0" w:color="auto"/>
                <w:bottom w:val="none" w:sz="0" w:space="0" w:color="auto"/>
                <w:right w:val="none" w:sz="0" w:space="0" w:color="auto"/>
              </w:divBdr>
            </w:div>
            <w:div w:id="1603954051">
              <w:marLeft w:val="0"/>
              <w:marRight w:val="0"/>
              <w:marTop w:val="0"/>
              <w:marBottom w:val="0"/>
              <w:divBdr>
                <w:top w:val="none" w:sz="0" w:space="0" w:color="auto"/>
                <w:left w:val="none" w:sz="0" w:space="0" w:color="auto"/>
                <w:bottom w:val="none" w:sz="0" w:space="0" w:color="auto"/>
                <w:right w:val="none" w:sz="0" w:space="0" w:color="auto"/>
              </w:divBdr>
            </w:div>
            <w:div w:id="1841313155">
              <w:marLeft w:val="0"/>
              <w:marRight w:val="0"/>
              <w:marTop w:val="0"/>
              <w:marBottom w:val="0"/>
              <w:divBdr>
                <w:top w:val="none" w:sz="0" w:space="0" w:color="auto"/>
                <w:left w:val="none" w:sz="0" w:space="0" w:color="auto"/>
                <w:bottom w:val="none" w:sz="0" w:space="0" w:color="auto"/>
                <w:right w:val="none" w:sz="0" w:space="0" w:color="auto"/>
              </w:divBdr>
            </w:div>
            <w:div w:id="23799664">
              <w:marLeft w:val="0"/>
              <w:marRight w:val="0"/>
              <w:marTop w:val="0"/>
              <w:marBottom w:val="0"/>
              <w:divBdr>
                <w:top w:val="none" w:sz="0" w:space="0" w:color="auto"/>
                <w:left w:val="none" w:sz="0" w:space="0" w:color="auto"/>
                <w:bottom w:val="none" w:sz="0" w:space="0" w:color="auto"/>
                <w:right w:val="none" w:sz="0" w:space="0" w:color="auto"/>
              </w:divBdr>
            </w:div>
            <w:div w:id="145972630">
              <w:marLeft w:val="0"/>
              <w:marRight w:val="0"/>
              <w:marTop w:val="0"/>
              <w:marBottom w:val="0"/>
              <w:divBdr>
                <w:top w:val="none" w:sz="0" w:space="0" w:color="auto"/>
                <w:left w:val="none" w:sz="0" w:space="0" w:color="auto"/>
                <w:bottom w:val="none" w:sz="0" w:space="0" w:color="auto"/>
                <w:right w:val="none" w:sz="0" w:space="0" w:color="auto"/>
              </w:divBdr>
            </w:div>
            <w:div w:id="1881355703">
              <w:marLeft w:val="0"/>
              <w:marRight w:val="0"/>
              <w:marTop w:val="0"/>
              <w:marBottom w:val="0"/>
              <w:divBdr>
                <w:top w:val="none" w:sz="0" w:space="0" w:color="auto"/>
                <w:left w:val="none" w:sz="0" w:space="0" w:color="auto"/>
                <w:bottom w:val="none" w:sz="0" w:space="0" w:color="auto"/>
                <w:right w:val="none" w:sz="0" w:space="0" w:color="auto"/>
              </w:divBdr>
            </w:div>
            <w:div w:id="1419715469">
              <w:marLeft w:val="0"/>
              <w:marRight w:val="0"/>
              <w:marTop w:val="0"/>
              <w:marBottom w:val="0"/>
              <w:divBdr>
                <w:top w:val="none" w:sz="0" w:space="0" w:color="auto"/>
                <w:left w:val="none" w:sz="0" w:space="0" w:color="auto"/>
                <w:bottom w:val="none" w:sz="0" w:space="0" w:color="auto"/>
                <w:right w:val="none" w:sz="0" w:space="0" w:color="auto"/>
              </w:divBdr>
            </w:div>
            <w:div w:id="1911115357">
              <w:marLeft w:val="0"/>
              <w:marRight w:val="0"/>
              <w:marTop w:val="0"/>
              <w:marBottom w:val="0"/>
              <w:divBdr>
                <w:top w:val="none" w:sz="0" w:space="0" w:color="auto"/>
                <w:left w:val="none" w:sz="0" w:space="0" w:color="auto"/>
                <w:bottom w:val="none" w:sz="0" w:space="0" w:color="auto"/>
                <w:right w:val="none" w:sz="0" w:space="0" w:color="auto"/>
              </w:divBdr>
            </w:div>
            <w:div w:id="1979021272">
              <w:marLeft w:val="0"/>
              <w:marRight w:val="0"/>
              <w:marTop w:val="0"/>
              <w:marBottom w:val="0"/>
              <w:divBdr>
                <w:top w:val="none" w:sz="0" w:space="0" w:color="auto"/>
                <w:left w:val="none" w:sz="0" w:space="0" w:color="auto"/>
                <w:bottom w:val="none" w:sz="0" w:space="0" w:color="auto"/>
                <w:right w:val="none" w:sz="0" w:space="0" w:color="auto"/>
              </w:divBdr>
            </w:div>
            <w:div w:id="1203517130">
              <w:marLeft w:val="0"/>
              <w:marRight w:val="0"/>
              <w:marTop w:val="0"/>
              <w:marBottom w:val="0"/>
              <w:divBdr>
                <w:top w:val="none" w:sz="0" w:space="0" w:color="auto"/>
                <w:left w:val="none" w:sz="0" w:space="0" w:color="auto"/>
                <w:bottom w:val="none" w:sz="0" w:space="0" w:color="auto"/>
                <w:right w:val="none" w:sz="0" w:space="0" w:color="auto"/>
              </w:divBdr>
            </w:div>
            <w:div w:id="168521164">
              <w:marLeft w:val="0"/>
              <w:marRight w:val="0"/>
              <w:marTop w:val="0"/>
              <w:marBottom w:val="0"/>
              <w:divBdr>
                <w:top w:val="none" w:sz="0" w:space="0" w:color="auto"/>
                <w:left w:val="none" w:sz="0" w:space="0" w:color="auto"/>
                <w:bottom w:val="none" w:sz="0" w:space="0" w:color="auto"/>
                <w:right w:val="none" w:sz="0" w:space="0" w:color="auto"/>
              </w:divBdr>
            </w:div>
            <w:div w:id="1238904518">
              <w:marLeft w:val="0"/>
              <w:marRight w:val="0"/>
              <w:marTop w:val="0"/>
              <w:marBottom w:val="0"/>
              <w:divBdr>
                <w:top w:val="none" w:sz="0" w:space="0" w:color="auto"/>
                <w:left w:val="none" w:sz="0" w:space="0" w:color="auto"/>
                <w:bottom w:val="none" w:sz="0" w:space="0" w:color="auto"/>
                <w:right w:val="none" w:sz="0" w:space="0" w:color="auto"/>
              </w:divBdr>
            </w:div>
            <w:div w:id="80180769">
              <w:marLeft w:val="0"/>
              <w:marRight w:val="0"/>
              <w:marTop w:val="0"/>
              <w:marBottom w:val="0"/>
              <w:divBdr>
                <w:top w:val="none" w:sz="0" w:space="0" w:color="auto"/>
                <w:left w:val="none" w:sz="0" w:space="0" w:color="auto"/>
                <w:bottom w:val="none" w:sz="0" w:space="0" w:color="auto"/>
                <w:right w:val="none" w:sz="0" w:space="0" w:color="auto"/>
              </w:divBdr>
            </w:div>
            <w:div w:id="109131050">
              <w:marLeft w:val="0"/>
              <w:marRight w:val="0"/>
              <w:marTop w:val="0"/>
              <w:marBottom w:val="0"/>
              <w:divBdr>
                <w:top w:val="none" w:sz="0" w:space="0" w:color="auto"/>
                <w:left w:val="none" w:sz="0" w:space="0" w:color="auto"/>
                <w:bottom w:val="none" w:sz="0" w:space="0" w:color="auto"/>
                <w:right w:val="none" w:sz="0" w:space="0" w:color="auto"/>
              </w:divBdr>
            </w:div>
            <w:div w:id="639381514">
              <w:marLeft w:val="0"/>
              <w:marRight w:val="0"/>
              <w:marTop w:val="0"/>
              <w:marBottom w:val="0"/>
              <w:divBdr>
                <w:top w:val="none" w:sz="0" w:space="0" w:color="auto"/>
                <w:left w:val="none" w:sz="0" w:space="0" w:color="auto"/>
                <w:bottom w:val="none" w:sz="0" w:space="0" w:color="auto"/>
                <w:right w:val="none" w:sz="0" w:space="0" w:color="auto"/>
              </w:divBdr>
            </w:div>
            <w:div w:id="296297442">
              <w:marLeft w:val="0"/>
              <w:marRight w:val="0"/>
              <w:marTop w:val="0"/>
              <w:marBottom w:val="0"/>
              <w:divBdr>
                <w:top w:val="none" w:sz="0" w:space="0" w:color="auto"/>
                <w:left w:val="none" w:sz="0" w:space="0" w:color="auto"/>
                <w:bottom w:val="none" w:sz="0" w:space="0" w:color="auto"/>
                <w:right w:val="none" w:sz="0" w:space="0" w:color="auto"/>
              </w:divBdr>
            </w:div>
            <w:div w:id="795372046">
              <w:marLeft w:val="0"/>
              <w:marRight w:val="0"/>
              <w:marTop w:val="0"/>
              <w:marBottom w:val="0"/>
              <w:divBdr>
                <w:top w:val="none" w:sz="0" w:space="0" w:color="auto"/>
                <w:left w:val="none" w:sz="0" w:space="0" w:color="auto"/>
                <w:bottom w:val="none" w:sz="0" w:space="0" w:color="auto"/>
                <w:right w:val="none" w:sz="0" w:space="0" w:color="auto"/>
              </w:divBdr>
            </w:div>
            <w:div w:id="1347975797">
              <w:marLeft w:val="0"/>
              <w:marRight w:val="0"/>
              <w:marTop w:val="0"/>
              <w:marBottom w:val="0"/>
              <w:divBdr>
                <w:top w:val="none" w:sz="0" w:space="0" w:color="auto"/>
                <w:left w:val="none" w:sz="0" w:space="0" w:color="auto"/>
                <w:bottom w:val="none" w:sz="0" w:space="0" w:color="auto"/>
                <w:right w:val="none" w:sz="0" w:space="0" w:color="auto"/>
              </w:divBdr>
            </w:div>
            <w:div w:id="63451377">
              <w:marLeft w:val="0"/>
              <w:marRight w:val="0"/>
              <w:marTop w:val="0"/>
              <w:marBottom w:val="0"/>
              <w:divBdr>
                <w:top w:val="none" w:sz="0" w:space="0" w:color="auto"/>
                <w:left w:val="none" w:sz="0" w:space="0" w:color="auto"/>
                <w:bottom w:val="none" w:sz="0" w:space="0" w:color="auto"/>
                <w:right w:val="none" w:sz="0" w:space="0" w:color="auto"/>
              </w:divBdr>
            </w:div>
            <w:div w:id="605888412">
              <w:marLeft w:val="0"/>
              <w:marRight w:val="0"/>
              <w:marTop w:val="0"/>
              <w:marBottom w:val="0"/>
              <w:divBdr>
                <w:top w:val="none" w:sz="0" w:space="0" w:color="auto"/>
                <w:left w:val="none" w:sz="0" w:space="0" w:color="auto"/>
                <w:bottom w:val="none" w:sz="0" w:space="0" w:color="auto"/>
                <w:right w:val="none" w:sz="0" w:space="0" w:color="auto"/>
              </w:divBdr>
            </w:div>
            <w:div w:id="940070795">
              <w:marLeft w:val="0"/>
              <w:marRight w:val="0"/>
              <w:marTop w:val="0"/>
              <w:marBottom w:val="0"/>
              <w:divBdr>
                <w:top w:val="none" w:sz="0" w:space="0" w:color="auto"/>
                <w:left w:val="none" w:sz="0" w:space="0" w:color="auto"/>
                <w:bottom w:val="none" w:sz="0" w:space="0" w:color="auto"/>
                <w:right w:val="none" w:sz="0" w:space="0" w:color="auto"/>
              </w:divBdr>
            </w:div>
            <w:div w:id="104161681">
              <w:marLeft w:val="0"/>
              <w:marRight w:val="0"/>
              <w:marTop w:val="0"/>
              <w:marBottom w:val="0"/>
              <w:divBdr>
                <w:top w:val="none" w:sz="0" w:space="0" w:color="auto"/>
                <w:left w:val="none" w:sz="0" w:space="0" w:color="auto"/>
                <w:bottom w:val="none" w:sz="0" w:space="0" w:color="auto"/>
                <w:right w:val="none" w:sz="0" w:space="0" w:color="auto"/>
              </w:divBdr>
            </w:div>
            <w:div w:id="347828289">
              <w:marLeft w:val="0"/>
              <w:marRight w:val="0"/>
              <w:marTop w:val="0"/>
              <w:marBottom w:val="0"/>
              <w:divBdr>
                <w:top w:val="none" w:sz="0" w:space="0" w:color="auto"/>
                <w:left w:val="none" w:sz="0" w:space="0" w:color="auto"/>
                <w:bottom w:val="none" w:sz="0" w:space="0" w:color="auto"/>
                <w:right w:val="none" w:sz="0" w:space="0" w:color="auto"/>
              </w:divBdr>
            </w:div>
            <w:div w:id="174463682">
              <w:marLeft w:val="0"/>
              <w:marRight w:val="0"/>
              <w:marTop w:val="0"/>
              <w:marBottom w:val="0"/>
              <w:divBdr>
                <w:top w:val="none" w:sz="0" w:space="0" w:color="auto"/>
                <w:left w:val="none" w:sz="0" w:space="0" w:color="auto"/>
                <w:bottom w:val="none" w:sz="0" w:space="0" w:color="auto"/>
                <w:right w:val="none" w:sz="0" w:space="0" w:color="auto"/>
              </w:divBdr>
            </w:div>
            <w:div w:id="186212507">
              <w:marLeft w:val="0"/>
              <w:marRight w:val="0"/>
              <w:marTop w:val="0"/>
              <w:marBottom w:val="0"/>
              <w:divBdr>
                <w:top w:val="none" w:sz="0" w:space="0" w:color="auto"/>
                <w:left w:val="none" w:sz="0" w:space="0" w:color="auto"/>
                <w:bottom w:val="none" w:sz="0" w:space="0" w:color="auto"/>
                <w:right w:val="none" w:sz="0" w:space="0" w:color="auto"/>
              </w:divBdr>
            </w:div>
            <w:div w:id="803275706">
              <w:marLeft w:val="0"/>
              <w:marRight w:val="0"/>
              <w:marTop w:val="0"/>
              <w:marBottom w:val="0"/>
              <w:divBdr>
                <w:top w:val="none" w:sz="0" w:space="0" w:color="auto"/>
                <w:left w:val="none" w:sz="0" w:space="0" w:color="auto"/>
                <w:bottom w:val="none" w:sz="0" w:space="0" w:color="auto"/>
                <w:right w:val="none" w:sz="0" w:space="0" w:color="auto"/>
              </w:divBdr>
            </w:div>
            <w:div w:id="1936207674">
              <w:marLeft w:val="0"/>
              <w:marRight w:val="0"/>
              <w:marTop w:val="0"/>
              <w:marBottom w:val="0"/>
              <w:divBdr>
                <w:top w:val="none" w:sz="0" w:space="0" w:color="auto"/>
                <w:left w:val="none" w:sz="0" w:space="0" w:color="auto"/>
                <w:bottom w:val="none" w:sz="0" w:space="0" w:color="auto"/>
                <w:right w:val="none" w:sz="0" w:space="0" w:color="auto"/>
              </w:divBdr>
            </w:div>
            <w:div w:id="1479609061">
              <w:marLeft w:val="0"/>
              <w:marRight w:val="0"/>
              <w:marTop w:val="0"/>
              <w:marBottom w:val="0"/>
              <w:divBdr>
                <w:top w:val="none" w:sz="0" w:space="0" w:color="auto"/>
                <w:left w:val="none" w:sz="0" w:space="0" w:color="auto"/>
                <w:bottom w:val="none" w:sz="0" w:space="0" w:color="auto"/>
                <w:right w:val="none" w:sz="0" w:space="0" w:color="auto"/>
              </w:divBdr>
            </w:div>
            <w:div w:id="133958980">
              <w:marLeft w:val="0"/>
              <w:marRight w:val="0"/>
              <w:marTop w:val="0"/>
              <w:marBottom w:val="0"/>
              <w:divBdr>
                <w:top w:val="none" w:sz="0" w:space="0" w:color="auto"/>
                <w:left w:val="none" w:sz="0" w:space="0" w:color="auto"/>
                <w:bottom w:val="none" w:sz="0" w:space="0" w:color="auto"/>
                <w:right w:val="none" w:sz="0" w:space="0" w:color="auto"/>
              </w:divBdr>
            </w:div>
            <w:div w:id="1939290727">
              <w:marLeft w:val="0"/>
              <w:marRight w:val="0"/>
              <w:marTop w:val="0"/>
              <w:marBottom w:val="0"/>
              <w:divBdr>
                <w:top w:val="none" w:sz="0" w:space="0" w:color="auto"/>
                <w:left w:val="none" w:sz="0" w:space="0" w:color="auto"/>
                <w:bottom w:val="none" w:sz="0" w:space="0" w:color="auto"/>
                <w:right w:val="none" w:sz="0" w:space="0" w:color="auto"/>
              </w:divBdr>
            </w:div>
            <w:div w:id="728262364">
              <w:marLeft w:val="0"/>
              <w:marRight w:val="0"/>
              <w:marTop w:val="0"/>
              <w:marBottom w:val="0"/>
              <w:divBdr>
                <w:top w:val="none" w:sz="0" w:space="0" w:color="auto"/>
                <w:left w:val="none" w:sz="0" w:space="0" w:color="auto"/>
                <w:bottom w:val="none" w:sz="0" w:space="0" w:color="auto"/>
                <w:right w:val="none" w:sz="0" w:space="0" w:color="auto"/>
              </w:divBdr>
            </w:div>
            <w:div w:id="791750317">
              <w:marLeft w:val="0"/>
              <w:marRight w:val="0"/>
              <w:marTop w:val="0"/>
              <w:marBottom w:val="0"/>
              <w:divBdr>
                <w:top w:val="none" w:sz="0" w:space="0" w:color="auto"/>
                <w:left w:val="none" w:sz="0" w:space="0" w:color="auto"/>
                <w:bottom w:val="none" w:sz="0" w:space="0" w:color="auto"/>
                <w:right w:val="none" w:sz="0" w:space="0" w:color="auto"/>
              </w:divBdr>
            </w:div>
            <w:div w:id="1610427939">
              <w:marLeft w:val="0"/>
              <w:marRight w:val="0"/>
              <w:marTop w:val="0"/>
              <w:marBottom w:val="0"/>
              <w:divBdr>
                <w:top w:val="none" w:sz="0" w:space="0" w:color="auto"/>
                <w:left w:val="none" w:sz="0" w:space="0" w:color="auto"/>
                <w:bottom w:val="none" w:sz="0" w:space="0" w:color="auto"/>
                <w:right w:val="none" w:sz="0" w:space="0" w:color="auto"/>
              </w:divBdr>
            </w:div>
            <w:div w:id="360665283">
              <w:marLeft w:val="0"/>
              <w:marRight w:val="0"/>
              <w:marTop w:val="0"/>
              <w:marBottom w:val="0"/>
              <w:divBdr>
                <w:top w:val="none" w:sz="0" w:space="0" w:color="auto"/>
                <w:left w:val="none" w:sz="0" w:space="0" w:color="auto"/>
                <w:bottom w:val="none" w:sz="0" w:space="0" w:color="auto"/>
                <w:right w:val="none" w:sz="0" w:space="0" w:color="auto"/>
              </w:divBdr>
            </w:div>
            <w:div w:id="1844466631">
              <w:marLeft w:val="0"/>
              <w:marRight w:val="0"/>
              <w:marTop w:val="0"/>
              <w:marBottom w:val="0"/>
              <w:divBdr>
                <w:top w:val="none" w:sz="0" w:space="0" w:color="auto"/>
                <w:left w:val="none" w:sz="0" w:space="0" w:color="auto"/>
                <w:bottom w:val="none" w:sz="0" w:space="0" w:color="auto"/>
                <w:right w:val="none" w:sz="0" w:space="0" w:color="auto"/>
              </w:divBdr>
            </w:div>
            <w:div w:id="681709107">
              <w:marLeft w:val="0"/>
              <w:marRight w:val="0"/>
              <w:marTop w:val="0"/>
              <w:marBottom w:val="0"/>
              <w:divBdr>
                <w:top w:val="none" w:sz="0" w:space="0" w:color="auto"/>
                <w:left w:val="none" w:sz="0" w:space="0" w:color="auto"/>
                <w:bottom w:val="none" w:sz="0" w:space="0" w:color="auto"/>
                <w:right w:val="none" w:sz="0" w:space="0" w:color="auto"/>
              </w:divBdr>
            </w:div>
            <w:div w:id="1217013239">
              <w:marLeft w:val="0"/>
              <w:marRight w:val="0"/>
              <w:marTop w:val="0"/>
              <w:marBottom w:val="0"/>
              <w:divBdr>
                <w:top w:val="none" w:sz="0" w:space="0" w:color="auto"/>
                <w:left w:val="none" w:sz="0" w:space="0" w:color="auto"/>
                <w:bottom w:val="none" w:sz="0" w:space="0" w:color="auto"/>
                <w:right w:val="none" w:sz="0" w:space="0" w:color="auto"/>
              </w:divBdr>
            </w:div>
            <w:div w:id="175006319">
              <w:marLeft w:val="0"/>
              <w:marRight w:val="0"/>
              <w:marTop w:val="0"/>
              <w:marBottom w:val="0"/>
              <w:divBdr>
                <w:top w:val="none" w:sz="0" w:space="0" w:color="auto"/>
                <w:left w:val="none" w:sz="0" w:space="0" w:color="auto"/>
                <w:bottom w:val="none" w:sz="0" w:space="0" w:color="auto"/>
                <w:right w:val="none" w:sz="0" w:space="0" w:color="auto"/>
              </w:divBdr>
            </w:div>
            <w:div w:id="1699352406">
              <w:marLeft w:val="0"/>
              <w:marRight w:val="0"/>
              <w:marTop w:val="0"/>
              <w:marBottom w:val="0"/>
              <w:divBdr>
                <w:top w:val="none" w:sz="0" w:space="0" w:color="auto"/>
                <w:left w:val="none" w:sz="0" w:space="0" w:color="auto"/>
                <w:bottom w:val="none" w:sz="0" w:space="0" w:color="auto"/>
                <w:right w:val="none" w:sz="0" w:space="0" w:color="auto"/>
              </w:divBdr>
            </w:div>
            <w:div w:id="1495150503">
              <w:marLeft w:val="0"/>
              <w:marRight w:val="0"/>
              <w:marTop w:val="0"/>
              <w:marBottom w:val="0"/>
              <w:divBdr>
                <w:top w:val="none" w:sz="0" w:space="0" w:color="auto"/>
                <w:left w:val="none" w:sz="0" w:space="0" w:color="auto"/>
                <w:bottom w:val="none" w:sz="0" w:space="0" w:color="auto"/>
                <w:right w:val="none" w:sz="0" w:space="0" w:color="auto"/>
              </w:divBdr>
            </w:div>
            <w:div w:id="489904202">
              <w:marLeft w:val="0"/>
              <w:marRight w:val="0"/>
              <w:marTop w:val="0"/>
              <w:marBottom w:val="0"/>
              <w:divBdr>
                <w:top w:val="none" w:sz="0" w:space="0" w:color="auto"/>
                <w:left w:val="none" w:sz="0" w:space="0" w:color="auto"/>
                <w:bottom w:val="none" w:sz="0" w:space="0" w:color="auto"/>
                <w:right w:val="none" w:sz="0" w:space="0" w:color="auto"/>
              </w:divBdr>
            </w:div>
            <w:div w:id="944073790">
              <w:marLeft w:val="0"/>
              <w:marRight w:val="0"/>
              <w:marTop w:val="0"/>
              <w:marBottom w:val="0"/>
              <w:divBdr>
                <w:top w:val="none" w:sz="0" w:space="0" w:color="auto"/>
                <w:left w:val="none" w:sz="0" w:space="0" w:color="auto"/>
                <w:bottom w:val="none" w:sz="0" w:space="0" w:color="auto"/>
                <w:right w:val="none" w:sz="0" w:space="0" w:color="auto"/>
              </w:divBdr>
            </w:div>
            <w:div w:id="997460494">
              <w:marLeft w:val="0"/>
              <w:marRight w:val="0"/>
              <w:marTop w:val="0"/>
              <w:marBottom w:val="0"/>
              <w:divBdr>
                <w:top w:val="none" w:sz="0" w:space="0" w:color="auto"/>
                <w:left w:val="none" w:sz="0" w:space="0" w:color="auto"/>
                <w:bottom w:val="none" w:sz="0" w:space="0" w:color="auto"/>
                <w:right w:val="none" w:sz="0" w:space="0" w:color="auto"/>
              </w:divBdr>
            </w:div>
            <w:div w:id="995033295">
              <w:marLeft w:val="0"/>
              <w:marRight w:val="0"/>
              <w:marTop w:val="0"/>
              <w:marBottom w:val="0"/>
              <w:divBdr>
                <w:top w:val="none" w:sz="0" w:space="0" w:color="auto"/>
                <w:left w:val="none" w:sz="0" w:space="0" w:color="auto"/>
                <w:bottom w:val="none" w:sz="0" w:space="0" w:color="auto"/>
                <w:right w:val="none" w:sz="0" w:space="0" w:color="auto"/>
              </w:divBdr>
            </w:div>
            <w:div w:id="14237154">
              <w:marLeft w:val="0"/>
              <w:marRight w:val="0"/>
              <w:marTop w:val="0"/>
              <w:marBottom w:val="0"/>
              <w:divBdr>
                <w:top w:val="none" w:sz="0" w:space="0" w:color="auto"/>
                <w:left w:val="none" w:sz="0" w:space="0" w:color="auto"/>
                <w:bottom w:val="none" w:sz="0" w:space="0" w:color="auto"/>
                <w:right w:val="none" w:sz="0" w:space="0" w:color="auto"/>
              </w:divBdr>
            </w:div>
            <w:div w:id="678847572">
              <w:marLeft w:val="0"/>
              <w:marRight w:val="0"/>
              <w:marTop w:val="0"/>
              <w:marBottom w:val="0"/>
              <w:divBdr>
                <w:top w:val="none" w:sz="0" w:space="0" w:color="auto"/>
                <w:left w:val="none" w:sz="0" w:space="0" w:color="auto"/>
                <w:bottom w:val="none" w:sz="0" w:space="0" w:color="auto"/>
                <w:right w:val="none" w:sz="0" w:space="0" w:color="auto"/>
              </w:divBdr>
            </w:div>
            <w:div w:id="28994691">
              <w:marLeft w:val="0"/>
              <w:marRight w:val="0"/>
              <w:marTop w:val="0"/>
              <w:marBottom w:val="0"/>
              <w:divBdr>
                <w:top w:val="none" w:sz="0" w:space="0" w:color="auto"/>
                <w:left w:val="none" w:sz="0" w:space="0" w:color="auto"/>
                <w:bottom w:val="none" w:sz="0" w:space="0" w:color="auto"/>
                <w:right w:val="none" w:sz="0" w:space="0" w:color="auto"/>
              </w:divBdr>
            </w:div>
            <w:div w:id="408309944">
              <w:marLeft w:val="0"/>
              <w:marRight w:val="0"/>
              <w:marTop w:val="0"/>
              <w:marBottom w:val="0"/>
              <w:divBdr>
                <w:top w:val="none" w:sz="0" w:space="0" w:color="auto"/>
                <w:left w:val="none" w:sz="0" w:space="0" w:color="auto"/>
                <w:bottom w:val="none" w:sz="0" w:space="0" w:color="auto"/>
                <w:right w:val="none" w:sz="0" w:space="0" w:color="auto"/>
              </w:divBdr>
            </w:div>
            <w:div w:id="1062750326">
              <w:marLeft w:val="0"/>
              <w:marRight w:val="0"/>
              <w:marTop w:val="0"/>
              <w:marBottom w:val="0"/>
              <w:divBdr>
                <w:top w:val="none" w:sz="0" w:space="0" w:color="auto"/>
                <w:left w:val="none" w:sz="0" w:space="0" w:color="auto"/>
                <w:bottom w:val="none" w:sz="0" w:space="0" w:color="auto"/>
                <w:right w:val="none" w:sz="0" w:space="0" w:color="auto"/>
              </w:divBdr>
            </w:div>
            <w:div w:id="2042434204">
              <w:marLeft w:val="0"/>
              <w:marRight w:val="0"/>
              <w:marTop w:val="0"/>
              <w:marBottom w:val="0"/>
              <w:divBdr>
                <w:top w:val="none" w:sz="0" w:space="0" w:color="auto"/>
                <w:left w:val="none" w:sz="0" w:space="0" w:color="auto"/>
                <w:bottom w:val="none" w:sz="0" w:space="0" w:color="auto"/>
                <w:right w:val="none" w:sz="0" w:space="0" w:color="auto"/>
              </w:divBdr>
            </w:div>
            <w:div w:id="25375360">
              <w:marLeft w:val="0"/>
              <w:marRight w:val="0"/>
              <w:marTop w:val="0"/>
              <w:marBottom w:val="0"/>
              <w:divBdr>
                <w:top w:val="none" w:sz="0" w:space="0" w:color="auto"/>
                <w:left w:val="none" w:sz="0" w:space="0" w:color="auto"/>
                <w:bottom w:val="none" w:sz="0" w:space="0" w:color="auto"/>
                <w:right w:val="none" w:sz="0" w:space="0" w:color="auto"/>
              </w:divBdr>
            </w:div>
            <w:div w:id="1692337848">
              <w:marLeft w:val="0"/>
              <w:marRight w:val="0"/>
              <w:marTop w:val="0"/>
              <w:marBottom w:val="0"/>
              <w:divBdr>
                <w:top w:val="none" w:sz="0" w:space="0" w:color="auto"/>
                <w:left w:val="none" w:sz="0" w:space="0" w:color="auto"/>
                <w:bottom w:val="none" w:sz="0" w:space="0" w:color="auto"/>
                <w:right w:val="none" w:sz="0" w:space="0" w:color="auto"/>
              </w:divBdr>
            </w:div>
            <w:div w:id="1019888707">
              <w:marLeft w:val="0"/>
              <w:marRight w:val="0"/>
              <w:marTop w:val="0"/>
              <w:marBottom w:val="0"/>
              <w:divBdr>
                <w:top w:val="none" w:sz="0" w:space="0" w:color="auto"/>
                <w:left w:val="none" w:sz="0" w:space="0" w:color="auto"/>
                <w:bottom w:val="none" w:sz="0" w:space="0" w:color="auto"/>
                <w:right w:val="none" w:sz="0" w:space="0" w:color="auto"/>
              </w:divBdr>
            </w:div>
            <w:div w:id="1671177678">
              <w:marLeft w:val="0"/>
              <w:marRight w:val="0"/>
              <w:marTop w:val="0"/>
              <w:marBottom w:val="0"/>
              <w:divBdr>
                <w:top w:val="none" w:sz="0" w:space="0" w:color="auto"/>
                <w:left w:val="none" w:sz="0" w:space="0" w:color="auto"/>
                <w:bottom w:val="none" w:sz="0" w:space="0" w:color="auto"/>
                <w:right w:val="none" w:sz="0" w:space="0" w:color="auto"/>
              </w:divBdr>
            </w:div>
            <w:div w:id="1462382024">
              <w:marLeft w:val="0"/>
              <w:marRight w:val="0"/>
              <w:marTop w:val="0"/>
              <w:marBottom w:val="0"/>
              <w:divBdr>
                <w:top w:val="none" w:sz="0" w:space="0" w:color="auto"/>
                <w:left w:val="none" w:sz="0" w:space="0" w:color="auto"/>
                <w:bottom w:val="none" w:sz="0" w:space="0" w:color="auto"/>
                <w:right w:val="none" w:sz="0" w:space="0" w:color="auto"/>
              </w:divBdr>
            </w:div>
            <w:div w:id="2008635531">
              <w:marLeft w:val="0"/>
              <w:marRight w:val="0"/>
              <w:marTop w:val="0"/>
              <w:marBottom w:val="0"/>
              <w:divBdr>
                <w:top w:val="none" w:sz="0" w:space="0" w:color="auto"/>
                <w:left w:val="none" w:sz="0" w:space="0" w:color="auto"/>
                <w:bottom w:val="none" w:sz="0" w:space="0" w:color="auto"/>
                <w:right w:val="none" w:sz="0" w:space="0" w:color="auto"/>
              </w:divBdr>
            </w:div>
            <w:div w:id="1662466740">
              <w:marLeft w:val="0"/>
              <w:marRight w:val="0"/>
              <w:marTop w:val="0"/>
              <w:marBottom w:val="0"/>
              <w:divBdr>
                <w:top w:val="none" w:sz="0" w:space="0" w:color="auto"/>
                <w:left w:val="none" w:sz="0" w:space="0" w:color="auto"/>
                <w:bottom w:val="none" w:sz="0" w:space="0" w:color="auto"/>
                <w:right w:val="none" w:sz="0" w:space="0" w:color="auto"/>
              </w:divBdr>
            </w:div>
            <w:div w:id="664666337">
              <w:marLeft w:val="0"/>
              <w:marRight w:val="0"/>
              <w:marTop w:val="0"/>
              <w:marBottom w:val="0"/>
              <w:divBdr>
                <w:top w:val="none" w:sz="0" w:space="0" w:color="auto"/>
                <w:left w:val="none" w:sz="0" w:space="0" w:color="auto"/>
                <w:bottom w:val="none" w:sz="0" w:space="0" w:color="auto"/>
                <w:right w:val="none" w:sz="0" w:space="0" w:color="auto"/>
              </w:divBdr>
            </w:div>
            <w:div w:id="1217815281">
              <w:marLeft w:val="0"/>
              <w:marRight w:val="0"/>
              <w:marTop w:val="0"/>
              <w:marBottom w:val="0"/>
              <w:divBdr>
                <w:top w:val="none" w:sz="0" w:space="0" w:color="auto"/>
                <w:left w:val="none" w:sz="0" w:space="0" w:color="auto"/>
                <w:bottom w:val="none" w:sz="0" w:space="0" w:color="auto"/>
                <w:right w:val="none" w:sz="0" w:space="0" w:color="auto"/>
              </w:divBdr>
            </w:div>
            <w:div w:id="1533806482">
              <w:marLeft w:val="0"/>
              <w:marRight w:val="0"/>
              <w:marTop w:val="0"/>
              <w:marBottom w:val="0"/>
              <w:divBdr>
                <w:top w:val="none" w:sz="0" w:space="0" w:color="auto"/>
                <w:left w:val="none" w:sz="0" w:space="0" w:color="auto"/>
                <w:bottom w:val="none" w:sz="0" w:space="0" w:color="auto"/>
                <w:right w:val="none" w:sz="0" w:space="0" w:color="auto"/>
              </w:divBdr>
            </w:div>
            <w:div w:id="2760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24">
      <w:bodyDiv w:val="1"/>
      <w:marLeft w:val="0"/>
      <w:marRight w:val="0"/>
      <w:marTop w:val="0"/>
      <w:marBottom w:val="0"/>
      <w:divBdr>
        <w:top w:val="none" w:sz="0" w:space="0" w:color="auto"/>
        <w:left w:val="none" w:sz="0" w:space="0" w:color="auto"/>
        <w:bottom w:val="none" w:sz="0" w:space="0" w:color="auto"/>
        <w:right w:val="none" w:sz="0" w:space="0" w:color="auto"/>
      </w:divBdr>
      <w:divsChild>
        <w:div w:id="2022663846">
          <w:marLeft w:val="0"/>
          <w:marRight w:val="0"/>
          <w:marTop w:val="0"/>
          <w:marBottom w:val="0"/>
          <w:divBdr>
            <w:top w:val="none" w:sz="0" w:space="0" w:color="auto"/>
            <w:left w:val="none" w:sz="0" w:space="0" w:color="auto"/>
            <w:bottom w:val="none" w:sz="0" w:space="0" w:color="auto"/>
            <w:right w:val="none" w:sz="0" w:space="0" w:color="auto"/>
          </w:divBdr>
          <w:divsChild>
            <w:div w:id="343363495">
              <w:marLeft w:val="0"/>
              <w:marRight w:val="0"/>
              <w:marTop w:val="0"/>
              <w:marBottom w:val="0"/>
              <w:divBdr>
                <w:top w:val="none" w:sz="0" w:space="0" w:color="auto"/>
                <w:left w:val="none" w:sz="0" w:space="0" w:color="auto"/>
                <w:bottom w:val="none" w:sz="0" w:space="0" w:color="auto"/>
                <w:right w:val="none" w:sz="0" w:space="0" w:color="auto"/>
              </w:divBdr>
            </w:div>
            <w:div w:id="1303926523">
              <w:marLeft w:val="0"/>
              <w:marRight w:val="0"/>
              <w:marTop w:val="0"/>
              <w:marBottom w:val="0"/>
              <w:divBdr>
                <w:top w:val="none" w:sz="0" w:space="0" w:color="auto"/>
                <w:left w:val="none" w:sz="0" w:space="0" w:color="auto"/>
                <w:bottom w:val="none" w:sz="0" w:space="0" w:color="auto"/>
                <w:right w:val="none" w:sz="0" w:space="0" w:color="auto"/>
              </w:divBdr>
            </w:div>
            <w:div w:id="1940487285">
              <w:marLeft w:val="0"/>
              <w:marRight w:val="0"/>
              <w:marTop w:val="0"/>
              <w:marBottom w:val="0"/>
              <w:divBdr>
                <w:top w:val="none" w:sz="0" w:space="0" w:color="auto"/>
                <w:left w:val="none" w:sz="0" w:space="0" w:color="auto"/>
                <w:bottom w:val="none" w:sz="0" w:space="0" w:color="auto"/>
                <w:right w:val="none" w:sz="0" w:space="0" w:color="auto"/>
              </w:divBdr>
            </w:div>
            <w:div w:id="861473173">
              <w:marLeft w:val="0"/>
              <w:marRight w:val="0"/>
              <w:marTop w:val="0"/>
              <w:marBottom w:val="0"/>
              <w:divBdr>
                <w:top w:val="none" w:sz="0" w:space="0" w:color="auto"/>
                <w:left w:val="none" w:sz="0" w:space="0" w:color="auto"/>
                <w:bottom w:val="none" w:sz="0" w:space="0" w:color="auto"/>
                <w:right w:val="none" w:sz="0" w:space="0" w:color="auto"/>
              </w:divBdr>
            </w:div>
            <w:div w:id="809709942">
              <w:marLeft w:val="0"/>
              <w:marRight w:val="0"/>
              <w:marTop w:val="0"/>
              <w:marBottom w:val="0"/>
              <w:divBdr>
                <w:top w:val="none" w:sz="0" w:space="0" w:color="auto"/>
                <w:left w:val="none" w:sz="0" w:space="0" w:color="auto"/>
                <w:bottom w:val="none" w:sz="0" w:space="0" w:color="auto"/>
                <w:right w:val="none" w:sz="0" w:space="0" w:color="auto"/>
              </w:divBdr>
            </w:div>
            <w:div w:id="158156693">
              <w:marLeft w:val="0"/>
              <w:marRight w:val="0"/>
              <w:marTop w:val="0"/>
              <w:marBottom w:val="0"/>
              <w:divBdr>
                <w:top w:val="none" w:sz="0" w:space="0" w:color="auto"/>
                <w:left w:val="none" w:sz="0" w:space="0" w:color="auto"/>
                <w:bottom w:val="none" w:sz="0" w:space="0" w:color="auto"/>
                <w:right w:val="none" w:sz="0" w:space="0" w:color="auto"/>
              </w:divBdr>
            </w:div>
            <w:div w:id="1149056213">
              <w:marLeft w:val="0"/>
              <w:marRight w:val="0"/>
              <w:marTop w:val="0"/>
              <w:marBottom w:val="0"/>
              <w:divBdr>
                <w:top w:val="none" w:sz="0" w:space="0" w:color="auto"/>
                <w:left w:val="none" w:sz="0" w:space="0" w:color="auto"/>
                <w:bottom w:val="none" w:sz="0" w:space="0" w:color="auto"/>
                <w:right w:val="none" w:sz="0" w:space="0" w:color="auto"/>
              </w:divBdr>
            </w:div>
            <w:div w:id="1418675610">
              <w:marLeft w:val="0"/>
              <w:marRight w:val="0"/>
              <w:marTop w:val="0"/>
              <w:marBottom w:val="0"/>
              <w:divBdr>
                <w:top w:val="none" w:sz="0" w:space="0" w:color="auto"/>
                <w:left w:val="none" w:sz="0" w:space="0" w:color="auto"/>
                <w:bottom w:val="none" w:sz="0" w:space="0" w:color="auto"/>
                <w:right w:val="none" w:sz="0" w:space="0" w:color="auto"/>
              </w:divBdr>
            </w:div>
            <w:div w:id="1259676624">
              <w:marLeft w:val="0"/>
              <w:marRight w:val="0"/>
              <w:marTop w:val="0"/>
              <w:marBottom w:val="0"/>
              <w:divBdr>
                <w:top w:val="none" w:sz="0" w:space="0" w:color="auto"/>
                <w:left w:val="none" w:sz="0" w:space="0" w:color="auto"/>
                <w:bottom w:val="none" w:sz="0" w:space="0" w:color="auto"/>
                <w:right w:val="none" w:sz="0" w:space="0" w:color="auto"/>
              </w:divBdr>
            </w:div>
            <w:div w:id="1938446209">
              <w:marLeft w:val="0"/>
              <w:marRight w:val="0"/>
              <w:marTop w:val="0"/>
              <w:marBottom w:val="0"/>
              <w:divBdr>
                <w:top w:val="none" w:sz="0" w:space="0" w:color="auto"/>
                <w:left w:val="none" w:sz="0" w:space="0" w:color="auto"/>
                <w:bottom w:val="none" w:sz="0" w:space="0" w:color="auto"/>
                <w:right w:val="none" w:sz="0" w:space="0" w:color="auto"/>
              </w:divBdr>
            </w:div>
            <w:div w:id="582757782">
              <w:marLeft w:val="0"/>
              <w:marRight w:val="0"/>
              <w:marTop w:val="0"/>
              <w:marBottom w:val="0"/>
              <w:divBdr>
                <w:top w:val="none" w:sz="0" w:space="0" w:color="auto"/>
                <w:left w:val="none" w:sz="0" w:space="0" w:color="auto"/>
                <w:bottom w:val="none" w:sz="0" w:space="0" w:color="auto"/>
                <w:right w:val="none" w:sz="0" w:space="0" w:color="auto"/>
              </w:divBdr>
            </w:div>
            <w:div w:id="1495993862">
              <w:marLeft w:val="0"/>
              <w:marRight w:val="0"/>
              <w:marTop w:val="0"/>
              <w:marBottom w:val="0"/>
              <w:divBdr>
                <w:top w:val="none" w:sz="0" w:space="0" w:color="auto"/>
                <w:left w:val="none" w:sz="0" w:space="0" w:color="auto"/>
                <w:bottom w:val="none" w:sz="0" w:space="0" w:color="auto"/>
                <w:right w:val="none" w:sz="0" w:space="0" w:color="auto"/>
              </w:divBdr>
            </w:div>
            <w:div w:id="76902810">
              <w:marLeft w:val="0"/>
              <w:marRight w:val="0"/>
              <w:marTop w:val="0"/>
              <w:marBottom w:val="0"/>
              <w:divBdr>
                <w:top w:val="none" w:sz="0" w:space="0" w:color="auto"/>
                <w:left w:val="none" w:sz="0" w:space="0" w:color="auto"/>
                <w:bottom w:val="none" w:sz="0" w:space="0" w:color="auto"/>
                <w:right w:val="none" w:sz="0" w:space="0" w:color="auto"/>
              </w:divBdr>
            </w:div>
            <w:div w:id="1563563711">
              <w:marLeft w:val="0"/>
              <w:marRight w:val="0"/>
              <w:marTop w:val="0"/>
              <w:marBottom w:val="0"/>
              <w:divBdr>
                <w:top w:val="none" w:sz="0" w:space="0" w:color="auto"/>
                <w:left w:val="none" w:sz="0" w:space="0" w:color="auto"/>
                <w:bottom w:val="none" w:sz="0" w:space="0" w:color="auto"/>
                <w:right w:val="none" w:sz="0" w:space="0" w:color="auto"/>
              </w:divBdr>
            </w:div>
            <w:div w:id="795952801">
              <w:marLeft w:val="0"/>
              <w:marRight w:val="0"/>
              <w:marTop w:val="0"/>
              <w:marBottom w:val="0"/>
              <w:divBdr>
                <w:top w:val="none" w:sz="0" w:space="0" w:color="auto"/>
                <w:left w:val="none" w:sz="0" w:space="0" w:color="auto"/>
                <w:bottom w:val="none" w:sz="0" w:space="0" w:color="auto"/>
                <w:right w:val="none" w:sz="0" w:space="0" w:color="auto"/>
              </w:divBdr>
            </w:div>
            <w:div w:id="430971479">
              <w:marLeft w:val="0"/>
              <w:marRight w:val="0"/>
              <w:marTop w:val="0"/>
              <w:marBottom w:val="0"/>
              <w:divBdr>
                <w:top w:val="none" w:sz="0" w:space="0" w:color="auto"/>
                <w:left w:val="none" w:sz="0" w:space="0" w:color="auto"/>
                <w:bottom w:val="none" w:sz="0" w:space="0" w:color="auto"/>
                <w:right w:val="none" w:sz="0" w:space="0" w:color="auto"/>
              </w:divBdr>
            </w:div>
            <w:div w:id="290748926">
              <w:marLeft w:val="0"/>
              <w:marRight w:val="0"/>
              <w:marTop w:val="0"/>
              <w:marBottom w:val="0"/>
              <w:divBdr>
                <w:top w:val="none" w:sz="0" w:space="0" w:color="auto"/>
                <w:left w:val="none" w:sz="0" w:space="0" w:color="auto"/>
                <w:bottom w:val="none" w:sz="0" w:space="0" w:color="auto"/>
                <w:right w:val="none" w:sz="0" w:space="0" w:color="auto"/>
              </w:divBdr>
            </w:div>
            <w:div w:id="549731329">
              <w:marLeft w:val="0"/>
              <w:marRight w:val="0"/>
              <w:marTop w:val="0"/>
              <w:marBottom w:val="0"/>
              <w:divBdr>
                <w:top w:val="none" w:sz="0" w:space="0" w:color="auto"/>
                <w:left w:val="none" w:sz="0" w:space="0" w:color="auto"/>
                <w:bottom w:val="none" w:sz="0" w:space="0" w:color="auto"/>
                <w:right w:val="none" w:sz="0" w:space="0" w:color="auto"/>
              </w:divBdr>
            </w:div>
            <w:div w:id="342514777">
              <w:marLeft w:val="0"/>
              <w:marRight w:val="0"/>
              <w:marTop w:val="0"/>
              <w:marBottom w:val="0"/>
              <w:divBdr>
                <w:top w:val="none" w:sz="0" w:space="0" w:color="auto"/>
                <w:left w:val="none" w:sz="0" w:space="0" w:color="auto"/>
                <w:bottom w:val="none" w:sz="0" w:space="0" w:color="auto"/>
                <w:right w:val="none" w:sz="0" w:space="0" w:color="auto"/>
              </w:divBdr>
            </w:div>
            <w:div w:id="1598175188">
              <w:marLeft w:val="0"/>
              <w:marRight w:val="0"/>
              <w:marTop w:val="0"/>
              <w:marBottom w:val="0"/>
              <w:divBdr>
                <w:top w:val="none" w:sz="0" w:space="0" w:color="auto"/>
                <w:left w:val="none" w:sz="0" w:space="0" w:color="auto"/>
                <w:bottom w:val="none" w:sz="0" w:space="0" w:color="auto"/>
                <w:right w:val="none" w:sz="0" w:space="0" w:color="auto"/>
              </w:divBdr>
            </w:div>
            <w:div w:id="1585450802">
              <w:marLeft w:val="0"/>
              <w:marRight w:val="0"/>
              <w:marTop w:val="0"/>
              <w:marBottom w:val="0"/>
              <w:divBdr>
                <w:top w:val="none" w:sz="0" w:space="0" w:color="auto"/>
                <w:left w:val="none" w:sz="0" w:space="0" w:color="auto"/>
                <w:bottom w:val="none" w:sz="0" w:space="0" w:color="auto"/>
                <w:right w:val="none" w:sz="0" w:space="0" w:color="auto"/>
              </w:divBdr>
            </w:div>
            <w:div w:id="1814592665">
              <w:marLeft w:val="0"/>
              <w:marRight w:val="0"/>
              <w:marTop w:val="0"/>
              <w:marBottom w:val="0"/>
              <w:divBdr>
                <w:top w:val="none" w:sz="0" w:space="0" w:color="auto"/>
                <w:left w:val="none" w:sz="0" w:space="0" w:color="auto"/>
                <w:bottom w:val="none" w:sz="0" w:space="0" w:color="auto"/>
                <w:right w:val="none" w:sz="0" w:space="0" w:color="auto"/>
              </w:divBdr>
            </w:div>
            <w:div w:id="330792546">
              <w:marLeft w:val="0"/>
              <w:marRight w:val="0"/>
              <w:marTop w:val="0"/>
              <w:marBottom w:val="0"/>
              <w:divBdr>
                <w:top w:val="none" w:sz="0" w:space="0" w:color="auto"/>
                <w:left w:val="none" w:sz="0" w:space="0" w:color="auto"/>
                <w:bottom w:val="none" w:sz="0" w:space="0" w:color="auto"/>
                <w:right w:val="none" w:sz="0" w:space="0" w:color="auto"/>
              </w:divBdr>
            </w:div>
            <w:div w:id="285085398">
              <w:marLeft w:val="0"/>
              <w:marRight w:val="0"/>
              <w:marTop w:val="0"/>
              <w:marBottom w:val="0"/>
              <w:divBdr>
                <w:top w:val="none" w:sz="0" w:space="0" w:color="auto"/>
                <w:left w:val="none" w:sz="0" w:space="0" w:color="auto"/>
                <w:bottom w:val="none" w:sz="0" w:space="0" w:color="auto"/>
                <w:right w:val="none" w:sz="0" w:space="0" w:color="auto"/>
              </w:divBdr>
            </w:div>
            <w:div w:id="605120329">
              <w:marLeft w:val="0"/>
              <w:marRight w:val="0"/>
              <w:marTop w:val="0"/>
              <w:marBottom w:val="0"/>
              <w:divBdr>
                <w:top w:val="none" w:sz="0" w:space="0" w:color="auto"/>
                <w:left w:val="none" w:sz="0" w:space="0" w:color="auto"/>
                <w:bottom w:val="none" w:sz="0" w:space="0" w:color="auto"/>
                <w:right w:val="none" w:sz="0" w:space="0" w:color="auto"/>
              </w:divBdr>
            </w:div>
            <w:div w:id="121581156">
              <w:marLeft w:val="0"/>
              <w:marRight w:val="0"/>
              <w:marTop w:val="0"/>
              <w:marBottom w:val="0"/>
              <w:divBdr>
                <w:top w:val="none" w:sz="0" w:space="0" w:color="auto"/>
                <w:left w:val="none" w:sz="0" w:space="0" w:color="auto"/>
                <w:bottom w:val="none" w:sz="0" w:space="0" w:color="auto"/>
                <w:right w:val="none" w:sz="0" w:space="0" w:color="auto"/>
              </w:divBdr>
            </w:div>
            <w:div w:id="1400252685">
              <w:marLeft w:val="0"/>
              <w:marRight w:val="0"/>
              <w:marTop w:val="0"/>
              <w:marBottom w:val="0"/>
              <w:divBdr>
                <w:top w:val="none" w:sz="0" w:space="0" w:color="auto"/>
                <w:left w:val="none" w:sz="0" w:space="0" w:color="auto"/>
                <w:bottom w:val="none" w:sz="0" w:space="0" w:color="auto"/>
                <w:right w:val="none" w:sz="0" w:space="0" w:color="auto"/>
              </w:divBdr>
            </w:div>
            <w:div w:id="1499343555">
              <w:marLeft w:val="0"/>
              <w:marRight w:val="0"/>
              <w:marTop w:val="0"/>
              <w:marBottom w:val="0"/>
              <w:divBdr>
                <w:top w:val="none" w:sz="0" w:space="0" w:color="auto"/>
                <w:left w:val="none" w:sz="0" w:space="0" w:color="auto"/>
                <w:bottom w:val="none" w:sz="0" w:space="0" w:color="auto"/>
                <w:right w:val="none" w:sz="0" w:space="0" w:color="auto"/>
              </w:divBdr>
            </w:div>
            <w:div w:id="506554646">
              <w:marLeft w:val="0"/>
              <w:marRight w:val="0"/>
              <w:marTop w:val="0"/>
              <w:marBottom w:val="0"/>
              <w:divBdr>
                <w:top w:val="none" w:sz="0" w:space="0" w:color="auto"/>
                <w:left w:val="none" w:sz="0" w:space="0" w:color="auto"/>
                <w:bottom w:val="none" w:sz="0" w:space="0" w:color="auto"/>
                <w:right w:val="none" w:sz="0" w:space="0" w:color="auto"/>
              </w:divBdr>
            </w:div>
            <w:div w:id="374090073">
              <w:marLeft w:val="0"/>
              <w:marRight w:val="0"/>
              <w:marTop w:val="0"/>
              <w:marBottom w:val="0"/>
              <w:divBdr>
                <w:top w:val="none" w:sz="0" w:space="0" w:color="auto"/>
                <w:left w:val="none" w:sz="0" w:space="0" w:color="auto"/>
                <w:bottom w:val="none" w:sz="0" w:space="0" w:color="auto"/>
                <w:right w:val="none" w:sz="0" w:space="0" w:color="auto"/>
              </w:divBdr>
            </w:div>
            <w:div w:id="1281717162">
              <w:marLeft w:val="0"/>
              <w:marRight w:val="0"/>
              <w:marTop w:val="0"/>
              <w:marBottom w:val="0"/>
              <w:divBdr>
                <w:top w:val="none" w:sz="0" w:space="0" w:color="auto"/>
                <w:left w:val="none" w:sz="0" w:space="0" w:color="auto"/>
                <w:bottom w:val="none" w:sz="0" w:space="0" w:color="auto"/>
                <w:right w:val="none" w:sz="0" w:space="0" w:color="auto"/>
              </w:divBdr>
            </w:div>
            <w:div w:id="1824463054">
              <w:marLeft w:val="0"/>
              <w:marRight w:val="0"/>
              <w:marTop w:val="0"/>
              <w:marBottom w:val="0"/>
              <w:divBdr>
                <w:top w:val="none" w:sz="0" w:space="0" w:color="auto"/>
                <w:left w:val="none" w:sz="0" w:space="0" w:color="auto"/>
                <w:bottom w:val="none" w:sz="0" w:space="0" w:color="auto"/>
                <w:right w:val="none" w:sz="0" w:space="0" w:color="auto"/>
              </w:divBdr>
            </w:div>
            <w:div w:id="531918693">
              <w:marLeft w:val="0"/>
              <w:marRight w:val="0"/>
              <w:marTop w:val="0"/>
              <w:marBottom w:val="0"/>
              <w:divBdr>
                <w:top w:val="none" w:sz="0" w:space="0" w:color="auto"/>
                <w:left w:val="none" w:sz="0" w:space="0" w:color="auto"/>
                <w:bottom w:val="none" w:sz="0" w:space="0" w:color="auto"/>
                <w:right w:val="none" w:sz="0" w:space="0" w:color="auto"/>
              </w:divBdr>
            </w:div>
            <w:div w:id="308824225">
              <w:marLeft w:val="0"/>
              <w:marRight w:val="0"/>
              <w:marTop w:val="0"/>
              <w:marBottom w:val="0"/>
              <w:divBdr>
                <w:top w:val="none" w:sz="0" w:space="0" w:color="auto"/>
                <w:left w:val="none" w:sz="0" w:space="0" w:color="auto"/>
                <w:bottom w:val="none" w:sz="0" w:space="0" w:color="auto"/>
                <w:right w:val="none" w:sz="0" w:space="0" w:color="auto"/>
              </w:divBdr>
            </w:div>
            <w:div w:id="1971327259">
              <w:marLeft w:val="0"/>
              <w:marRight w:val="0"/>
              <w:marTop w:val="0"/>
              <w:marBottom w:val="0"/>
              <w:divBdr>
                <w:top w:val="none" w:sz="0" w:space="0" w:color="auto"/>
                <w:left w:val="none" w:sz="0" w:space="0" w:color="auto"/>
                <w:bottom w:val="none" w:sz="0" w:space="0" w:color="auto"/>
                <w:right w:val="none" w:sz="0" w:space="0" w:color="auto"/>
              </w:divBdr>
            </w:div>
            <w:div w:id="883758505">
              <w:marLeft w:val="0"/>
              <w:marRight w:val="0"/>
              <w:marTop w:val="0"/>
              <w:marBottom w:val="0"/>
              <w:divBdr>
                <w:top w:val="none" w:sz="0" w:space="0" w:color="auto"/>
                <w:left w:val="none" w:sz="0" w:space="0" w:color="auto"/>
                <w:bottom w:val="none" w:sz="0" w:space="0" w:color="auto"/>
                <w:right w:val="none" w:sz="0" w:space="0" w:color="auto"/>
              </w:divBdr>
            </w:div>
            <w:div w:id="165556993">
              <w:marLeft w:val="0"/>
              <w:marRight w:val="0"/>
              <w:marTop w:val="0"/>
              <w:marBottom w:val="0"/>
              <w:divBdr>
                <w:top w:val="none" w:sz="0" w:space="0" w:color="auto"/>
                <w:left w:val="none" w:sz="0" w:space="0" w:color="auto"/>
                <w:bottom w:val="none" w:sz="0" w:space="0" w:color="auto"/>
                <w:right w:val="none" w:sz="0" w:space="0" w:color="auto"/>
              </w:divBdr>
            </w:div>
            <w:div w:id="1176651672">
              <w:marLeft w:val="0"/>
              <w:marRight w:val="0"/>
              <w:marTop w:val="0"/>
              <w:marBottom w:val="0"/>
              <w:divBdr>
                <w:top w:val="none" w:sz="0" w:space="0" w:color="auto"/>
                <w:left w:val="none" w:sz="0" w:space="0" w:color="auto"/>
                <w:bottom w:val="none" w:sz="0" w:space="0" w:color="auto"/>
                <w:right w:val="none" w:sz="0" w:space="0" w:color="auto"/>
              </w:divBdr>
            </w:div>
            <w:div w:id="679619959">
              <w:marLeft w:val="0"/>
              <w:marRight w:val="0"/>
              <w:marTop w:val="0"/>
              <w:marBottom w:val="0"/>
              <w:divBdr>
                <w:top w:val="none" w:sz="0" w:space="0" w:color="auto"/>
                <w:left w:val="none" w:sz="0" w:space="0" w:color="auto"/>
                <w:bottom w:val="none" w:sz="0" w:space="0" w:color="auto"/>
                <w:right w:val="none" w:sz="0" w:space="0" w:color="auto"/>
              </w:divBdr>
            </w:div>
            <w:div w:id="1015691104">
              <w:marLeft w:val="0"/>
              <w:marRight w:val="0"/>
              <w:marTop w:val="0"/>
              <w:marBottom w:val="0"/>
              <w:divBdr>
                <w:top w:val="none" w:sz="0" w:space="0" w:color="auto"/>
                <w:left w:val="none" w:sz="0" w:space="0" w:color="auto"/>
                <w:bottom w:val="none" w:sz="0" w:space="0" w:color="auto"/>
                <w:right w:val="none" w:sz="0" w:space="0" w:color="auto"/>
              </w:divBdr>
            </w:div>
            <w:div w:id="1881552443">
              <w:marLeft w:val="0"/>
              <w:marRight w:val="0"/>
              <w:marTop w:val="0"/>
              <w:marBottom w:val="0"/>
              <w:divBdr>
                <w:top w:val="none" w:sz="0" w:space="0" w:color="auto"/>
                <w:left w:val="none" w:sz="0" w:space="0" w:color="auto"/>
                <w:bottom w:val="none" w:sz="0" w:space="0" w:color="auto"/>
                <w:right w:val="none" w:sz="0" w:space="0" w:color="auto"/>
              </w:divBdr>
            </w:div>
            <w:div w:id="14623652">
              <w:marLeft w:val="0"/>
              <w:marRight w:val="0"/>
              <w:marTop w:val="0"/>
              <w:marBottom w:val="0"/>
              <w:divBdr>
                <w:top w:val="none" w:sz="0" w:space="0" w:color="auto"/>
                <w:left w:val="none" w:sz="0" w:space="0" w:color="auto"/>
                <w:bottom w:val="none" w:sz="0" w:space="0" w:color="auto"/>
                <w:right w:val="none" w:sz="0" w:space="0" w:color="auto"/>
              </w:divBdr>
            </w:div>
            <w:div w:id="1759977915">
              <w:marLeft w:val="0"/>
              <w:marRight w:val="0"/>
              <w:marTop w:val="0"/>
              <w:marBottom w:val="0"/>
              <w:divBdr>
                <w:top w:val="none" w:sz="0" w:space="0" w:color="auto"/>
                <w:left w:val="none" w:sz="0" w:space="0" w:color="auto"/>
                <w:bottom w:val="none" w:sz="0" w:space="0" w:color="auto"/>
                <w:right w:val="none" w:sz="0" w:space="0" w:color="auto"/>
              </w:divBdr>
            </w:div>
            <w:div w:id="213346677">
              <w:marLeft w:val="0"/>
              <w:marRight w:val="0"/>
              <w:marTop w:val="0"/>
              <w:marBottom w:val="0"/>
              <w:divBdr>
                <w:top w:val="none" w:sz="0" w:space="0" w:color="auto"/>
                <w:left w:val="none" w:sz="0" w:space="0" w:color="auto"/>
                <w:bottom w:val="none" w:sz="0" w:space="0" w:color="auto"/>
                <w:right w:val="none" w:sz="0" w:space="0" w:color="auto"/>
              </w:divBdr>
            </w:div>
            <w:div w:id="1279338724">
              <w:marLeft w:val="0"/>
              <w:marRight w:val="0"/>
              <w:marTop w:val="0"/>
              <w:marBottom w:val="0"/>
              <w:divBdr>
                <w:top w:val="none" w:sz="0" w:space="0" w:color="auto"/>
                <w:left w:val="none" w:sz="0" w:space="0" w:color="auto"/>
                <w:bottom w:val="none" w:sz="0" w:space="0" w:color="auto"/>
                <w:right w:val="none" w:sz="0" w:space="0" w:color="auto"/>
              </w:divBdr>
            </w:div>
            <w:div w:id="1062406515">
              <w:marLeft w:val="0"/>
              <w:marRight w:val="0"/>
              <w:marTop w:val="0"/>
              <w:marBottom w:val="0"/>
              <w:divBdr>
                <w:top w:val="none" w:sz="0" w:space="0" w:color="auto"/>
                <w:left w:val="none" w:sz="0" w:space="0" w:color="auto"/>
                <w:bottom w:val="none" w:sz="0" w:space="0" w:color="auto"/>
                <w:right w:val="none" w:sz="0" w:space="0" w:color="auto"/>
              </w:divBdr>
            </w:div>
            <w:div w:id="512301331">
              <w:marLeft w:val="0"/>
              <w:marRight w:val="0"/>
              <w:marTop w:val="0"/>
              <w:marBottom w:val="0"/>
              <w:divBdr>
                <w:top w:val="none" w:sz="0" w:space="0" w:color="auto"/>
                <w:left w:val="none" w:sz="0" w:space="0" w:color="auto"/>
                <w:bottom w:val="none" w:sz="0" w:space="0" w:color="auto"/>
                <w:right w:val="none" w:sz="0" w:space="0" w:color="auto"/>
              </w:divBdr>
            </w:div>
            <w:div w:id="241456077">
              <w:marLeft w:val="0"/>
              <w:marRight w:val="0"/>
              <w:marTop w:val="0"/>
              <w:marBottom w:val="0"/>
              <w:divBdr>
                <w:top w:val="none" w:sz="0" w:space="0" w:color="auto"/>
                <w:left w:val="none" w:sz="0" w:space="0" w:color="auto"/>
                <w:bottom w:val="none" w:sz="0" w:space="0" w:color="auto"/>
                <w:right w:val="none" w:sz="0" w:space="0" w:color="auto"/>
              </w:divBdr>
            </w:div>
            <w:div w:id="180820126">
              <w:marLeft w:val="0"/>
              <w:marRight w:val="0"/>
              <w:marTop w:val="0"/>
              <w:marBottom w:val="0"/>
              <w:divBdr>
                <w:top w:val="none" w:sz="0" w:space="0" w:color="auto"/>
                <w:left w:val="none" w:sz="0" w:space="0" w:color="auto"/>
                <w:bottom w:val="none" w:sz="0" w:space="0" w:color="auto"/>
                <w:right w:val="none" w:sz="0" w:space="0" w:color="auto"/>
              </w:divBdr>
            </w:div>
            <w:div w:id="1642809330">
              <w:marLeft w:val="0"/>
              <w:marRight w:val="0"/>
              <w:marTop w:val="0"/>
              <w:marBottom w:val="0"/>
              <w:divBdr>
                <w:top w:val="none" w:sz="0" w:space="0" w:color="auto"/>
                <w:left w:val="none" w:sz="0" w:space="0" w:color="auto"/>
                <w:bottom w:val="none" w:sz="0" w:space="0" w:color="auto"/>
                <w:right w:val="none" w:sz="0" w:space="0" w:color="auto"/>
              </w:divBdr>
            </w:div>
            <w:div w:id="751781320">
              <w:marLeft w:val="0"/>
              <w:marRight w:val="0"/>
              <w:marTop w:val="0"/>
              <w:marBottom w:val="0"/>
              <w:divBdr>
                <w:top w:val="none" w:sz="0" w:space="0" w:color="auto"/>
                <w:left w:val="none" w:sz="0" w:space="0" w:color="auto"/>
                <w:bottom w:val="none" w:sz="0" w:space="0" w:color="auto"/>
                <w:right w:val="none" w:sz="0" w:space="0" w:color="auto"/>
              </w:divBdr>
            </w:div>
            <w:div w:id="355010678">
              <w:marLeft w:val="0"/>
              <w:marRight w:val="0"/>
              <w:marTop w:val="0"/>
              <w:marBottom w:val="0"/>
              <w:divBdr>
                <w:top w:val="none" w:sz="0" w:space="0" w:color="auto"/>
                <w:left w:val="none" w:sz="0" w:space="0" w:color="auto"/>
                <w:bottom w:val="none" w:sz="0" w:space="0" w:color="auto"/>
                <w:right w:val="none" w:sz="0" w:space="0" w:color="auto"/>
              </w:divBdr>
            </w:div>
            <w:div w:id="465124821">
              <w:marLeft w:val="0"/>
              <w:marRight w:val="0"/>
              <w:marTop w:val="0"/>
              <w:marBottom w:val="0"/>
              <w:divBdr>
                <w:top w:val="none" w:sz="0" w:space="0" w:color="auto"/>
                <w:left w:val="none" w:sz="0" w:space="0" w:color="auto"/>
                <w:bottom w:val="none" w:sz="0" w:space="0" w:color="auto"/>
                <w:right w:val="none" w:sz="0" w:space="0" w:color="auto"/>
              </w:divBdr>
            </w:div>
            <w:div w:id="1051613664">
              <w:marLeft w:val="0"/>
              <w:marRight w:val="0"/>
              <w:marTop w:val="0"/>
              <w:marBottom w:val="0"/>
              <w:divBdr>
                <w:top w:val="none" w:sz="0" w:space="0" w:color="auto"/>
                <w:left w:val="none" w:sz="0" w:space="0" w:color="auto"/>
                <w:bottom w:val="none" w:sz="0" w:space="0" w:color="auto"/>
                <w:right w:val="none" w:sz="0" w:space="0" w:color="auto"/>
              </w:divBdr>
            </w:div>
            <w:div w:id="191187062">
              <w:marLeft w:val="0"/>
              <w:marRight w:val="0"/>
              <w:marTop w:val="0"/>
              <w:marBottom w:val="0"/>
              <w:divBdr>
                <w:top w:val="none" w:sz="0" w:space="0" w:color="auto"/>
                <w:left w:val="none" w:sz="0" w:space="0" w:color="auto"/>
                <w:bottom w:val="none" w:sz="0" w:space="0" w:color="auto"/>
                <w:right w:val="none" w:sz="0" w:space="0" w:color="auto"/>
              </w:divBdr>
            </w:div>
            <w:div w:id="1731346930">
              <w:marLeft w:val="0"/>
              <w:marRight w:val="0"/>
              <w:marTop w:val="0"/>
              <w:marBottom w:val="0"/>
              <w:divBdr>
                <w:top w:val="none" w:sz="0" w:space="0" w:color="auto"/>
                <w:left w:val="none" w:sz="0" w:space="0" w:color="auto"/>
                <w:bottom w:val="none" w:sz="0" w:space="0" w:color="auto"/>
                <w:right w:val="none" w:sz="0" w:space="0" w:color="auto"/>
              </w:divBdr>
            </w:div>
            <w:div w:id="1962416640">
              <w:marLeft w:val="0"/>
              <w:marRight w:val="0"/>
              <w:marTop w:val="0"/>
              <w:marBottom w:val="0"/>
              <w:divBdr>
                <w:top w:val="none" w:sz="0" w:space="0" w:color="auto"/>
                <w:left w:val="none" w:sz="0" w:space="0" w:color="auto"/>
                <w:bottom w:val="none" w:sz="0" w:space="0" w:color="auto"/>
                <w:right w:val="none" w:sz="0" w:space="0" w:color="auto"/>
              </w:divBdr>
            </w:div>
            <w:div w:id="2075156115">
              <w:marLeft w:val="0"/>
              <w:marRight w:val="0"/>
              <w:marTop w:val="0"/>
              <w:marBottom w:val="0"/>
              <w:divBdr>
                <w:top w:val="none" w:sz="0" w:space="0" w:color="auto"/>
                <w:left w:val="none" w:sz="0" w:space="0" w:color="auto"/>
                <w:bottom w:val="none" w:sz="0" w:space="0" w:color="auto"/>
                <w:right w:val="none" w:sz="0" w:space="0" w:color="auto"/>
              </w:divBdr>
            </w:div>
            <w:div w:id="1084374615">
              <w:marLeft w:val="0"/>
              <w:marRight w:val="0"/>
              <w:marTop w:val="0"/>
              <w:marBottom w:val="0"/>
              <w:divBdr>
                <w:top w:val="none" w:sz="0" w:space="0" w:color="auto"/>
                <w:left w:val="none" w:sz="0" w:space="0" w:color="auto"/>
                <w:bottom w:val="none" w:sz="0" w:space="0" w:color="auto"/>
                <w:right w:val="none" w:sz="0" w:space="0" w:color="auto"/>
              </w:divBdr>
            </w:div>
            <w:div w:id="571543487">
              <w:marLeft w:val="0"/>
              <w:marRight w:val="0"/>
              <w:marTop w:val="0"/>
              <w:marBottom w:val="0"/>
              <w:divBdr>
                <w:top w:val="none" w:sz="0" w:space="0" w:color="auto"/>
                <w:left w:val="none" w:sz="0" w:space="0" w:color="auto"/>
                <w:bottom w:val="none" w:sz="0" w:space="0" w:color="auto"/>
                <w:right w:val="none" w:sz="0" w:space="0" w:color="auto"/>
              </w:divBdr>
            </w:div>
            <w:div w:id="230315458">
              <w:marLeft w:val="0"/>
              <w:marRight w:val="0"/>
              <w:marTop w:val="0"/>
              <w:marBottom w:val="0"/>
              <w:divBdr>
                <w:top w:val="none" w:sz="0" w:space="0" w:color="auto"/>
                <w:left w:val="none" w:sz="0" w:space="0" w:color="auto"/>
                <w:bottom w:val="none" w:sz="0" w:space="0" w:color="auto"/>
                <w:right w:val="none" w:sz="0" w:space="0" w:color="auto"/>
              </w:divBdr>
            </w:div>
            <w:div w:id="376901913">
              <w:marLeft w:val="0"/>
              <w:marRight w:val="0"/>
              <w:marTop w:val="0"/>
              <w:marBottom w:val="0"/>
              <w:divBdr>
                <w:top w:val="none" w:sz="0" w:space="0" w:color="auto"/>
                <w:left w:val="none" w:sz="0" w:space="0" w:color="auto"/>
                <w:bottom w:val="none" w:sz="0" w:space="0" w:color="auto"/>
                <w:right w:val="none" w:sz="0" w:space="0" w:color="auto"/>
              </w:divBdr>
            </w:div>
            <w:div w:id="167256008">
              <w:marLeft w:val="0"/>
              <w:marRight w:val="0"/>
              <w:marTop w:val="0"/>
              <w:marBottom w:val="0"/>
              <w:divBdr>
                <w:top w:val="none" w:sz="0" w:space="0" w:color="auto"/>
                <w:left w:val="none" w:sz="0" w:space="0" w:color="auto"/>
                <w:bottom w:val="none" w:sz="0" w:space="0" w:color="auto"/>
                <w:right w:val="none" w:sz="0" w:space="0" w:color="auto"/>
              </w:divBdr>
            </w:div>
            <w:div w:id="1175918121">
              <w:marLeft w:val="0"/>
              <w:marRight w:val="0"/>
              <w:marTop w:val="0"/>
              <w:marBottom w:val="0"/>
              <w:divBdr>
                <w:top w:val="none" w:sz="0" w:space="0" w:color="auto"/>
                <w:left w:val="none" w:sz="0" w:space="0" w:color="auto"/>
                <w:bottom w:val="none" w:sz="0" w:space="0" w:color="auto"/>
                <w:right w:val="none" w:sz="0" w:space="0" w:color="auto"/>
              </w:divBdr>
            </w:div>
            <w:div w:id="745373005">
              <w:marLeft w:val="0"/>
              <w:marRight w:val="0"/>
              <w:marTop w:val="0"/>
              <w:marBottom w:val="0"/>
              <w:divBdr>
                <w:top w:val="none" w:sz="0" w:space="0" w:color="auto"/>
                <w:left w:val="none" w:sz="0" w:space="0" w:color="auto"/>
                <w:bottom w:val="none" w:sz="0" w:space="0" w:color="auto"/>
                <w:right w:val="none" w:sz="0" w:space="0" w:color="auto"/>
              </w:divBdr>
            </w:div>
            <w:div w:id="526529920">
              <w:marLeft w:val="0"/>
              <w:marRight w:val="0"/>
              <w:marTop w:val="0"/>
              <w:marBottom w:val="0"/>
              <w:divBdr>
                <w:top w:val="none" w:sz="0" w:space="0" w:color="auto"/>
                <w:left w:val="none" w:sz="0" w:space="0" w:color="auto"/>
                <w:bottom w:val="none" w:sz="0" w:space="0" w:color="auto"/>
                <w:right w:val="none" w:sz="0" w:space="0" w:color="auto"/>
              </w:divBdr>
            </w:div>
            <w:div w:id="14313875">
              <w:marLeft w:val="0"/>
              <w:marRight w:val="0"/>
              <w:marTop w:val="0"/>
              <w:marBottom w:val="0"/>
              <w:divBdr>
                <w:top w:val="none" w:sz="0" w:space="0" w:color="auto"/>
                <w:left w:val="none" w:sz="0" w:space="0" w:color="auto"/>
                <w:bottom w:val="none" w:sz="0" w:space="0" w:color="auto"/>
                <w:right w:val="none" w:sz="0" w:space="0" w:color="auto"/>
              </w:divBdr>
            </w:div>
            <w:div w:id="1227570476">
              <w:marLeft w:val="0"/>
              <w:marRight w:val="0"/>
              <w:marTop w:val="0"/>
              <w:marBottom w:val="0"/>
              <w:divBdr>
                <w:top w:val="none" w:sz="0" w:space="0" w:color="auto"/>
                <w:left w:val="none" w:sz="0" w:space="0" w:color="auto"/>
                <w:bottom w:val="none" w:sz="0" w:space="0" w:color="auto"/>
                <w:right w:val="none" w:sz="0" w:space="0" w:color="auto"/>
              </w:divBdr>
            </w:div>
            <w:div w:id="1617172555">
              <w:marLeft w:val="0"/>
              <w:marRight w:val="0"/>
              <w:marTop w:val="0"/>
              <w:marBottom w:val="0"/>
              <w:divBdr>
                <w:top w:val="none" w:sz="0" w:space="0" w:color="auto"/>
                <w:left w:val="none" w:sz="0" w:space="0" w:color="auto"/>
                <w:bottom w:val="none" w:sz="0" w:space="0" w:color="auto"/>
                <w:right w:val="none" w:sz="0" w:space="0" w:color="auto"/>
              </w:divBdr>
            </w:div>
            <w:div w:id="207301262">
              <w:marLeft w:val="0"/>
              <w:marRight w:val="0"/>
              <w:marTop w:val="0"/>
              <w:marBottom w:val="0"/>
              <w:divBdr>
                <w:top w:val="none" w:sz="0" w:space="0" w:color="auto"/>
                <w:left w:val="none" w:sz="0" w:space="0" w:color="auto"/>
                <w:bottom w:val="none" w:sz="0" w:space="0" w:color="auto"/>
                <w:right w:val="none" w:sz="0" w:space="0" w:color="auto"/>
              </w:divBdr>
            </w:div>
            <w:div w:id="229970845">
              <w:marLeft w:val="0"/>
              <w:marRight w:val="0"/>
              <w:marTop w:val="0"/>
              <w:marBottom w:val="0"/>
              <w:divBdr>
                <w:top w:val="none" w:sz="0" w:space="0" w:color="auto"/>
                <w:left w:val="none" w:sz="0" w:space="0" w:color="auto"/>
                <w:bottom w:val="none" w:sz="0" w:space="0" w:color="auto"/>
                <w:right w:val="none" w:sz="0" w:space="0" w:color="auto"/>
              </w:divBdr>
            </w:div>
            <w:div w:id="1993749060">
              <w:marLeft w:val="0"/>
              <w:marRight w:val="0"/>
              <w:marTop w:val="0"/>
              <w:marBottom w:val="0"/>
              <w:divBdr>
                <w:top w:val="none" w:sz="0" w:space="0" w:color="auto"/>
                <w:left w:val="none" w:sz="0" w:space="0" w:color="auto"/>
                <w:bottom w:val="none" w:sz="0" w:space="0" w:color="auto"/>
                <w:right w:val="none" w:sz="0" w:space="0" w:color="auto"/>
              </w:divBdr>
            </w:div>
            <w:div w:id="2095929970">
              <w:marLeft w:val="0"/>
              <w:marRight w:val="0"/>
              <w:marTop w:val="0"/>
              <w:marBottom w:val="0"/>
              <w:divBdr>
                <w:top w:val="none" w:sz="0" w:space="0" w:color="auto"/>
                <w:left w:val="none" w:sz="0" w:space="0" w:color="auto"/>
                <w:bottom w:val="none" w:sz="0" w:space="0" w:color="auto"/>
                <w:right w:val="none" w:sz="0" w:space="0" w:color="auto"/>
              </w:divBdr>
            </w:div>
            <w:div w:id="2010676830">
              <w:marLeft w:val="0"/>
              <w:marRight w:val="0"/>
              <w:marTop w:val="0"/>
              <w:marBottom w:val="0"/>
              <w:divBdr>
                <w:top w:val="none" w:sz="0" w:space="0" w:color="auto"/>
                <w:left w:val="none" w:sz="0" w:space="0" w:color="auto"/>
                <w:bottom w:val="none" w:sz="0" w:space="0" w:color="auto"/>
                <w:right w:val="none" w:sz="0" w:space="0" w:color="auto"/>
              </w:divBdr>
            </w:div>
            <w:div w:id="121382591">
              <w:marLeft w:val="0"/>
              <w:marRight w:val="0"/>
              <w:marTop w:val="0"/>
              <w:marBottom w:val="0"/>
              <w:divBdr>
                <w:top w:val="none" w:sz="0" w:space="0" w:color="auto"/>
                <w:left w:val="none" w:sz="0" w:space="0" w:color="auto"/>
                <w:bottom w:val="none" w:sz="0" w:space="0" w:color="auto"/>
                <w:right w:val="none" w:sz="0" w:space="0" w:color="auto"/>
              </w:divBdr>
            </w:div>
            <w:div w:id="316542550">
              <w:marLeft w:val="0"/>
              <w:marRight w:val="0"/>
              <w:marTop w:val="0"/>
              <w:marBottom w:val="0"/>
              <w:divBdr>
                <w:top w:val="none" w:sz="0" w:space="0" w:color="auto"/>
                <w:left w:val="none" w:sz="0" w:space="0" w:color="auto"/>
                <w:bottom w:val="none" w:sz="0" w:space="0" w:color="auto"/>
                <w:right w:val="none" w:sz="0" w:space="0" w:color="auto"/>
              </w:divBdr>
            </w:div>
            <w:div w:id="135876018">
              <w:marLeft w:val="0"/>
              <w:marRight w:val="0"/>
              <w:marTop w:val="0"/>
              <w:marBottom w:val="0"/>
              <w:divBdr>
                <w:top w:val="none" w:sz="0" w:space="0" w:color="auto"/>
                <w:left w:val="none" w:sz="0" w:space="0" w:color="auto"/>
                <w:bottom w:val="none" w:sz="0" w:space="0" w:color="auto"/>
                <w:right w:val="none" w:sz="0" w:space="0" w:color="auto"/>
              </w:divBdr>
            </w:div>
            <w:div w:id="1423599469">
              <w:marLeft w:val="0"/>
              <w:marRight w:val="0"/>
              <w:marTop w:val="0"/>
              <w:marBottom w:val="0"/>
              <w:divBdr>
                <w:top w:val="none" w:sz="0" w:space="0" w:color="auto"/>
                <w:left w:val="none" w:sz="0" w:space="0" w:color="auto"/>
                <w:bottom w:val="none" w:sz="0" w:space="0" w:color="auto"/>
                <w:right w:val="none" w:sz="0" w:space="0" w:color="auto"/>
              </w:divBdr>
            </w:div>
            <w:div w:id="1807313678">
              <w:marLeft w:val="0"/>
              <w:marRight w:val="0"/>
              <w:marTop w:val="0"/>
              <w:marBottom w:val="0"/>
              <w:divBdr>
                <w:top w:val="none" w:sz="0" w:space="0" w:color="auto"/>
                <w:left w:val="none" w:sz="0" w:space="0" w:color="auto"/>
                <w:bottom w:val="none" w:sz="0" w:space="0" w:color="auto"/>
                <w:right w:val="none" w:sz="0" w:space="0" w:color="auto"/>
              </w:divBdr>
            </w:div>
            <w:div w:id="325405313">
              <w:marLeft w:val="0"/>
              <w:marRight w:val="0"/>
              <w:marTop w:val="0"/>
              <w:marBottom w:val="0"/>
              <w:divBdr>
                <w:top w:val="none" w:sz="0" w:space="0" w:color="auto"/>
                <w:left w:val="none" w:sz="0" w:space="0" w:color="auto"/>
                <w:bottom w:val="none" w:sz="0" w:space="0" w:color="auto"/>
                <w:right w:val="none" w:sz="0" w:space="0" w:color="auto"/>
              </w:divBdr>
            </w:div>
            <w:div w:id="1373338842">
              <w:marLeft w:val="0"/>
              <w:marRight w:val="0"/>
              <w:marTop w:val="0"/>
              <w:marBottom w:val="0"/>
              <w:divBdr>
                <w:top w:val="none" w:sz="0" w:space="0" w:color="auto"/>
                <w:left w:val="none" w:sz="0" w:space="0" w:color="auto"/>
                <w:bottom w:val="none" w:sz="0" w:space="0" w:color="auto"/>
                <w:right w:val="none" w:sz="0" w:space="0" w:color="auto"/>
              </w:divBdr>
            </w:div>
            <w:div w:id="1406992727">
              <w:marLeft w:val="0"/>
              <w:marRight w:val="0"/>
              <w:marTop w:val="0"/>
              <w:marBottom w:val="0"/>
              <w:divBdr>
                <w:top w:val="none" w:sz="0" w:space="0" w:color="auto"/>
                <w:left w:val="none" w:sz="0" w:space="0" w:color="auto"/>
                <w:bottom w:val="none" w:sz="0" w:space="0" w:color="auto"/>
                <w:right w:val="none" w:sz="0" w:space="0" w:color="auto"/>
              </w:divBdr>
            </w:div>
            <w:div w:id="1815414616">
              <w:marLeft w:val="0"/>
              <w:marRight w:val="0"/>
              <w:marTop w:val="0"/>
              <w:marBottom w:val="0"/>
              <w:divBdr>
                <w:top w:val="none" w:sz="0" w:space="0" w:color="auto"/>
                <w:left w:val="none" w:sz="0" w:space="0" w:color="auto"/>
                <w:bottom w:val="none" w:sz="0" w:space="0" w:color="auto"/>
                <w:right w:val="none" w:sz="0" w:space="0" w:color="auto"/>
              </w:divBdr>
            </w:div>
            <w:div w:id="1341397726">
              <w:marLeft w:val="0"/>
              <w:marRight w:val="0"/>
              <w:marTop w:val="0"/>
              <w:marBottom w:val="0"/>
              <w:divBdr>
                <w:top w:val="none" w:sz="0" w:space="0" w:color="auto"/>
                <w:left w:val="none" w:sz="0" w:space="0" w:color="auto"/>
                <w:bottom w:val="none" w:sz="0" w:space="0" w:color="auto"/>
                <w:right w:val="none" w:sz="0" w:space="0" w:color="auto"/>
              </w:divBdr>
            </w:div>
            <w:div w:id="969214376">
              <w:marLeft w:val="0"/>
              <w:marRight w:val="0"/>
              <w:marTop w:val="0"/>
              <w:marBottom w:val="0"/>
              <w:divBdr>
                <w:top w:val="none" w:sz="0" w:space="0" w:color="auto"/>
                <w:left w:val="none" w:sz="0" w:space="0" w:color="auto"/>
                <w:bottom w:val="none" w:sz="0" w:space="0" w:color="auto"/>
                <w:right w:val="none" w:sz="0" w:space="0" w:color="auto"/>
              </w:divBdr>
            </w:div>
            <w:div w:id="2025128100">
              <w:marLeft w:val="0"/>
              <w:marRight w:val="0"/>
              <w:marTop w:val="0"/>
              <w:marBottom w:val="0"/>
              <w:divBdr>
                <w:top w:val="none" w:sz="0" w:space="0" w:color="auto"/>
                <w:left w:val="none" w:sz="0" w:space="0" w:color="auto"/>
                <w:bottom w:val="none" w:sz="0" w:space="0" w:color="auto"/>
                <w:right w:val="none" w:sz="0" w:space="0" w:color="auto"/>
              </w:divBdr>
            </w:div>
            <w:div w:id="680744905">
              <w:marLeft w:val="0"/>
              <w:marRight w:val="0"/>
              <w:marTop w:val="0"/>
              <w:marBottom w:val="0"/>
              <w:divBdr>
                <w:top w:val="none" w:sz="0" w:space="0" w:color="auto"/>
                <w:left w:val="none" w:sz="0" w:space="0" w:color="auto"/>
                <w:bottom w:val="none" w:sz="0" w:space="0" w:color="auto"/>
                <w:right w:val="none" w:sz="0" w:space="0" w:color="auto"/>
              </w:divBdr>
            </w:div>
            <w:div w:id="1341008858">
              <w:marLeft w:val="0"/>
              <w:marRight w:val="0"/>
              <w:marTop w:val="0"/>
              <w:marBottom w:val="0"/>
              <w:divBdr>
                <w:top w:val="none" w:sz="0" w:space="0" w:color="auto"/>
                <w:left w:val="none" w:sz="0" w:space="0" w:color="auto"/>
                <w:bottom w:val="none" w:sz="0" w:space="0" w:color="auto"/>
                <w:right w:val="none" w:sz="0" w:space="0" w:color="auto"/>
              </w:divBdr>
            </w:div>
            <w:div w:id="1554151634">
              <w:marLeft w:val="0"/>
              <w:marRight w:val="0"/>
              <w:marTop w:val="0"/>
              <w:marBottom w:val="0"/>
              <w:divBdr>
                <w:top w:val="none" w:sz="0" w:space="0" w:color="auto"/>
                <w:left w:val="none" w:sz="0" w:space="0" w:color="auto"/>
                <w:bottom w:val="none" w:sz="0" w:space="0" w:color="auto"/>
                <w:right w:val="none" w:sz="0" w:space="0" w:color="auto"/>
              </w:divBdr>
            </w:div>
            <w:div w:id="1049915359">
              <w:marLeft w:val="0"/>
              <w:marRight w:val="0"/>
              <w:marTop w:val="0"/>
              <w:marBottom w:val="0"/>
              <w:divBdr>
                <w:top w:val="none" w:sz="0" w:space="0" w:color="auto"/>
                <w:left w:val="none" w:sz="0" w:space="0" w:color="auto"/>
                <w:bottom w:val="none" w:sz="0" w:space="0" w:color="auto"/>
                <w:right w:val="none" w:sz="0" w:space="0" w:color="auto"/>
              </w:divBdr>
            </w:div>
            <w:div w:id="1718814438">
              <w:marLeft w:val="0"/>
              <w:marRight w:val="0"/>
              <w:marTop w:val="0"/>
              <w:marBottom w:val="0"/>
              <w:divBdr>
                <w:top w:val="none" w:sz="0" w:space="0" w:color="auto"/>
                <w:left w:val="none" w:sz="0" w:space="0" w:color="auto"/>
                <w:bottom w:val="none" w:sz="0" w:space="0" w:color="auto"/>
                <w:right w:val="none" w:sz="0" w:space="0" w:color="auto"/>
              </w:divBdr>
            </w:div>
            <w:div w:id="1063983987">
              <w:marLeft w:val="0"/>
              <w:marRight w:val="0"/>
              <w:marTop w:val="0"/>
              <w:marBottom w:val="0"/>
              <w:divBdr>
                <w:top w:val="none" w:sz="0" w:space="0" w:color="auto"/>
                <w:left w:val="none" w:sz="0" w:space="0" w:color="auto"/>
                <w:bottom w:val="none" w:sz="0" w:space="0" w:color="auto"/>
                <w:right w:val="none" w:sz="0" w:space="0" w:color="auto"/>
              </w:divBdr>
            </w:div>
            <w:div w:id="645478945">
              <w:marLeft w:val="0"/>
              <w:marRight w:val="0"/>
              <w:marTop w:val="0"/>
              <w:marBottom w:val="0"/>
              <w:divBdr>
                <w:top w:val="none" w:sz="0" w:space="0" w:color="auto"/>
                <w:left w:val="none" w:sz="0" w:space="0" w:color="auto"/>
                <w:bottom w:val="none" w:sz="0" w:space="0" w:color="auto"/>
                <w:right w:val="none" w:sz="0" w:space="0" w:color="auto"/>
              </w:divBdr>
            </w:div>
            <w:div w:id="571349371">
              <w:marLeft w:val="0"/>
              <w:marRight w:val="0"/>
              <w:marTop w:val="0"/>
              <w:marBottom w:val="0"/>
              <w:divBdr>
                <w:top w:val="none" w:sz="0" w:space="0" w:color="auto"/>
                <w:left w:val="none" w:sz="0" w:space="0" w:color="auto"/>
                <w:bottom w:val="none" w:sz="0" w:space="0" w:color="auto"/>
                <w:right w:val="none" w:sz="0" w:space="0" w:color="auto"/>
              </w:divBdr>
            </w:div>
            <w:div w:id="360596411">
              <w:marLeft w:val="0"/>
              <w:marRight w:val="0"/>
              <w:marTop w:val="0"/>
              <w:marBottom w:val="0"/>
              <w:divBdr>
                <w:top w:val="none" w:sz="0" w:space="0" w:color="auto"/>
                <w:left w:val="none" w:sz="0" w:space="0" w:color="auto"/>
                <w:bottom w:val="none" w:sz="0" w:space="0" w:color="auto"/>
                <w:right w:val="none" w:sz="0" w:space="0" w:color="auto"/>
              </w:divBdr>
            </w:div>
            <w:div w:id="179127619">
              <w:marLeft w:val="0"/>
              <w:marRight w:val="0"/>
              <w:marTop w:val="0"/>
              <w:marBottom w:val="0"/>
              <w:divBdr>
                <w:top w:val="none" w:sz="0" w:space="0" w:color="auto"/>
                <w:left w:val="none" w:sz="0" w:space="0" w:color="auto"/>
                <w:bottom w:val="none" w:sz="0" w:space="0" w:color="auto"/>
                <w:right w:val="none" w:sz="0" w:space="0" w:color="auto"/>
              </w:divBdr>
            </w:div>
            <w:div w:id="989208551">
              <w:marLeft w:val="0"/>
              <w:marRight w:val="0"/>
              <w:marTop w:val="0"/>
              <w:marBottom w:val="0"/>
              <w:divBdr>
                <w:top w:val="none" w:sz="0" w:space="0" w:color="auto"/>
                <w:left w:val="none" w:sz="0" w:space="0" w:color="auto"/>
                <w:bottom w:val="none" w:sz="0" w:space="0" w:color="auto"/>
                <w:right w:val="none" w:sz="0" w:space="0" w:color="auto"/>
              </w:divBdr>
            </w:div>
            <w:div w:id="18267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1515">
      <w:bodyDiv w:val="1"/>
      <w:marLeft w:val="0"/>
      <w:marRight w:val="0"/>
      <w:marTop w:val="0"/>
      <w:marBottom w:val="0"/>
      <w:divBdr>
        <w:top w:val="none" w:sz="0" w:space="0" w:color="auto"/>
        <w:left w:val="none" w:sz="0" w:space="0" w:color="auto"/>
        <w:bottom w:val="none" w:sz="0" w:space="0" w:color="auto"/>
        <w:right w:val="none" w:sz="0" w:space="0" w:color="auto"/>
      </w:divBdr>
    </w:div>
    <w:div w:id="187450358">
      <w:bodyDiv w:val="1"/>
      <w:marLeft w:val="0"/>
      <w:marRight w:val="0"/>
      <w:marTop w:val="0"/>
      <w:marBottom w:val="0"/>
      <w:divBdr>
        <w:top w:val="none" w:sz="0" w:space="0" w:color="auto"/>
        <w:left w:val="none" w:sz="0" w:space="0" w:color="auto"/>
        <w:bottom w:val="none" w:sz="0" w:space="0" w:color="auto"/>
        <w:right w:val="none" w:sz="0" w:space="0" w:color="auto"/>
      </w:divBdr>
    </w:div>
    <w:div w:id="200477556">
      <w:bodyDiv w:val="1"/>
      <w:marLeft w:val="0"/>
      <w:marRight w:val="0"/>
      <w:marTop w:val="0"/>
      <w:marBottom w:val="0"/>
      <w:divBdr>
        <w:top w:val="none" w:sz="0" w:space="0" w:color="auto"/>
        <w:left w:val="none" w:sz="0" w:space="0" w:color="auto"/>
        <w:bottom w:val="none" w:sz="0" w:space="0" w:color="auto"/>
        <w:right w:val="none" w:sz="0" w:space="0" w:color="auto"/>
      </w:divBdr>
    </w:div>
    <w:div w:id="207451569">
      <w:bodyDiv w:val="1"/>
      <w:marLeft w:val="0"/>
      <w:marRight w:val="0"/>
      <w:marTop w:val="0"/>
      <w:marBottom w:val="0"/>
      <w:divBdr>
        <w:top w:val="none" w:sz="0" w:space="0" w:color="auto"/>
        <w:left w:val="none" w:sz="0" w:space="0" w:color="auto"/>
        <w:bottom w:val="none" w:sz="0" w:space="0" w:color="auto"/>
        <w:right w:val="none" w:sz="0" w:space="0" w:color="auto"/>
      </w:divBdr>
      <w:divsChild>
        <w:div w:id="1798258471">
          <w:marLeft w:val="0"/>
          <w:marRight w:val="0"/>
          <w:marTop w:val="0"/>
          <w:marBottom w:val="0"/>
          <w:divBdr>
            <w:top w:val="none" w:sz="0" w:space="0" w:color="auto"/>
            <w:left w:val="none" w:sz="0" w:space="0" w:color="auto"/>
            <w:bottom w:val="none" w:sz="0" w:space="0" w:color="auto"/>
            <w:right w:val="none" w:sz="0" w:space="0" w:color="auto"/>
          </w:divBdr>
        </w:div>
        <w:div w:id="1497959987">
          <w:marLeft w:val="0"/>
          <w:marRight w:val="0"/>
          <w:marTop w:val="0"/>
          <w:marBottom w:val="0"/>
          <w:divBdr>
            <w:top w:val="none" w:sz="0" w:space="0" w:color="auto"/>
            <w:left w:val="none" w:sz="0" w:space="0" w:color="auto"/>
            <w:bottom w:val="none" w:sz="0" w:space="0" w:color="auto"/>
            <w:right w:val="none" w:sz="0" w:space="0" w:color="auto"/>
          </w:divBdr>
        </w:div>
        <w:div w:id="891114773">
          <w:marLeft w:val="0"/>
          <w:marRight w:val="0"/>
          <w:marTop w:val="0"/>
          <w:marBottom w:val="0"/>
          <w:divBdr>
            <w:top w:val="none" w:sz="0" w:space="0" w:color="auto"/>
            <w:left w:val="none" w:sz="0" w:space="0" w:color="auto"/>
            <w:bottom w:val="none" w:sz="0" w:space="0" w:color="auto"/>
            <w:right w:val="none" w:sz="0" w:space="0" w:color="auto"/>
          </w:divBdr>
        </w:div>
        <w:div w:id="278729386">
          <w:marLeft w:val="0"/>
          <w:marRight w:val="0"/>
          <w:marTop w:val="0"/>
          <w:marBottom w:val="0"/>
          <w:divBdr>
            <w:top w:val="none" w:sz="0" w:space="0" w:color="auto"/>
            <w:left w:val="none" w:sz="0" w:space="0" w:color="auto"/>
            <w:bottom w:val="none" w:sz="0" w:space="0" w:color="auto"/>
            <w:right w:val="none" w:sz="0" w:space="0" w:color="auto"/>
          </w:divBdr>
        </w:div>
        <w:div w:id="742605316">
          <w:marLeft w:val="0"/>
          <w:marRight w:val="0"/>
          <w:marTop w:val="0"/>
          <w:marBottom w:val="0"/>
          <w:divBdr>
            <w:top w:val="none" w:sz="0" w:space="0" w:color="auto"/>
            <w:left w:val="none" w:sz="0" w:space="0" w:color="auto"/>
            <w:bottom w:val="none" w:sz="0" w:space="0" w:color="auto"/>
            <w:right w:val="none" w:sz="0" w:space="0" w:color="auto"/>
          </w:divBdr>
        </w:div>
        <w:div w:id="1978140854">
          <w:marLeft w:val="0"/>
          <w:marRight w:val="0"/>
          <w:marTop w:val="0"/>
          <w:marBottom w:val="0"/>
          <w:divBdr>
            <w:top w:val="none" w:sz="0" w:space="0" w:color="auto"/>
            <w:left w:val="none" w:sz="0" w:space="0" w:color="auto"/>
            <w:bottom w:val="none" w:sz="0" w:space="0" w:color="auto"/>
            <w:right w:val="none" w:sz="0" w:space="0" w:color="auto"/>
          </w:divBdr>
        </w:div>
        <w:div w:id="1537694258">
          <w:marLeft w:val="0"/>
          <w:marRight w:val="0"/>
          <w:marTop w:val="0"/>
          <w:marBottom w:val="0"/>
          <w:divBdr>
            <w:top w:val="none" w:sz="0" w:space="0" w:color="auto"/>
            <w:left w:val="none" w:sz="0" w:space="0" w:color="auto"/>
            <w:bottom w:val="none" w:sz="0" w:space="0" w:color="auto"/>
            <w:right w:val="none" w:sz="0" w:space="0" w:color="auto"/>
          </w:divBdr>
        </w:div>
        <w:div w:id="1213494864">
          <w:marLeft w:val="0"/>
          <w:marRight w:val="0"/>
          <w:marTop w:val="0"/>
          <w:marBottom w:val="0"/>
          <w:divBdr>
            <w:top w:val="none" w:sz="0" w:space="0" w:color="auto"/>
            <w:left w:val="none" w:sz="0" w:space="0" w:color="auto"/>
            <w:bottom w:val="none" w:sz="0" w:space="0" w:color="auto"/>
            <w:right w:val="none" w:sz="0" w:space="0" w:color="auto"/>
          </w:divBdr>
        </w:div>
      </w:divsChild>
    </w:div>
    <w:div w:id="228268354">
      <w:bodyDiv w:val="1"/>
      <w:marLeft w:val="0"/>
      <w:marRight w:val="0"/>
      <w:marTop w:val="0"/>
      <w:marBottom w:val="0"/>
      <w:divBdr>
        <w:top w:val="none" w:sz="0" w:space="0" w:color="auto"/>
        <w:left w:val="none" w:sz="0" w:space="0" w:color="auto"/>
        <w:bottom w:val="none" w:sz="0" w:space="0" w:color="auto"/>
        <w:right w:val="none" w:sz="0" w:space="0" w:color="auto"/>
      </w:divBdr>
    </w:div>
    <w:div w:id="247201951">
      <w:bodyDiv w:val="1"/>
      <w:marLeft w:val="0"/>
      <w:marRight w:val="0"/>
      <w:marTop w:val="0"/>
      <w:marBottom w:val="0"/>
      <w:divBdr>
        <w:top w:val="none" w:sz="0" w:space="0" w:color="auto"/>
        <w:left w:val="none" w:sz="0" w:space="0" w:color="auto"/>
        <w:bottom w:val="none" w:sz="0" w:space="0" w:color="auto"/>
        <w:right w:val="none" w:sz="0" w:space="0" w:color="auto"/>
      </w:divBdr>
    </w:div>
    <w:div w:id="247544737">
      <w:bodyDiv w:val="1"/>
      <w:marLeft w:val="0"/>
      <w:marRight w:val="0"/>
      <w:marTop w:val="0"/>
      <w:marBottom w:val="0"/>
      <w:divBdr>
        <w:top w:val="none" w:sz="0" w:space="0" w:color="auto"/>
        <w:left w:val="none" w:sz="0" w:space="0" w:color="auto"/>
        <w:bottom w:val="none" w:sz="0" w:space="0" w:color="auto"/>
        <w:right w:val="none" w:sz="0" w:space="0" w:color="auto"/>
      </w:divBdr>
    </w:div>
    <w:div w:id="247663149">
      <w:bodyDiv w:val="1"/>
      <w:marLeft w:val="0"/>
      <w:marRight w:val="0"/>
      <w:marTop w:val="0"/>
      <w:marBottom w:val="0"/>
      <w:divBdr>
        <w:top w:val="none" w:sz="0" w:space="0" w:color="auto"/>
        <w:left w:val="none" w:sz="0" w:space="0" w:color="auto"/>
        <w:bottom w:val="none" w:sz="0" w:space="0" w:color="auto"/>
        <w:right w:val="none" w:sz="0" w:space="0" w:color="auto"/>
      </w:divBdr>
    </w:div>
    <w:div w:id="258103002">
      <w:bodyDiv w:val="1"/>
      <w:marLeft w:val="0"/>
      <w:marRight w:val="0"/>
      <w:marTop w:val="0"/>
      <w:marBottom w:val="0"/>
      <w:divBdr>
        <w:top w:val="none" w:sz="0" w:space="0" w:color="auto"/>
        <w:left w:val="none" w:sz="0" w:space="0" w:color="auto"/>
        <w:bottom w:val="none" w:sz="0" w:space="0" w:color="auto"/>
        <w:right w:val="none" w:sz="0" w:space="0" w:color="auto"/>
      </w:divBdr>
      <w:divsChild>
        <w:div w:id="314994029">
          <w:marLeft w:val="0"/>
          <w:marRight w:val="0"/>
          <w:marTop w:val="0"/>
          <w:marBottom w:val="0"/>
          <w:divBdr>
            <w:top w:val="none" w:sz="0" w:space="0" w:color="auto"/>
            <w:left w:val="none" w:sz="0" w:space="0" w:color="auto"/>
            <w:bottom w:val="none" w:sz="0" w:space="0" w:color="auto"/>
            <w:right w:val="none" w:sz="0" w:space="0" w:color="auto"/>
          </w:divBdr>
          <w:divsChild>
            <w:div w:id="2050909483">
              <w:marLeft w:val="0"/>
              <w:marRight w:val="0"/>
              <w:marTop w:val="0"/>
              <w:marBottom w:val="0"/>
              <w:divBdr>
                <w:top w:val="none" w:sz="0" w:space="0" w:color="auto"/>
                <w:left w:val="none" w:sz="0" w:space="0" w:color="auto"/>
                <w:bottom w:val="none" w:sz="0" w:space="0" w:color="auto"/>
                <w:right w:val="none" w:sz="0" w:space="0" w:color="auto"/>
              </w:divBdr>
            </w:div>
            <w:div w:id="1255895502">
              <w:marLeft w:val="0"/>
              <w:marRight w:val="0"/>
              <w:marTop w:val="0"/>
              <w:marBottom w:val="0"/>
              <w:divBdr>
                <w:top w:val="none" w:sz="0" w:space="0" w:color="auto"/>
                <w:left w:val="none" w:sz="0" w:space="0" w:color="auto"/>
                <w:bottom w:val="none" w:sz="0" w:space="0" w:color="auto"/>
                <w:right w:val="none" w:sz="0" w:space="0" w:color="auto"/>
              </w:divBdr>
            </w:div>
            <w:div w:id="144662062">
              <w:marLeft w:val="0"/>
              <w:marRight w:val="0"/>
              <w:marTop w:val="0"/>
              <w:marBottom w:val="0"/>
              <w:divBdr>
                <w:top w:val="none" w:sz="0" w:space="0" w:color="auto"/>
                <w:left w:val="none" w:sz="0" w:space="0" w:color="auto"/>
                <w:bottom w:val="none" w:sz="0" w:space="0" w:color="auto"/>
                <w:right w:val="none" w:sz="0" w:space="0" w:color="auto"/>
              </w:divBdr>
            </w:div>
            <w:div w:id="594752459">
              <w:marLeft w:val="0"/>
              <w:marRight w:val="0"/>
              <w:marTop w:val="0"/>
              <w:marBottom w:val="0"/>
              <w:divBdr>
                <w:top w:val="none" w:sz="0" w:space="0" w:color="auto"/>
                <w:left w:val="none" w:sz="0" w:space="0" w:color="auto"/>
                <w:bottom w:val="none" w:sz="0" w:space="0" w:color="auto"/>
                <w:right w:val="none" w:sz="0" w:space="0" w:color="auto"/>
              </w:divBdr>
            </w:div>
            <w:div w:id="115024718">
              <w:marLeft w:val="0"/>
              <w:marRight w:val="0"/>
              <w:marTop w:val="0"/>
              <w:marBottom w:val="0"/>
              <w:divBdr>
                <w:top w:val="none" w:sz="0" w:space="0" w:color="auto"/>
                <w:left w:val="none" w:sz="0" w:space="0" w:color="auto"/>
                <w:bottom w:val="none" w:sz="0" w:space="0" w:color="auto"/>
                <w:right w:val="none" w:sz="0" w:space="0" w:color="auto"/>
              </w:divBdr>
            </w:div>
            <w:div w:id="162547810">
              <w:marLeft w:val="0"/>
              <w:marRight w:val="0"/>
              <w:marTop w:val="0"/>
              <w:marBottom w:val="0"/>
              <w:divBdr>
                <w:top w:val="none" w:sz="0" w:space="0" w:color="auto"/>
                <w:left w:val="none" w:sz="0" w:space="0" w:color="auto"/>
                <w:bottom w:val="none" w:sz="0" w:space="0" w:color="auto"/>
                <w:right w:val="none" w:sz="0" w:space="0" w:color="auto"/>
              </w:divBdr>
            </w:div>
            <w:div w:id="1907373988">
              <w:marLeft w:val="0"/>
              <w:marRight w:val="0"/>
              <w:marTop w:val="0"/>
              <w:marBottom w:val="0"/>
              <w:divBdr>
                <w:top w:val="none" w:sz="0" w:space="0" w:color="auto"/>
                <w:left w:val="none" w:sz="0" w:space="0" w:color="auto"/>
                <w:bottom w:val="none" w:sz="0" w:space="0" w:color="auto"/>
                <w:right w:val="none" w:sz="0" w:space="0" w:color="auto"/>
              </w:divBdr>
            </w:div>
            <w:div w:id="804464673">
              <w:marLeft w:val="0"/>
              <w:marRight w:val="0"/>
              <w:marTop w:val="0"/>
              <w:marBottom w:val="0"/>
              <w:divBdr>
                <w:top w:val="none" w:sz="0" w:space="0" w:color="auto"/>
                <w:left w:val="none" w:sz="0" w:space="0" w:color="auto"/>
                <w:bottom w:val="none" w:sz="0" w:space="0" w:color="auto"/>
                <w:right w:val="none" w:sz="0" w:space="0" w:color="auto"/>
              </w:divBdr>
            </w:div>
            <w:div w:id="508377064">
              <w:marLeft w:val="0"/>
              <w:marRight w:val="0"/>
              <w:marTop w:val="0"/>
              <w:marBottom w:val="0"/>
              <w:divBdr>
                <w:top w:val="none" w:sz="0" w:space="0" w:color="auto"/>
                <w:left w:val="none" w:sz="0" w:space="0" w:color="auto"/>
                <w:bottom w:val="none" w:sz="0" w:space="0" w:color="auto"/>
                <w:right w:val="none" w:sz="0" w:space="0" w:color="auto"/>
              </w:divBdr>
            </w:div>
            <w:div w:id="1521045967">
              <w:marLeft w:val="0"/>
              <w:marRight w:val="0"/>
              <w:marTop w:val="0"/>
              <w:marBottom w:val="0"/>
              <w:divBdr>
                <w:top w:val="none" w:sz="0" w:space="0" w:color="auto"/>
                <w:left w:val="none" w:sz="0" w:space="0" w:color="auto"/>
                <w:bottom w:val="none" w:sz="0" w:space="0" w:color="auto"/>
                <w:right w:val="none" w:sz="0" w:space="0" w:color="auto"/>
              </w:divBdr>
            </w:div>
            <w:div w:id="163323717">
              <w:marLeft w:val="0"/>
              <w:marRight w:val="0"/>
              <w:marTop w:val="0"/>
              <w:marBottom w:val="0"/>
              <w:divBdr>
                <w:top w:val="none" w:sz="0" w:space="0" w:color="auto"/>
                <w:left w:val="none" w:sz="0" w:space="0" w:color="auto"/>
                <w:bottom w:val="none" w:sz="0" w:space="0" w:color="auto"/>
                <w:right w:val="none" w:sz="0" w:space="0" w:color="auto"/>
              </w:divBdr>
            </w:div>
            <w:div w:id="509759214">
              <w:marLeft w:val="0"/>
              <w:marRight w:val="0"/>
              <w:marTop w:val="0"/>
              <w:marBottom w:val="0"/>
              <w:divBdr>
                <w:top w:val="none" w:sz="0" w:space="0" w:color="auto"/>
                <w:left w:val="none" w:sz="0" w:space="0" w:color="auto"/>
                <w:bottom w:val="none" w:sz="0" w:space="0" w:color="auto"/>
                <w:right w:val="none" w:sz="0" w:space="0" w:color="auto"/>
              </w:divBdr>
            </w:div>
            <w:div w:id="811217496">
              <w:marLeft w:val="0"/>
              <w:marRight w:val="0"/>
              <w:marTop w:val="0"/>
              <w:marBottom w:val="0"/>
              <w:divBdr>
                <w:top w:val="none" w:sz="0" w:space="0" w:color="auto"/>
                <w:left w:val="none" w:sz="0" w:space="0" w:color="auto"/>
                <w:bottom w:val="none" w:sz="0" w:space="0" w:color="auto"/>
                <w:right w:val="none" w:sz="0" w:space="0" w:color="auto"/>
              </w:divBdr>
            </w:div>
            <w:div w:id="2131392883">
              <w:marLeft w:val="0"/>
              <w:marRight w:val="0"/>
              <w:marTop w:val="0"/>
              <w:marBottom w:val="0"/>
              <w:divBdr>
                <w:top w:val="none" w:sz="0" w:space="0" w:color="auto"/>
                <w:left w:val="none" w:sz="0" w:space="0" w:color="auto"/>
                <w:bottom w:val="none" w:sz="0" w:space="0" w:color="auto"/>
                <w:right w:val="none" w:sz="0" w:space="0" w:color="auto"/>
              </w:divBdr>
            </w:div>
            <w:div w:id="1430396124">
              <w:marLeft w:val="0"/>
              <w:marRight w:val="0"/>
              <w:marTop w:val="0"/>
              <w:marBottom w:val="0"/>
              <w:divBdr>
                <w:top w:val="none" w:sz="0" w:space="0" w:color="auto"/>
                <w:left w:val="none" w:sz="0" w:space="0" w:color="auto"/>
                <w:bottom w:val="none" w:sz="0" w:space="0" w:color="auto"/>
                <w:right w:val="none" w:sz="0" w:space="0" w:color="auto"/>
              </w:divBdr>
            </w:div>
            <w:div w:id="621225527">
              <w:marLeft w:val="0"/>
              <w:marRight w:val="0"/>
              <w:marTop w:val="0"/>
              <w:marBottom w:val="0"/>
              <w:divBdr>
                <w:top w:val="none" w:sz="0" w:space="0" w:color="auto"/>
                <w:left w:val="none" w:sz="0" w:space="0" w:color="auto"/>
                <w:bottom w:val="none" w:sz="0" w:space="0" w:color="auto"/>
                <w:right w:val="none" w:sz="0" w:space="0" w:color="auto"/>
              </w:divBdr>
            </w:div>
            <w:div w:id="774446123">
              <w:marLeft w:val="0"/>
              <w:marRight w:val="0"/>
              <w:marTop w:val="0"/>
              <w:marBottom w:val="0"/>
              <w:divBdr>
                <w:top w:val="none" w:sz="0" w:space="0" w:color="auto"/>
                <w:left w:val="none" w:sz="0" w:space="0" w:color="auto"/>
                <w:bottom w:val="none" w:sz="0" w:space="0" w:color="auto"/>
                <w:right w:val="none" w:sz="0" w:space="0" w:color="auto"/>
              </w:divBdr>
            </w:div>
            <w:div w:id="839275372">
              <w:marLeft w:val="0"/>
              <w:marRight w:val="0"/>
              <w:marTop w:val="0"/>
              <w:marBottom w:val="0"/>
              <w:divBdr>
                <w:top w:val="none" w:sz="0" w:space="0" w:color="auto"/>
                <w:left w:val="none" w:sz="0" w:space="0" w:color="auto"/>
                <w:bottom w:val="none" w:sz="0" w:space="0" w:color="auto"/>
                <w:right w:val="none" w:sz="0" w:space="0" w:color="auto"/>
              </w:divBdr>
            </w:div>
            <w:div w:id="1947927361">
              <w:marLeft w:val="0"/>
              <w:marRight w:val="0"/>
              <w:marTop w:val="0"/>
              <w:marBottom w:val="0"/>
              <w:divBdr>
                <w:top w:val="none" w:sz="0" w:space="0" w:color="auto"/>
                <w:left w:val="none" w:sz="0" w:space="0" w:color="auto"/>
                <w:bottom w:val="none" w:sz="0" w:space="0" w:color="auto"/>
                <w:right w:val="none" w:sz="0" w:space="0" w:color="auto"/>
              </w:divBdr>
            </w:div>
            <w:div w:id="1411346618">
              <w:marLeft w:val="0"/>
              <w:marRight w:val="0"/>
              <w:marTop w:val="0"/>
              <w:marBottom w:val="0"/>
              <w:divBdr>
                <w:top w:val="none" w:sz="0" w:space="0" w:color="auto"/>
                <w:left w:val="none" w:sz="0" w:space="0" w:color="auto"/>
                <w:bottom w:val="none" w:sz="0" w:space="0" w:color="auto"/>
                <w:right w:val="none" w:sz="0" w:space="0" w:color="auto"/>
              </w:divBdr>
            </w:div>
            <w:div w:id="1106073466">
              <w:marLeft w:val="0"/>
              <w:marRight w:val="0"/>
              <w:marTop w:val="0"/>
              <w:marBottom w:val="0"/>
              <w:divBdr>
                <w:top w:val="none" w:sz="0" w:space="0" w:color="auto"/>
                <w:left w:val="none" w:sz="0" w:space="0" w:color="auto"/>
                <w:bottom w:val="none" w:sz="0" w:space="0" w:color="auto"/>
                <w:right w:val="none" w:sz="0" w:space="0" w:color="auto"/>
              </w:divBdr>
            </w:div>
            <w:div w:id="275329108">
              <w:marLeft w:val="0"/>
              <w:marRight w:val="0"/>
              <w:marTop w:val="0"/>
              <w:marBottom w:val="0"/>
              <w:divBdr>
                <w:top w:val="none" w:sz="0" w:space="0" w:color="auto"/>
                <w:left w:val="none" w:sz="0" w:space="0" w:color="auto"/>
                <w:bottom w:val="none" w:sz="0" w:space="0" w:color="auto"/>
                <w:right w:val="none" w:sz="0" w:space="0" w:color="auto"/>
              </w:divBdr>
            </w:div>
            <w:div w:id="357589221">
              <w:marLeft w:val="0"/>
              <w:marRight w:val="0"/>
              <w:marTop w:val="0"/>
              <w:marBottom w:val="0"/>
              <w:divBdr>
                <w:top w:val="none" w:sz="0" w:space="0" w:color="auto"/>
                <w:left w:val="none" w:sz="0" w:space="0" w:color="auto"/>
                <w:bottom w:val="none" w:sz="0" w:space="0" w:color="auto"/>
                <w:right w:val="none" w:sz="0" w:space="0" w:color="auto"/>
              </w:divBdr>
            </w:div>
            <w:div w:id="1372682662">
              <w:marLeft w:val="0"/>
              <w:marRight w:val="0"/>
              <w:marTop w:val="0"/>
              <w:marBottom w:val="0"/>
              <w:divBdr>
                <w:top w:val="none" w:sz="0" w:space="0" w:color="auto"/>
                <w:left w:val="none" w:sz="0" w:space="0" w:color="auto"/>
                <w:bottom w:val="none" w:sz="0" w:space="0" w:color="auto"/>
                <w:right w:val="none" w:sz="0" w:space="0" w:color="auto"/>
              </w:divBdr>
            </w:div>
            <w:div w:id="263655643">
              <w:marLeft w:val="0"/>
              <w:marRight w:val="0"/>
              <w:marTop w:val="0"/>
              <w:marBottom w:val="0"/>
              <w:divBdr>
                <w:top w:val="none" w:sz="0" w:space="0" w:color="auto"/>
                <w:left w:val="none" w:sz="0" w:space="0" w:color="auto"/>
                <w:bottom w:val="none" w:sz="0" w:space="0" w:color="auto"/>
                <w:right w:val="none" w:sz="0" w:space="0" w:color="auto"/>
              </w:divBdr>
            </w:div>
            <w:div w:id="819344132">
              <w:marLeft w:val="0"/>
              <w:marRight w:val="0"/>
              <w:marTop w:val="0"/>
              <w:marBottom w:val="0"/>
              <w:divBdr>
                <w:top w:val="none" w:sz="0" w:space="0" w:color="auto"/>
                <w:left w:val="none" w:sz="0" w:space="0" w:color="auto"/>
                <w:bottom w:val="none" w:sz="0" w:space="0" w:color="auto"/>
                <w:right w:val="none" w:sz="0" w:space="0" w:color="auto"/>
              </w:divBdr>
            </w:div>
            <w:div w:id="926155335">
              <w:marLeft w:val="0"/>
              <w:marRight w:val="0"/>
              <w:marTop w:val="0"/>
              <w:marBottom w:val="0"/>
              <w:divBdr>
                <w:top w:val="none" w:sz="0" w:space="0" w:color="auto"/>
                <w:left w:val="none" w:sz="0" w:space="0" w:color="auto"/>
                <w:bottom w:val="none" w:sz="0" w:space="0" w:color="auto"/>
                <w:right w:val="none" w:sz="0" w:space="0" w:color="auto"/>
              </w:divBdr>
            </w:div>
            <w:div w:id="1582639741">
              <w:marLeft w:val="0"/>
              <w:marRight w:val="0"/>
              <w:marTop w:val="0"/>
              <w:marBottom w:val="0"/>
              <w:divBdr>
                <w:top w:val="none" w:sz="0" w:space="0" w:color="auto"/>
                <w:left w:val="none" w:sz="0" w:space="0" w:color="auto"/>
                <w:bottom w:val="none" w:sz="0" w:space="0" w:color="auto"/>
                <w:right w:val="none" w:sz="0" w:space="0" w:color="auto"/>
              </w:divBdr>
            </w:div>
            <w:div w:id="129370625">
              <w:marLeft w:val="0"/>
              <w:marRight w:val="0"/>
              <w:marTop w:val="0"/>
              <w:marBottom w:val="0"/>
              <w:divBdr>
                <w:top w:val="none" w:sz="0" w:space="0" w:color="auto"/>
                <w:left w:val="none" w:sz="0" w:space="0" w:color="auto"/>
                <w:bottom w:val="none" w:sz="0" w:space="0" w:color="auto"/>
                <w:right w:val="none" w:sz="0" w:space="0" w:color="auto"/>
              </w:divBdr>
            </w:div>
            <w:div w:id="1242105191">
              <w:marLeft w:val="0"/>
              <w:marRight w:val="0"/>
              <w:marTop w:val="0"/>
              <w:marBottom w:val="0"/>
              <w:divBdr>
                <w:top w:val="none" w:sz="0" w:space="0" w:color="auto"/>
                <w:left w:val="none" w:sz="0" w:space="0" w:color="auto"/>
                <w:bottom w:val="none" w:sz="0" w:space="0" w:color="auto"/>
                <w:right w:val="none" w:sz="0" w:space="0" w:color="auto"/>
              </w:divBdr>
            </w:div>
            <w:div w:id="1557818352">
              <w:marLeft w:val="0"/>
              <w:marRight w:val="0"/>
              <w:marTop w:val="0"/>
              <w:marBottom w:val="0"/>
              <w:divBdr>
                <w:top w:val="none" w:sz="0" w:space="0" w:color="auto"/>
                <w:left w:val="none" w:sz="0" w:space="0" w:color="auto"/>
                <w:bottom w:val="none" w:sz="0" w:space="0" w:color="auto"/>
                <w:right w:val="none" w:sz="0" w:space="0" w:color="auto"/>
              </w:divBdr>
            </w:div>
            <w:div w:id="83693803">
              <w:marLeft w:val="0"/>
              <w:marRight w:val="0"/>
              <w:marTop w:val="0"/>
              <w:marBottom w:val="0"/>
              <w:divBdr>
                <w:top w:val="none" w:sz="0" w:space="0" w:color="auto"/>
                <w:left w:val="none" w:sz="0" w:space="0" w:color="auto"/>
                <w:bottom w:val="none" w:sz="0" w:space="0" w:color="auto"/>
                <w:right w:val="none" w:sz="0" w:space="0" w:color="auto"/>
              </w:divBdr>
            </w:div>
            <w:div w:id="32461875">
              <w:marLeft w:val="0"/>
              <w:marRight w:val="0"/>
              <w:marTop w:val="0"/>
              <w:marBottom w:val="0"/>
              <w:divBdr>
                <w:top w:val="none" w:sz="0" w:space="0" w:color="auto"/>
                <w:left w:val="none" w:sz="0" w:space="0" w:color="auto"/>
                <w:bottom w:val="none" w:sz="0" w:space="0" w:color="auto"/>
                <w:right w:val="none" w:sz="0" w:space="0" w:color="auto"/>
              </w:divBdr>
            </w:div>
            <w:div w:id="1507866884">
              <w:marLeft w:val="0"/>
              <w:marRight w:val="0"/>
              <w:marTop w:val="0"/>
              <w:marBottom w:val="0"/>
              <w:divBdr>
                <w:top w:val="none" w:sz="0" w:space="0" w:color="auto"/>
                <w:left w:val="none" w:sz="0" w:space="0" w:color="auto"/>
                <w:bottom w:val="none" w:sz="0" w:space="0" w:color="auto"/>
                <w:right w:val="none" w:sz="0" w:space="0" w:color="auto"/>
              </w:divBdr>
            </w:div>
            <w:div w:id="1992322776">
              <w:marLeft w:val="0"/>
              <w:marRight w:val="0"/>
              <w:marTop w:val="0"/>
              <w:marBottom w:val="0"/>
              <w:divBdr>
                <w:top w:val="none" w:sz="0" w:space="0" w:color="auto"/>
                <w:left w:val="none" w:sz="0" w:space="0" w:color="auto"/>
                <w:bottom w:val="none" w:sz="0" w:space="0" w:color="auto"/>
                <w:right w:val="none" w:sz="0" w:space="0" w:color="auto"/>
              </w:divBdr>
            </w:div>
            <w:div w:id="110437442">
              <w:marLeft w:val="0"/>
              <w:marRight w:val="0"/>
              <w:marTop w:val="0"/>
              <w:marBottom w:val="0"/>
              <w:divBdr>
                <w:top w:val="none" w:sz="0" w:space="0" w:color="auto"/>
                <w:left w:val="none" w:sz="0" w:space="0" w:color="auto"/>
                <w:bottom w:val="none" w:sz="0" w:space="0" w:color="auto"/>
                <w:right w:val="none" w:sz="0" w:space="0" w:color="auto"/>
              </w:divBdr>
            </w:div>
            <w:div w:id="9265242">
              <w:marLeft w:val="0"/>
              <w:marRight w:val="0"/>
              <w:marTop w:val="0"/>
              <w:marBottom w:val="0"/>
              <w:divBdr>
                <w:top w:val="none" w:sz="0" w:space="0" w:color="auto"/>
                <w:left w:val="none" w:sz="0" w:space="0" w:color="auto"/>
                <w:bottom w:val="none" w:sz="0" w:space="0" w:color="auto"/>
                <w:right w:val="none" w:sz="0" w:space="0" w:color="auto"/>
              </w:divBdr>
            </w:div>
            <w:div w:id="229930740">
              <w:marLeft w:val="0"/>
              <w:marRight w:val="0"/>
              <w:marTop w:val="0"/>
              <w:marBottom w:val="0"/>
              <w:divBdr>
                <w:top w:val="none" w:sz="0" w:space="0" w:color="auto"/>
                <w:left w:val="none" w:sz="0" w:space="0" w:color="auto"/>
                <w:bottom w:val="none" w:sz="0" w:space="0" w:color="auto"/>
                <w:right w:val="none" w:sz="0" w:space="0" w:color="auto"/>
              </w:divBdr>
            </w:div>
            <w:div w:id="384833903">
              <w:marLeft w:val="0"/>
              <w:marRight w:val="0"/>
              <w:marTop w:val="0"/>
              <w:marBottom w:val="0"/>
              <w:divBdr>
                <w:top w:val="none" w:sz="0" w:space="0" w:color="auto"/>
                <w:left w:val="none" w:sz="0" w:space="0" w:color="auto"/>
                <w:bottom w:val="none" w:sz="0" w:space="0" w:color="auto"/>
                <w:right w:val="none" w:sz="0" w:space="0" w:color="auto"/>
              </w:divBdr>
            </w:div>
            <w:div w:id="1285038086">
              <w:marLeft w:val="0"/>
              <w:marRight w:val="0"/>
              <w:marTop w:val="0"/>
              <w:marBottom w:val="0"/>
              <w:divBdr>
                <w:top w:val="none" w:sz="0" w:space="0" w:color="auto"/>
                <w:left w:val="none" w:sz="0" w:space="0" w:color="auto"/>
                <w:bottom w:val="none" w:sz="0" w:space="0" w:color="auto"/>
                <w:right w:val="none" w:sz="0" w:space="0" w:color="auto"/>
              </w:divBdr>
            </w:div>
            <w:div w:id="681277548">
              <w:marLeft w:val="0"/>
              <w:marRight w:val="0"/>
              <w:marTop w:val="0"/>
              <w:marBottom w:val="0"/>
              <w:divBdr>
                <w:top w:val="none" w:sz="0" w:space="0" w:color="auto"/>
                <w:left w:val="none" w:sz="0" w:space="0" w:color="auto"/>
                <w:bottom w:val="none" w:sz="0" w:space="0" w:color="auto"/>
                <w:right w:val="none" w:sz="0" w:space="0" w:color="auto"/>
              </w:divBdr>
            </w:div>
            <w:div w:id="1707560622">
              <w:marLeft w:val="0"/>
              <w:marRight w:val="0"/>
              <w:marTop w:val="0"/>
              <w:marBottom w:val="0"/>
              <w:divBdr>
                <w:top w:val="none" w:sz="0" w:space="0" w:color="auto"/>
                <w:left w:val="none" w:sz="0" w:space="0" w:color="auto"/>
                <w:bottom w:val="none" w:sz="0" w:space="0" w:color="auto"/>
                <w:right w:val="none" w:sz="0" w:space="0" w:color="auto"/>
              </w:divBdr>
            </w:div>
            <w:div w:id="408692168">
              <w:marLeft w:val="0"/>
              <w:marRight w:val="0"/>
              <w:marTop w:val="0"/>
              <w:marBottom w:val="0"/>
              <w:divBdr>
                <w:top w:val="none" w:sz="0" w:space="0" w:color="auto"/>
                <w:left w:val="none" w:sz="0" w:space="0" w:color="auto"/>
                <w:bottom w:val="none" w:sz="0" w:space="0" w:color="auto"/>
                <w:right w:val="none" w:sz="0" w:space="0" w:color="auto"/>
              </w:divBdr>
            </w:div>
            <w:div w:id="1951736912">
              <w:marLeft w:val="0"/>
              <w:marRight w:val="0"/>
              <w:marTop w:val="0"/>
              <w:marBottom w:val="0"/>
              <w:divBdr>
                <w:top w:val="none" w:sz="0" w:space="0" w:color="auto"/>
                <w:left w:val="none" w:sz="0" w:space="0" w:color="auto"/>
                <w:bottom w:val="none" w:sz="0" w:space="0" w:color="auto"/>
                <w:right w:val="none" w:sz="0" w:space="0" w:color="auto"/>
              </w:divBdr>
            </w:div>
            <w:div w:id="446238765">
              <w:marLeft w:val="0"/>
              <w:marRight w:val="0"/>
              <w:marTop w:val="0"/>
              <w:marBottom w:val="0"/>
              <w:divBdr>
                <w:top w:val="none" w:sz="0" w:space="0" w:color="auto"/>
                <w:left w:val="none" w:sz="0" w:space="0" w:color="auto"/>
                <w:bottom w:val="none" w:sz="0" w:space="0" w:color="auto"/>
                <w:right w:val="none" w:sz="0" w:space="0" w:color="auto"/>
              </w:divBdr>
            </w:div>
            <w:div w:id="698815646">
              <w:marLeft w:val="0"/>
              <w:marRight w:val="0"/>
              <w:marTop w:val="0"/>
              <w:marBottom w:val="0"/>
              <w:divBdr>
                <w:top w:val="none" w:sz="0" w:space="0" w:color="auto"/>
                <w:left w:val="none" w:sz="0" w:space="0" w:color="auto"/>
                <w:bottom w:val="none" w:sz="0" w:space="0" w:color="auto"/>
                <w:right w:val="none" w:sz="0" w:space="0" w:color="auto"/>
              </w:divBdr>
            </w:div>
            <w:div w:id="2065330130">
              <w:marLeft w:val="0"/>
              <w:marRight w:val="0"/>
              <w:marTop w:val="0"/>
              <w:marBottom w:val="0"/>
              <w:divBdr>
                <w:top w:val="none" w:sz="0" w:space="0" w:color="auto"/>
                <w:left w:val="none" w:sz="0" w:space="0" w:color="auto"/>
                <w:bottom w:val="none" w:sz="0" w:space="0" w:color="auto"/>
                <w:right w:val="none" w:sz="0" w:space="0" w:color="auto"/>
              </w:divBdr>
            </w:div>
            <w:div w:id="1951233270">
              <w:marLeft w:val="0"/>
              <w:marRight w:val="0"/>
              <w:marTop w:val="0"/>
              <w:marBottom w:val="0"/>
              <w:divBdr>
                <w:top w:val="none" w:sz="0" w:space="0" w:color="auto"/>
                <w:left w:val="none" w:sz="0" w:space="0" w:color="auto"/>
                <w:bottom w:val="none" w:sz="0" w:space="0" w:color="auto"/>
                <w:right w:val="none" w:sz="0" w:space="0" w:color="auto"/>
              </w:divBdr>
            </w:div>
            <w:div w:id="431164491">
              <w:marLeft w:val="0"/>
              <w:marRight w:val="0"/>
              <w:marTop w:val="0"/>
              <w:marBottom w:val="0"/>
              <w:divBdr>
                <w:top w:val="none" w:sz="0" w:space="0" w:color="auto"/>
                <w:left w:val="none" w:sz="0" w:space="0" w:color="auto"/>
                <w:bottom w:val="none" w:sz="0" w:space="0" w:color="auto"/>
                <w:right w:val="none" w:sz="0" w:space="0" w:color="auto"/>
              </w:divBdr>
            </w:div>
            <w:div w:id="550070317">
              <w:marLeft w:val="0"/>
              <w:marRight w:val="0"/>
              <w:marTop w:val="0"/>
              <w:marBottom w:val="0"/>
              <w:divBdr>
                <w:top w:val="none" w:sz="0" w:space="0" w:color="auto"/>
                <w:left w:val="none" w:sz="0" w:space="0" w:color="auto"/>
                <w:bottom w:val="none" w:sz="0" w:space="0" w:color="auto"/>
                <w:right w:val="none" w:sz="0" w:space="0" w:color="auto"/>
              </w:divBdr>
            </w:div>
            <w:div w:id="849829778">
              <w:marLeft w:val="0"/>
              <w:marRight w:val="0"/>
              <w:marTop w:val="0"/>
              <w:marBottom w:val="0"/>
              <w:divBdr>
                <w:top w:val="none" w:sz="0" w:space="0" w:color="auto"/>
                <w:left w:val="none" w:sz="0" w:space="0" w:color="auto"/>
                <w:bottom w:val="none" w:sz="0" w:space="0" w:color="auto"/>
                <w:right w:val="none" w:sz="0" w:space="0" w:color="auto"/>
              </w:divBdr>
            </w:div>
            <w:div w:id="2050717502">
              <w:marLeft w:val="0"/>
              <w:marRight w:val="0"/>
              <w:marTop w:val="0"/>
              <w:marBottom w:val="0"/>
              <w:divBdr>
                <w:top w:val="none" w:sz="0" w:space="0" w:color="auto"/>
                <w:left w:val="none" w:sz="0" w:space="0" w:color="auto"/>
                <w:bottom w:val="none" w:sz="0" w:space="0" w:color="auto"/>
                <w:right w:val="none" w:sz="0" w:space="0" w:color="auto"/>
              </w:divBdr>
            </w:div>
            <w:div w:id="605963713">
              <w:marLeft w:val="0"/>
              <w:marRight w:val="0"/>
              <w:marTop w:val="0"/>
              <w:marBottom w:val="0"/>
              <w:divBdr>
                <w:top w:val="none" w:sz="0" w:space="0" w:color="auto"/>
                <w:left w:val="none" w:sz="0" w:space="0" w:color="auto"/>
                <w:bottom w:val="none" w:sz="0" w:space="0" w:color="auto"/>
                <w:right w:val="none" w:sz="0" w:space="0" w:color="auto"/>
              </w:divBdr>
            </w:div>
            <w:div w:id="607736054">
              <w:marLeft w:val="0"/>
              <w:marRight w:val="0"/>
              <w:marTop w:val="0"/>
              <w:marBottom w:val="0"/>
              <w:divBdr>
                <w:top w:val="none" w:sz="0" w:space="0" w:color="auto"/>
                <w:left w:val="none" w:sz="0" w:space="0" w:color="auto"/>
                <w:bottom w:val="none" w:sz="0" w:space="0" w:color="auto"/>
                <w:right w:val="none" w:sz="0" w:space="0" w:color="auto"/>
              </w:divBdr>
            </w:div>
            <w:div w:id="10255799">
              <w:marLeft w:val="0"/>
              <w:marRight w:val="0"/>
              <w:marTop w:val="0"/>
              <w:marBottom w:val="0"/>
              <w:divBdr>
                <w:top w:val="none" w:sz="0" w:space="0" w:color="auto"/>
                <w:left w:val="none" w:sz="0" w:space="0" w:color="auto"/>
                <w:bottom w:val="none" w:sz="0" w:space="0" w:color="auto"/>
                <w:right w:val="none" w:sz="0" w:space="0" w:color="auto"/>
              </w:divBdr>
            </w:div>
            <w:div w:id="327908878">
              <w:marLeft w:val="0"/>
              <w:marRight w:val="0"/>
              <w:marTop w:val="0"/>
              <w:marBottom w:val="0"/>
              <w:divBdr>
                <w:top w:val="none" w:sz="0" w:space="0" w:color="auto"/>
                <w:left w:val="none" w:sz="0" w:space="0" w:color="auto"/>
                <w:bottom w:val="none" w:sz="0" w:space="0" w:color="auto"/>
                <w:right w:val="none" w:sz="0" w:space="0" w:color="auto"/>
              </w:divBdr>
            </w:div>
            <w:div w:id="325980547">
              <w:marLeft w:val="0"/>
              <w:marRight w:val="0"/>
              <w:marTop w:val="0"/>
              <w:marBottom w:val="0"/>
              <w:divBdr>
                <w:top w:val="none" w:sz="0" w:space="0" w:color="auto"/>
                <w:left w:val="none" w:sz="0" w:space="0" w:color="auto"/>
                <w:bottom w:val="none" w:sz="0" w:space="0" w:color="auto"/>
                <w:right w:val="none" w:sz="0" w:space="0" w:color="auto"/>
              </w:divBdr>
            </w:div>
            <w:div w:id="131598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6800">
      <w:bodyDiv w:val="1"/>
      <w:marLeft w:val="0"/>
      <w:marRight w:val="0"/>
      <w:marTop w:val="0"/>
      <w:marBottom w:val="0"/>
      <w:divBdr>
        <w:top w:val="none" w:sz="0" w:space="0" w:color="auto"/>
        <w:left w:val="none" w:sz="0" w:space="0" w:color="auto"/>
        <w:bottom w:val="none" w:sz="0" w:space="0" w:color="auto"/>
        <w:right w:val="none" w:sz="0" w:space="0" w:color="auto"/>
      </w:divBdr>
    </w:div>
    <w:div w:id="272175934">
      <w:bodyDiv w:val="1"/>
      <w:marLeft w:val="0"/>
      <w:marRight w:val="0"/>
      <w:marTop w:val="0"/>
      <w:marBottom w:val="0"/>
      <w:divBdr>
        <w:top w:val="none" w:sz="0" w:space="0" w:color="auto"/>
        <w:left w:val="none" w:sz="0" w:space="0" w:color="auto"/>
        <w:bottom w:val="none" w:sz="0" w:space="0" w:color="auto"/>
        <w:right w:val="none" w:sz="0" w:space="0" w:color="auto"/>
      </w:divBdr>
    </w:div>
    <w:div w:id="274144400">
      <w:bodyDiv w:val="1"/>
      <w:marLeft w:val="0"/>
      <w:marRight w:val="0"/>
      <w:marTop w:val="0"/>
      <w:marBottom w:val="0"/>
      <w:divBdr>
        <w:top w:val="none" w:sz="0" w:space="0" w:color="auto"/>
        <w:left w:val="none" w:sz="0" w:space="0" w:color="auto"/>
        <w:bottom w:val="none" w:sz="0" w:space="0" w:color="auto"/>
        <w:right w:val="none" w:sz="0" w:space="0" w:color="auto"/>
      </w:divBdr>
    </w:div>
    <w:div w:id="291058307">
      <w:bodyDiv w:val="1"/>
      <w:marLeft w:val="0"/>
      <w:marRight w:val="0"/>
      <w:marTop w:val="0"/>
      <w:marBottom w:val="0"/>
      <w:divBdr>
        <w:top w:val="none" w:sz="0" w:space="0" w:color="auto"/>
        <w:left w:val="none" w:sz="0" w:space="0" w:color="auto"/>
        <w:bottom w:val="none" w:sz="0" w:space="0" w:color="auto"/>
        <w:right w:val="none" w:sz="0" w:space="0" w:color="auto"/>
      </w:divBdr>
    </w:div>
    <w:div w:id="291206828">
      <w:bodyDiv w:val="1"/>
      <w:marLeft w:val="0"/>
      <w:marRight w:val="0"/>
      <w:marTop w:val="0"/>
      <w:marBottom w:val="0"/>
      <w:divBdr>
        <w:top w:val="none" w:sz="0" w:space="0" w:color="auto"/>
        <w:left w:val="none" w:sz="0" w:space="0" w:color="auto"/>
        <w:bottom w:val="none" w:sz="0" w:space="0" w:color="auto"/>
        <w:right w:val="none" w:sz="0" w:space="0" w:color="auto"/>
      </w:divBdr>
    </w:div>
    <w:div w:id="299268104">
      <w:bodyDiv w:val="1"/>
      <w:marLeft w:val="0"/>
      <w:marRight w:val="0"/>
      <w:marTop w:val="0"/>
      <w:marBottom w:val="0"/>
      <w:divBdr>
        <w:top w:val="none" w:sz="0" w:space="0" w:color="auto"/>
        <w:left w:val="none" w:sz="0" w:space="0" w:color="auto"/>
        <w:bottom w:val="none" w:sz="0" w:space="0" w:color="auto"/>
        <w:right w:val="none" w:sz="0" w:space="0" w:color="auto"/>
      </w:divBdr>
      <w:divsChild>
        <w:div w:id="152188226">
          <w:marLeft w:val="0"/>
          <w:marRight w:val="0"/>
          <w:marTop w:val="0"/>
          <w:marBottom w:val="0"/>
          <w:divBdr>
            <w:top w:val="none" w:sz="0" w:space="0" w:color="auto"/>
            <w:left w:val="none" w:sz="0" w:space="0" w:color="auto"/>
            <w:bottom w:val="none" w:sz="0" w:space="0" w:color="auto"/>
            <w:right w:val="none" w:sz="0" w:space="0" w:color="auto"/>
          </w:divBdr>
        </w:div>
        <w:div w:id="1058212269">
          <w:marLeft w:val="0"/>
          <w:marRight w:val="0"/>
          <w:marTop w:val="0"/>
          <w:marBottom w:val="0"/>
          <w:divBdr>
            <w:top w:val="none" w:sz="0" w:space="0" w:color="auto"/>
            <w:left w:val="none" w:sz="0" w:space="0" w:color="auto"/>
            <w:bottom w:val="none" w:sz="0" w:space="0" w:color="auto"/>
            <w:right w:val="none" w:sz="0" w:space="0" w:color="auto"/>
          </w:divBdr>
        </w:div>
        <w:div w:id="951401699">
          <w:marLeft w:val="0"/>
          <w:marRight w:val="0"/>
          <w:marTop w:val="0"/>
          <w:marBottom w:val="0"/>
          <w:divBdr>
            <w:top w:val="none" w:sz="0" w:space="0" w:color="auto"/>
            <w:left w:val="none" w:sz="0" w:space="0" w:color="auto"/>
            <w:bottom w:val="none" w:sz="0" w:space="0" w:color="auto"/>
            <w:right w:val="none" w:sz="0" w:space="0" w:color="auto"/>
          </w:divBdr>
        </w:div>
        <w:div w:id="1263878314">
          <w:marLeft w:val="0"/>
          <w:marRight w:val="0"/>
          <w:marTop w:val="0"/>
          <w:marBottom w:val="0"/>
          <w:divBdr>
            <w:top w:val="none" w:sz="0" w:space="0" w:color="auto"/>
            <w:left w:val="none" w:sz="0" w:space="0" w:color="auto"/>
            <w:bottom w:val="none" w:sz="0" w:space="0" w:color="auto"/>
            <w:right w:val="none" w:sz="0" w:space="0" w:color="auto"/>
          </w:divBdr>
        </w:div>
        <w:div w:id="1482768375">
          <w:marLeft w:val="0"/>
          <w:marRight w:val="0"/>
          <w:marTop w:val="0"/>
          <w:marBottom w:val="0"/>
          <w:divBdr>
            <w:top w:val="none" w:sz="0" w:space="0" w:color="auto"/>
            <w:left w:val="none" w:sz="0" w:space="0" w:color="auto"/>
            <w:bottom w:val="none" w:sz="0" w:space="0" w:color="auto"/>
            <w:right w:val="none" w:sz="0" w:space="0" w:color="auto"/>
          </w:divBdr>
        </w:div>
        <w:div w:id="1114833101">
          <w:marLeft w:val="0"/>
          <w:marRight w:val="0"/>
          <w:marTop w:val="0"/>
          <w:marBottom w:val="0"/>
          <w:divBdr>
            <w:top w:val="none" w:sz="0" w:space="0" w:color="auto"/>
            <w:left w:val="none" w:sz="0" w:space="0" w:color="auto"/>
            <w:bottom w:val="none" w:sz="0" w:space="0" w:color="auto"/>
            <w:right w:val="none" w:sz="0" w:space="0" w:color="auto"/>
          </w:divBdr>
        </w:div>
        <w:div w:id="1748768501">
          <w:marLeft w:val="0"/>
          <w:marRight w:val="0"/>
          <w:marTop w:val="0"/>
          <w:marBottom w:val="0"/>
          <w:divBdr>
            <w:top w:val="none" w:sz="0" w:space="0" w:color="auto"/>
            <w:left w:val="none" w:sz="0" w:space="0" w:color="auto"/>
            <w:bottom w:val="none" w:sz="0" w:space="0" w:color="auto"/>
            <w:right w:val="none" w:sz="0" w:space="0" w:color="auto"/>
          </w:divBdr>
        </w:div>
        <w:div w:id="1070419407">
          <w:marLeft w:val="0"/>
          <w:marRight w:val="0"/>
          <w:marTop w:val="0"/>
          <w:marBottom w:val="0"/>
          <w:divBdr>
            <w:top w:val="none" w:sz="0" w:space="0" w:color="auto"/>
            <w:left w:val="none" w:sz="0" w:space="0" w:color="auto"/>
            <w:bottom w:val="none" w:sz="0" w:space="0" w:color="auto"/>
            <w:right w:val="none" w:sz="0" w:space="0" w:color="auto"/>
          </w:divBdr>
        </w:div>
      </w:divsChild>
    </w:div>
    <w:div w:id="314802056">
      <w:bodyDiv w:val="1"/>
      <w:marLeft w:val="0"/>
      <w:marRight w:val="0"/>
      <w:marTop w:val="0"/>
      <w:marBottom w:val="0"/>
      <w:divBdr>
        <w:top w:val="none" w:sz="0" w:space="0" w:color="auto"/>
        <w:left w:val="none" w:sz="0" w:space="0" w:color="auto"/>
        <w:bottom w:val="none" w:sz="0" w:space="0" w:color="auto"/>
        <w:right w:val="none" w:sz="0" w:space="0" w:color="auto"/>
      </w:divBdr>
    </w:div>
    <w:div w:id="351030161">
      <w:bodyDiv w:val="1"/>
      <w:marLeft w:val="0"/>
      <w:marRight w:val="0"/>
      <w:marTop w:val="0"/>
      <w:marBottom w:val="0"/>
      <w:divBdr>
        <w:top w:val="none" w:sz="0" w:space="0" w:color="auto"/>
        <w:left w:val="none" w:sz="0" w:space="0" w:color="auto"/>
        <w:bottom w:val="none" w:sz="0" w:space="0" w:color="auto"/>
        <w:right w:val="none" w:sz="0" w:space="0" w:color="auto"/>
      </w:divBdr>
    </w:div>
    <w:div w:id="362095300">
      <w:bodyDiv w:val="1"/>
      <w:marLeft w:val="0"/>
      <w:marRight w:val="0"/>
      <w:marTop w:val="0"/>
      <w:marBottom w:val="0"/>
      <w:divBdr>
        <w:top w:val="none" w:sz="0" w:space="0" w:color="auto"/>
        <w:left w:val="none" w:sz="0" w:space="0" w:color="auto"/>
        <w:bottom w:val="none" w:sz="0" w:space="0" w:color="auto"/>
        <w:right w:val="none" w:sz="0" w:space="0" w:color="auto"/>
      </w:divBdr>
    </w:div>
    <w:div w:id="371072988">
      <w:bodyDiv w:val="1"/>
      <w:marLeft w:val="0"/>
      <w:marRight w:val="0"/>
      <w:marTop w:val="0"/>
      <w:marBottom w:val="0"/>
      <w:divBdr>
        <w:top w:val="none" w:sz="0" w:space="0" w:color="auto"/>
        <w:left w:val="none" w:sz="0" w:space="0" w:color="auto"/>
        <w:bottom w:val="none" w:sz="0" w:space="0" w:color="auto"/>
        <w:right w:val="none" w:sz="0" w:space="0" w:color="auto"/>
      </w:divBdr>
    </w:div>
    <w:div w:id="379860027">
      <w:bodyDiv w:val="1"/>
      <w:marLeft w:val="0"/>
      <w:marRight w:val="0"/>
      <w:marTop w:val="0"/>
      <w:marBottom w:val="0"/>
      <w:divBdr>
        <w:top w:val="none" w:sz="0" w:space="0" w:color="auto"/>
        <w:left w:val="none" w:sz="0" w:space="0" w:color="auto"/>
        <w:bottom w:val="none" w:sz="0" w:space="0" w:color="auto"/>
        <w:right w:val="none" w:sz="0" w:space="0" w:color="auto"/>
      </w:divBdr>
    </w:div>
    <w:div w:id="381488839">
      <w:bodyDiv w:val="1"/>
      <w:marLeft w:val="0"/>
      <w:marRight w:val="0"/>
      <w:marTop w:val="0"/>
      <w:marBottom w:val="0"/>
      <w:divBdr>
        <w:top w:val="none" w:sz="0" w:space="0" w:color="auto"/>
        <w:left w:val="none" w:sz="0" w:space="0" w:color="auto"/>
        <w:bottom w:val="none" w:sz="0" w:space="0" w:color="auto"/>
        <w:right w:val="none" w:sz="0" w:space="0" w:color="auto"/>
      </w:divBdr>
    </w:div>
    <w:div w:id="388966539">
      <w:bodyDiv w:val="1"/>
      <w:marLeft w:val="0"/>
      <w:marRight w:val="0"/>
      <w:marTop w:val="0"/>
      <w:marBottom w:val="0"/>
      <w:divBdr>
        <w:top w:val="none" w:sz="0" w:space="0" w:color="auto"/>
        <w:left w:val="none" w:sz="0" w:space="0" w:color="auto"/>
        <w:bottom w:val="none" w:sz="0" w:space="0" w:color="auto"/>
        <w:right w:val="none" w:sz="0" w:space="0" w:color="auto"/>
      </w:divBdr>
    </w:div>
    <w:div w:id="389110621">
      <w:bodyDiv w:val="1"/>
      <w:marLeft w:val="0"/>
      <w:marRight w:val="0"/>
      <w:marTop w:val="0"/>
      <w:marBottom w:val="0"/>
      <w:divBdr>
        <w:top w:val="none" w:sz="0" w:space="0" w:color="auto"/>
        <w:left w:val="none" w:sz="0" w:space="0" w:color="auto"/>
        <w:bottom w:val="none" w:sz="0" w:space="0" w:color="auto"/>
        <w:right w:val="none" w:sz="0" w:space="0" w:color="auto"/>
      </w:divBdr>
    </w:div>
    <w:div w:id="441071499">
      <w:bodyDiv w:val="1"/>
      <w:marLeft w:val="0"/>
      <w:marRight w:val="0"/>
      <w:marTop w:val="0"/>
      <w:marBottom w:val="0"/>
      <w:divBdr>
        <w:top w:val="none" w:sz="0" w:space="0" w:color="auto"/>
        <w:left w:val="none" w:sz="0" w:space="0" w:color="auto"/>
        <w:bottom w:val="none" w:sz="0" w:space="0" w:color="auto"/>
        <w:right w:val="none" w:sz="0" w:space="0" w:color="auto"/>
      </w:divBdr>
    </w:div>
    <w:div w:id="441613742">
      <w:bodyDiv w:val="1"/>
      <w:marLeft w:val="0"/>
      <w:marRight w:val="0"/>
      <w:marTop w:val="0"/>
      <w:marBottom w:val="0"/>
      <w:divBdr>
        <w:top w:val="none" w:sz="0" w:space="0" w:color="auto"/>
        <w:left w:val="none" w:sz="0" w:space="0" w:color="auto"/>
        <w:bottom w:val="none" w:sz="0" w:space="0" w:color="auto"/>
        <w:right w:val="none" w:sz="0" w:space="0" w:color="auto"/>
      </w:divBdr>
    </w:div>
    <w:div w:id="452867878">
      <w:bodyDiv w:val="1"/>
      <w:marLeft w:val="0"/>
      <w:marRight w:val="0"/>
      <w:marTop w:val="0"/>
      <w:marBottom w:val="0"/>
      <w:divBdr>
        <w:top w:val="none" w:sz="0" w:space="0" w:color="auto"/>
        <w:left w:val="none" w:sz="0" w:space="0" w:color="auto"/>
        <w:bottom w:val="none" w:sz="0" w:space="0" w:color="auto"/>
        <w:right w:val="none" w:sz="0" w:space="0" w:color="auto"/>
      </w:divBdr>
    </w:div>
    <w:div w:id="473454130">
      <w:bodyDiv w:val="1"/>
      <w:marLeft w:val="0"/>
      <w:marRight w:val="0"/>
      <w:marTop w:val="0"/>
      <w:marBottom w:val="0"/>
      <w:divBdr>
        <w:top w:val="none" w:sz="0" w:space="0" w:color="auto"/>
        <w:left w:val="none" w:sz="0" w:space="0" w:color="auto"/>
        <w:bottom w:val="none" w:sz="0" w:space="0" w:color="auto"/>
        <w:right w:val="none" w:sz="0" w:space="0" w:color="auto"/>
      </w:divBdr>
    </w:div>
    <w:div w:id="479002673">
      <w:bodyDiv w:val="1"/>
      <w:marLeft w:val="0"/>
      <w:marRight w:val="0"/>
      <w:marTop w:val="0"/>
      <w:marBottom w:val="0"/>
      <w:divBdr>
        <w:top w:val="none" w:sz="0" w:space="0" w:color="auto"/>
        <w:left w:val="none" w:sz="0" w:space="0" w:color="auto"/>
        <w:bottom w:val="none" w:sz="0" w:space="0" w:color="auto"/>
        <w:right w:val="none" w:sz="0" w:space="0" w:color="auto"/>
      </w:divBdr>
    </w:div>
    <w:div w:id="483817778">
      <w:bodyDiv w:val="1"/>
      <w:marLeft w:val="0"/>
      <w:marRight w:val="0"/>
      <w:marTop w:val="0"/>
      <w:marBottom w:val="0"/>
      <w:divBdr>
        <w:top w:val="none" w:sz="0" w:space="0" w:color="auto"/>
        <w:left w:val="none" w:sz="0" w:space="0" w:color="auto"/>
        <w:bottom w:val="none" w:sz="0" w:space="0" w:color="auto"/>
        <w:right w:val="none" w:sz="0" w:space="0" w:color="auto"/>
      </w:divBdr>
    </w:div>
    <w:div w:id="487983615">
      <w:bodyDiv w:val="1"/>
      <w:marLeft w:val="0"/>
      <w:marRight w:val="0"/>
      <w:marTop w:val="0"/>
      <w:marBottom w:val="0"/>
      <w:divBdr>
        <w:top w:val="none" w:sz="0" w:space="0" w:color="auto"/>
        <w:left w:val="none" w:sz="0" w:space="0" w:color="auto"/>
        <w:bottom w:val="none" w:sz="0" w:space="0" w:color="auto"/>
        <w:right w:val="none" w:sz="0" w:space="0" w:color="auto"/>
      </w:divBdr>
    </w:div>
    <w:div w:id="489567240">
      <w:bodyDiv w:val="1"/>
      <w:marLeft w:val="0"/>
      <w:marRight w:val="0"/>
      <w:marTop w:val="0"/>
      <w:marBottom w:val="0"/>
      <w:divBdr>
        <w:top w:val="none" w:sz="0" w:space="0" w:color="auto"/>
        <w:left w:val="none" w:sz="0" w:space="0" w:color="auto"/>
        <w:bottom w:val="none" w:sz="0" w:space="0" w:color="auto"/>
        <w:right w:val="none" w:sz="0" w:space="0" w:color="auto"/>
      </w:divBdr>
    </w:div>
    <w:div w:id="497694758">
      <w:bodyDiv w:val="1"/>
      <w:marLeft w:val="0"/>
      <w:marRight w:val="0"/>
      <w:marTop w:val="0"/>
      <w:marBottom w:val="0"/>
      <w:divBdr>
        <w:top w:val="none" w:sz="0" w:space="0" w:color="auto"/>
        <w:left w:val="none" w:sz="0" w:space="0" w:color="auto"/>
        <w:bottom w:val="none" w:sz="0" w:space="0" w:color="auto"/>
        <w:right w:val="none" w:sz="0" w:space="0" w:color="auto"/>
      </w:divBdr>
    </w:div>
    <w:div w:id="503521026">
      <w:bodyDiv w:val="1"/>
      <w:marLeft w:val="0"/>
      <w:marRight w:val="0"/>
      <w:marTop w:val="0"/>
      <w:marBottom w:val="0"/>
      <w:divBdr>
        <w:top w:val="none" w:sz="0" w:space="0" w:color="auto"/>
        <w:left w:val="none" w:sz="0" w:space="0" w:color="auto"/>
        <w:bottom w:val="none" w:sz="0" w:space="0" w:color="auto"/>
        <w:right w:val="none" w:sz="0" w:space="0" w:color="auto"/>
      </w:divBdr>
    </w:div>
    <w:div w:id="519590165">
      <w:bodyDiv w:val="1"/>
      <w:marLeft w:val="0"/>
      <w:marRight w:val="0"/>
      <w:marTop w:val="0"/>
      <w:marBottom w:val="0"/>
      <w:divBdr>
        <w:top w:val="none" w:sz="0" w:space="0" w:color="auto"/>
        <w:left w:val="none" w:sz="0" w:space="0" w:color="auto"/>
        <w:bottom w:val="none" w:sz="0" w:space="0" w:color="auto"/>
        <w:right w:val="none" w:sz="0" w:space="0" w:color="auto"/>
      </w:divBdr>
    </w:div>
    <w:div w:id="532421097">
      <w:bodyDiv w:val="1"/>
      <w:marLeft w:val="0"/>
      <w:marRight w:val="0"/>
      <w:marTop w:val="0"/>
      <w:marBottom w:val="0"/>
      <w:divBdr>
        <w:top w:val="none" w:sz="0" w:space="0" w:color="auto"/>
        <w:left w:val="none" w:sz="0" w:space="0" w:color="auto"/>
        <w:bottom w:val="none" w:sz="0" w:space="0" w:color="auto"/>
        <w:right w:val="none" w:sz="0" w:space="0" w:color="auto"/>
      </w:divBdr>
    </w:div>
    <w:div w:id="535236458">
      <w:bodyDiv w:val="1"/>
      <w:marLeft w:val="0"/>
      <w:marRight w:val="0"/>
      <w:marTop w:val="0"/>
      <w:marBottom w:val="0"/>
      <w:divBdr>
        <w:top w:val="none" w:sz="0" w:space="0" w:color="auto"/>
        <w:left w:val="none" w:sz="0" w:space="0" w:color="auto"/>
        <w:bottom w:val="none" w:sz="0" w:space="0" w:color="auto"/>
        <w:right w:val="none" w:sz="0" w:space="0" w:color="auto"/>
      </w:divBdr>
    </w:div>
    <w:div w:id="536313825">
      <w:bodyDiv w:val="1"/>
      <w:marLeft w:val="0"/>
      <w:marRight w:val="0"/>
      <w:marTop w:val="0"/>
      <w:marBottom w:val="0"/>
      <w:divBdr>
        <w:top w:val="none" w:sz="0" w:space="0" w:color="auto"/>
        <w:left w:val="none" w:sz="0" w:space="0" w:color="auto"/>
        <w:bottom w:val="none" w:sz="0" w:space="0" w:color="auto"/>
        <w:right w:val="none" w:sz="0" w:space="0" w:color="auto"/>
      </w:divBdr>
    </w:div>
    <w:div w:id="537160381">
      <w:bodyDiv w:val="1"/>
      <w:marLeft w:val="0"/>
      <w:marRight w:val="0"/>
      <w:marTop w:val="0"/>
      <w:marBottom w:val="0"/>
      <w:divBdr>
        <w:top w:val="none" w:sz="0" w:space="0" w:color="auto"/>
        <w:left w:val="none" w:sz="0" w:space="0" w:color="auto"/>
        <w:bottom w:val="none" w:sz="0" w:space="0" w:color="auto"/>
        <w:right w:val="none" w:sz="0" w:space="0" w:color="auto"/>
      </w:divBdr>
    </w:div>
    <w:div w:id="539897193">
      <w:bodyDiv w:val="1"/>
      <w:marLeft w:val="0"/>
      <w:marRight w:val="0"/>
      <w:marTop w:val="0"/>
      <w:marBottom w:val="0"/>
      <w:divBdr>
        <w:top w:val="none" w:sz="0" w:space="0" w:color="auto"/>
        <w:left w:val="none" w:sz="0" w:space="0" w:color="auto"/>
        <w:bottom w:val="none" w:sz="0" w:space="0" w:color="auto"/>
        <w:right w:val="none" w:sz="0" w:space="0" w:color="auto"/>
      </w:divBdr>
    </w:div>
    <w:div w:id="542139369">
      <w:bodyDiv w:val="1"/>
      <w:marLeft w:val="0"/>
      <w:marRight w:val="0"/>
      <w:marTop w:val="0"/>
      <w:marBottom w:val="0"/>
      <w:divBdr>
        <w:top w:val="none" w:sz="0" w:space="0" w:color="auto"/>
        <w:left w:val="none" w:sz="0" w:space="0" w:color="auto"/>
        <w:bottom w:val="none" w:sz="0" w:space="0" w:color="auto"/>
        <w:right w:val="none" w:sz="0" w:space="0" w:color="auto"/>
      </w:divBdr>
    </w:div>
    <w:div w:id="547031294">
      <w:bodyDiv w:val="1"/>
      <w:marLeft w:val="0"/>
      <w:marRight w:val="0"/>
      <w:marTop w:val="0"/>
      <w:marBottom w:val="0"/>
      <w:divBdr>
        <w:top w:val="none" w:sz="0" w:space="0" w:color="auto"/>
        <w:left w:val="none" w:sz="0" w:space="0" w:color="auto"/>
        <w:bottom w:val="none" w:sz="0" w:space="0" w:color="auto"/>
        <w:right w:val="none" w:sz="0" w:space="0" w:color="auto"/>
      </w:divBdr>
    </w:div>
    <w:div w:id="549731468">
      <w:bodyDiv w:val="1"/>
      <w:marLeft w:val="0"/>
      <w:marRight w:val="0"/>
      <w:marTop w:val="0"/>
      <w:marBottom w:val="0"/>
      <w:divBdr>
        <w:top w:val="none" w:sz="0" w:space="0" w:color="auto"/>
        <w:left w:val="none" w:sz="0" w:space="0" w:color="auto"/>
        <w:bottom w:val="none" w:sz="0" w:space="0" w:color="auto"/>
        <w:right w:val="none" w:sz="0" w:space="0" w:color="auto"/>
      </w:divBdr>
    </w:div>
    <w:div w:id="554699722">
      <w:bodyDiv w:val="1"/>
      <w:marLeft w:val="0"/>
      <w:marRight w:val="0"/>
      <w:marTop w:val="0"/>
      <w:marBottom w:val="0"/>
      <w:divBdr>
        <w:top w:val="none" w:sz="0" w:space="0" w:color="auto"/>
        <w:left w:val="none" w:sz="0" w:space="0" w:color="auto"/>
        <w:bottom w:val="none" w:sz="0" w:space="0" w:color="auto"/>
        <w:right w:val="none" w:sz="0" w:space="0" w:color="auto"/>
      </w:divBdr>
    </w:div>
    <w:div w:id="558564652">
      <w:bodyDiv w:val="1"/>
      <w:marLeft w:val="0"/>
      <w:marRight w:val="0"/>
      <w:marTop w:val="0"/>
      <w:marBottom w:val="0"/>
      <w:divBdr>
        <w:top w:val="none" w:sz="0" w:space="0" w:color="auto"/>
        <w:left w:val="none" w:sz="0" w:space="0" w:color="auto"/>
        <w:bottom w:val="none" w:sz="0" w:space="0" w:color="auto"/>
        <w:right w:val="none" w:sz="0" w:space="0" w:color="auto"/>
      </w:divBdr>
    </w:div>
    <w:div w:id="563374528">
      <w:bodyDiv w:val="1"/>
      <w:marLeft w:val="0"/>
      <w:marRight w:val="0"/>
      <w:marTop w:val="0"/>
      <w:marBottom w:val="0"/>
      <w:divBdr>
        <w:top w:val="none" w:sz="0" w:space="0" w:color="auto"/>
        <w:left w:val="none" w:sz="0" w:space="0" w:color="auto"/>
        <w:bottom w:val="none" w:sz="0" w:space="0" w:color="auto"/>
        <w:right w:val="none" w:sz="0" w:space="0" w:color="auto"/>
      </w:divBdr>
    </w:div>
    <w:div w:id="572860261">
      <w:bodyDiv w:val="1"/>
      <w:marLeft w:val="0"/>
      <w:marRight w:val="0"/>
      <w:marTop w:val="0"/>
      <w:marBottom w:val="0"/>
      <w:divBdr>
        <w:top w:val="none" w:sz="0" w:space="0" w:color="auto"/>
        <w:left w:val="none" w:sz="0" w:space="0" w:color="auto"/>
        <w:bottom w:val="none" w:sz="0" w:space="0" w:color="auto"/>
        <w:right w:val="none" w:sz="0" w:space="0" w:color="auto"/>
      </w:divBdr>
    </w:div>
    <w:div w:id="576594824">
      <w:bodyDiv w:val="1"/>
      <w:marLeft w:val="0"/>
      <w:marRight w:val="0"/>
      <w:marTop w:val="0"/>
      <w:marBottom w:val="0"/>
      <w:divBdr>
        <w:top w:val="none" w:sz="0" w:space="0" w:color="auto"/>
        <w:left w:val="none" w:sz="0" w:space="0" w:color="auto"/>
        <w:bottom w:val="none" w:sz="0" w:space="0" w:color="auto"/>
        <w:right w:val="none" w:sz="0" w:space="0" w:color="auto"/>
      </w:divBdr>
    </w:div>
    <w:div w:id="579366538">
      <w:bodyDiv w:val="1"/>
      <w:marLeft w:val="0"/>
      <w:marRight w:val="0"/>
      <w:marTop w:val="0"/>
      <w:marBottom w:val="0"/>
      <w:divBdr>
        <w:top w:val="none" w:sz="0" w:space="0" w:color="auto"/>
        <w:left w:val="none" w:sz="0" w:space="0" w:color="auto"/>
        <w:bottom w:val="none" w:sz="0" w:space="0" w:color="auto"/>
        <w:right w:val="none" w:sz="0" w:space="0" w:color="auto"/>
      </w:divBdr>
    </w:div>
    <w:div w:id="599873007">
      <w:bodyDiv w:val="1"/>
      <w:marLeft w:val="0"/>
      <w:marRight w:val="0"/>
      <w:marTop w:val="0"/>
      <w:marBottom w:val="0"/>
      <w:divBdr>
        <w:top w:val="none" w:sz="0" w:space="0" w:color="auto"/>
        <w:left w:val="none" w:sz="0" w:space="0" w:color="auto"/>
        <w:bottom w:val="none" w:sz="0" w:space="0" w:color="auto"/>
        <w:right w:val="none" w:sz="0" w:space="0" w:color="auto"/>
      </w:divBdr>
    </w:div>
    <w:div w:id="616107555">
      <w:bodyDiv w:val="1"/>
      <w:marLeft w:val="0"/>
      <w:marRight w:val="0"/>
      <w:marTop w:val="0"/>
      <w:marBottom w:val="0"/>
      <w:divBdr>
        <w:top w:val="none" w:sz="0" w:space="0" w:color="auto"/>
        <w:left w:val="none" w:sz="0" w:space="0" w:color="auto"/>
        <w:bottom w:val="none" w:sz="0" w:space="0" w:color="auto"/>
        <w:right w:val="none" w:sz="0" w:space="0" w:color="auto"/>
      </w:divBdr>
    </w:div>
    <w:div w:id="627322096">
      <w:bodyDiv w:val="1"/>
      <w:marLeft w:val="0"/>
      <w:marRight w:val="0"/>
      <w:marTop w:val="0"/>
      <w:marBottom w:val="0"/>
      <w:divBdr>
        <w:top w:val="none" w:sz="0" w:space="0" w:color="auto"/>
        <w:left w:val="none" w:sz="0" w:space="0" w:color="auto"/>
        <w:bottom w:val="none" w:sz="0" w:space="0" w:color="auto"/>
        <w:right w:val="none" w:sz="0" w:space="0" w:color="auto"/>
      </w:divBdr>
    </w:div>
    <w:div w:id="628556562">
      <w:bodyDiv w:val="1"/>
      <w:marLeft w:val="0"/>
      <w:marRight w:val="0"/>
      <w:marTop w:val="0"/>
      <w:marBottom w:val="0"/>
      <w:divBdr>
        <w:top w:val="none" w:sz="0" w:space="0" w:color="auto"/>
        <w:left w:val="none" w:sz="0" w:space="0" w:color="auto"/>
        <w:bottom w:val="none" w:sz="0" w:space="0" w:color="auto"/>
        <w:right w:val="none" w:sz="0" w:space="0" w:color="auto"/>
      </w:divBdr>
    </w:div>
    <w:div w:id="633490300">
      <w:bodyDiv w:val="1"/>
      <w:marLeft w:val="0"/>
      <w:marRight w:val="0"/>
      <w:marTop w:val="0"/>
      <w:marBottom w:val="0"/>
      <w:divBdr>
        <w:top w:val="none" w:sz="0" w:space="0" w:color="auto"/>
        <w:left w:val="none" w:sz="0" w:space="0" w:color="auto"/>
        <w:bottom w:val="none" w:sz="0" w:space="0" w:color="auto"/>
        <w:right w:val="none" w:sz="0" w:space="0" w:color="auto"/>
      </w:divBdr>
    </w:div>
    <w:div w:id="649334374">
      <w:bodyDiv w:val="1"/>
      <w:marLeft w:val="0"/>
      <w:marRight w:val="0"/>
      <w:marTop w:val="0"/>
      <w:marBottom w:val="0"/>
      <w:divBdr>
        <w:top w:val="none" w:sz="0" w:space="0" w:color="auto"/>
        <w:left w:val="none" w:sz="0" w:space="0" w:color="auto"/>
        <w:bottom w:val="none" w:sz="0" w:space="0" w:color="auto"/>
        <w:right w:val="none" w:sz="0" w:space="0" w:color="auto"/>
      </w:divBdr>
    </w:div>
    <w:div w:id="658121732">
      <w:bodyDiv w:val="1"/>
      <w:marLeft w:val="0"/>
      <w:marRight w:val="0"/>
      <w:marTop w:val="0"/>
      <w:marBottom w:val="0"/>
      <w:divBdr>
        <w:top w:val="none" w:sz="0" w:space="0" w:color="auto"/>
        <w:left w:val="none" w:sz="0" w:space="0" w:color="auto"/>
        <w:bottom w:val="none" w:sz="0" w:space="0" w:color="auto"/>
        <w:right w:val="none" w:sz="0" w:space="0" w:color="auto"/>
      </w:divBdr>
    </w:div>
    <w:div w:id="661540896">
      <w:bodyDiv w:val="1"/>
      <w:marLeft w:val="0"/>
      <w:marRight w:val="0"/>
      <w:marTop w:val="0"/>
      <w:marBottom w:val="0"/>
      <w:divBdr>
        <w:top w:val="none" w:sz="0" w:space="0" w:color="auto"/>
        <w:left w:val="none" w:sz="0" w:space="0" w:color="auto"/>
        <w:bottom w:val="none" w:sz="0" w:space="0" w:color="auto"/>
        <w:right w:val="none" w:sz="0" w:space="0" w:color="auto"/>
      </w:divBdr>
    </w:div>
    <w:div w:id="668219937">
      <w:bodyDiv w:val="1"/>
      <w:marLeft w:val="0"/>
      <w:marRight w:val="0"/>
      <w:marTop w:val="0"/>
      <w:marBottom w:val="0"/>
      <w:divBdr>
        <w:top w:val="none" w:sz="0" w:space="0" w:color="auto"/>
        <w:left w:val="none" w:sz="0" w:space="0" w:color="auto"/>
        <w:bottom w:val="none" w:sz="0" w:space="0" w:color="auto"/>
        <w:right w:val="none" w:sz="0" w:space="0" w:color="auto"/>
      </w:divBdr>
    </w:div>
    <w:div w:id="713697433">
      <w:bodyDiv w:val="1"/>
      <w:marLeft w:val="0"/>
      <w:marRight w:val="0"/>
      <w:marTop w:val="0"/>
      <w:marBottom w:val="0"/>
      <w:divBdr>
        <w:top w:val="none" w:sz="0" w:space="0" w:color="auto"/>
        <w:left w:val="none" w:sz="0" w:space="0" w:color="auto"/>
        <w:bottom w:val="none" w:sz="0" w:space="0" w:color="auto"/>
        <w:right w:val="none" w:sz="0" w:space="0" w:color="auto"/>
      </w:divBdr>
    </w:div>
    <w:div w:id="714694540">
      <w:bodyDiv w:val="1"/>
      <w:marLeft w:val="0"/>
      <w:marRight w:val="0"/>
      <w:marTop w:val="0"/>
      <w:marBottom w:val="0"/>
      <w:divBdr>
        <w:top w:val="none" w:sz="0" w:space="0" w:color="auto"/>
        <w:left w:val="none" w:sz="0" w:space="0" w:color="auto"/>
        <w:bottom w:val="none" w:sz="0" w:space="0" w:color="auto"/>
        <w:right w:val="none" w:sz="0" w:space="0" w:color="auto"/>
      </w:divBdr>
    </w:div>
    <w:div w:id="725109158">
      <w:bodyDiv w:val="1"/>
      <w:marLeft w:val="0"/>
      <w:marRight w:val="0"/>
      <w:marTop w:val="0"/>
      <w:marBottom w:val="0"/>
      <w:divBdr>
        <w:top w:val="none" w:sz="0" w:space="0" w:color="auto"/>
        <w:left w:val="none" w:sz="0" w:space="0" w:color="auto"/>
        <w:bottom w:val="none" w:sz="0" w:space="0" w:color="auto"/>
        <w:right w:val="none" w:sz="0" w:space="0" w:color="auto"/>
      </w:divBdr>
    </w:div>
    <w:div w:id="735516689">
      <w:bodyDiv w:val="1"/>
      <w:marLeft w:val="0"/>
      <w:marRight w:val="0"/>
      <w:marTop w:val="0"/>
      <w:marBottom w:val="0"/>
      <w:divBdr>
        <w:top w:val="none" w:sz="0" w:space="0" w:color="auto"/>
        <w:left w:val="none" w:sz="0" w:space="0" w:color="auto"/>
        <w:bottom w:val="none" w:sz="0" w:space="0" w:color="auto"/>
        <w:right w:val="none" w:sz="0" w:space="0" w:color="auto"/>
      </w:divBdr>
      <w:divsChild>
        <w:div w:id="1387293942">
          <w:marLeft w:val="0"/>
          <w:marRight w:val="0"/>
          <w:marTop w:val="0"/>
          <w:marBottom w:val="0"/>
          <w:divBdr>
            <w:top w:val="none" w:sz="0" w:space="0" w:color="auto"/>
            <w:left w:val="none" w:sz="0" w:space="0" w:color="auto"/>
            <w:bottom w:val="none" w:sz="0" w:space="0" w:color="auto"/>
            <w:right w:val="none" w:sz="0" w:space="0" w:color="auto"/>
          </w:divBdr>
        </w:div>
        <w:div w:id="987172589">
          <w:marLeft w:val="0"/>
          <w:marRight w:val="0"/>
          <w:marTop w:val="0"/>
          <w:marBottom w:val="0"/>
          <w:divBdr>
            <w:top w:val="none" w:sz="0" w:space="0" w:color="auto"/>
            <w:left w:val="none" w:sz="0" w:space="0" w:color="auto"/>
            <w:bottom w:val="none" w:sz="0" w:space="0" w:color="auto"/>
            <w:right w:val="none" w:sz="0" w:space="0" w:color="auto"/>
          </w:divBdr>
        </w:div>
        <w:div w:id="375350795">
          <w:marLeft w:val="0"/>
          <w:marRight w:val="0"/>
          <w:marTop w:val="0"/>
          <w:marBottom w:val="0"/>
          <w:divBdr>
            <w:top w:val="none" w:sz="0" w:space="0" w:color="auto"/>
            <w:left w:val="none" w:sz="0" w:space="0" w:color="auto"/>
            <w:bottom w:val="none" w:sz="0" w:space="0" w:color="auto"/>
            <w:right w:val="none" w:sz="0" w:space="0" w:color="auto"/>
          </w:divBdr>
        </w:div>
        <w:div w:id="1399203247">
          <w:marLeft w:val="0"/>
          <w:marRight w:val="0"/>
          <w:marTop w:val="0"/>
          <w:marBottom w:val="0"/>
          <w:divBdr>
            <w:top w:val="none" w:sz="0" w:space="0" w:color="auto"/>
            <w:left w:val="none" w:sz="0" w:space="0" w:color="auto"/>
            <w:bottom w:val="none" w:sz="0" w:space="0" w:color="auto"/>
            <w:right w:val="none" w:sz="0" w:space="0" w:color="auto"/>
          </w:divBdr>
        </w:div>
        <w:div w:id="867792865">
          <w:marLeft w:val="0"/>
          <w:marRight w:val="0"/>
          <w:marTop w:val="0"/>
          <w:marBottom w:val="0"/>
          <w:divBdr>
            <w:top w:val="none" w:sz="0" w:space="0" w:color="auto"/>
            <w:left w:val="none" w:sz="0" w:space="0" w:color="auto"/>
            <w:bottom w:val="none" w:sz="0" w:space="0" w:color="auto"/>
            <w:right w:val="none" w:sz="0" w:space="0" w:color="auto"/>
          </w:divBdr>
        </w:div>
        <w:div w:id="351494949">
          <w:marLeft w:val="0"/>
          <w:marRight w:val="0"/>
          <w:marTop w:val="0"/>
          <w:marBottom w:val="0"/>
          <w:divBdr>
            <w:top w:val="none" w:sz="0" w:space="0" w:color="auto"/>
            <w:left w:val="none" w:sz="0" w:space="0" w:color="auto"/>
            <w:bottom w:val="none" w:sz="0" w:space="0" w:color="auto"/>
            <w:right w:val="none" w:sz="0" w:space="0" w:color="auto"/>
          </w:divBdr>
        </w:div>
        <w:div w:id="544295871">
          <w:marLeft w:val="0"/>
          <w:marRight w:val="0"/>
          <w:marTop w:val="0"/>
          <w:marBottom w:val="0"/>
          <w:divBdr>
            <w:top w:val="none" w:sz="0" w:space="0" w:color="auto"/>
            <w:left w:val="none" w:sz="0" w:space="0" w:color="auto"/>
            <w:bottom w:val="none" w:sz="0" w:space="0" w:color="auto"/>
            <w:right w:val="none" w:sz="0" w:space="0" w:color="auto"/>
          </w:divBdr>
        </w:div>
        <w:div w:id="2100177369">
          <w:marLeft w:val="0"/>
          <w:marRight w:val="0"/>
          <w:marTop w:val="0"/>
          <w:marBottom w:val="0"/>
          <w:divBdr>
            <w:top w:val="none" w:sz="0" w:space="0" w:color="auto"/>
            <w:left w:val="none" w:sz="0" w:space="0" w:color="auto"/>
            <w:bottom w:val="none" w:sz="0" w:space="0" w:color="auto"/>
            <w:right w:val="none" w:sz="0" w:space="0" w:color="auto"/>
          </w:divBdr>
        </w:div>
        <w:div w:id="117997221">
          <w:marLeft w:val="0"/>
          <w:marRight w:val="0"/>
          <w:marTop w:val="0"/>
          <w:marBottom w:val="0"/>
          <w:divBdr>
            <w:top w:val="none" w:sz="0" w:space="0" w:color="auto"/>
            <w:left w:val="none" w:sz="0" w:space="0" w:color="auto"/>
            <w:bottom w:val="none" w:sz="0" w:space="0" w:color="auto"/>
            <w:right w:val="none" w:sz="0" w:space="0" w:color="auto"/>
          </w:divBdr>
        </w:div>
        <w:div w:id="529925076">
          <w:marLeft w:val="0"/>
          <w:marRight w:val="0"/>
          <w:marTop w:val="0"/>
          <w:marBottom w:val="0"/>
          <w:divBdr>
            <w:top w:val="none" w:sz="0" w:space="0" w:color="auto"/>
            <w:left w:val="none" w:sz="0" w:space="0" w:color="auto"/>
            <w:bottom w:val="none" w:sz="0" w:space="0" w:color="auto"/>
            <w:right w:val="none" w:sz="0" w:space="0" w:color="auto"/>
          </w:divBdr>
        </w:div>
        <w:div w:id="1447503468">
          <w:marLeft w:val="0"/>
          <w:marRight w:val="0"/>
          <w:marTop w:val="0"/>
          <w:marBottom w:val="0"/>
          <w:divBdr>
            <w:top w:val="none" w:sz="0" w:space="0" w:color="auto"/>
            <w:left w:val="none" w:sz="0" w:space="0" w:color="auto"/>
            <w:bottom w:val="none" w:sz="0" w:space="0" w:color="auto"/>
            <w:right w:val="none" w:sz="0" w:space="0" w:color="auto"/>
          </w:divBdr>
        </w:div>
        <w:div w:id="485897237">
          <w:marLeft w:val="0"/>
          <w:marRight w:val="0"/>
          <w:marTop w:val="0"/>
          <w:marBottom w:val="0"/>
          <w:divBdr>
            <w:top w:val="none" w:sz="0" w:space="0" w:color="auto"/>
            <w:left w:val="none" w:sz="0" w:space="0" w:color="auto"/>
            <w:bottom w:val="none" w:sz="0" w:space="0" w:color="auto"/>
            <w:right w:val="none" w:sz="0" w:space="0" w:color="auto"/>
          </w:divBdr>
        </w:div>
        <w:div w:id="626158740">
          <w:marLeft w:val="0"/>
          <w:marRight w:val="0"/>
          <w:marTop w:val="0"/>
          <w:marBottom w:val="0"/>
          <w:divBdr>
            <w:top w:val="none" w:sz="0" w:space="0" w:color="auto"/>
            <w:left w:val="none" w:sz="0" w:space="0" w:color="auto"/>
            <w:bottom w:val="none" w:sz="0" w:space="0" w:color="auto"/>
            <w:right w:val="none" w:sz="0" w:space="0" w:color="auto"/>
          </w:divBdr>
        </w:div>
        <w:div w:id="339240438">
          <w:marLeft w:val="0"/>
          <w:marRight w:val="0"/>
          <w:marTop w:val="0"/>
          <w:marBottom w:val="0"/>
          <w:divBdr>
            <w:top w:val="none" w:sz="0" w:space="0" w:color="auto"/>
            <w:left w:val="none" w:sz="0" w:space="0" w:color="auto"/>
            <w:bottom w:val="none" w:sz="0" w:space="0" w:color="auto"/>
            <w:right w:val="none" w:sz="0" w:space="0" w:color="auto"/>
          </w:divBdr>
        </w:div>
        <w:div w:id="748769262">
          <w:marLeft w:val="0"/>
          <w:marRight w:val="0"/>
          <w:marTop w:val="0"/>
          <w:marBottom w:val="0"/>
          <w:divBdr>
            <w:top w:val="none" w:sz="0" w:space="0" w:color="auto"/>
            <w:left w:val="none" w:sz="0" w:space="0" w:color="auto"/>
            <w:bottom w:val="none" w:sz="0" w:space="0" w:color="auto"/>
            <w:right w:val="none" w:sz="0" w:space="0" w:color="auto"/>
          </w:divBdr>
        </w:div>
        <w:div w:id="1939672637">
          <w:marLeft w:val="0"/>
          <w:marRight w:val="0"/>
          <w:marTop w:val="0"/>
          <w:marBottom w:val="0"/>
          <w:divBdr>
            <w:top w:val="none" w:sz="0" w:space="0" w:color="auto"/>
            <w:left w:val="none" w:sz="0" w:space="0" w:color="auto"/>
            <w:bottom w:val="none" w:sz="0" w:space="0" w:color="auto"/>
            <w:right w:val="none" w:sz="0" w:space="0" w:color="auto"/>
          </w:divBdr>
        </w:div>
        <w:div w:id="924073146">
          <w:marLeft w:val="0"/>
          <w:marRight w:val="0"/>
          <w:marTop w:val="0"/>
          <w:marBottom w:val="0"/>
          <w:divBdr>
            <w:top w:val="none" w:sz="0" w:space="0" w:color="auto"/>
            <w:left w:val="none" w:sz="0" w:space="0" w:color="auto"/>
            <w:bottom w:val="none" w:sz="0" w:space="0" w:color="auto"/>
            <w:right w:val="none" w:sz="0" w:space="0" w:color="auto"/>
          </w:divBdr>
        </w:div>
        <w:div w:id="1362559999">
          <w:marLeft w:val="0"/>
          <w:marRight w:val="0"/>
          <w:marTop w:val="0"/>
          <w:marBottom w:val="0"/>
          <w:divBdr>
            <w:top w:val="none" w:sz="0" w:space="0" w:color="auto"/>
            <w:left w:val="none" w:sz="0" w:space="0" w:color="auto"/>
            <w:bottom w:val="none" w:sz="0" w:space="0" w:color="auto"/>
            <w:right w:val="none" w:sz="0" w:space="0" w:color="auto"/>
          </w:divBdr>
          <w:divsChild>
            <w:div w:id="970938273">
              <w:marLeft w:val="0"/>
              <w:marRight w:val="0"/>
              <w:marTop w:val="0"/>
              <w:marBottom w:val="0"/>
              <w:divBdr>
                <w:top w:val="none" w:sz="0" w:space="0" w:color="auto"/>
                <w:left w:val="none" w:sz="0" w:space="0" w:color="auto"/>
                <w:bottom w:val="none" w:sz="0" w:space="0" w:color="auto"/>
                <w:right w:val="none" w:sz="0" w:space="0" w:color="auto"/>
              </w:divBdr>
            </w:div>
            <w:div w:id="1597514924">
              <w:marLeft w:val="0"/>
              <w:marRight w:val="0"/>
              <w:marTop w:val="0"/>
              <w:marBottom w:val="0"/>
              <w:divBdr>
                <w:top w:val="none" w:sz="0" w:space="0" w:color="auto"/>
                <w:left w:val="none" w:sz="0" w:space="0" w:color="auto"/>
                <w:bottom w:val="none" w:sz="0" w:space="0" w:color="auto"/>
                <w:right w:val="none" w:sz="0" w:space="0" w:color="auto"/>
              </w:divBdr>
            </w:div>
            <w:div w:id="1913352078">
              <w:marLeft w:val="0"/>
              <w:marRight w:val="0"/>
              <w:marTop w:val="0"/>
              <w:marBottom w:val="0"/>
              <w:divBdr>
                <w:top w:val="none" w:sz="0" w:space="0" w:color="auto"/>
                <w:left w:val="none" w:sz="0" w:space="0" w:color="auto"/>
                <w:bottom w:val="none" w:sz="0" w:space="0" w:color="auto"/>
                <w:right w:val="none" w:sz="0" w:space="0" w:color="auto"/>
              </w:divBdr>
            </w:div>
            <w:div w:id="1106075593">
              <w:marLeft w:val="0"/>
              <w:marRight w:val="0"/>
              <w:marTop w:val="0"/>
              <w:marBottom w:val="0"/>
              <w:divBdr>
                <w:top w:val="none" w:sz="0" w:space="0" w:color="auto"/>
                <w:left w:val="none" w:sz="0" w:space="0" w:color="auto"/>
                <w:bottom w:val="none" w:sz="0" w:space="0" w:color="auto"/>
                <w:right w:val="none" w:sz="0" w:space="0" w:color="auto"/>
              </w:divBdr>
            </w:div>
            <w:div w:id="1364674843">
              <w:marLeft w:val="0"/>
              <w:marRight w:val="0"/>
              <w:marTop w:val="0"/>
              <w:marBottom w:val="0"/>
              <w:divBdr>
                <w:top w:val="none" w:sz="0" w:space="0" w:color="auto"/>
                <w:left w:val="none" w:sz="0" w:space="0" w:color="auto"/>
                <w:bottom w:val="none" w:sz="0" w:space="0" w:color="auto"/>
                <w:right w:val="none" w:sz="0" w:space="0" w:color="auto"/>
              </w:divBdr>
            </w:div>
            <w:div w:id="1884823616">
              <w:marLeft w:val="0"/>
              <w:marRight w:val="0"/>
              <w:marTop w:val="0"/>
              <w:marBottom w:val="0"/>
              <w:divBdr>
                <w:top w:val="none" w:sz="0" w:space="0" w:color="auto"/>
                <w:left w:val="none" w:sz="0" w:space="0" w:color="auto"/>
                <w:bottom w:val="none" w:sz="0" w:space="0" w:color="auto"/>
                <w:right w:val="none" w:sz="0" w:space="0" w:color="auto"/>
              </w:divBdr>
            </w:div>
            <w:div w:id="1121458387">
              <w:marLeft w:val="0"/>
              <w:marRight w:val="0"/>
              <w:marTop w:val="0"/>
              <w:marBottom w:val="0"/>
              <w:divBdr>
                <w:top w:val="none" w:sz="0" w:space="0" w:color="auto"/>
                <w:left w:val="none" w:sz="0" w:space="0" w:color="auto"/>
                <w:bottom w:val="none" w:sz="0" w:space="0" w:color="auto"/>
                <w:right w:val="none" w:sz="0" w:space="0" w:color="auto"/>
              </w:divBdr>
            </w:div>
            <w:div w:id="1713191751">
              <w:marLeft w:val="0"/>
              <w:marRight w:val="0"/>
              <w:marTop w:val="0"/>
              <w:marBottom w:val="0"/>
              <w:divBdr>
                <w:top w:val="none" w:sz="0" w:space="0" w:color="auto"/>
                <w:left w:val="none" w:sz="0" w:space="0" w:color="auto"/>
                <w:bottom w:val="none" w:sz="0" w:space="0" w:color="auto"/>
                <w:right w:val="none" w:sz="0" w:space="0" w:color="auto"/>
              </w:divBdr>
            </w:div>
            <w:div w:id="637421348">
              <w:marLeft w:val="0"/>
              <w:marRight w:val="0"/>
              <w:marTop w:val="0"/>
              <w:marBottom w:val="0"/>
              <w:divBdr>
                <w:top w:val="none" w:sz="0" w:space="0" w:color="auto"/>
                <w:left w:val="none" w:sz="0" w:space="0" w:color="auto"/>
                <w:bottom w:val="none" w:sz="0" w:space="0" w:color="auto"/>
                <w:right w:val="none" w:sz="0" w:space="0" w:color="auto"/>
              </w:divBdr>
            </w:div>
            <w:div w:id="1611814311">
              <w:marLeft w:val="0"/>
              <w:marRight w:val="0"/>
              <w:marTop w:val="0"/>
              <w:marBottom w:val="0"/>
              <w:divBdr>
                <w:top w:val="none" w:sz="0" w:space="0" w:color="auto"/>
                <w:left w:val="none" w:sz="0" w:space="0" w:color="auto"/>
                <w:bottom w:val="none" w:sz="0" w:space="0" w:color="auto"/>
                <w:right w:val="none" w:sz="0" w:space="0" w:color="auto"/>
              </w:divBdr>
            </w:div>
            <w:div w:id="44918180">
              <w:marLeft w:val="0"/>
              <w:marRight w:val="0"/>
              <w:marTop w:val="0"/>
              <w:marBottom w:val="0"/>
              <w:divBdr>
                <w:top w:val="none" w:sz="0" w:space="0" w:color="auto"/>
                <w:left w:val="none" w:sz="0" w:space="0" w:color="auto"/>
                <w:bottom w:val="none" w:sz="0" w:space="0" w:color="auto"/>
                <w:right w:val="none" w:sz="0" w:space="0" w:color="auto"/>
              </w:divBdr>
            </w:div>
            <w:div w:id="1759250841">
              <w:marLeft w:val="0"/>
              <w:marRight w:val="0"/>
              <w:marTop w:val="0"/>
              <w:marBottom w:val="0"/>
              <w:divBdr>
                <w:top w:val="none" w:sz="0" w:space="0" w:color="auto"/>
                <w:left w:val="none" w:sz="0" w:space="0" w:color="auto"/>
                <w:bottom w:val="none" w:sz="0" w:space="0" w:color="auto"/>
                <w:right w:val="none" w:sz="0" w:space="0" w:color="auto"/>
              </w:divBdr>
            </w:div>
            <w:div w:id="709187960">
              <w:marLeft w:val="0"/>
              <w:marRight w:val="0"/>
              <w:marTop w:val="0"/>
              <w:marBottom w:val="0"/>
              <w:divBdr>
                <w:top w:val="none" w:sz="0" w:space="0" w:color="auto"/>
                <w:left w:val="none" w:sz="0" w:space="0" w:color="auto"/>
                <w:bottom w:val="none" w:sz="0" w:space="0" w:color="auto"/>
                <w:right w:val="none" w:sz="0" w:space="0" w:color="auto"/>
              </w:divBdr>
            </w:div>
            <w:div w:id="1962298231">
              <w:marLeft w:val="0"/>
              <w:marRight w:val="0"/>
              <w:marTop w:val="0"/>
              <w:marBottom w:val="0"/>
              <w:divBdr>
                <w:top w:val="none" w:sz="0" w:space="0" w:color="auto"/>
                <w:left w:val="none" w:sz="0" w:space="0" w:color="auto"/>
                <w:bottom w:val="none" w:sz="0" w:space="0" w:color="auto"/>
                <w:right w:val="none" w:sz="0" w:space="0" w:color="auto"/>
              </w:divBdr>
            </w:div>
            <w:div w:id="550195722">
              <w:marLeft w:val="0"/>
              <w:marRight w:val="0"/>
              <w:marTop w:val="0"/>
              <w:marBottom w:val="0"/>
              <w:divBdr>
                <w:top w:val="none" w:sz="0" w:space="0" w:color="auto"/>
                <w:left w:val="none" w:sz="0" w:space="0" w:color="auto"/>
                <w:bottom w:val="none" w:sz="0" w:space="0" w:color="auto"/>
                <w:right w:val="none" w:sz="0" w:space="0" w:color="auto"/>
              </w:divBdr>
            </w:div>
            <w:div w:id="2097093645">
              <w:marLeft w:val="0"/>
              <w:marRight w:val="0"/>
              <w:marTop w:val="0"/>
              <w:marBottom w:val="0"/>
              <w:divBdr>
                <w:top w:val="none" w:sz="0" w:space="0" w:color="auto"/>
                <w:left w:val="none" w:sz="0" w:space="0" w:color="auto"/>
                <w:bottom w:val="none" w:sz="0" w:space="0" w:color="auto"/>
                <w:right w:val="none" w:sz="0" w:space="0" w:color="auto"/>
              </w:divBdr>
            </w:div>
            <w:div w:id="1105811136">
              <w:marLeft w:val="0"/>
              <w:marRight w:val="0"/>
              <w:marTop w:val="0"/>
              <w:marBottom w:val="0"/>
              <w:divBdr>
                <w:top w:val="none" w:sz="0" w:space="0" w:color="auto"/>
                <w:left w:val="none" w:sz="0" w:space="0" w:color="auto"/>
                <w:bottom w:val="none" w:sz="0" w:space="0" w:color="auto"/>
                <w:right w:val="none" w:sz="0" w:space="0" w:color="auto"/>
              </w:divBdr>
            </w:div>
            <w:div w:id="906459575">
              <w:marLeft w:val="0"/>
              <w:marRight w:val="0"/>
              <w:marTop w:val="0"/>
              <w:marBottom w:val="0"/>
              <w:divBdr>
                <w:top w:val="none" w:sz="0" w:space="0" w:color="auto"/>
                <w:left w:val="none" w:sz="0" w:space="0" w:color="auto"/>
                <w:bottom w:val="none" w:sz="0" w:space="0" w:color="auto"/>
                <w:right w:val="none" w:sz="0" w:space="0" w:color="auto"/>
              </w:divBdr>
            </w:div>
            <w:div w:id="243035003">
              <w:marLeft w:val="0"/>
              <w:marRight w:val="0"/>
              <w:marTop w:val="0"/>
              <w:marBottom w:val="0"/>
              <w:divBdr>
                <w:top w:val="none" w:sz="0" w:space="0" w:color="auto"/>
                <w:left w:val="none" w:sz="0" w:space="0" w:color="auto"/>
                <w:bottom w:val="none" w:sz="0" w:space="0" w:color="auto"/>
                <w:right w:val="none" w:sz="0" w:space="0" w:color="auto"/>
              </w:divBdr>
            </w:div>
            <w:div w:id="2083215972">
              <w:marLeft w:val="0"/>
              <w:marRight w:val="0"/>
              <w:marTop w:val="0"/>
              <w:marBottom w:val="0"/>
              <w:divBdr>
                <w:top w:val="none" w:sz="0" w:space="0" w:color="auto"/>
                <w:left w:val="none" w:sz="0" w:space="0" w:color="auto"/>
                <w:bottom w:val="none" w:sz="0" w:space="0" w:color="auto"/>
                <w:right w:val="none" w:sz="0" w:space="0" w:color="auto"/>
              </w:divBdr>
            </w:div>
          </w:divsChild>
        </w:div>
        <w:div w:id="957373726">
          <w:marLeft w:val="0"/>
          <w:marRight w:val="0"/>
          <w:marTop w:val="0"/>
          <w:marBottom w:val="0"/>
          <w:divBdr>
            <w:top w:val="none" w:sz="0" w:space="0" w:color="auto"/>
            <w:left w:val="none" w:sz="0" w:space="0" w:color="auto"/>
            <w:bottom w:val="none" w:sz="0" w:space="0" w:color="auto"/>
            <w:right w:val="none" w:sz="0" w:space="0" w:color="auto"/>
          </w:divBdr>
          <w:divsChild>
            <w:div w:id="1420708897">
              <w:marLeft w:val="0"/>
              <w:marRight w:val="0"/>
              <w:marTop w:val="0"/>
              <w:marBottom w:val="0"/>
              <w:divBdr>
                <w:top w:val="none" w:sz="0" w:space="0" w:color="auto"/>
                <w:left w:val="none" w:sz="0" w:space="0" w:color="auto"/>
                <w:bottom w:val="none" w:sz="0" w:space="0" w:color="auto"/>
                <w:right w:val="none" w:sz="0" w:space="0" w:color="auto"/>
              </w:divBdr>
            </w:div>
            <w:div w:id="525755182">
              <w:marLeft w:val="0"/>
              <w:marRight w:val="0"/>
              <w:marTop w:val="0"/>
              <w:marBottom w:val="0"/>
              <w:divBdr>
                <w:top w:val="none" w:sz="0" w:space="0" w:color="auto"/>
                <w:left w:val="none" w:sz="0" w:space="0" w:color="auto"/>
                <w:bottom w:val="none" w:sz="0" w:space="0" w:color="auto"/>
                <w:right w:val="none" w:sz="0" w:space="0" w:color="auto"/>
              </w:divBdr>
            </w:div>
            <w:div w:id="1967083994">
              <w:marLeft w:val="0"/>
              <w:marRight w:val="0"/>
              <w:marTop w:val="0"/>
              <w:marBottom w:val="0"/>
              <w:divBdr>
                <w:top w:val="none" w:sz="0" w:space="0" w:color="auto"/>
                <w:left w:val="none" w:sz="0" w:space="0" w:color="auto"/>
                <w:bottom w:val="none" w:sz="0" w:space="0" w:color="auto"/>
                <w:right w:val="none" w:sz="0" w:space="0" w:color="auto"/>
              </w:divBdr>
            </w:div>
            <w:div w:id="1823541663">
              <w:marLeft w:val="0"/>
              <w:marRight w:val="0"/>
              <w:marTop w:val="0"/>
              <w:marBottom w:val="0"/>
              <w:divBdr>
                <w:top w:val="none" w:sz="0" w:space="0" w:color="auto"/>
                <w:left w:val="none" w:sz="0" w:space="0" w:color="auto"/>
                <w:bottom w:val="none" w:sz="0" w:space="0" w:color="auto"/>
                <w:right w:val="none" w:sz="0" w:space="0" w:color="auto"/>
              </w:divBdr>
            </w:div>
            <w:div w:id="575359029">
              <w:marLeft w:val="0"/>
              <w:marRight w:val="0"/>
              <w:marTop w:val="0"/>
              <w:marBottom w:val="0"/>
              <w:divBdr>
                <w:top w:val="none" w:sz="0" w:space="0" w:color="auto"/>
                <w:left w:val="none" w:sz="0" w:space="0" w:color="auto"/>
                <w:bottom w:val="none" w:sz="0" w:space="0" w:color="auto"/>
                <w:right w:val="none" w:sz="0" w:space="0" w:color="auto"/>
              </w:divBdr>
            </w:div>
            <w:div w:id="694843992">
              <w:marLeft w:val="0"/>
              <w:marRight w:val="0"/>
              <w:marTop w:val="0"/>
              <w:marBottom w:val="0"/>
              <w:divBdr>
                <w:top w:val="none" w:sz="0" w:space="0" w:color="auto"/>
                <w:left w:val="none" w:sz="0" w:space="0" w:color="auto"/>
                <w:bottom w:val="none" w:sz="0" w:space="0" w:color="auto"/>
                <w:right w:val="none" w:sz="0" w:space="0" w:color="auto"/>
              </w:divBdr>
            </w:div>
            <w:div w:id="1402604682">
              <w:marLeft w:val="0"/>
              <w:marRight w:val="0"/>
              <w:marTop w:val="0"/>
              <w:marBottom w:val="0"/>
              <w:divBdr>
                <w:top w:val="none" w:sz="0" w:space="0" w:color="auto"/>
                <w:left w:val="none" w:sz="0" w:space="0" w:color="auto"/>
                <w:bottom w:val="none" w:sz="0" w:space="0" w:color="auto"/>
                <w:right w:val="none" w:sz="0" w:space="0" w:color="auto"/>
              </w:divBdr>
            </w:div>
            <w:div w:id="546185050">
              <w:marLeft w:val="0"/>
              <w:marRight w:val="0"/>
              <w:marTop w:val="0"/>
              <w:marBottom w:val="0"/>
              <w:divBdr>
                <w:top w:val="none" w:sz="0" w:space="0" w:color="auto"/>
                <w:left w:val="none" w:sz="0" w:space="0" w:color="auto"/>
                <w:bottom w:val="none" w:sz="0" w:space="0" w:color="auto"/>
                <w:right w:val="none" w:sz="0" w:space="0" w:color="auto"/>
              </w:divBdr>
            </w:div>
            <w:div w:id="1040086400">
              <w:marLeft w:val="0"/>
              <w:marRight w:val="0"/>
              <w:marTop w:val="0"/>
              <w:marBottom w:val="0"/>
              <w:divBdr>
                <w:top w:val="none" w:sz="0" w:space="0" w:color="auto"/>
                <w:left w:val="none" w:sz="0" w:space="0" w:color="auto"/>
                <w:bottom w:val="none" w:sz="0" w:space="0" w:color="auto"/>
                <w:right w:val="none" w:sz="0" w:space="0" w:color="auto"/>
              </w:divBdr>
            </w:div>
            <w:div w:id="1602567653">
              <w:marLeft w:val="0"/>
              <w:marRight w:val="0"/>
              <w:marTop w:val="0"/>
              <w:marBottom w:val="0"/>
              <w:divBdr>
                <w:top w:val="none" w:sz="0" w:space="0" w:color="auto"/>
                <w:left w:val="none" w:sz="0" w:space="0" w:color="auto"/>
                <w:bottom w:val="none" w:sz="0" w:space="0" w:color="auto"/>
                <w:right w:val="none" w:sz="0" w:space="0" w:color="auto"/>
              </w:divBdr>
            </w:div>
            <w:div w:id="592712235">
              <w:marLeft w:val="0"/>
              <w:marRight w:val="0"/>
              <w:marTop w:val="0"/>
              <w:marBottom w:val="0"/>
              <w:divBdr>
                <w:top w:val="none" w:sz="0" w:space="0" w:color="auto"/>
                <w:left w:val="none" w:sz="0" w:space="0" w:color="auto"/>
                <w:bottom w:val="none" w:sz="0" w:space="0" w:color="auto"/>
                <w:right w:val="none" w:sz="0" w:space="0" w:color="auto"/>
              </w:divBdr>
            </w:div>
            <w:div w:id="1112162930">
              <w:marLeft w:val="0"/>
              <w:marRight w:val="0"/>
              <w:marTop w:val="0"/>
              <w:marBottom w:val="0"/>
              <w:divBdr>
                <w:top w:val="none" w:sz="0" w:space="0" w:color="auto"/>
                <w:left w:val="none" w:sz="0" w:space="0" w:color="auto"/>
                <w:bottom w:val="none" w:sz="0" w:space="0" w:color="auto"/>
                <w:right w:val="none" w:sz="0" w:space="0" w:color="auto"/>
              </w:divBdr>
            </w:div>
            <w:div w:id="406810602">
              <w:marLeft w:val="0"/>
              <w:marRight w:val="0"/>
              <w:marTop w:val="0"/>
              <w:marBottom w:val="0"/>
              <w:divBdr>
                <w:top w:val="none" w:sz="0" w:space="0" w:color="auto"/>
                <w:left w:val="none" w:sz="0" w:space="0" w:color="auto"/>
                <w:bottom w:val="none" w:sz="0" w:space="0" w:color="auto"/>
                <w:right w:val="none" w:sz="0" w:space="0" w:color="auto"/>
              </w:divBdr>
            </w:div>
            <w:div w:id="258610891">
              <w:marLeft w:val="0"/>
              <w:marRight w:val="0"/>
              <w:marTop w:val="0"/>
              <w:marBottom w:val="0"/>
              <w:divBdr>
                <w:top w:val="none" w:sz="0" w:space="0" w:color="auto"/>
                <w:left w:val="none" w:sz="0" w:space="0" w:color="auto"/>
                <w:bottom w:val="none" w:sz="0" w:space="0" w:color="auto"/>
                <w:right w:val="none" w:sz="0" w:space="0" w:color="auto"/>
              </w:divBdr>
            </w:div>
            <w:div w:id="1043947924">
              <w:marLeft w:val="0"/>
              <w:marRight w:val="0"/>
              <w:marTop w:val="0"/>
              <w:marBottom w:val="0"/>
              <w:divBdr>
                <w:top w:val="none" w:sz="0" w:space="0" w:color="auto"/>
                <w:left w:val="none" w:sz="0" w:space="0" w:color="auto"/>
                <w:bottom w:val="none" w:sz="0" w:space="0" w:color="auto"/>
                <w:right w:val="none" w:sz="0" w:space="0" w:color="auto"/>
              </w:divBdr>
            </w:div>
            <w:div w:id="287664669">
              <w:marLeft w:val="0"/>
              <w:marRight w:val="0"/>
              <w:marTop w:val="0"/>
              <w:marBottom w:val="0"/>
              <w:divBdr>
                <w:top w:val="none" w:sz="0" w:space="0" w:color="auto"/>
                <w:left w:val="none" w:sz="0" w:space="0" w:color="auto"/>
                <w:bottom w:val="none" w:sz="0" w:space="0" w:color="auto"/>
                <w:right w:val="none" w:sz="0" w:space="0" w:color="auto"/>
              </w:divBdr>
            </w:div>
            <w:div w:id="2026589687">
              <w:marLeft w:val="0"/>
              <w:marRight w:val="0"/>
              <w:marTop w:val="0"/>
              <w:marBottom w:val="0"/>
              <w:divBdr>
                <w:top w:val="none" w:sz="0" w:space="0" w:color="auto"/>
                <w:left w:val="none" w:sz="0" w:space="0" w:color="auto"/>
                <w:bottom w:val="none" w:sz="0" w:space="0" w:color="auto"/>
                <w:right w:val="none" w:sz="0" w:space="0" w:color="auto"/>
              </w:divBdr>
            </w:div>
            <w:div w:id="1795781787">
              <w:marLeft w:val="0"/>
              <w:marRight w:val="0"/>
              <w:marTop w:val="0"/>
              <w:marBottom w:val="0"/>
              <w:divBdr>
                <w:top w:val="none" w:sz="0" w:space="0" w:color="auto"/>
                <w:left w:val="none" w:sz="0" w:space="0" w:color="auto"/>
                <w:bottom w:val="none" w:sz="0" w:space="0" w:color="auto"/>
                <w:right w:val="none" w:sz="0" w:space="0" w:color="auto"/>
              </w:divBdr>
            </w:div>
            <w:div w:id="328288839">
              <w:marLeft w:val="0"/>
              <w:marRight w:val="0"/>
              <w:marTop w:val="0"/>
              <w:marBottom w:val="0"/>
              <w:divBdr>
                <w:top w:val="none" w:sz="0" w:space="0" w:color="auto"/>
                <w:left w:val="none" w:sz="0" w:space="0" w:color="auto"/>
                <w:bottom w:val="none" w:sz="0" w:space="0" w:color="auto"/>
                <w:right w:val="none" w:sz="0" w:space="0" w:color="auto"/>
              </w:divBdr>
            </w:div>
            <w:div w:id="744649077">
              <w:marLeft w:val="0"/>
              <w:marRight w:val="0"/>
              <w:marTop w:val="0"/>
              <w:marBottom w:val="0"/>
              <w:divBdr>
                <w:top w:val="none" w:sz="0" w:space="0" w:color="auto"/>
                <w:left w:val="none" w:sz="0" w:space="0" w:color="auto"/>
                <w:bottom w:val="none" w:sz="0" w:space="0" w:color="auto"/>
                <w:right w:val="none" w:sz="0" w:space="0" w:color="auto"/>
              </w:divBdr>
            </w:div>
          </w:divsChild>
        </w:div>
        <w:div w:id="1096052914">
          <w:marLeft w:val="0"/>
          <w:marRight w:val="0"/>
          <w:marTop w:val="0"/>
          <w:marBottom w:val="0"/>
          <w:divBdr>
            <w:top w:val="none" w:sz="0" w:space="0" w:color="auto"/>
            <w:left w:val="none" w:sz="0" w:space="0" w:color="auto"/>
            <w:bottom w:val="none" w:sz="0" w:space="0" w:color="auto"/>
            <w:right w:val="none" w:sz="0" w:space="0" w:color="auto"/>
          </w:divBdr>
          <w:divsChild>
            <w:div w:id="1639459880">
              <w:marLeft w:val="0"/>
              <w:marRight w:val="0"/>
              <w:marTop w:val="0"/>
              <w:marBottom w:val="0"/>
              <w:divBdr>
                <w:top w:val="none" w:sz="0" w:space="0" w:color="auto"/>
                <w:left w:val="none" w:sz="0" w:space="0" w:color="auto"/>
                <w:bottom w:val="none" w:sz="0" w:space="0" w:color="auto"/>
                <w:right w:val="none" w:sz="0" w:space="0" w:color="auto"/>
              </w:divBdr>
            </w:div>
            <w:div w:id="513298944">
              <w:marLeft w:val="0"/>
              <w:marRight w:val="0"/>
              <w:marTop w:val="0"/>
              <w:marBottom w:val="0"/>
              <w:divBdr>
                <w:top w:val="none" w:sz="0" w:space="0" w:color="auto"/>
                <w:left w:val="none" w:sz="0" w:space="0" w:color="auto"/>
                <w:bottom w:val="none" w:sz="0" w:space="0" w:color="auto"/>
                <w:right w:val="none" w:sz="0" w:space="0" w:color="auto"/>
              </w:divBdr>
            </w:div>
            <w:div w:id="1810433356">
              <w:marLeft w:val="0"/>
              <w:marRight w:val="0"/>
              <w:marTop w:val="0"/>
              <w:marBottom w:val="0"/>
              <w:divBdr>
                <w:top w:val="none" w:sz="0" w:space="0" w:color="auto"/>
                <w:left w:val="none" w:sz="0" w:space="0" w:color="auto"/>
                <w:bottom w:val="none" w:sz="0" w:space="0" w:color="auto"/>
                <w:right w:val="none" w:sz="0" w:space="0" w:color="auto"/>
              </w:divBdr>
            </w:div>
            <w:div w:id="379012113">
              <w:marLeft w:val="0"/>
              <w:marRight w:val="0"/>
              <w:marTop w:val="0"/>
              <w:marBottom w:val="0"/>
              <w:divBdr>
                <w:top w:val="none" w:sz="0" w:space="0" w:color="auto"/>
                <w:left w:val="none" w:sz="0" w:space="0" w:color="auto"/>
                <w:bottom w:val="none" w:sz="0" w:space="0" w:color="auto"/>
                <w:right w:val="none" w:sz="0" w:space="0" w:color="auto"/>
              </w:divBdr>
            </w:div>
            <w:div w:id="1598324328">
              <w:marLeft w:val="0"/>
              <w:marRight w:val="0"/>
              <w:marTop w:val="0"/>
              <w:marBottom w:val="0"/>
              <w:divBdr>
                <w:top w:val="none" w:sz="0" w:space="0" w:color="auto"/>
                <w:left w:val="none" w:sz="0" w:space="0" w:color="auto"/>
                <w:bottom w:val="none" w:sz="0" w:space="0" w:color="auto"/>
                <w:right w:val="none" w:sz="0" w:space="0" w:color="auto"/>
              </w:divBdr>
            </w:div>
            <w:div w:id="2019261583">
              <w:marLeft w:val="0"/>
              <w:marRight w:val="0"/>
              <w:marTop w:val="0"/>
              <w:marBottom w:val="0"/>
              <w:divBdr>
                <w:top w:val="none" w:sz="0" w:space="0" w:color="auto"/>
                <w:left w:val="none" w:sz="0" w:space="0" w:color="auto"/>
                <w:bottom w:val="none" w:sz="0" w:space="0" w:color="auto"/>
                <w:right w:val="none" w:sz="0" w:space="0" w:color="auto"/>
              </w:divBdr>
            </w:div>
            <w:div w:id="831796898">
              <w:marLeft w:val="0"/>
              <w:marRight w:val="0"/>
              <w:marTop w:val="0"/>
              <w:marBottom w:val="0"/>
              <w:divBdr>
                <w:top w:val="none" w:sz="0" w:space="0" w:color="auto"/>
                <w:left w:val="none" w:sz="0" w:space="0" w:color="auto"/>
                <w:bottom w:val="none" w:sz="0" w:space="0" w:color="auto"/>
                <w:right w:val="none" w:sz="0" w:space="0" w:color="auto"/>
              </w:divBdr>
            </w:div>
            <w:div w:id="1988124451">
              <w:marLeft w:val="0"/>
              <w:marRight w:val="0"/>
              <w:marTop w:val="0"/>
              <w:marBottom w:val="0"/>
              <w:divBdr>
                <w:top w:val="none" w:sz="0" w:space="0" w:color="auto"/>
                <w:left w:val="none" w:sz="0" w:space="0" w:color="auto"/>
                <w:bottom w:val="none" w:sz="0" w:space="0" w:color="auto"/>
                <w:right w:val="none" w:sz="0" w:space="0" w:color="auto"/>
              </w:divBdr>
            </w:div>
            <w:div w:id="2011716772">
              <w:marLeft w:val="0"/>
              <w:marRight w:val="0"/>
              <w:marTop w:val="0"/>
              <w:marBottom w:val="0"/>
              <w:divBdr>
                <w:top w:val="none" w:sz="0" w:space="0" w:color="auto"/>
                <w:left w:val="none" w:sz="0" w:space="0" w:color="auto"/>
                <w:bottom w:val="none" w:sz="0" w:space="0" w:color="auto"/>
                <w:right w:val="none" w:sz="0" w:space="0" w:color="auto"/>
              </w:divBdr>
            </w:div>
            <w:div w:id="552352927">
              <w:marLeft w:val="0"/>
              <w:marRight w:val="0"/>
              <w:marTop w:val="0"/>
              <w:marBottom w:val="0"/>
              <w:divBdr>
                <w:top w:val="none" w:sz="0" w:space="0" w:color="auto"/>
                <w:left w:val="none" w:sz="0" w:space="0" w:color="auto"/>
                <w:bottom w:val="none" w:sz="0" w:space="0" w:color="auto"/>
                <w:right w:val="none" w:sz="0" w:space="0" w:color="auto"/>
              </w:divBdr>
            </w:div>
            <w:div w:id="936594274">
              <w:marLeft w:val="0"/>
              <w:marRight w:val="0"/>
              <w:marTop w:val="0"/>
              <w:marBottom w:val="0"/>
              <w:divBdr>
                <w:top w:val="none" w:sz="0" w:space="0" w:color="auto"/>
                <w:left w:val="none" w:sz="0" w:space="0" w:color="auto"/>
                <w:bottom w:val="none" w:sz="0" w:space="0" w:color="auto"/>
                <w:right w:val="none" w:sz="0" w:space="0" w:color="auto"/>
              </w:divBdr>
            </w:div>
            <w:div w:id="309216767">
              <w:marLeft w:val="0"/>
              <w:marRight w:val="0"/>
              <w:marTop w:val="0"/>
              <w:marBottom w:val="0"/>
              <w:divBdr>
                <w:top w:val="none" w:sz="0" w:space="0" w:color="auto"/>
                <w:left w:val="none" w:sz="0" w:space="0" w:color="auto"/>
                <w:bottom w:val="none" w:sz="0" w:space="0" w:color="auto"/>
                <w:right w:val="none" w:sz="0" w:space="0" w:color="auto"/>
              </w:divBdr>
            </w:div>
            <w:div w:id="1422335251">
              <w:marLeft w:val="0"/>
              <w:marRight w:val="0"/>
              <w:marTop w:val="0"/>
              <w:marBottom w:val="0"/>
              <w:divBdr>
                <w:top w:val="none" w:sz="0" w:space="0" w:color="auto"/>
                <w:left w:val="none" w:sz="0" w:space="0" w:color="auto"/>
                <w:bottom w:val="none" w:sz="0" w:space="0" w:color="auto"/>
                <w:right w:val="none" w:sz="0" w:space="0" w:color="auto"/>
              </w:divBdr>
            </w:div>
            <w:div w:id="1880581541">
              <w:marLeft w:val="0"/>
              <w:marRight w:val="0"/>
              <w:marTop w:val="0"/>
              <w:marBottom w:val="0"/>
              <w:divBdr>
                <w:top w:val="none" w:sz="0" w:space="0" w:color="auto"/>
                <w:left w:val="none" w:sz="0" w:space="0" w:color="auto"/>
                <w:bottom w:val="none" w:sz="0" w:space="0" w:color="auto"/>
                <w:right w:val="none" w:sz="0" w:space="0" w:color="auto"/>
              </w:divBdr>
            </w:div>
            <w:div w:id="103810087">
              <w:marLeft w:val="0"/>
              <w:marRight w:val="0"/>
              <w:marTop w:val="0"/>
              <w:marBottom w:val="0"/>
              <w:divBdr>
                <w:top w:val="none" w:sz="0" w:space="0" w:color="auto"/>
                <w:left w:val="none" w:sz="0" w:space="0" w:color="auto"/>
                <w:bottom w:val="none" w:sz="0" w:space="0" w:color="auto"/>
                <w:right w:val="none" w:sz="0" w:space="0" w:color="auto"/>
              </w:divBdr>
            </w:div>
            <w:div w:id="1653367588">
              <w:marLeft w:val="0"/>
              <w:marRight w:val="0"/>
              <w:marTop w:val="0"/>
              <w:marBottom w:val="0"/>
              <w:divBdr>
                <w:top w:val="none" w:sz="0" w:space="0" w:color="auto"/>
                <w:left w:val="none" w:sz="0" w:space="0" w:color="auto"/>
                <w:bottom w:val="none" w:sz="0" w:space="0" w:color="auto"/>
                <w:right w:val="none" w:sz="0" w:space="0" w:color="auto"/>
              </w:divBdr>
            </w:div>
            <w:div w:id="75329335">
              <w:marLeft w:val="0"/>
              <w:marRight w:val="0"/>
              <w:marTop w:val="0"/>
              <w:marBottom w:val="0"/>
              <w:divBdr>
                <w:top w:val="none" w:sz="0" w:space="0" w:color="auto"/>
                <w:left w:val="none" w:sz="0" w:space="0" w:color="auto"/>
                <w:bottom w:val="none" w:sz="0" w:space="0" w:color="auto"/>
                <w:right w:val="none" w:sz="0" w:space="0" w:color="auto"/>
              </w:divBdr>
            </w:div>
          </w:divsChild>
        </w:div>
        <w:div w:id="269165612">
          <w:marLeft w:val="0"/>
          <w:marRight w:val="0"/>
          <w:marTop w:val="0"/>
          <w:marBottom w:val="0"/>
          <w:divBdr>
            <w:top w:val="none" w:sz="0" w:space="0" w:color="auto"/>
            <w:left w:val="none" w:sz="0" w:space="0" w:color="auto"/>
            <w:bottom w:val="none" w:sz="0" w:space="0" w:color="auto"/>
            <w:right w:val="none" w:sz="0" w:space="0" w:color="auto"/>
          </w:divBdr>
          <w:divsChild>
            <w:div w:id="2106463838">
              <w:marLeft w:val="0"/>
              <w:marRight w:val="0"/>
              <w:marTop w:val="30"/>
              <w:marBottom w:val="30"/>
              <w:divBdr>
                <w:top w:val="none" w:sz="0" w:space="0" w:color="auto"/>
                <w:left w:val="none" w:sz="0" w:space="0" w:color="auto"/>
                <w:bottom w:val="none" w:sz="0" w:space="0" w:color="auto"/>
                <w:right w:val="none" w:sz="0" w:space="0" w:color="auto"/>
              </w:divBdr>
              <w:divsChild>
                <w:div w:id="1456606648">
                  <w:marLeft w:val="0"/>
                  <w:marRight w:val="0"/>
                  <w:marTop w:val="0"/>
                  <w:marBottom w:val="0"/>
                  <w:divBdr>
                    <w:top w:val="none" w:sz="0" w:space="0" w:color="auto"/>
                    <w:left w:val="none" w:sz="0" w:space="0" w:color="auto"/>
                    <w:bottom w:val="none" w:sz="0" w:space="0" w:color="auto"/>
                    <w:right w:val="none" w:sz="0" w:space="0" w:color="auto"/>
                  </w:divBdr>
                  <w:divsChild>
                    <w:div w:id="2137874474">
                      <w:marLeft w:val="0"/>
                      <w:marRight w:val="0"/>
                      <w:marTop w:val="0"/>
                      <w:marBottom w:val="0"/>
                      <w:divBdr>
                        <w:top w:val="none" w:sz="0" w:space="0" w:color="auto"/>
                        <w:left w:val="none" w:sz="0" w:space="0" w:color="auto"/>
                        <w:bottom w:val="none" w:sz="0" w:space="0" w:color="auto"/>
                        <w:right w:val="none" w:sz="0" w:space="0" w:color="auto"/>
                      </w:divBdr>
                    </w:div>
                  </w:divsChild>
                </w:div>
                <w:div w:id="1011300626">
                  <w:marLeft w:val="0"/>
                  <w:marRight w:val="0"/>
                  <w:marTop w:val="0"/>
                  <w:marBottom w:val="0"/>
                  <w:divBdr>
                    <w:top w:val="none" w:sz="0" w:space="0" w:color="auto"/>
                    <w:left w:val="none" w:sz="0" w:space="0" w:color="auto"/>
                    <w:bottom w:val="none" w:sz="0" w:space="0" w:color="auto"/>
                    <w:right w:val="none" w:sz="0" w:space="0" w:color="auto"/>
                  </w:divBdr>
                  <w:divsChild>
                    <w:div w:id="1156188315">
                      <w:marLeft w:val="0"/>
                      <w:marRight w:val="0"/>
                      <w:marTop w:val="0"/>
                      <w:marBottom w:val="0"/>
                      <w:divBdr>
                        <w:top w:val="none" w:sz="0" w:space="0" w:color="auto"/>
                        <w:left w:val="none" w:sz="0" w:space="0" w:color="auto"/>
                        <w:bottom w:val="none" w:sz="0" w:space="0" w:color="auto"/>
                        <w:right w:val="none" w:sz="0" w:space="0" w:color="auto"/>
                      </w:divBdr>
                    </w:div>
                  </w:divsChild>
                </w:div>
                <w:div w:id="1558929345">
                  <w:marLeft w:val="0"/>
                  <w:marRight w:val="0"/>
                  <w:marTop w:val="0"/>
                  <w:marBottom w:val="0"/>
                  <w:divBdr>
                    <w:top w:val="none" w:sz="0" w:space="0" w:color="auto"/>
                    <w:left w:val="none" w:sz="0" w:space="0" w:color="auto"/>
                    <w:bottom w:val="none" w:sz="0" w:space="0" w:color="auto"/>
                    <w:right w:val="none" w:sz="0" w:space="0" w:color="auto"/>
                  </w:divBdr>
                  <w:divsChild>
                    <w:div w:id="129589828">
                      <w:marLeft w:val="0"/>
                      <w:marRight w:val="0"/>
                      <w:marTop w:val="0"/>
                      <w:marBottom w:val="0"/>
                      <w:divBdr>
                        <w:top w:val="none" w:sz="0" w:space="0" w:color="auto"/>
                        <w:left w:val="none" w:sz="0" w:space="0" w:color="auto"/>
                        <w:bottom w:val="none" w:sz="0" w:space="0" w:color="auto"/>
                        <w:right w:val="none" w:sz="0" w:space="0" w:color="auto"/>
                      </w:divBdr>
                    </w:div>
                  </w:divsChild>
                </w:div>
                <w:div w:id="835146473">
                  <w:marLeft w:val="0"/>
                  <w:marRight w:val="0"/>
                  <w:marTop w:val="0"/>
                  <w:marBottom w:val="0"/>
                  <w:divBdr>
                    <w:top w:val="none" w:sz="0" w:space="0" w:color="auto"/>
                    <w:left w:val="none" w:sz="0" w:space="0" w:color="auto"/>
                    <w:bottom w:val="none" w:sz="0" w:space="0" w:color="auto"/>
                    <w:right w:val="none" w:sz="0" w:space="0" w:color="auto"/>
                  </w:divBdr>
                  <w:divsChild>
                    <w:div w:id="372969034">
                      <w:marLeft w:val="0"/>
                      <w:marRight w:val="0"/>
                      <w:marTop w:val="0"/>
                      <w:marBottom w:val="0"/>
                      <w:divBdr>
                        <w:top w:val="none" w:sz="0" w:space="0" w:color="auto"/>
                        <w:left w:val="none" w:sz="0" w:space="0" w:color="auto"/>
                        <w:bottom w:val="none" w:sz="0" w:space="0" w:color="auto"/>
                        <w:right w:val="none" w:sz="0" w:space="0" w:color="auto"/>
                      </w:divBdr>
                    </w:div>
                  </w:divsChild>
                </w:div>
                <w:div w:id="473528974">
                  <w:marLeft w:val="0"/>
                  <w:marRight w:val="0"/>
                  <w:marTop w:val="0"/>
                  <w:marBottom w:val="0"/>
                  <w:divBdr>
                    <w:top w:val="none" w:sz="0" w:space="0" w:color="auto"/>
                    <w:left w:val="none" w:sz="0" w:space="0" w:color="auto"/>
                    <w:bottom w:val="none" w:sz="0" w:space="0" w:color="auto"/>
                    <w:right w:val="none" w:sz="0" w:space="0" w:color="auto"/>
                  </w:divBdr>
                  <w:divsChild>
                    <w:div w:id="1242449008">
                      <w:marLeft w:val="0"/>
                      <w:marRight w:val="0"/>
                      <w:marTop w:val="0"/>
                      <w:marBottom w:val="0"/>
                      <w:divBdr>
                        <w:top w:val="none" w:sz="0" w:space="0" w:color="auto"/>
                        <w:left w:val="none" w:sz="0" w:space="0" w:color="auto"/>
                        <w:bottom w:val="none" w:sz="0" w:space="0" w:color="auto"/>
                        <w:right w:val="none" w:sz="0" w:space="0" w:color="auto"/>
                      </w:divBdr>
                    </w:div>
                  </w:divsChild>
                </w:div>
                <w:div w:id="583028245">
                  <w:marLeft w:val="0"/>
                  <w:marRight w:val="0"/>
                  <w:marTop w:val="0"/>
                  <w:marBottom w:val="0"/>
                  <w:divBdr>
                    <w:top w:val="none" w:sz="0" w:space="0" w:color="auto"/>
                    <w:left w:val="none" w:sz="0" w:space="0" w:color="auto"/>
                    <w:bottom w:val="none" w:sz="0" w:space="0" w:color="auto"/>
                    <w:right w:val="none" w:sz="0" w:space="0" w:color="auto"/>
                  </w:divBdr>
                  <w:divsChild>
                    <w:div w:id="1098452577">
                      <w:marLeft w:val="0"/>
                      <w:marRight w:val="0"/>
                      <w:marTop w:val="0"/>
                      <w:marBottom w:val="0"/>
                      <w:divBdr>
                        <w:top w:val="none" w:sz="0" w:space="0" w:color="auto"/>
                        <w:left w:val="none" w:sz="0" w:space="0" w:color="auto"/>
                        <w:bottom w:val="none" w:sz="0" w:space="0" w:color="auto"/>
                        <w:right w:val="none" w:sz="0" w:space="0" w:color="auto"/>
                      </w:divBdr>
                    </w:div>
                  </w:divsChild>
                </w:div>
                <w:div w:id="1919752524">
                  <w:marLeft w:val="0"/>
                  <w:marRight w:val="0"/>
                  <w:marTop w:val="0"/>
                  <w:marBottom w:val="0"/>
                  <w:divBdr>
                    <w:top w:val="none" w:sz="0" w:space="0" w:color="auto"/>
                    <w:left w:val="none" w:sz="0" w:space="0" w:color="auto"/>
                    <w:bottom w:val="none" w:sz="0" w:space="0" w:color="auto"/>
                    <w:right w:val="none" w:sz="0" w:space="0" w:color="auto"/>
                  </w:divBdr>
                  <w:divsChild>
                    <w:div w:id="681712505">
                      <w:marLeft w:val="0"/>
                      <w:marRight w:val="0"/>
                      <w:marTop w:val="0"/>
                      <w:marBottom w:val="0"/>
                      <w:divBdr>
                        <w:top w:val="none" w:sz="0" w:space="0" w:color="auto"/>
                        <w:left w:val="none" w:sz="0" w:space="0" w:color="auto"/>
                        <w:bottom w:val="none" w:sz="0" w:space="0" w:color="auto"/>
                        <w:right w:val="none" w:sz="0" w:space="0" w:color="auto"/>
                      </w:divBdr>
                    </w:div>
                  </w:divsChild>
                </w:div>
                <w:div w:id="552620442">
                  <w:marLeft w:val="0"/>
                  <w:marRight w:val="0"/>
                  <w:marTop w:val="0"/>
                  <w:marBottom w:val="0"/>
                  <w:divBdr>
                    <w:top w:val="none" w:sz="0" w:space="0" w:color="auto"/>
                    <w:left w:val="none" w:sz="0" w:space="0" w:color="auto"/>
                    <w:bottom w:val="none" w:sz="0" w:space="0" w:color="auto"/>
                    <w:right w:val="none" w:sz="0" w:space="0" w:color="auto"/>
                  </w:divBdr>
                  <w:divsChild>
                    <w:div w:id="144929781">
                      <w:marLeft w:val="0"/>
                      <w:marRight w:val="0"/>
                      <w:marTop w:val="0"/>
                      <w:marBottom w:val="0"/>
                      <w:divBdr>
                        <w:top w:val="none" w:sz="0" w:space="0" w:color="auto"/>
                        <w:left w:val="none" w:sz="0" w:space="0" w:color="auto"/>
                        <w:bottom w:val="none" w:sz="0" w:space="0" w:color="auto"/>
                        <w:right w:val="none" w:sz="0" w:space="0" w:color="auto"/>
                      </w:divBdr>
                    </w:div>
                  </w:divsChild>
                </w:div>
                <w:div w:id="1155989975">
                  <w:marLeft w:val="0"/>
                  <w:marRight w:val="0"/>
                  <w:marTop w:val="0"/>
                  <w:marBottom w:val="0"/>
                  <w:divBdr>
                    <w:top w:val="none" w:sz="0" w:space="0" w:color="auto"/>
                    <w:left w:val="none" w:sz="0" w:space="0" w:color="auto"/>
                    <w:bottom w:val="none" w:sz="0" w:space="0" w:color="auto"/>
                    <w:right w:val="none" w:sz="0" w:space="0" w:color="auto"/>
                  </w:divBdr>
                  <w:divsChild>
                    <w:div w:id="401147960">
                      <w:marLeft w:val="0"/>
                      <w:marRight w:val="0"/>
                      <w:marTop w:val="0"/>
                      <w:marBottom w:val="0"/>
                      <w:divBdr>
                        <w:top w:val="none" w:sz="0" w:space="0" w:color="auto"/>
                        <w:left w:val="none" w:sz="0" w:space="0" w:color="auto"/>
                        <w:bottom w:val="none" w:sz="0" w:space="0" w:color="auto"/>
                        <w:right w:val="none" w:sz="0" w:space="0" w:color="auto"/>
                      </w:divBdr>
                    </w:div>
                  </w:divsChild>
                </w:div>
                <w:div w:id="339477700">
                  <w:marLeft w:val="0"/>
                  <w:marRight w:val="0"/>
                  <w:marTop w:val="0"/>
                  <w:marBottom w:val="0"/>
                  <w:divBdr>
                    <w:top w:val="none" w:sz="0" w:space="0" w:color="auto"/>
                    <w:left w:val="none" w:sz="0" w:space="0" w:color="auto"/>
                    <w:bottom w:val="none" w:sz="0" w:space="0" w:color="auto"/>
                    <w:right w:val="none" w:sz="0" w:space="0" w:color="auto"/>
                  </w:divBdr>
                  <w:divsChild>
                    <w:div w:id="703362747">
                      <w:marLeft w:val="0"/>
                      <w:marRight w:val="0"/>
                      <w:marTop w:val="0"/>
                      <w:marBottom w:val="0"/>
                      <w:divBdr>
                        <w:top w:val="none" w:sz="0" w:space="0" w:color="auto"/>
                        <w:left w:val="none" w:sz="0" w:space="0" w:color="auto"/>
                        <w:bottom w:val="none" w:sz="0" w:space="0" w:color="auto"/>
                        <w:right w:val="none" w:sz="0" w:space="0" w:color="auto"/>
                      </w:divBdr>
                    </w:div>
                  </w:divsChild>
                </w:div>
                <w:div w:id="142360044">
                  <w:marLeft w:val="0"/>
                  <w:marRight w:val="0"/>
                  <w:marTop w:val="0"/>
                  <w:marBottom w:val="0"/>
                  <w:divBdr>
                    <w:top w:val="none" w:sz="0" w:space="0" w:color="auto"/>
                    <w:left w:val="none" w:sz="0" w:space="0" w:color="auto"/>
                    <w:bottom w:val="none" w:sz="0" w:space="0" w:color="auto"/>
                    <w:right w:val="none" w:sz="0" w:space="0" w:color="auto"/>
                  </w:divBdr>
                  <w:divsChild>
                    <w:div w:id="1304432308">
                      <w:marLeft w:val="0"/>
                      <w:marRight w:val="0"/>
                      <w:marTop w:val="0"/>
                      <w:marBottom w:val="0"/>
                      <w:divBdr>
                        <w:top w:val="none" w:sz="0" w:space="0" w:color="auto"/>
                        <w:left w:val="none" w:sz="0" w:space="0" w:color="auto"/>
                        <w:bottom w:val="none" w:sz="0" w:space="0" w:color="auto"/>
                        <w:right w:val="none" w:sz="0" w:space="0" w:color="auto"/>
                      </w:divBdr>
                    </w:div>
                  </w:divsChild>
                </w:div>
                <w:div w:id="2117476020">
                  <w:marLeft w:val="0"/>
                  <w:marRight w:val="0"/>
                  <w:marTop w:val="0"/>
                  <w:marBottom w:val="0"/>
                  <w:divBdr>
                    <w:top w:val="none" w:sz="0" w:space="0" w:color="auto"/>
                    <w:left w:val="none" w:sz="0" w:space="0" w:color="auto"/>
                    <w:bottom w:val="none" w:sz="0" w:space="0" w:color="auto"/>
                    <w:right w:val="none" w:sz="0" w:space="0" w:color="auto"/>
                  </w:divBdr>
                  <w:divsChild>
                    <w:div w:id="318071908">
                      <w:marLeft w:val="0"/>
                      <w:marRight w:val="0"/>
                      <w:marTop w:val="0"/>
                      <w:marBottom w:val="0"/>
                      <w:divBdr>
                        <w:top w:val="none" w:sz="0" w:space="0" w:color="auto"/>
                        <w:left w:val="none" w:sz="0" w:space="0" w:color="auto"/>
                        <w:bottom w:val="none" w:sz="0" w:space="0" w:color="auto"/>
                        <w:right w:val="none" w:sz="0" w:space="0" w:color="auto"/>
                      </w:divBdr>
                    </w:div>
                  </w:divsChild>
                </w:div>
                <w:div w:id="1852842081">
                  <w:marLeft w:val="0"/>
                  <w:marRight w:val="0"/>
                  <w:marTop w:val="0"/>
                  <w:marBottom w:val="0"/>
                  <w:divBdr>
                    <w:top w:val="none" w:sz="0" w:space="0" w:color="auto"/>
                    <w:left w:val="none" w:sz="0" w:space="0" w:color="auto"/>
                    <w:bottom w:val="none" w:sz="0" w:space="0" w:color="auto"/>
                    <w:right w:val="none" w:sz="0" w:space="0" w:color="auto"/>
                  </w:divBdr>
                  <w:divsChild>
                    <w:div w:id="2056200611">
                      <w:marLeft w:val="0"/>
                      <w:marRight w:val="0"/>
                      <w:marTop w:val="0"/>
                      <w:marBottom w:val="0"/>
                      <w:divBdr>
                        <w:top w:val="none" w:sz="0" w:space="0" w:color="auto"/>
                        <w:left w:val="none" w:sz="0" w:space="0" w:color="auto"/>
                        <w:bottom w:val="none" w:sz="0" w:space="0" w:color="auto"/>
                        <w:right w:val="none" w:sz="0" w:space="0" w:color="auto"/>
                      </w:divBdr>
                    </w:div>
                  </w:divsChild>
                </w:div>
                <w:div w:id="276177943">
                  <w:marLeft w:val="0"/>
                  <w:marRight w:val="0"/>
                  <w:marTop w:val="0"/>
                  <w:marBottom w:val="0"/>
                  <w:divBdr>
                    <w:top w:val="none" w:sz="0" w:space="0" w:color="auto"/>
                    <w:left w:val="none" w:sz="0" w:space="0" w:color="auto"/>
                    <w:bottom w:val="none" w:sz="0" w:space="0" w:color="auto"/>
                    <w:right w:val="none" w:sz="0" w:space="0" w:color="auto"/>
                  </w:divBdr>
                  <w:divsChild>
                    <w:div w:id="921328376">
                      <w:marLeft w:val="0"/>
                      <w:marRight w:val="0"/>
                      <w:marTop w:val="0"/>
                      <w:marBottom w:val="0"/>
                      <w:divBdr>
                        <w:top w:val="none" w:sz="0" w:space="0" w:color="auto"/>
                        <w:left w:val="none" w:sz="0" w:space="0" w:color="auto"/>
                        <w:bottom w:val="none" w:sz="0" w:space="0" w:color="auto"/>
                        <w:right w:val="none" w:sz="0" w:space="0" w:color="auto"/>
                      </w:divBdr>
                    </w:div>
                  </w:divsChild>
                </w:div>
                <w:div w:id="858470714">
                  <w:marLeft w:val="0"/>
                  <w:marRight w:val="0"/>
                  <w:marTop w:val="0"/>
                  <w:marBottom w:val="0"/>
                  <w:divBdr>
                    <w:top w:val="none" w:sz="0" w:space="0" w:color="auto"/>
                    <w:left w:val="none" w:sz="0" w:space="0" w:color="auto"/>
                    <w:bottom w:val="none" w:sz="0" w:space="0" w:color="auto"/>
                    <w:right w:val="none" w:sz="0" w:space="0" w:color="auto"/>
                  </w:divBdr>
                  <w:divsChild>
                    <w:div w:id="386420196">
                      <w:marLeft w:val="0"/>
                      <w:marRight w:val="0"/>
                      <w:marTop w:val="0"/>
                      <w:marBottom w:val="0"/>
                      <w:divBdr>
                        <w:top w:val="none" w:sz="0" w:space="0" w:color="auto"/>
                        <w:left w:val="none" w:sz="0" w:space="0" w:color="auto"/>
                        <w:bottom w:val="none" w:sz="0" w:space="0" w:color="auto"/>
                        <w:right w:val="none" w:sz="0" w:space="0" w:color="auto"/>
                      </w:divBdr>
                    </w:div>
                  </w:divsChild>
                </w:div>
                <w:div w:id="959190642">
                  <w:marLeft w:val="0"/>
                  <w:marRight w:val="0"/>
                  <w:marTop w:val="0"/>
                  <w:marBottom w:val="0"/>
                  <w:divBdr>
                    <w:top w:val="none" w:sz="0" w:space="0" w:color="auto"/>
                    <w:left w:val="none" w:sz="0" w:space="0" w:color="auto"/>
                    <w:bottom w:val="none" w:sz="0" w:space="0" w:color="auto"/>
                    <w:right w:val="none" w:sz="0" w:space="0" w:color="auto"/>
                  </w:divBdr>
                  <w:divsChild>
                    <w:div w:id="1977831781">
                      <w:marLeft w:val="0"/>
                      <w:marRight w:val="0"/>
                      <w:marTop w:val="0"/>
                      <w:marBottom w:val="0"/>
                      <w:divBdr>
                        <w:top w:val="none" w:sz="0" w:space="0" w:color="auto"/>
                        <w:left w:val="none" w:sz="0" w:space="0" w:color="auto"/>
                        <w:bottom w:val="none" w:sz="0" w:space="0" w:color="auto"/>
                        <w:right w:val="none" w:sz="0" w:space="0" w:color="auto"/>
                      </w:divBdr>
                    </w:div>
                  </w:divsChild>
                </w:div>
                <w:div w:id="316349943">
                  <w:marLeft w:val="0"/>
                  <w:marRight w:val="0"/>
                  <w:marTop w:val="0"/>
                  <w:marBottom w:val="0"/>
                  <w:divBdr>
                    <w:top w:val="none" w:sz="0" w:space="0" w:color="auto"/>
                    <w:left w:val="none" w:sz="0" w:space="0" w:color="auto"/>
                    <w:bottom w:val="none" w:sz="0" w:space="0" w:color="auto"/>
                    <w:right w:val="none" w:sz="0" w:space="0" w:color="auto"/>
                  </w:divBdr>
                  <w:divsChild>
                    <w:div w:id="263537592">
                      <w:marLeft w:val="0"/>
                      <w:marRight w:val="0"/>
                      <w:marTop w:val="0"/>
                      <w:marBottom w:val="0"/>
                      <w:divBdr>
                        <w:top w:val="none" w:sz="0" w:space="0" w:color="auto"/>
                        <w:left w:val="none" w:sz="0" w:space="0" w:color="auto"/>
                        <w:bottom w:val="none" w:sz="0" w:space="0" w:color="auto"/>
                        <w:right w:val="none" w:sz="0" w:space="0" w:color="auto"/>
                      </w:divBdr>
                    </w:div>
                  </w:divsChild>
                </w:div>
                <w:div w:id="852106870">
                  <w:marLeft w:val="0"/>
                  <w:marRight w:val="0"/>
                  <w:marTop w:val="0"/>
                  <w:marBottom w:val="0"/>
                  <w:divBdr>
                    <w:top w:val="none" w:sz="0" w:space="0" w:color="auto"/>
                    <w:left w:val="none" w:sz="0" w:space="0" w:color="auto"/>
                    <w:bottom w:val="none" w:sz="0" w:space="0" w:color="auto"/>
                    <w:right w:val="none" w:sz="0" w:space="0" w:color="auto"/>
                  </w:divBdr>
                  <w:divsChild>
                    <w:div w:id="754279719">
                      <w:marLeft w:val="0"/>
                      <w:marRight w:val="0"/>
                      <w:marTop w:val="0"/>
                      <w:marBottom w:val="0"/>
                      <w:divBdr>
                        <w:top w:val="none" w:sz="0" w:space="0" w:color="auto"/>
                        <w:left w:val="none" w:sz="0" w:space="0" w:color="auto"/>
                        <w:bottom w:val="none" w:sz="0" w:space="0" w:color="auto"/>
                        <w:right w:val="none" w:sz="0" w:space="0" w:color="auto"/>
                      </w:divBdr>
                    </w:div>
                  </w:divsChild>
                </w:div>
                <w:div w:id="519122373">
                  <w:marLeft w:val="0"/>
                  <w:marRight w:val="0"/>
                  <w:marTop w:val="0"/>
                  <w:marBottom w:val="0"/>
                  <w:divBdr>
                    <w:top w:val="none" w:sz="0" w:space="0" w:color="auto"/>
                    <w:left w:val="none" w:sz="0" w:space="0" w:color="auto"/>
                    <w:bottom w:val="none" w:sz="0" w:space="0" w:color="auto"/>
                    <w:right w:val="none" w:sz="0" w:space="0" w:color="auto"/>
                  </w:divBdr>
                  <w:divsChild>
                    <w:div w:id="320817184">
                      <w:marLeft w:val="0"/>
                      <w:marRight w:val="0"/>
                      <w:marTop w:val="0"/>
                      <w:marBottom w:val="0"/>
                      <w:divBdr>
                        <w:top w:val="none" w:sz="0" w:space="0" w:color="auto"/>
                        <w:left w:val="none" w:sz="0" w:space="0" w:color="auto"/>
                        <w:bottom w:val="none" w:sz="0" w:space="0" w:color="auto"/>
                        <w:right w:val="none" w:sz="0" w:space="0" w:color="auto"/>
                      </w:divBdr>
                    </w:div>
                  </w:divsChild>
                </w:div>
                <w:div w:id="1299143180">
                  <w:marLeft w:val="0"/>
                  <w:marRight w:val="0"/>
                  <w:marTop w:val="0"/>
                  <w:marBottom w:val="0"/>
                  <w:divBdr>
                    <w:top w:val="none" w:sz="0" w:space="0" w:color="auto"/>
                    <w:left w:val="none" w:sz="0" w:space="0" w:color="auto"/>
                    <w:bottom w:val="none" w:sz="0" w:space="0" w:color="auto"/>
                    <w:right w:val="none" w:sz="0" w:space="0" w:color="auto"/>
                  </w:divBdr>
                  <w:divsChild>
                    <w:div w:id="1966962104">
                      <w:marLeft w:val="0"/>
                      <w:marRight w:val="0"/>
                      <w:marTop w:val="0"/>
                      <w:marBottom w:val="0"/>
                      <w:divBdr>
                        <w:top w:val="none" w:sz="0" w:space="0" w:color="auto"/>
                        <w:left w:val="none" w:sz="0" w:space="0" w:color="auto"/>
                        <w:bottom w:val="none" w:sz="0" w:space="0" w:color="auto"/>
                        <w:right w:val="none" w:sz="0" w:space="0" w:color="auto"/>
                      </w:divBdr>
                    </w:div>
                  </w:divsChild>
                </w:div>
                <w:div w:id="563612621">
                  <w:marLeft w:val="0"/>
                  <w:marRight w:val="0"/>
                  <w:marTop w:val="0"/>
                  <w:marBottom w:val="0"/>
                  <w:divBdr>
                    <w:top w:val="none" w:sz="0" w:space="0" w:color="auto"/>
                    <w:left w:val="none" w:sz="0" w:space="0" w:color="auto"/>
                    <w:bottom w:val="none" w:sz="0" w:space="0" w:color="auto"/>
                    <w:right w:val="none" w:sz="0" w:space="0" w:color="auto"/>
                  </w:divBdr>
                  <w:divsChild>
                    <w:div w:id="861894582">
                      <w:marLeft w:val="0"/>
                      <w:marRight w:val="0"/>
                      <w:marTop w:val="0"/>
                      <w:marBottom w:val="0"/>
                      <w:divBdr>
                        <w:top w:val="none" w:sz="0" w:space="0" w:color="auto"/>
                        <w:left w:val="none" w:sz="0" w:space="0" w:color="auto"/>
                        <w:bottom w:val="none" w:sz="0" w:space="0" w:color="auto"/>
                        <w:right w:val="none" w:sz="0" w:space="0" w:color="auto"/>
                      </w:divBdr>
                    </w:div>
                  </w:divsChild>
                </w:div>
                <w:div w:id="1689059513">
                  <w:marLeft w:val="0"/>
                  <w:marRight w:val="0"/>
                  <w:marTop w:val="0"/>
                  <w:marBottom w:val="0"/>
                  <w:divBdr>
                    <w:top w:val="none" w:sz="0" w:space="0" w:color="auto"/>
                    <w:left w:val="none" w:sz="0" w:space="0" w:color="auto"/>
                    <w:bottom w:val="none" w:sz="0" w:space="0" w:color="auto"/>
                    <w:right w:val="none" w:sz="0" w:space="0" w:color="auto"/>
                  </w:divBdr>
                  <w:divsChild>
                    <w:div w:id="1112171863">
                      <w:marLeft w:val="0"/>
                      <w:marRight w:val="0"/>
                      <w:marTop w:val="0"/>
                      <w:marBottom w:val="0"/>
                      <w:divBdr>
                        <w:top w:val="none" w:sz="0" w:space="0" w:color="auto"/>
                        <w:left w:val="none" w:sz="0" w:space="0" w:color="auto"/>
                        <w:bottom w:val="none" w:sz="0" w:space="0" w:color="auto"/>
                        <w:right w:val="none" w:sz="0" w:space="0" w:color="auto"/>
                      </w:divBdr>
                    </w:div>
                  </w:divsChild>
                </w:div>
                <w:div w:id="1621035154">
                  <w:marLeft w:val="0"/>
                  <w:marRight w:val="0"/>
                  <w:marTop w:val="0"/>
                  <w:marBottom w:val="0"/>
                  <w:divBdr>
                    <w:top w:val="none" w:sz="0" w:space="0" w:color="auto"/>
                    <w:left w:val="none" w:sz="0" w:space="0" w:color="auto"/>
                    <w:bottom w:val="none" w:sz="0" w:space="0" w:color="auto"/>
                    <w:right w:val="none" w:sz="0" w:space="0" w:color="auto"/>
                  </w:divBdr>
                  <w:divsChild>
                    <w:div w:id="1014067704">
                      <w:marLeft w:val="0"/>
                      <w:marRight w:val="0"/>
                      <w:marTop w:val="0"/>
                      <w:marBottom w:val="0"/>
                      <w:divBdr>
                        <w:top w:val="none" w:sz="0" w:space="0" w:color="auto"/>
                        <w:left w:val="none" w:sz="0" w:space="0" w:color="auto"/>
                        <w:bottom w:val="none" w:sz="0" w:space="0" w:color="auto"/>
                        <w:right w:val="none" w:sz="0" w:space="0" w:color="auto"/>
                      </w:divBdr>
                    </w:div>
                  </w:divsChild>
                </w:div>
                <w:div w:id="1754013747">
                  <w:marLeft w:val="0"/>
                  <w:marRight w:val="0"/>
                  <w:marTop w:val="0"/>
                  <w:marBottom w:val="0"/>
                  <w:divBdr>
                    <w:top w:val="none" w:sz="0" w:space="0" w:color="auto"/>
                    <w:left w:val="none" w:sz="0" w:space="0" w:color="auto"/>
                    <w:bottom w:val="none" w:sz="0" w:space="0" w:color="auto"/>
                    <w:right w:val="none" w:sz="0" w:space="0" w:color="auto"/>
                  </w:divBdr>
                  <w:divsChild>
                    <w:div w:id="1502816291">
                      <w:marLeft w:val="0"/>
                      <w:marRight w:val="0"/>
                      <w:marTop w:val="0"/>
                      <w:marBottom w:val="0"/>
                      <w:divBdr>
                        <w:top w:val="none" w:sz="0" w:space="0" w:color="auto"/>
                        <w:left w:val="none" w:sz="0" w:space="0" w:color="auto"/>
                        <w:bottom w:val="none" w:sz="0" w:space="0" w:color="auto"/>
                        <w:right w:val="none" w:sz="0" w:space="0" w:color="auto"/>
                      </w:divBdr>
                    </w:div>
                  </w:divsChild>
                </w:div>
                <w:div w:id="709300078">
                  <w:marLeft w:val="0"/>
                  <w:marRight w:val="0"/>
                  <w:marTop w:val="0"/>
                  <w:marBottom w:val="0"/>
                  <w:divBdr>
                    <w:top w:val="none" w:sz="0" w:space="0" w:color="auto"/>
                    <w:left w:val="none" w:sz="0" w:space="0" w:color="auto"/>
                    <w:bottom w:val="none" w:sz="0" w:space="0" w:color="auto"/>
                    <w:right w:val="none" w:sz="0" w:space="0" w:color="auto"/>
                  </w:divBdr>
                  <w:divsChild>
                    <w:div w:id="1235160846">
                      <w:marLeft w:val="0"/>
                      <w:marRight w:val="0"/>
                      <w:marTop w:val="0"/>
                      <w:marBottom w:val="0"/>
                      <w:divBdr>
                        <w:top w:val="none" w:sz="0" w:space="0" w:color="auto"/>
                        <w:left w:val="none" w:sz="0" w:space="0" w:color="auto"/>
                        <w:bottom w:val="none" w:sz="0" w:space="0" w:color="auto"/>
                        <w:right w:val="none" w:sz="0" w:space="0" w:color="auto"/>
                      </w:divBdr>
                    </w:div>
                  </w:divsChild>
                </w:div>
                <w:div w:id="1993559306">
                  <w:marLeft w:val="0"/>
                  <w:marRight w:val="0"/>
                  <w:marTop w:val="0"/>
                  <w:marBottom w:val="0"/>
                  <w:divBdr>
                    <w:top w:val="none" w:sz="0" w:space="0" w:color="auto"/>
                    <w:left w:val="none" w:sz="0" w:space="0" w:color="auto"/>
                    <w:bottom w:val="none" w:sz="0" w:space="0" w:color="auto"/>
                    <w:right w:val="none" w:sz="0" w:space="0" w:color="auto"/>
                  </w:divBdr>
                  <w:divsChild>
                    <w:div w:id="91633104">
                      <w:marLeft w:val="0"/>
                      <w:marRight w:val="0"/>
                      <w:marTop w:val="0"/>
                      <w:marBottom w:val="0"/>
                      <w:divBdr>
                        <w:top w:val="none" w:sz="0" w:space="0" w:color="auto"/>
                        <w:left w:val="none" w:sz="0" w:space="0" w:color="auto"/>
                        <w:bottom w:val="none" w:sz="0" w:space="0" w:color="auto"/>
                        <w:right w:val="none" w:sz="0" w:space="0" w:color="auto"/>
                      </w:divBdr>
                    </w:div>
                  </w:divsChild>
                </w:div>
                <w:div w:id="1307666051">
                  <w:marLeft w:val="0"/>
                  <w:marRight w:val="0"/>
                  <w:marTop w:val="0"/>
                  <w:marBottom w:val="0"/>
                  <w:divBdr>
                    <w:top w:val="none" w:sz="0" w:space="0" w:color="auto"/>
                    <w:left w:val="none" w:sz="0" w:space="0" w:color="auto"/>
                    <w:bottom w:val="none" w:sz="0" w:space="0" w:color="auto"/>
                    <w:right w:val="none" w:sz="0" w:space="0" w:color="auto"/>
                  </w:divBdr>
                  <w:divsChild>
                    <w:div w:id="115373376">
                      <w:marLeft w:val="0"/>
                      <w:marRight w:val="0"/>
                      <w:marTop w:val="0"/>
                      <w:marBottom w:val="0"/>
                      <w:divBdr>
                        <w:top w:val="none" w:sz="0" w:space="0" w:color="auto"/>
                        <w:left w:val="none" w:sz="0" w:space="0" w:color="auto"/>
                        <w:bottom w:val="none" w:sz="0" w:space="0" w:color="auto"/>
                        <w:right w:val="none" w:sz="0" w:space="0" w:color="auto"/>
                      </w:divBdr>
                    </w:div>
                  </w:divsChild>
                </w:div>
                <w:div w:id="19011876">
                  <w:marLeft w:val="0"/>
                  <w:marRight w:val="0"/>
                  <w:marTop w:val="0"/>
                  <w:marBottom w:val="0"/>
                  <w:divBdr>
                    <w:top w:val="none" w:sz="0" w:space="0" w:color="auto"/>
                    <w:left w:val="none" w:sz="0" w:space="0" w:color="auto"/>
                    <w:bottom w:val="none" w:sz="0" w:space="0" w:color="auto"/>
                    <w:right w:val="none" w:sz="0" w:space="0" w:color="auto"/>
                  </w:divBdr>
                  <w:divsChild>
                    <w:div w:id="1538351074">
                      <w:marLeft w:val="0"/>
                      <w:marRight w:val="0"/>
                      <w:marTop w:val="0"/>
                      <w:marBottom w:val="0"/>
                      <w:divBdr>
                        <w:top w:val="none" w:sz="0" w:space="0" w:color="auto"/>
                        <w:left w:val="none" w:sz="0" w:space="0" w:color="auto"/>
                        <w:bottom w:val="none" w:sz="0" w:space="0" w:color="auto"/>
                        <w:right w:val="none" w:sz="0" w:space="0" w:color="auto"/>
                      </w:divBdr>
                    </w:div>
                  </w:divsChild>
                </w:div>
                <w:div w:id="2075005161">
                  <w:marLeft w:val="0"/>
                  <w:marRight w:val="0"/>
                  <w:marTop w:val="0"/>
                  <w:marBottom w:val="0"/>
                  <w:divBdr>
                    <w:top w:val="none" w:sz="0" w:space="0" w:color="auto"/>
                    <w:left w:val="none" w:sz="0" w:space="0" w:color="auto"/>
                    <w:bottom w:val="none" w:sz="0" w:space="0" w:color="auto"/>
                    <w:right w:val="none" w:sz="0" w:space="0" w:color="auto"/>
                  </w:divBdr>
                  <w:divsChild>
                    <w:div w:id="322710484">
                      <w:marLeft w:val="0"/>
                      <w:marRight w:val="0"/>
                      <w:marTop w:val="0"/>
                      <w:marBottom w:val="0"/>
                      <w:divBdr>
                        <w:top w:val="none" w:sz="0" w:space="0" w:color="auto"/>
                        <w:left w:val="none" w:sz="0" w:space="0" w:color="auto"/>
                        <w:bottom w:val="none" w:sz="0" w:space="0" w:color="auto"/>
                        <w:right w:val="none" w:sz="0" w:space="0" w:color="auto"/>
                      </w:divBdr>
                    </w:div>
                  </w:divsChild>
                </w:div>
                <w:div w:id="210657315">
                  <w:marLeft w:val="0"/>
                  <w:marRight w:val="0"/>
                  <w:marTop w:val="0"/>
                  <w:marBottom w:val="0"/>
                  <w:divBdr>
                    <w:top w:val="none" w:sz="0" w:space="0" w:color="auto"/>
                    <w:left w:val="none" w:sz="0" w:space="0" w:color="auto"/>
                    <w:bottom w:val="none" w:sz="0" w:space="0" w:color="auto"/>
                    <w:right w:val="none" w:sz="0" w:space="0" w:color="auto"/>
                  </w:divBdr>
                  <w:divsChild>
                    <w:div w:id="1221864034">
                      <w:marLeft w:val="0"/>
                      <w:marRight w:val="0"/>
                      <w:marTop w:val="0"/>
                      <w:marBottom w:val="0"/>
                      <w:divBdr>
                        <w:top w:val="none" w:sz="0" w:space="0" w:color="auto"/>
                        <w:left w:val="none" w:sz="0" w:space="0" w:color="auto"/>
                        <w:bottom w:val="none" w:sz="0" w:space="0" w:color="auto"/>
                        <w:right w:val="none" w:sz="0" w:space="0" w:color="auto"/>
                      </w:divBdr>
                    </w:div>
                  </w:divsChild>
                </w:div>
                <w:div w:id="1243176577">
                  <w:marLeft w:val="0"/>
                  <w:marRight w:val="0"/>
                  <w:marTop w:val="0"/>
                  <w:marBottom w:val="0"/>
                  <w:divBdr>
                    <w:top w:val="none" w:sz="0" w:space="0" w:color="auto"/>
                    <w:left w:val="none" w:sz="0" w:space="0" w:color="auto"/>
                    <w:bottom w:val="none" w:sz="0" w:space="0" w:color="auto"/>
                    <w:right w:val="none" w:sz="0" w:space="0" w:color="auto"/>
                  </w:divBdr>
                  <w:divsChild>
                    <w:div w:id="1294411003">
                      <w:marLeft w:val="0"/>
                      <w:marRight w:val="0"/>
                      <w:marTop w:val="0"/>
                      <w:marBottom w:val="0"/>
                      <w:divBdr>
                        <w:top w:val="none" w:sz="0" w:space="0" w:color="auto"/>
                        <w:left w:val="none" w:sz="0" w:space="0" w:color="auto"/>
                        <w:bottom w:val="none" w:sz="0" w:space="0" w:color="auto"/>
                        <w:right w:val="none" w:sz="0" w:space="0" w:color="auto"/>
                      </w:divBdr>
                    </w:div>
                  </w:divsChild>
                </w:div>
                <w:div w:id="529269276">
                  <w:marLeft w:val="0"/>
                  <w:marRight w:val="0"/>
                  <w:marTop w:val="0"/>
                  <w:marBottom w:val="0"/>
                  <w:divBdr>
                    <w:top w:val="none" w:sz="0" w:space="0" w:color="auto"/>
                    <w:left w:val="none" w:sz="0" w:space="0" w:color="auto"/>
                    <w:bottom w:val="none" w:sz="0" w:space="0" w:color="auto"/>
                    <w:right w:val="none" w:sz="0" w:space="0" w:color="auto"/>
                  </w:divBdr>
                  <w:divsChild>
                    <w:div w:id="326372627">
                      <w:marLeft w:val="0"/>
                      <w:marRight w:val="0"/>
                      <w:marTop w:val="0"/>
                      <w:marBottom w:val="0"/>
                      <w:divBdr>
                        <w:top w:val="none" w:sz="0" w:space="0" w:color="auto"/>
                        <w:left w:val="none" w:sz="0" w:space="0" w:color="auto"/>
                        <w:bottom w:val="none" w:sz="0" w:space="0" w:color="auto"/>
                        <w:right w:val="none" w:sz="0" w:space="0" w:color="auto"/>
                      </w:divBdr>
                    </w:div>
                  </w:divsChild>
                </w:div>
                <w:div w:id="1037776989">
                  <w:marLeft w:val="0"/>
                  <w:marRight w:val="0"/>
                  <w:marTop w:val="0"/>
                  <w:marBottom w:val="0"/>
                  <w:divBdr>
                    <w:top w:val="none" w:sz="0" w:space="0" w:color="auto"/>
                    <w:left w:val="none" w:sz="0" w:space="0" w:color="auto"/>
                    <w:bottom w:val="none" w:sz="0" w:space="0" w:color="auto"/>
                    <w:right w:val="none" w:sz="0" w:space="0" w:color="auto"/>
                  </w:divBdr>
                  <w:divsChild>
                    <w:div w:id="2027436611">
                      <w:marLeft w:val="0"/>
                      <w:marRight w:val="0"/>
                      <w:marTop w:val="0"/>
                      <w:marBottom w:val="0"/>
                      <w:divBdr>
                        <w:top w:val="none" w:sz="0" w:space="0" w:color="auto"/>
                        <w:left w:val="none" w:sz="0" w:space="0" w:color="auto"/>
                        <w:bottom w:val="none" w:sz="0" w:space="0" w:color="auto"/>
                        <w:right w:val="none" w:sz="0" w:space="0" w:color="auto"/>
                      </w:divBdr>
                    </w:div>
                  </w:divsChild>
                </w:div>
                <w:div w:id="1419138754">
                  <w:marLeft w:val="0"/>
                  <w:marRight w:val="0"/>
                  <w:marTop w:val="0"/>
                  <w:marBottom w:val="0"/>
                  <w:divBdr>
                    <w:top w:val="none" w:sz="0" w:space="0" w:color="auto"/>
                    <w:left w:val="none" w:sz="0" w:space="0" w:color="auto"/>
                    <w:bottom w:val="none" w:sz="0" w:space="0" w:color="auto"/>
                    <w:right w:val="none" w:sz="0" w:space="0" w:color="auto"/>
                  </w:divBdr>
                  <w:divsChild>
                    <w:div w:id="1514615236">
                      <w:marLeft w:val="0"/>
                      <w:marRight w:val="0"/>
                      <w:marTop w:val="0"/>
                      <w:marBottom w:val="0"/>
                      <w:divBdr>
                        <w:top w:val="none" w:sz="0" w:space="0" w:color="auto"/>
                        <w:left w:val="none" w:sz="0" w:space="0" w:color="auto"/>
                        <w:bottom w:val="none" w:sz="0" w:space="0" w:color="auto"/>
                        <w:right w:val="none" w:sz="0" w:space="0" w:color="auto"/>
                      </w:divBdr>
                    </w:div>
                  </w:divsChild>
                </w:div>
                <w:div w:id="1943757846">
                  <w:marLeft w:val="0"/>
                  <w:marRight w:val="0"/>
                  <w:marTop w:val="0"/>
                  <w:marBottom w:val="0"/>
                  <w:divBdr>
                    <w:top w:val="none" w:sz="0" w:space="0" w:color="auto"/>
                    <w:left w:val="none" w:sz="0" w:space="0" w:color="auto"/>
                    <w:bottom w:val="none" w:sz="0" w:space="0" w:color="auto"/>
                    <w:right w:val="none" w:sz="0" w:space="0" w:color="auto"/>
                  </w:divBdr>
                  <w:divsChild>
                    <w:div w:id="1666741055">
                      <w:marLeft w:val="0"/>
                      <w:marRight w:val="0"/>
                      <w:marTop w:val="0"/>
                      <w:marBottom w:val="0"/>
                      <w:divBdr>
                        <w:top w:val="none" w:sz="0" w:space="0" w:color="auto"/>
                        <w:left w:val="none" w:sz="0" w:space="0" w:color="auto"/>
                        <w:bottom w:val="none" w:sz="0" w:space="0" w:color="auto"/>
                        <w:right w:val="none" w:sz="0" w:space="0" w:color="auto"/>
                      </w:divBdr>
                    </w:div>
                  </w:divsChild>
                </w:div>
                <w:div w:id="597642694">
                  <w:marLeft w:val="0"/>
                  <w:marRight w:val="0"/>
                  <w:marTop w:val="0"/>
                  <w:marBottom w:val="0"/>
                  <w:divBdr>
                    <w:top w:val="none" w:sz="0" w:space="0" w:color="auto"/>
                    <w:left w:val="none" w:sz="0" w:space="0" w:color="auto"/>
                    <w:bottom w:val="none" w:sz="0" w:space="0" w:color="auto"/>
                    <w:right w:val="none" w:sz="0" w:space="0" w:color="auto"/>
                  </w:divBdr>
                  <w:divsChild>
                    <w:div w:id="1453598443">
                      <w:marLeft w:val="0"/>
                      <w:marRight w:val="0"/>
                      <w:marTop w:val="0"/>
                      <w:marBottom w:val="0"/>
                      <w:divBdr>
                        <w:top w:val="none" w:sz="0" w:space="0" w:color="auto"/>
                        <w:left w:val="none" w:sz="0" w:space="0" w:color="auto"/>
                        <w:bottom w:val="none" w:sz="0" w:space="0" w:color="auto"/>
                        <w:right w:val="none" w:sz="0" w:space="0" w:color="auto"/>
                      </w:divBdr>
                    </w:div>
                  </w:divsChild>
                </w:div>
                <w:div w:id="1264916542">
                  <w:marLeft w:val="0"/>
                  <w:marRight w:val="0"/>
                  <w:marTop w:val="0"/>
                  <w:marBottom w:val="0"/>
                  <w:divBdr>
                    <w:top w:val="none" w:sz="0" w:space="0" w:color="auto"/>
                    <w:left w:val="none" w:sz="0" w:space="0" w:color="auto"/>
                    <w:bottom w:val="none" w:sz="0" w:space="0" w:color="auto"/>
                    <w:right w:val="none" w:sz="0" w:space="0" w:color="auto"/>
                  </w:divBdr>
                  <w:divsChild>
                    <w:div w:id="1218083380">
                      <w:marLeft w:val="0"/>
                      <w:marRight w:val="0"/>
                      <w:marTop w:val="0"/>
                      <w:marBottom w:val="0"/>
                      <w:divBdr>
                        <w:top w:val="none" w:sz="0" w:space="0" w:color="auto"/>
                        <w:left w:val="none" w:sz="0" w:space="0" w:color="auto"/>
                        <w:bottom w:val="none" w:sz="0" w:space="0" w:color="auto"/>
                        <w:right w:val="none" w:sz="0" w:space="0" w:color="auto"/>
                      </w:divBdr>
                    </w:div>
                  </w:divsChild>
                </w:div>
                <w:div w:id="323821496">
                  <w:marLeft w:val="0"/>
                  <w:marRight w:val="0"/>
                  <w:marTop w:val="0"/>
                  <w:marBottom w:val="0"/>
                  <w:divBdr>
                    <w:top w:val="none" w:sz="0" w:space="0" w:color="auto"/>
                    <w:left w:val="none" w:sz="0" w:space="0" w:color="auto"/>
                    <w:bottom w:val="none" w:sz="0" w:space="0" w:color="auto"/>
                    <w:right w:val="none" w:sz="0" w:space="0" w:color="auto"/>
                  </w:divBdr>
                  <w:divsChild>
                    <w:div w:id="122429693">
                      <w:marLeft w:val="0"/>
                      <w:marRight w:val="0"/>
                      <w:marTop w:val="0"/>
                      <w:marBottom w:val="0"/>
                      <w:divBdr>
                        <w:top w:val="none" w:sz="0" w:space="0" w:color="auto"/>
                        <w:left w:val="none" w:sz="0" w:space="0" w:color="auto"/>
                        <w:bottom w:val="none" w:sz="0" w:space="0" w:color="auto"/>
                        <w:right w:val="none" w:sz="0" w:space="0" w:color="auto"/>
                      </w:divBdr>
                    </w:div>
                  </w:divsChild>
                </w:div>
                <w:div w:id="426463659">
                  <w:marLeft w:val="0"/>
                  <w:marRight w:val="0"/>
                  <w:marTop w:val="0"/>
                  <w:marBottom w:val="0"/>
                  <w:divBdr>
                    <w:top w:val="none" w:sz="0" w:space="0" w:color="auto"/>
                    <w:left w:val="none" w:sz="0" w:space="0" w:color="auto"/>
                    <w:bottom w:val="none" w:sz="0" w:space="0" w:color="auto"/>
                    <w:right w:val="none" w:sz="0" w:space="0" w:color="auto"/>
                  </w:divBdr>
                  <w:divsChild>
                    <w:div w:id="1460681422">
                      <w:marLeft w:val="0"/>
                      <w:marRight w:val="0"/>
                      <w:marTop w:val="0"/>
                      <w:marBottom w:val="0"/>
                      <w:divBdr>
                        <w:top w:val="none" w:sz="0" w:space="0" w:color="auto"/>
                        <w:left w:val="none" w:sz="0" w:space="0" w:color="auto"/>
                        <w:bottom w:val="none" w:sz="0" w:space="0" w:color="auto"/>
                        <w:right w:val="none" w:sz="0" w:space="0" w:color="auto"/>
                      </w:divBdr>
                    </w:div>
                  </w:divsChild>
                </w:div>
                <w:div w:id="544223502">
                  <w:marLeft w:val="0"/>
                  <w:marRight w:val="0"/>
                  <w:marTop w:val="0"/>
                  <w:marBottom w:val="0"/>
                  <w:divBdr>
                    <w:top w:val="none" w:sz="0" w:space="0" w:color="auto"/>
                    <w:left w:val="none" w:sz="0" w:space="0" w:color="auto"/>
                    <w:bottom w:val="none" w:sz="0" w:space="0" w:color="auto"/>
                    <w:right w:val="none" w:sz="0" w:space="0" w:color="auto"/>
                  </w:divBdr>
                  <w:divsChild>
                    <w:div w:id="1012948482">
                      <w:marLeft w:val="0"/>
                      <w:marRight w:val="0"/>
                      <w:marTop w:val="0"/>
                      <w:marBottom w:val="0"/>
                      <w:divBdr>
                        <w:top w:val="none" w:sz="0" w:space="0" w:color="auto"/>
                        <w:left w:val="none" w:sz="0" w:space="0" w:color="auto"/>
                        <w:bottom w:val="none" w:sz="0" w:space="0" w:color="auto"/>
                        <w:right w:val="none" w:sz="0" w:space="0" w:color="auto"/>
                      </w:divBdr>
                    </w:div>
                  </w:divsChild>
                </w:div>
                <w:div w:id="407584201">
                  <w:marLeft w:val="0"/>
                  <w:marRight w:val="0"/>
                  <w:marTop w:val="0"/>
                  <w:marBottom w:val="0"/>
                  <w:divBdr>
                    <w:top w:val="none" w:sz="0" w:space="0" w:color="auto"/>
                    <w:left w:val="none" w:sz="0" w:space="0" w:color="auto"/>
                    <w:bottom w:val="none" w:sz="0" w:space="0" w:color="auto"/>
                    <w:right w:val="none" w:sz="0" w:space="0" w:color="auto"/>
                  </w:divBdr>
                  <w:divsChild>
                    <w:div w:id="2082479000">
                      <w:marLeft w:val="0"/>
                      <w:marRight w:val="0"/>
                      <w:marTop w:val="0"/>
                      <w:marBottom w:val="0"/>
                      <w:divBdr>
                        <w:top w:val="none" w:sz="0" w:space="0" w:color="auto"/>
                        <w:left w:val="none" w:sz="0" w:space="0" w:color="auto"/>
                        <w:bottom w:val="none" w:sz="0" w:space="0" w:color="auto"/>
                        <w:right w:val="none" w:sz="0" w:space="0" w:color="auto"/>
                      </w:divBdr>
                    </w:div>
                  </w:divsChild>
                </w:div>
                <w:div w:id="348724575">
                  <w:marLeft w:val="0"/>
                  <w:marRight w:val="0"/>
                  <w:marTop w:val="0"/>
                  <w:marBottom w:val="0"/>
                  <w:divBdr>
                    <w:top w:val="none" w:sz="0" w:space="0" w:color="auto"/>
                    <w:left w:val="none" w:sz="0" w:space="0" w:color="auto"/>
                    <w:bottom w:val="none" w:sz="0" w:space="0" w:color="auto"/>
                    <w:right w:val="none" w:sz="0" w:space="0" w:color="auto"/>
                  </w:divBdr>
                  <w:divsChild>
                    <w:div w:id="1874685653">
                      <w:marLeft w:val="0"/>
                      <w:marRight w:val="0"/>
                      <w:marTop w:val="0"/>
                      <w:marBottom w:val="0"/>
                      <w:divBdr>
                        <w:top w:val="none" w:sz="0" w:space="0" w:color="auto"/>
                        <w:left w:val="none" w:sz="0" w:space="0" w:color="auto"/>
                        <w:bottom w:val="none" w:sz="0" w:space="0" w:color="auto"/>
                        <w:right w:val="none" w:sz="0" w:space="0" w:color="auto"/>
                      </w:divBdr>
                    </w:div>
                  </w:divsChild>
                </w:div>
                <w:div w:id="133260752">
                  <w:marLeft w:val="0"/>
                  <w:marRight w:val="0"/>
                  <w:marTop w:val="0"/>
                  <w:marBottom w:val="0"/>
                  <w:divBdr>
                    <w:top w:val="none" w:sz="0" w:space="0" w:color="auto"/>
                    <w:left w:val="none" w:sz="0" w:space="0" w:color="auto"/>
                    <w:bottom w:val="none" w:sz="0" w:space="0" w:color="auto"/>
                    <w:right w:val="none" w:sz="0" w:space="0" w:color="auto"/>
                  </w:divBdr>
                  <w:divsChild>
                    <w:div w:id="1378123351">
                      <w:marLeft w:val="0"/>
                      <w:marRight w:val="0"/>
                      <w:marTop w:val="0"/>
                      <w:marBottom w:val="0"/>
                      <w:divBdr>
                        <w:top w:val="none" w:sz="0" w:space="0" w:color="auto"/>
                        <w:left w:val="none" w:sz="0" w:space="0" w:color="auto"/>
                        <w:bottom w:val="none" w:sz="0" w:space="0" w:color="auto"/>
                        <w:right w:val="none" w:sz="0" w:space="0" w:color="auto"/>
                      </w:divBdr>
                    </w:div>
                  </w:divsChild>
                </w:div>
                <w:div w:id="1987933993">
                  <w:marLeft w:val="0"/>
                  <w:marRight w:val="0"/>
                  <w:marTop w:val="0"/>
                  <w:marBottom w:val="0"/>
                  <w:divBdr>
                    <w:top w:val="none" w:sz="0" w:space="0" w:color="auto"/>
                    <w:left w:val="none" w:sz="0" w:space="0" w:color="auto"/>
                    <w:bottom w:val="none" w:sz="0" w:space="0" w:color="auto"/>
                    <w:right w:val="none" w:sz="0" w:space="0" w:color="auto"/>
                  </w:divBdr>
                  <w:divsChild>
                    <w:div w:id="2110881509">
                      <w:marLeft w:val="0"/>
                      <w:marRight w:val="0"/>
                      <w:marTop w:val="0"/>
                      <w:marBottom w:val="0"/>
                      <w:divBdr>
                        <w:top w:val="none" w:sz="0" w:space="0" w:color="auto"/>
                        <w:left w:val="none" w:sz="0" w:space="0" w:color="auto"/>
                        <w:bottom w:val="none" w:sz="0" w:space="0" w:color="auto"/>
                        <w:right w:val="none" w:sz="0" w:space="0" w:color="auto"/>
                      </w:divBdr>
                    </w:div>
                    <w:div w:id="1175220008">
                      <w:marLeft w:val="0"/>
                      <w:marRight w:val="0"/>
                      <w:marTop w:val="0"/>
                      <w:marBottom w:val="0"/>
                      <w:divBdr>
                        <w:top w:val="none" w:sz="0" w:space="0" w:color="auto"/>
                        <w:left w:val="none" w:sz="0" w:space="0" w:color="auto"/>
                        <w:bottom w:val="none" w:sz="0" w:space="0" w:color="auto"/>
                        <w:right w:val="none" w:sz="0" w:space="0" w:color="auto"/>
                      </w:divBdr>
                    </w:div>
                    <w:div w:id="1762798484">
                      <w:marLeft w:val="0"/>
                      <w:marRight w:val="0"/>
                      <w:marTop w:val="0"/>
                      <w:marBottom w:val="0"/>
                      <w:divBdr>
                        <w:top w:val="none" w:sz="0" w:space="0" w:color="auto"/>
                        <w:left w:val="none" w:sz="0" w:space="0" w:color="auto"/>
                        <w:bottom w:val="none" w:sz="0" w:space="0" w:color="auto"/>
                        <w:right w:val="none" w:sz="0" w:space="0" w:color="auto"/>
                      </w:divBdr>
                    </w:div>
                    <w:div w:id="1801995712">
                      <w:marLeft w:val="0"/>
                      <w:marRight w:val="0"/>
                      <w:marTop w:val="0"/>
                      <w:marBottom w:val="0"/>
                      <w:divBdr>
                        <w:top w:val="none" w:sz="0" w:space="0" w:color="auto"/>
                        <w:left w:val="none" w:sz="0" w:space="0" w:color="auto"/>
                        <w:bottom w:val="none" w:sz="0" w:space="0" w:color="auto"/>
                        <w:right w:val="none" w:sz="0" w:space="0" w:color="auto"/>
                      </w:divBdr>
                    </w:div>
                  </w:divsChild>
                </w:div>
                <w:div w:id="1451053421">
                  <w:marLeft w:val="0"/>
                  <w:marRight w:val="0"/>
                  <w:marTop w:val="0"/>
                  <w:marBottom w:val="0"/>
                  <w:divBdr>
                    <w:top w:val="none" w:sz="0" w:space="0" w:color="auto"/>
                    <w:left w:val="none" w:sz="0" w:space="0" w:color="auto"/>
                    <w:bottom w:val="none" w:sz="0" w:space="0" w:color="auto"/>
                    <w:right w:val="none" w:sz="0" w:space="0" w:color="auto"/>
                  </w:divBdr>
                  <w:divsChild>
                    <w:div w:id="23095175">
                      <w:marLeft w:val="0"/>
                      <w:marRight w:val="0"/>
                      <w:marTop w:val="0"/>
                      <w:marBottom w:val="0"/>
                      <w:divBdr>
                        <w:top w:val="none" w:sz="0" w:space="0" w:color="auto"/>
                        <w:left w:val="none" w:sz="0" w:space="0" w:color="auto"/>
                        <w:bottom w:val="none" w:sz="0" w:space="0" w:color="auto"/>
                        <w:right w:val="none" w:sz="0" w:space="0" w:color="auto"/>
                      </w:divBdr>
                    </w:div>
                  </w:divsChild>
                </w:div>
                <w:div w:id="1524590454">
                  <w:marLeft w:val="0"/>
                  <w:marRight w:val="0"/>
                  <w:marTop w:val="0"/>
                  <w:marBottom w:val="0"/>
                  <w:divBdr>
                    <w:top w:val="none" w:sz="0" w:space="0" w:color="auto"/>
                    <w:left w:val="none" w:sz="0" w:space="0" w:color="auto"/>
                    <w:bottom w:val="none" w:sz="0" w:space="0" w:color="auto"/>
                    <w:right w:val="none" w:sz="0" w:space="0" w:color="auto"/>
                  </w:divBdr>
                  <w:divsChild>
                    <w:div w:id="1740667097">
                      <w:marLeft w:val="0"/>
                      <w:marRight w:val="0"/>
                      <w:marTop w:val="0"/>
                      <w:marBottom w:val="0"/>
                      <w:divBdr>
                        <w:top w:val="none" w:sz="0" w:space="0" w:color="auto"/>
                        <w:left w:val="none" w:sz="0" w:space="0" w:color="auto"/>
                        <w:bottom w:val="none" w:sz="0" w:space="0" w:color="auto"/>
                        <w:right w:val="none" w:sz="0" w:space="0" w:color="auto"/>
                      </w:divBdr>
                    </w:div>
                  </w:divsChild>
                </w:div>
                <w:div w:id="941574825">
                  <w:marLeft w:val="0"/>
                  <w:marRight w:val="0"/>
                  <w:marTop w:val="0"/>
                  <w:marBottom w:val="0"/>
                  <w:divBdr>
                    <w:top w:val="none" w:sz="0" w:space="0" w:color="auto"/>
                    <w:left w:val="none" w:sz="0" w:space="0" w:color="auto"/>
                    <w:bottom w:val="none" w:sz="0" w:space="0" w:color="auto"/>
                    <w:right w:val="none" w:sz="0" w:space="0" w:color="auto"/>
                  </w:divBdr>
                  <w:divsChild>
                    <w:div w:id="1042633145">
                      <w:marLeft w:val="0"/>
                      <w:marRight w:val="0"/>
                      <w:marTop w:val="0"/>
                      <w:marBottom w:val="0"/>
                      <w:divBdr>
                        <w:top w:val="none" w:sz="0" w:space="0" w:color="auto"/>
                        <w:left w:val="none" w:sz="0" w:space="0" w:color="auto"/>
                        <w:bottom w:val="none" w:sz="0" w:space="0" w:color="auto"/>
                        <w:right w:val="none" w:sz="0" w:space="0" w:color="auto"/>
                      </w:divBdr>
                    </w:div>
                  </w:divsChild>
                </w:div>
                <w:div w:id="574976967">
                  <w:marLeft w:val="0"/>
                  <w:marRight w:val="0"/>
                  <w:marTop w:val="0"/>
                  <w:marBottom w:val="0"/>
                  <w:divBdr>
                    <w:top w:val="none" w:sz="0" w:space="0" w:color="auto"/>
                    <w:left w:val="none" w:sz="0" w:space="0" w:color="auto"/>
                    <w:bottom w:val="none" w:sz="0" w:space="0" w:color="auto"/>
                    <w:right w:val="none" w:sz="0" w:space="0" w:color="auto"/>
                  </w:divBdr>
                  <w:divsChild>
                    <w:div w:id="1237474097">
                      <w:marLeft w:val="0"/>
                      <w:marRight w:val="0"/>
                      <w:marTop w:val="0"/>
                      <w:marBottom w:val="0"/>
                      <w:divBdr>
                        <w:top w:val="none" w:sz="0" w:space="0" w:color="auto"/>
                        <w:left w:val="none" w:sz="0" w:space="0" w:color="auto"/>
                        <w:bottom w:val="none" w:sz="0" w:space="0" w:color="auto"/>
                        <w:right w:val="none" w:sz="0" w:space="0" w:color="auto"/>
                      </w:divBdr>
                    </w:div>
                    <w:div w:id="2057701836">
                      <w:marLeft w:val="0"/>
                      <w:marRight w:val="0"/>
                      <w:marTop w:val="0"/>
                      <w:marBottom w:val="0"/>
                      <w:divBdr>
                        <w:top w:val="none" w:sz="0" w:space="0" w:color="auto"/>
                        <w:left w:val="none" w:sz="0" w:space="0" w:color="auto"/>
                        <w:bottom w:val="none" w:sz="0" w:space="0" w:color="auto"/>
                        <w:right w:val="none" w:sz="0" w:space="0" w:color="auto"/>
                      </w:divBdr>
                    </w:div>
                    <w:div w:id="1596013546">
                      <w:marLeft w:val="0"/>
                      <w:marRight w:val="0"/>
                      <w:marTop w:val="0"/>
                      <w:marBottom w:val="0"/>
                      <w:divBdr>
                        <w:top w:val="none" w:sz="0" w:space="0" w:color="auto"/>
                        <w:left w:val="none" w:sz="0" w:space="0" w:color="auto"/>
                        <w:bottom w:val="none" w:sz="0" w:space="0" w:color="auto"/>
                        <w:right w:val="none" w:sz="0" w:space="0" w:color="auto"/>
                      </w:divBdr>
                    </w:div>
                  </w:divsChild>
                </w:div>
                <w:div w:id="69930977">
                  <w:marLeft w:val="0"/>
                  <w:marRight w:val="0"/>
                  <w:marTop w:val="0"/>
                  <w:marBottom w:val="0"/>
                  <w:divBdr>
                    <w:top w:val="none" w:sz="0" w:space="0" w:color="auto"/>
                    <w:left w:val="none" w:sz="0" w:space="0" w:color="auto"/>
                    <w:bottom w:val="none" w:sz="0" w:space="0" w:color="auto"/>
                    <w:right w:val="none" w:sz="0" w:space="0" w:color="auto"/>
                  </w:divBdr>
                  <w:divsChild>
                    <w:div w:id="1451626754">
                      <w:marLeft w:val="0"/>
                      <w:marRight w:val="0"/>
                      <w:marTop w:val="0"/>
                      <w:marBottom w:val="0"/>
                      <w:divBdr>
                        <w:top w:val="none" w:sz="0" w:space="0" w:color="auto"/>
                        <w:left w:val="none" w:sz="0" w:space="0" w:color="auto"/>
                        <w:bottom w:val="none" w:sz="0" w:space="0" w:color="auto"/>
                        <w:right w:val="none" w:sz="0" w:space="0" w:color="auto"/>
                      </w:divBdr>
                    </w:div>
                  </w:divsChild>
                </w:div>
                <w:div w:id="1464343301">
                  <w:marLeft w:val="0"/>
                  <w:marRight w:val="0"/>
                  <w:marTop w:val="0"/>
                  <w:marBottom w:val="0"/>
                  <w:divBdr>
                    <w:top w:val="none" w:sz="0" w:space="0" w:color="auto"/>
                    <w:left w:val="none" w:sz="0" w:space="0" w:color="auto"/>
                    <w:bottom w:val="none" w:sz="0" w:space="0" w:color="auto"/>
                    <w:right w:val="none" w:sz="0" w:space="0" w:color="auto"/>
                  </w:divBdr>
                  <w:divsChild>
                    <w:div w:id="1161694495">
                      <w:marLeft w:val="0"/>
                      <w:marRight w:val="0"/>
                      <w:marTop w:val="0"/>
                      <w:marBottom w:val="0"/>
                      <w:divBdr>
                        <w:top w:val="none" w:sz="0" w:space="0" w:color="auto"/>
                        <w:left w:val="none" w:sz="0" w:space="0" w:color="auto"/>
                        <w:bottom w:val="none" w:sz="0" w:space="0" w:color="auto"/>
                        <w:right w:val="none" w:sz="0" w:space="0" w:color="auto"/>
                      </w:divBdr>
                    </w:div>
                  </w:divsChild>
                </w:div>
                <w:div w:id="1907840113">
                  <w:marLeft w:val="0"/>
                  <w:marRight w:val="0"/>
                  <w:marTop w:val="0"/>
                  <w:marBottom w:val="0"/>
                  <w:divBdr>
                    <w:top w:val="none" w:sz="0" w:space="0" w:color="auto"/>
                    <w:left w:val="none" w:sz="0" w:space="0" w:color="auto"/>
                    <w:bottom w:val="none" w:sz="0" w:space="0" w:color="auto"/>
                    <w:right w:val="none" w:sz="0" w:space="0" w:color="auto"/>
                  </w:divBdr>
                  <w:divsChild>
                    <w:div w:id="639841083">
                      <w:marLeft w:val="0"/>
                      <w:marRight w:val="0"/>
                      <w:marTop w:val="0"/>
                      <w:marBottom w:val="0"/>
                      <w:divBdr>
                        <w:top w:val="none" w:sz="0" w:space="0" w:color="auto"/>
                        <w:left w:val="none" w:sz="0" w:space="0" w:color="auto"/>
                        <w:bottom w:val="none" w:sz="0" w:space="0" w:color="auto"/>
                        <w:right w:val="none" w:sz="0" w:space="0" w:color="auto"/>
                      </w:divBdr>
                    </w:div>
                  </w:divsChild>
                </w:div>
                <w:div w:id="858394652">
                  <w:marLeft w:val="0"/>
                  <w:marRight w:val="0"/>
                  <w:marTop w:val="0"/>
                  <w:marBottom w:val="0"/>
                  <w:divBdr>
                    <w:top w:val="none" w:sz="0" w:space="0" w:color="auto"/>
                    <w:left w:val="none" w:sz="0" w:space="0" w:color="auto"/>
                    <w:bottom w:val="none" w:sz="0" w:space="0" w:color="auto"/>
                    <w:right w:val="none" w:sz="0" w:space="0" w:color="auto"/>
                  </w:divBdr>
                  <w:divsChild>
                    <w:div w:id="151138294">
                      <w:marLeft w:val="0"/>
                      <w:marRight w:val="0"/>
                      <w:marTop w:val="0"/>
                      <w:marBottom w:val="0"/>
                      <w:divBdr>
                        <w:top w:val="none" w:sz="0" w:space="0" w:color="auto"/>
                        <w:left w:val="none" w:sz="0" w:space="0" w:color="auto"/>
                        <w:bottom w:val="none" w:sz="0" w:space="0" w:color="auto"/>
                        <w:right w:val="none" w:sz="0" w:space="0" w:color="auto"/>
                      </w:divBdr>
                    </w:div>
                    <w:div w:id="138498482">
                      <w:marLeft w:val="0"/>
                      <w:marRight w:val="0"/>
                      <w:marTop w:val="0"/>
                      <w:marBottom w:val="0"/>
                      <w:divBdr>
                        <w:top w:val="none" w:sz="0" w:space="0" w:color="auto"/>
                        <w:left w:val="none" w:sz="0" w:space="0" w:color="auto"/>
                        <w:bottom w:val="none" w:sz="0" w:space="0" w:color="auto"/>
                        <w:right w:val="none" w:sz="0" w:space="0" w:color="auto"/>
                      </w:divBdr>
                    </w:div>
                    <w:div w:id="1143616840">
                      <w:marLeft w:val="0"/>
                      <w:marRight w:val="0"/>
                      <w:marTop w:val="0"/>
                      <w:marBottom w:val="0"/>
                      <w:divBdr>
                        <w:top w:val="none" w:sz="0" w:space="0" w:color="auto"/>
                        <w:left w:val="none" w:sz="0" w:space="0" w:color="auto"/>
                        <w:bottom w:val="none" w:sz="0" w:space="0" w:color="auto"/>
                        <w:right w:val="none" w:sz="0" w:space="0" w:color="auto"/>
                      </w:divBdr>
                    </w:div>
                  </w:divsChild>
                </w:div>
                <w:div w:id="1765028990">
                  <w:marLeft w:val="0"/>
                  <w:marRight w:val="0"/>
                  <w:marTop w:val="0"/>
                  <w:marBottom w:val="0"/>
                  <w:divBdr>
                    <w:top w:val="none" w:sz="0" w:space="0" w:color="auto"/>
                    <w:left w:val="none" w:sz="0" w:space="0" w:color="auto"/>
                    <w:bottom w:val="none" w:sz="0" w:space="0" w:color="auto"/>
                    <w:right w:val="none" w:sz="0" w:space="0" w:color="auto"/>
                  </w:divBdr>
                  <w:divsChild>
                    <w:div w:id="439223366">
                      <w:marLeft w:val="0"/>
                      <w:marRight w:val="0"/>
                      <w:marTop w:val="0"/>
                      <w:marBottom w:val="0"/>
                      <w:divBdr>
                        <w:top w:val="none" w:sz="0" w:space="0" w:color="auto"/>
                        <w:left w:val="none" w:sz="0" w:space="0" w:color="auto"/>
                        <w:bottom w:val="none" w:sz="0" w:space="0" w:color="auto"/>
                        <w:right w:val="none" w:sz="0" w:space="0" w:color="auto"/>
                      </w:divBdr>
                    </w:div>
                  </w:divsChild>
                </w:div>
                <w:div w:id="353506205">
                  <w:marLeft w:val="0"/>
                  <w:marRight w:val="0"/>
                  <w:marTop w:val="0"/>
                  <w:marBottom w:val="0"/>
                  <w:divBdr>
                    <w:top w:val="none" w:sz="0" w:space="0" w:color="auto"/>
                    <w:left w:val="none" w:sz="0" w:space="0" w:color="auto"/>
                    <w:bottom w:val="none" w:sz="0" w:space="0" w:color="auto"/>
                    <w:right w:val="none" w:sz="0" w:space="0" w:color="auto"/>
                  </w:divBdr>
                  <w:divsChild>
                    <w:div w:id="1435974857">
                      <w:marLeft w:val="0"/>
                      <w:marRight w:val="0"/>
                      <w:marTop w:val="0"/>
                      <w:marBottom w:val="0"/>
                      <w:divBdr>
                        <w:top w:val="none" w:sz="0" w:space="0" w:color="auto"/>
                        <w:left w:val="none" w:sz="0" w:space="0" w:color="auto"/>
                        <w:bottom w:val="none" w:sz="0" w:space="0" w:color="auto"/>
                        <w:right w:val="none" w:sz="0" w:space="0" w:color="auto"/>
                      </w:divBdr>
                    </w:div>
                  </w:divsChild>
                </w:div>
                <w:div w:id="896862266">
                  <w:marLeft w:val="0"/>
                  <w:marRight w:val="0"/>
                  <w:marTop w:val="0"/>
                  <w:marBottom w:val="0"/>
                  <w:divBdr>
                    <w:top w:val="none" w:sz="0" w:space="0" w:color="auto"/>
                    <w:left w:val="none" w:sz="0" w:space="0" w:color="auto"/>
                    <w:bottom w:val="none" w:sz="0" w:space="0" w:color="auto"/>
                    <w:right w:val="none" w:sz="0" w:space="0" w:color="auto"/>
                  </w:divBdr>
                  <w:divsChild>
                    <w:div w:id="232937980">
                      <w:marLeft w:val="0"/>
                      <w:marRight w:val="0"/>
                      <w:marTop w:val="0"/>
                      <w:marBottom w:val="0"/>
                      <w:divBdr>
                        <w:top w:val="none" w:sz="0" w:space="0" w:color="auto"/>
                        <w:left w:val="none" w:sz="0" w:space="0" w:color="auto"/>
                        <w:bottom w:val="none" w:sz="0" w:space="0" w:color="auto"/>
                        <w:right w:val="none" w:sz="0" w:space="0" w:color="auto"/>
                      </w:divBdr>
                    </w:div>
                  </w:divsChild>
                </w:div>
                <w:div w:id="35351301">
                  <w:marLeft w:val="0"/>
                  <w:marRight w:val="0"/>
                  <w:marTop w:val="0"/>
                  <w:marBottom w:val="0"/>
                  <w:divBdr>
                    <w:top w:val="none" w:sz="0" w:space="0" w:color="auto"/>
                    <w:left w:val="none" w:sz="0" w:space="0" w:color="auto"/>
                    <w:bottom w:val="none" w:sz="0" w:space="0" w:color="auto"/>
                    <w:right w:val="none" w:sz="0" w:space="0" w:color="auto"/>
                  </w:divBdr>
                  <w:divsChild>
                    <w:div w:id="832067589">
                      <w:marLeft w:val="0"/>
                      <w:marRight w:val="0"/>
                      <w:marTop w:val="0"/>
                      <w:marBottom w:val="0"/>
                      <w:divBdr>
                        <w:top w:val="none" w:sz="0" w:space="0" w:color="auto"/>
                        <w:left w:val="none" w:sz="0" w:space="0" w:color="auto"/>
                        <w:bottom w:val="none" w:sz="0" w:space="0" w:color="auto"/>
                        <w:right w:val="none" w:sz="0" w:space="0" w:color="auto"/>
                      </w:divBdr>
                    </w:div>
                    <w:div w:id="1228345701">
                      <w:marLeft w:val="0"/>
                      <w:marRight w:val="0"/>
                      <w:marTop w:val="0"/>
                      <w:marBottom w:val="0"/>
                      <w:divBdr>
                        <w:top w:val="none" w:sz="0" w:space="0" w:color="auto"/>
                        <w:left w:val="none" w:sz="0" w:space="0" w:color="auto"/>
                        <w:bottom w:val="none" w:sz="0" w:space="0" w:color="auto"/>
                        <w:right w:val="none" w:sz="0" w:space="0" w:color="auto"/>
                      </w:divBdr>
                    </w:div>
                    <w:div w:id="1299384114">
                      <w:marLeft w:val="0"/>
                      <w:marRight w:val="0"/>
                      <w:marTop w:val="0"/>
                      <w:marBottom w:val="0"/>
                      <w:divBdr>
                        <w:top w:val="none" w:sz="0" w:space="0" w:color="auto"/>
                        <w:left w:val="none" w:sz="0" w:space="0" w:color="auto"/>
                        <w:bottom w:val="none" w:sz="0" w:space="0" w:color="auto"/>
                        <w:right w:val="none" w:sz="0" w:space="0" w:color="auto"/>
                      </w:divBdr>
                    </w:div>
                  </w:divsChild>
                </w:div>
                <w:div w:id="1257440909">
                  <w:marLeft w:val="0"/>
                  <w:marRight w:val="0"/>
                  <w:marTop w:val="0"/>
                  <w:marBottom w:val="0"/>
                  <w:divBdr>
                    <w:top w:val="none" w:sz="0" w:space="0" w:color="auto"/>
                    <w:left w:val="none" w:sz="0" w:space="0" w:color="auto"/>
                    <w:bottom w:val="none" w:sz="0" w:space="0" w:color="auto"/>
                    <w:right w:val="none" w:sz="0" w:space="0" w:color="auto"/>
                  </w:divBdr>
                  <w:divsChild>
                    <w:div w:id="1000935674">
                      <w:marLeft w:val="0"/>
                      <w:marRight w:val="0"/>
                      <w:marTop w:val="0"/>
                      <w:marBottom w:val="0"/>
                      <w:divBdr>
                        <w:top w:val="none" w:sz="0" w:space="0" w:color="auto"/>
                        <w:left w:val="none" w:sz="0" w:space="0" w:color="auto"/>
                        <w:bottom w:val="none" w:sz="0" w:space="0" w:color="auto"/>
                        <w:right w:val="none" w:sz="0" w:space="0" w:color="auto"/>
                      </w:divBdr>
                    </w:div>
                  </w:divsChild>
                </w:div>
                <w:div w:id="827479987">
                  <w:marLeft w:val="0"/>
                  <w:marRight w:val="0"/>
                  <w:marTop w:val="0"/>
                  <w:marBottom w:val="0"/>
                  <w:divBdr>
                    <w:top w:val="none" w:sz="0" w:space="0" w:color="auto"/>
                    <w:left w:val="none" w:sz="0" w:space="0" w:color="auto"/>
                    <w:bottom w:val="none" w:sz="0" w:space="0" w:color="auto"/>
                    <w:right w:val="none" w:sz="0" w:space="0" w:color="auto"/>
                  </w:divBdr>
                  <w:divsChild>
                    <w:div w:id="1444225241">
                      <w:marLeft w:val="0"/>
                      <w:marRight w:val="0"/>
                      <w:marTop w:val="0"/>
                      <w:marBottom w:val="0"/>
                      <w:divBdr>
                        <w:top w:val="none" w:sz="0" w:space="0" w:color="auto"/>
                        <w:left w:val="none" w:sz="0" w:space="0" w:color="auto"/>
                        <w:bottom w:val="none" w:sz="0" w:space="0" w:color="auto"/>
                        <w:right w:val="none" w:sz="0" w:space="0" w:color="auto"/>
                      </w:divBdr>
                    </w:div>
                  </w:divsChild>
                </w:div>
                <w:div w:id="349989559">
                  <w:marLeft w:val="0"/>
                  <w:marRight w:val="0"/>
                  <w:marTop w:val="0"/>
                  <w:marBottom w:val="0"/>
                  <w:divBdr>
                    <w:top w:val="none" w:sz="0" w:space="0" w:color="auto"/>
                    <w:left w:val="none" w:sz="0" w:space="0" w:color="auto"/>
                    <w:bottom w:val="none" w:sz="0" w:space="0" w:color="auto"/>
                    <w:right w:val="none" w:sz="0" w:space="0" w:color="auto"/>
                  </w:divBdr>
                  <w:divsChild>
                    <w:div w:id="181288931">
                      <w:marLeft w:val="0"/>
                      <w:marRight w:val="0"/>
                      <w:marTop w:val="0"/>
                      <w:marBottom w:val="0"/>
                      <w:divBdr>
                        <w:top w:val="none" w:sz="0" w:space="0" w:color="auto"/>
                        <w:left w:val="none" w:sz="0" w:space="0" w:color="auto"/>
                        <w:bottom w:val="none" w:sz="0" w:space="0" w:color="auto"/>
                        <w:right w:val="none" w:sz="0" w:space="0" w:color="auto"/>
                      </w:divBdr>
                    </w:div>
                  </w:divsChild>
                </w:div>
                <w:div w:id="333925136">
                  <w:marLeft w:val="0"/>
                  <w:marRight w:val="0"/>
                  <w:marTop w:val="0"/>
                  <w:marBottom w:val="0"/>
                  <w:divBdr>
                    <w:top w:val="none" w:sz="0" w:space="0" w:color="auto"/>
                    <w:left w:val="none" w:sz="0" w:space="0" w:color="auto"/>
                    <w:bottom w:val="none" w:sz="0" w:space="0" w:color="auto"/>
                    <w:right w:val="none" w:sz="0" w:space="0" w:color="auto"/>
                  </w:divBdr>
                  <w:divsChild>
                    <w:div w:id="530340137">
                      <w:marLeft w:val="0"/>
                      <w:marRight w:val="0"/>
                      <w:marTop w:val="0"/>
                      <w:marBottom w:val="0"/>
                      <w:divBdr>
                        <w:top w:val="none" w:sz="0" w:space="0" w:color="auto"/>
                        <w:left w:val="none" w:sz="0" w:space="0" w:color="auto"/>
                        <w:bottom w:val="none" w:sz="0" w:space="0" w:color="auto"/>
                        <w:right w:val="none" w:sz="0" w:space="0" w:color="auto"/>
                      </w:divBdr>
                    </w:div>
                  </w:divsChild>
                </w:div>
                <w:div w:id="488519186">
                  <w:marLeft w:val="0"/>
                  <w:marRight w:val="0"/>
                  <w:marTop w:val="0"/>
                  <w:marBottom w:val="0"/>
                  <w:divBdr>
                    <w:top w:val="none" w:sz="0" w:space="0" w:color="auto"/>
                    <w:left w:val="none" w:sz="0" w:space="0" w:color="auto"/>
                    <w:bottom w:val="none" w:sz="0" w:space="0" w:color="auto"/>
                    <w:right w:val="none" w:sz="0" w:space="0" w:color="auto"/>
                  </w:divBdr>
                  <w:divsChild>
                    <w:div w:id="1161386718">
                      <w:marLeft w:val="0"/>
                      <w:marRight w:val="0"/>
                      <w:marTop w:val="0"/>
                      <w:marBottom w:val="0"/>
                      <w:divBdr>
                        <w:top w:val="none" w:sz="0" w:space="0" w:color="auto"/>
                        <w:left w:val="none" w:sz="0" w:space="0" w:color="auto"/>
                        <w:bottom w:val="none" w:sz="0" w:space="0" w:color="auto"/>
                        <w:right w:val="none" w:sz="0" w:space="0" w:color="auto"/>
                      </w:divBdr>
                    </w:div>
                  </w:divsChild>
                </w:div>
                <w:div w:id="1209223974">
                  <w:marLeft w:val="0"/>
                  <w:marRight w:val="0"/>
                  <w:marTop w:val="0"/>
                  <w:marBottom w:val="0"/>
                  <w:divBdr>
                    <w:top w:val="none" w:sz="0" w:space="0" w:color="auto"/>
                    <w:left w:val="none" w:sz="0" w:space="0" w:color="auto"/>
                    <w:bottom w:val="none" w:sz="0" w:space="0" w:color="auto"/>
                    <w:right w:val="none" w:sz="0" w:space="0" w:color="auto"/>
                  </w:divBdr>
                  <w:divsChild>
                    <w:div w:id="1671985042">
                      <w:marLeft w:val="0"/>
                      <w:marRight w:val="0"/>
                      <w:marTop w:val="0"/>
                      <w:marBottom w:val="0"/>
                      <w:divBdr>
                        <w:top w:val="none" w:sz="0" w:space="0" w:color="auto"/>
                        <w:left w:val="none" w:sz="0" w:space="0" w:color="auto"/>
                        <w:bottom w:val="none" w:sz="0" w:space="0" w:color="auto"/>
                        <w:right w:val="none" w:sz="0" w:space="0" w:color="auto"/>
                      </w:divBdr>
                    </w:div>
                  </w:divsChild>
                </w:div>
                <w:div w:id="1237280312">
                  <w:marLeft w:val="0"/>
                  <w:marRight w:val="0"/>
                  <w:marTop w:val="0"/>
                  <w:marBottom w:val="0"/>
                  <w:divBdr>
                    <w:top w:val="none" w:sz="0" w:space="0" w:color="auto"/>
                    <w:left w:val="none" w:sz="0" w:space="0" w:color="auto"/>
                    <w:bottom w:val="none" w:sz="0" w:space="0" w:color="auto"/>
                    <w:right w:val="none" w:sz="0" w:space="0" w:color="auto"/>
                  </w:divBdr>
                  <w:divsChild>
                    <w:div w:id="512573650">
                      <w:marLeft w:val="0"/>
                      <w:marRight w:val="0"/>
                      <w:marTop w:val="0"/>
                      <w:marBottom w:val="0"/>
                      <w:divBdr>
                        <w:top w:val="none" w:sz="0" w:space="0" w:color="auto"/>
                        <w:left w:val="none" w:sz="0" w:space="0" w:color="auto"/>
                        <w:bottom w:val="none" w:sz="0" w:space="0" w:color="auto"/>
                        <w:right w:val="none" w:sz="0" w:space="0" w:color="auto"/>
                      </w:divBdr>
                    </w:div>
                  </w:divsChild>
                </w:div>
                <w:div w:id="21051261">
                  <w:marLeft w:val="0"/>
                  <w:marRight w:val="0"/>
                  <w:marTop w:val="0"/>
                  <w:marBottom w:val="0"/>
                  <w:divBdr>
                    <w:top w:val="none" w:sz="0" w:space="0" w:color="auto"/>
                    <w:left w:val="none" w:sz="0" w:space="0" w:color="auto"/>
                    <w:bottom w:val="none" w:sz="0" w:space="0" w:color="auto"/>
                    <w:right w:val="none" w:sz="0" w:space="0" w:color="auto"/>
                  </w:divBdr>
                  <w:divsChild>
                    <w:div w:id="731538419">
                      <w:marLeft w:val="0"/>
                      <w:marRight w:val="0"/>
                      <w:marTop w:val="0"/>
                      <w:marBottom w:val="0"/>
                      <w:divBdr>
                        <w:top w:val="none" w:sz="0" w:space="0" w:color="auto"/>
                        <w:left w:val="none" w:sz="0" w:space="0" w:color="auto"/>
                        <w:bottom w:val="none" w:sz="0" w:space="0" w:color="auto"/>
                        <w:right w:val="none" w:sz="0" w:space="0" w:color="auto"/>
                      </w:divBdr>
                    </w:div>
                  </w:divsChild>
                </w:div>
                <w:div w:id="1412658808">
                  <w:marLeft w:val="0"/>
                  <w:marRight w:val="0"/>
                  <w:marTop w:val="0"/>
                  <w:marBottom w:val="0"/>
                  <w:divBdr>
                    <w:top w:val="none" w:sz="0" w:space="0" w:color="auto"/>
                    <w:left w:val="none" w:sz="0" w:space="0" w:color="auto"/>
                    <w:bottom w:val="none" w:sz="0" w:space="0" w:color="auto"/>
                    <w:right w:val="none" w:sz="0" w:space="0" w:color="auto"/>
                  </w:divBdr>
                  <w:divsChild>
                    <w:div w:id="1640573547">
                      <w:marLeft w:val="0"/>
                      <w:marRight w:val="0"/>
                      <w:marTop w:val="0"/>
                      <w:marBottom w:val="0"/>
                      <w:divBdr>
                        <w:top w:val="none" w:sz="0" w:space="0" w:color="auto"/>
                        <w:left w:val="none" w:sz="0" w:space="0" w:color="auto"/>
                        <w:bottom w:val="none" w:sz="0" w:space="0" w:color="auto"/>
                        <w:right w:val="none" w:sz="0" w:space="0" w:color="auto"/>
                      </w:divBdr>
                    </w:div>
                  </w:divsChild>
                </w:div>
                <w:div w:id="710958333">
                  <w:marLeft w:val="0"/>
                  <w:marRight w:val="0"/>
                  <w:marTop w:val="0"/>
                  <w:marBottom w:val="0"/>
                  <w:divBdr>
                    <w:top w:val="none" w:sz="0" w:space="0" w:color="auto"/>
                    <w:left w:val="none" w:sz="0" w:space="0" w:color="auto"/>
                    <w:bottom w:val="none" w:sz="0" w:space="0" w:color="auto"/>
                    <w:right w:val="none" w:sz="0" w:space="0" w:color="auto"/>
                  </w:divBdr>
                  <w:divsChild>
                    <w:div w:id="75904809">
                      <w:marLeft w:val="0"/>
                      <w:marRight w:val="0"/>
                      <w:marTop w:val="0"/>
                      <w:marBottom w:val="0"/>
                      <w:divBdr>
                        <w:top w:val="none" w:sz="0" w:space="0" w:color="auto"/>
                        <w:left w:val="none" w:sz="0" w:space="0" w:color="auto"/>
                        <w:bottom w:val="none" w:sz="0" w:space="0" w:color="auto"/>
                        <w:right w:val="none" w:sz="0" w:space="0" w:color="auto"/>
                      </w:divBdr>
                    </w:div>
                  </w:divsChild>
                </w:div>
                <w:div w:id="1589117355">
                  <w:marLeft w:val="0"/>
                  <w:marRight w:val="0"/>
                  <w:marTop w:val="0"/>
                  <w:marBottom w:val="0"/>
                  <w:divBdr>
                    <w:top w:val="none" w:sz="0" w:space="0" w:color="auto"/>
                    <w:left w:val="none" w:sz="0" w:space="0" w:color="auto"/>
                    <w:bottom w:val="none" w:sz="0" w:space="0" w:color="auto"/>
                    <w:right w:val="none" w:sz="0" w:space="0" w:color="auto"/>
                  </w:divBdr>
                  <w:divsChild>
                    <w:div w:id="1961063591">
                      <w:marLeft w:val="0"/>
                      <w:marRight w:val="0"/>
                      <w:marTop w:val="0"/>
                      <w:marBottom w:val="0"/>
                      <w:divBdr>
                        <w:top w:val="none" w:sz="0" w:space="0" w:color="auto"/>
                        <w:left w:val="none" w:sz="0" w:space="0" w:color="auto"/>
                        <w:bottom w:val="none" w:sz="0" w:space="0" w:color="auto"/>
                        <w:right w:val="none" w:sz="0" w:space="0" w:color="auto"/>
                      </w:divBdr>
                    </w:div>
                  </w:divsChild>
                </w:div>
                <w:div w:id="2117627459">
                  <w:marLeft w:val="0"/>
                  <w:marRight w:val="0"/>
                  <w:marTop w:val="0"/>
                  <w:marBottom w:val="0"/>
                  <w:divBdr>
                    <w:top w:val="none" w:sz="0" w:space="0" w:color="auto"/>
                    <w:left w:val="none" w:sz="0" w:space="0" w:color="auto"/>
                    <w:bottom w:val="none" w:sz="0" w:space="0" w:color="auto"/>
                    <w:right w:val="none" w:sz="0" w:space="0" w:color="auto"/>
                  </w:divBdr>
                  <w:divsChild>
                    <w:div w:id="201988853">
                      <w:marLeft w:val="0"/>
                      <w:marRight w:val="0"/>
                      <w:marTop w:val="0"/>
                      <w:marBottom w:val="0"/>
                      <w:divBdr>
                        <w:top w:val="none" w:sz="0" w:space="0" w:color="auto"/>
                        <w:left w:val="none" w:sz="0" w:space="0" w:color="auto"/>
                        <w:bottom w:val="none" w:sz="0" w:space="0" w:color="auto"/>
                        <w:right w:val="none" w:sz="0" w:space="0" w:color="auto"/>
                      </w:divBdr>
                    </w:div>
                    <w:div w:id="850486260">
                      <w:marLeft w:val="0"/>
                      <w:marRight w:val="0"/>
                      <w:marTop w:val="0"/>
                      <w:marBottom w:val="0"/>
                      <w:divBdr>
                        <w:top w:val="none" w:sz="0" w:space="0" w:color="auto"/>
                        <w:left w:val="none" w:sz="0" w:space="0" w:color="auto"/>
                        <w:bottom w:val="none" w:sz="0" w:space="0" w:color="auto"/>
                        <w:right w:val="none" w:sz="0" w:space="0" w:color="auto"/>
                      </w:divBdr>
                    </w:div>
                    <w:div w:id="708066265">
                      <w:marLeft w:val="0"/>
                      <w:marRight w:val="0"/>
                      <w:marTop w:val="0"/>
                      <w:marBottom w:val="0"/>
                      <w:divBdr>
                        <w:top w:val="none" w:sz="0" w:space="0" w:color="auto"/>
                        <w:left w:val="none" w:sz="0" w:space="0" w:color="auto"/>
                        <w:bottom w:val="none" w:sz="0" w:space="0" w:color="auto"/>
                        <w:right w:val="none" w:sz="0" w:space="0" w:color="auto"/>
                      </w:divBdr>
                    </w:div>
                  </w:divsChild>
                </w:div>
                <w:div w:id="1985234113">
                  <w:marLeft w:val="0"/>
                  <w:marRight w:val="0"/>
                  <w:marTop w:val="0"/>
                  <w:marBottom w:val="0"/>
                  <w:divBdr>
                    <w:top w:val="none" w:sz="0" w:space="0" w:color="auto"/>
                    <w:left w:val="none" w:sz="0" w:space="0" w:color="auto"/>
                    <w:bottom w:val="none" w:sz="0" w:space="0" w:color="auto"/>
                    <w:right w:val="none" w:sz="0" w:space="0" w:color="auto"/>
                  </w:divBdr>
                  <w:divsChild>
                    <w:div w:id="697777449">
                      <w:marLeft w:val="0"/>
                      <w:marRight w:val="0"/>
                      <w:marTop w:val="0"/>
                      <w:marBottom w:val="0"/>
                      <w:divBdr>
                        <w:top w:val="none" w:sz="0" w:space="0" w:color="auto"/>
                        <w:left w:val="none" w:sz="0" w:space="0" w:color="auto"/>
                        <w:bottom w:val="none" w:sz="0" w:space="0" w:color="auto"/>
                        <w:right w:val="none" w:sz="0" w:space="0" w:color="auto"/>
                      </w:divBdr>
                    </w:div>
                  </w:divsChild>
                </w:div>
                <w:div w:id="425733372">
                  <w:marLeft w:val="0"/>
                  <w:marRight w:val="0"/>
                  <w:marTop w:val="0"/>
                  <w:marBottom w:val="0"/>
                  <w:divBdr>
                    <w:top w:val="none" w:sz="0" w:space="0" w:color="auto"/>
                    <w:left w:val="none" w:sz="0" w:space="0" w:color="auto"/>
                    <w:bottom w:val="none" w:sz="0" w:space="0" w:color="auto"/>
                    <w:right w:val="none" w:sz="0" w:space="0" w:color="auto"/>
                  </w:divBdr>
                  <w:divsChild>
                    <w:div w:id="1047291375">
                      <w:marLeft w:val="0"/>
                      <w:marRight w:val="0"/>
                      <w:marTop w:val="0"/>
                      <w:marBottom w:val="0"/>
                      <w:divBdr>
                        <w:top w:val="none" w:sz="0" w:space="0" w:color="auto"/>
                        <w:left w:val="none" w:sz="0" w:space="0" w:color="auto"/>
                        <w:bottom w:val="none" w:sz="0" w:space="0" w:color="auto"/>
                        <w:right w:val="none" w:sz="0" w:space="0" w:color="auto"/>
                      </w:divBdr>
                    </w:div>
                  </w:divsChild>
                </w:div>
                <w:div w:id="532310662">
                  <w:marLeft w:val="0"/>
                  <w:marRight w:val="0"/>
                  <w:marTop w:val="0"/>
                  <w:marBottom w:val="0"/>
                  <w:divBdr>
                    <w:top w:val="none" w:sz="0" w:space="0" w:color="auto"/>
                    <w:left w:val="none" w:sz="0" w:space="0" w:color="auto"/>
                    <w:bottom w:val="none" w:sz="0" w:space="0" w:color="auto"/>
                    <w:right w:val="none" w:sz="0" w:space="0" w:color="auto"/>
                  </w:divBdr>
                  <w:divsChild>
                    <w:div w:id="1154637431">
                      <w:marLeft w:val="0"/>
                      <w:marRight w:val="0"/>
                      <w:marTop w:val="0"/>
                      <w:marBottom w:val="0"/>
                      <w:divBdr>
                        <w:top w:val="none" w:sz="0" w:space="0" w:color="auto"/>
                        <w:left w:val="none" w:sz="0" w:space="0" w:color="auto"/>
                        <w:bottom w:val="none" w:sz="0" w:space="0" w:color="auto"/>
                        <w:right w:val="none" w:sz="0" w:space="0" w:color="auto"/>
                      </w:divBdr>
                    </w:div>
                  </w:divsChild>
                </w:div>
                <w:div w:id="1053888383">
                  <w:marLeft w:val="0"/>
                  <w:marRight w:val="0"/>
                  <w:marTop w:val="0"/>
                  <w:marBottom w:val="0"/>
                  <w:divBdr>
                    <w:top w:val="none" w:sz="0" w:space="0" w:color="auto"/>
                    <w:left w:val="none" w:sz="0" w:space="0" w:color="auto"/>
                    <w:bottom w:val="none" w:sz="0" w:space="0" w:color="auto"/>
                    <w:right w:val="none" w:sz="0" w:space="0" w:color="auto"/>
                  </w:divBdr>
                  <w:divsChild>
                    <w:div w:id="921835346">
                      <w:marLeft w:val="0"/>
                      <w:marRight w:val="0"/>
                      <w:marTop w:val="0"/>
                      <w:marBottom w:val="0"/>
                      <w:divBdr>
                        <w:top w:val="none" w:sz="0" w:space="0" w:color="auto"/>
                        <w:left w:val="none" w:sz="0" w:space="0" w:color="auto"/>
                        <w:bottom w:val="none" w:sz="0" w:space="0" w:color="auto"/>
                        <w:right w:val="none" w:sz="0" w:space="0" w:color="auto"/>
                      </w:divBdr>
                    </w:div>
                  </w:divsChild>
                </w:div>
                <w:div w:id="2022850950">
                  <w:marLeft w:val="0"/>
                  <w:marRight w:val="0"/>
                  <w:marTop w:val="0"/>
                  <w:marBottom w:val="0"/>
                  <w:divBdr>
                    <w:top w:val="none" w:sz="0" w:space="0" w:color="auto"/>
                    <w:left w:val="none" w:sz="0" w:space="0" w:color="auto"/>
                    <w:bottom w:val="none" w:sz="0" w:space="0" w:color="auto"/>
                    <w:right w:val="none" w:sz="0" w:space="0" w:color="auto"/>
                  </w:divBdr>
                  <w:divsChild>
                    <w:div w:id="398292436">
                      <w:marLeft w:val="0"/>
                      <w:marRight w:val="0"/>
                      <w:marTop w:val="0"/>
                      <w:marBottom w:val="0"/>
                      <w:divBdr>
                        <w:top w:val="none" w:sz="0" w:space="0" w:color="auto"/>
                        <w:left w:val="none" w:sz="0" w:space="0" w:color="auto"/>
                        <w:bottom w:val="none" w:sz="0" w:space="0" w:color="auto"/>
                        <w:right w:val="none" w:sz="0" w:space="0" w:color="auto"/>
                      </w:divBdr>
                    </w:div>
                  </w:divsChild>
                </w:div>
                <w:div w:id="599870136">
                  <w:marLeft w:val="0"/>
                  <w:marRight w:val="0"/>
                  <w:marTop w:val="0"/>
                  <w:marBottom w:val="0"/>
                  <w:divBdr>
                    <w:top w:val="none" w:sz="0" w:space="0" w:color="auto"/>
                    <w:left w:val="none" w:sz="0" w:space="0" w:color="auto"/>
                    <w:bottom w:val="none" w:sz="0" w:space="0" w:color="auto"/>
                    <w:right w:val="none" w:sz="0" w:space="0" w:color="auto"/>
                  </w:divBdr>
                  <w:divsChild>
                    <w:div w:id="1451515698">
                      <w:marLeft w:val="0"/>
                      <w:marRight w:val="0"/>
                      <w:marTop w:val="0"/>
                      <w:marBottom w:val="0"/>
                      <w:divBdr>
                        <w:top w:val="none" w:sz="0" w:space="0" w:color="auto"/>
                        <w:left w:val="none" w:sz="0" w:space="0" w:color="auto"/>
                        <w:bottom w:val="none" w:sz="0" w:space="0" w:color="auto"/>
                        <w:right w:val="none" w:sz="0" w:space="0" w:color="auto"/>
                      </w:divBdr>
                    </w:div>
                  </w:divsChild>
                </w:div>
                <w:div w:id="1401176451">
                  <w:marLeft w:val="0"/>
                  <w:marRight w:val="0"/>
                  <w:marTop w:val="0"/>
                  <w:marBottom w:val="0"/>
                  <w:divBdr>
                    <w:top w:val="none" w:sz="0" w:space="0" w:color="auto"/>
                    <w:left w:val="none" w:sz="0" w:space="0" w:color="auto"/>
                    <w:bottom w:val="none" w:sz="0" w:space="0" w:color="auto"/>
                    <w:right w:val="none" w:sz="0" w:space="0" w:color="auto"/>
                  </w:divBdr>
                  <w:divsChild>
                    <w:div w:id="26682302">
                      <w:marLeft w:val="0"/>
                      <w:marRight w:val="0"/>
                      <w:marTop w:val="0"/>
                      <w:marBottom w:val="0"/>
                      <w:divBdr>
                        <w:top w:val="none" w:sz="0" w:space="0" w:color="auto"/>
                        <w:left w:val="none" w:sz="0" w:space="0" w:color="auto"/>
                        <w:bottom w:val="none" w:sz="0" w:space="0" w:color="auto"/>
                        <w:right w:val="none" w:sz="0" w:space="0" w:color="auto"/>
                      </w:divBdr>
                    </w:div>
                  </w:divsChild>
                </w:div>
                <w:div w:id="1358234999">
                  <w:marLeft w:val="0"/>
                  <w:marRight w:val="0"/>
                  <w:marTop w:val="0"/>
                  <w:marBottom w:val="0"/>
                  <w:divBdr>
                    <w:top w:val="none" w:sz="0" w:space="0" w:color="auto"/>
                    <w:left w:val="none" w:sz="0" w:space="0" w:color="auto"/>
                    <w:bottom w:val="none" w:sz="0" w:space="0" w:color="auto"/>
                    <w:right w:val="none" w:sz="0" w:space="0" w:color="auto"/>
                  </w:divBdr>
                  <w:divsChild>
                    <w:div w:id="1204368253">
                      <w:marLeft w:val="0"/>
                      <w:marRight w:val="0"/>
                      <w:marTop w:val="0"/>
                      <w:marBottom w:val="0"/>
                      <w:divBdr>
                        <w:top w:val="none" w:sz="0" w:space="0" w:color="auto"/>
                        <w:left w:val="none" w:sz="0" w:space="0" w:color="auto"/>
                        <w:bottom w:val="none" w:sz="0" w:space="0" w:color="auto"/>
                        <w:right w:val="none" w:sz="0" w:space="0" w:color="auto"/>
                      </w:divBdr>
                    </w:div>
                  </w:divsChild>
                </w:div>
                <w:div w:id="1968046514">
                  <w:marLeft w:val="0"/>
                  <w:marRight w:val="0"/>
                  <w:marTop w:val="0"/>
                  <w:marBottom w:val="0"/>
                  <w:divBdr>
                    <w:top w:val="none" w:sz="0" w:space="0" w:color="auto"/>
                    <w:left w:val="none" w:sz="0" w:space="0" w:color="auto"/>
                    <w:bottom w:val="none" w:sz="0" w:space="0" w:color="auto"/>
                    <w:right w:val="none" w:sz="0" w:space="0" w:color="auto"/>
                  </w:divBdr>
                  <w:divsChild>
                    <w:div w:id="648443388">
                      <w:marLeft w:val="0"/>
                      <w:marRight w:val="0"/>
                      <w:marTop w:val="0"/>
                      <w:marBottom w:val="0"/>
                      <w:divBdr>
                        <w:top w:val="none" w:sz="0" w:space="0" w:color="auto"/>
                        <w:left w:val="none" w:sz="0" w:space="0" w:color="auto"/>
                        <w:bottom w:val="none" w:sz="0" w:space="0" w:color="auto"/>
                        <w:right w:val="none" w:sz="0" w:space="0" w:color="auto"/>
                      </w:divBdr>
                    </w:div>
                  </w:divsChild>
                </w:div>
                <w:div w:id="1721241663">
                  <w:marLeft w:val="0"/>
                  <w:marRight w:val="0"/>
                  <w:marTop w:val="0"/>
                  <w:marBottom w:val="0"/>
                  <w:divBdr>
                    <w:top w:val="none" w:sz="0" w:space="0" w:color="auto"/>
                    <w:left w:val="none" w:sz="0" w:space="0" w:color="auto"/>
                    <w:bottom w:val="none" w:sz="0" w:space="0" w:color="auto"/>
                    <w:right w:val="none" w:sz="0" w:space="0" w:color="auto"/>
                  </w:divBdr>
                  <w:divsChild>
                    <w:div w:id="444497598">
                      <w:marLeft w:val="0"/>
                      <w:marRight w:val="0"/>
                      <w:marTop w:val="0"/>
                      <w:marBottom w:val="0"/>
                      <w:divBdr>
                        <w:top w:val="none" w:sz="0" w:space="0" w:color="auto"/>
                        <w:left w:val="none" w:sz="0" w:space="0" w:color="auto"/>
                        <w:bottom w:val="none" w:sz="0" w:space="0" w:color="auto"/>
                        <w:right w:val="none" w:sz="0" w:space="0" w:color="auto"/>
                      </w:divBdr>
                    </w:div>
                  </w:divsChild>
                </w:div>
                <w:div w:id="1471745023">
                  <w:marLeft w:val="0"/>
                  <w:marRight w:val="0"/>
                  <w:marTop w:val="0"/>
                  <w:marBottom w:val="0"/>
                  <w:divBdr>
                    <w:top w:val="none" w:sz="0" w:space="0" w:color="auto"/>
                    <w:left w:val="none" w:sz="0" w:space="0" w:color="auto"/>
                    <w:bottom w:val="none" w:sz="0" w:space="0" w:color="auto"/>
                    <w:right w:val="none" w:sz="0" w:space="0" w:color="auto"/>
                  </w:divBdr>
                  <w:divsChild>
                    <w:div w:id="1049647436">
                      <w:marLeft w:val="0"/>
                      <w:marRight w:val="0"/>
                      <w:marTop w:val="0"/>
                      <w:marBottom w:val="0"/>
                      <w:divBdr>
                        <w:top w:val="none" w:sz="0" w:space="0" w:color="auto"/>
                        <w:left w:val="none" w:sz="0" w:space="0" w:color="auto"/>
                        <w:bottom w:val="none" w:sz="0" w:space="0" w:color="auto"/>
                        <w:right w:val="none" w:sz="0" w:space="0" w:color="auto"/>
                      </w:divBdr>
                    </w:div>
                  </w:divsChild>
                </w:div>
                <w:div w:id="1415929579">
                  <w:marLeft w:val="0"/>
                  <w:marRight w:val="0"/>
                  <w:marTop w:val="0"/>
                  <w:marBottom w:val="0"/>
                  <w:divBdr>
                    <w:top w:val="none" w:sz="0" w:space="0" w:color="auto"/>
                    <w:left w:val="none" w:sz="0" w:space="0" w:color="auto"/>
                    <w:bottom w:val="none" w:sz="0" w:space="0" w:color="auto"/>
                    <w:right w:val="none" w:sz="0" w:space="0" w:color="auto"/>
                  </w:divBdr>
                  <w:divsChild>
                    <w:div w:id="1134785653">
                      <w:marLeft w:val="0"/>
                      <w:marRight w:val="0"/>
                      <w:marTop w:val="0"/>
                      <w:marBottom w:val="0"/>
                      <w:divBdr>
                        <w:top w:val="none" w:sz="0" w:space="0" w:color="auto"/>
                        <w:left w:val="none" w:sz="0" w:space="0" w:color="auto"/>
                        <w:bottom w:val="none" w:sz="0" w:space="0" w:color="auto"/>
                        <w:right w:val="none" w:sz="0" w:space="0" w:color="auto"/>
                      </w:divBdr>
                    </w:div>
                  </w:divsChild>
                </w:div>
                <w:div w:id="520241172">
                  <w:marLeft w:val="0"/>
                  <w:marRight w:val="0"/>
                  <w:marTop w:val="0"/>
                  <w:marBottom w:val="0"/>
                  <w:divBdr>
                    <w:top w:val="none" w:sz="0" w:space="0" w:color="auto"/>
                    <w:left w:val="none" w:sz="0" w:space="0" w:color="auto"/>
                    <w:bottom w:val="none" w:sz="0" w:space="0" w:color="auto"/>
                    <w:right w:val="none" w:sz="0" w:space="0" w:color="auto"/>
                  </w:divBdr>
                  <w:divsChild>
                    <w:div w:id="1909997089">
                      <w:marLeft w:val="0"/>
                      <w:marRight w:val="0"/>
                      <w:marTop w:val="0"/>
                      <w:marBottom w:val="0"/>
                      <w:divBdr>
                        <w:top w:val="none" w:sz="0" w:space="0" w:color="auto"/>
                        <w:left w:val="none" w:sz="0" w:space="0" w:color="auto"/>
                        <w:bottom w:val="none" w:sz="0" w:space="0" w:color="auto"/>
                        <w:right w:val="none" w:sz="0" w:space="0" w:color="auto"/>
                      </w:divBdr>
                    </w:div>
                  </w:divsChild>
                </w:div>
                <w:div w:id="71247285">
                  <w:marLeft w:val="0"/>
                  <w:marRight w:val="0"/>
                  <w:marTop w:val="0"/>
                  <w:marBottom w:val="0"/>
                  <w:divBdr>
                    <w:top w:val="none" w:sz="0" w:space="0" w:color="auto"/>
                    <w:left w:val="none" w:sz="0" w:space="0" w:color="auto"/>
                    <w:bottom w:val="none" w:sz="0" w:space="0" w:color="auto"/>
                    <w:right w:val="none" w:sz="0" w:space="0" w:color="auto"/>
                  </w:divBdr>
                  <w:divsChild>
                    <w:div w:id="1807963012">
                      <w:marLeft w:val="0"/>
                      <w:marRight w:val="0"/>
                      <w:marTop w:val="0"/>
                      <w:marBottom w:val="0"/>
                      <w:divBdr>
                        <w:top w:val="none" w:sz="0" w:space="0" w:color="auto"/>
                        <w:left w:val="none" w:sz="0" w:space="0" w:color="auto"/>
                        <w:bottom w:val="none" w:sz="0" w:space="0" w:color="auto"/>
                        <w:right w:val="none" w:sz="0" w:space="0" w:color="auto"/>
                      </w:divBdr>
                    </w:div>
                  </w:divsChild>
                </w:div>
                <w:div w:id="493035069">
                  <w:marLeft w:val="0"/>
                  <w:marRight w:val="0"/>
                  <w:marTop w:val="0"/>
                  <w:marBottom w:val="0"/>
                  <w:divBdr>
                    <w:top w:val="none" w:sz="0" w:space="0" w:color="auto"/>
                    <w:left w:val="none" w:sz="0" w:space="0" w:color="auto"/>
                    <w:bottom w:val="none" w:sz="0" w:space="0" w:color="auto"/>
                    <w:right w:val="none" w:sz="0" w:space="0" w:color="auto"/>
                  </w:divBdr>
                  <w:divsChild>
                    <w:div w:id="432868100">
                      <w:marLeft w:val="0"/>
                      <w:marRight w:val="0"/>
                      <w:marTop w:val="0"/>
                      <w:marBottom w:val="0"/>
                      <w:divBdr>
                        <w:top w:val="none" w:sz="0" w:space="0" w:color="auto"/>
                        <w:left w:val="none" w:sz="0" w:space="0" w:color="auto"/>
                        <w:bottom w:val="none" w:sz="0" w:space="0" w:color="auto"/>
                        <w:right w:val="none" w:sz="0" w:space="0" w:color="auto"/>
                      </w:divBdr>
                    </w:div>
                  </w:divsChild>
                </w:div>
                <w:div w:id="714889025">
                  <w:marLeft w:val="0"/>
                  <w:marRight w:val="0"/>
                  <w:marTop w:val="0"/>
                  <w:marBottom w:val="0"/>
                  <w:divBdr>
                    <w:top w:val="none" w:sz="0" w:space="0" w:color="auto"/>
                    <w:left w:val="none" w:sz="0" w:space="0" w:color="auto"/>
                    <w:bottom w:val="none" w:sz="0" w:space="0" w:color="auto"/>
                    <w:right w:val="none" w:sz="0" w:space="0" w:color="auto"/>
                  </w:divBdr>
                  <w:divsChild>
                    <w:div w:id="3467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92511">
      <w:bodyDiv w:val="1"/>
      <w:marLeft w:val="0"/>
      <w:marRight w:val="0"/>
      <w:marTop w:val="0"/>
      <w:marBottom w:val="0"/>
      <w:divBdr>
        <w:top w:val="none" w:sz="0" w:space="0" w:color="auto"/>
        <w:left w:val="none" w:sz="0" w:space="0" w:color="auto"/>
        <w:bottom w:val="none" w:sz="0" w:space="0" w:color="auto"/>
        <w:right w:val="none" w:sz="0" w:space="0" w:color="auto"/>
      </w:divBdr>
    </w:div>
    <w:div w:id="749697884">
      <w:bodyDiv w:val="1"/>
      <w:marLeft w:val="0"/>
      <w:marRight w:val="0"/>
      <w:marTop w:val="0"/>
      <w:marBottom w:val="0"/>
      <w:divBdr>
        <w:top w:val="none" w:sz="0" w:space="0" w:color="auto"/>
        <w:left w:val="none" w:sz="0" w:space="0" w:color="auto"/>
        <w:bottom w:val="none" w:sz="0" w:space="0" w:color="auto"/>
        <w:right w:val="none" w:sz="0" w:space="0" w:color="auto"/>
      </w:divBdr>
    </w:div>
    <w:div w:id="755831827">
      <w:bodyDiv w:val="1"/>
      <w:marLeft w:val="0"/>
      <w:marRight w:val="0"/>
      <w:marTop w:val="0"/>
      <w:marBottom w:val="0"/>
      <w:divBdr>
        <w:top w:val="none" w:sz="0" w:space="0" w:color="auto"/>
        <w:left w:val="none" w:sz="0" w:space="0" w:color="auto"/>
        <w:bottom w:val="none" w:sz="0" w:space="0" w:color="auto"/>
        <w:right w:val="none" w:sz="0" w:space="0" w:color="auto"/>
      </w:divBdr>
    </w:div>
    <w:div w:id="772744391">
      <w:bodyDiv w:val="1"/>
      <w:marLeft w:val="0"/>
      <w:marRight w:val="0"/>
      <w:marTop w:val="0"/>
      <w:marBottom w:val="0"/>
      <w:divBdr>
        <w:top w:val="none" w:sz="0" w:space="0" w:color="auto"/>
        <w:left w:val="none" w:sz="0" w:space="0" w:color="auto"/>
        <w:bottom w:val="none" w:sz="0" w:space="0" w:color="auto"/>
        <w:right w:val="none" w:sz="0" w:space="0" w:color="auto"/>
      </w:divBdr>
    </w:div>
    <w:div w:id="780613751">
      <w:bodyDiv w:val="1"/>
      <w:marLeft w:val="0"/>
      <w:marRight w:val="0"/>
      <w:marTop w:val="0"/>
      <w:marBottom w:val="0"/>
      <w:divBdr>
        <w:top w:val="none" w:sz="0" w:space="0" w:color="auto"/>
        <w:left w:val="none" w:sz="0" w:space="0" w:color="auto"/>
        <w:bottom w:val="none" w:sz="0" w:space="0" w:color="auto"/>
        <w:right w:val="none" w:sz="0" w:space="0" w:color="auto"/>
      </w:divBdr>
    </w:div>
    <w:div w:id="798955050">
      <w:bodyDiv w:val="1"/>
      <w:marLeft w:val="0"/>
      <w:marRight w:val="0"/>
      <w:marTop w:val="0"/>
      <w:marBottom w:val="0"/>
      <w:divBdr>
        <w:top w:val="none" w:sz="0" w:space="0" w:color="auto"/>
        <w:left w:val="none" w:sz="0" w:space="0" w:color="auto"/>
        <w:bottom w:val="none" w:sz="0" w:space="0" w:color="auto"/>
        <w:right w:val="none" w:sz="0" w:space="0" w:color="auto"/>
      </w:divBdr>
    </w:div>
    <w:div w:id="805006475">
      <w:bodyDiv w:val="1"/>
      <w:marLeft w:val="0"/>
      <w:marRight w:val="0"/>
      <w:marTop w:val="0"/>
      <w:marBottom w:val="0"/>
      <w:divBdr>
        <w:top w:val="none" w:sz="0" w:space="0" w:color="auto"/>
        <w:left w:val="none" w:sz="0" w:space="0" w:color="auto"/>
        <w:bottom w:val="none" w:sz="0" w:space="0" w:color="auto"/>
        <w:right w:val="none" w:sz="0" w:space="0" w:color="auto"/>
      </w:divBdr>
    </w:div>
    <w:div w:id="843396504">
      <w:bodyDiv w:val="1"/>
      <w:marLeft w:val="0"/>
      <w:marRight w:val="0"/>
      <w:marTop w:val="0"/>
      <w:marBottom w:val="0"/>
      <w:divBdr>
        <w:top w:val="none" w:sz="0" w:space="0" w:color="auto"/>
        <w:left w:val="none" w:sz="0" w:space="0" w:color="auto"/>
        <w:bottom w:val="none" w:sz="0" w:space="0" w:color="auto"/>
        <w:right w:val="none" w:sz="0" w:space="0" w:color="auto"/>
      </w:divBdr>
    </w:div>
    <w:div w:id="852571091">
      <w:bodyDiv w:val="1"/>
      <w:marLeft w:val="0"/>
      <w:marRight w:val="0"/>
      <w:marTop w:val="0"/>
      <w:marBottom w:val="0"/>
      <w:divBdr>
        <w:top w:val="none" w:sz="0" w:space="0" w:color="auto"/>
        <w:left w:val="none" w:sz="0" w:space="0" w:color="auto"/>
        <w:bottom w:val="none" w:sz="0" w:space="0" w:color="auto"/>
        <w:right w:val="none" w:sz="0" w:space="0" w:color="auto"/>
      </w:divBdr>
    </w:div>
    <w:div w:id="879780514">
      <w:bodyDiv w:val="1"/>
      <w:marLeft w:val="0"/>
      <w:marRight w:val="0"/>
      <w:marTop w:val="0"/>
      <w:marBottom w:val="0"/>
      <w:divBdr>
        <w:top w:val="none" w:sz="0" w:space="0" w:color="auto"/>
        <w:left w:val="none" w:sz="0" w:space="0" w:color="auto"/>
        <w:bottom w:val="none" w:sz="0" w:space="0" w:color="auto"/>
        <w:right w:val="none" w:sz="0" w:space="0" w:color="auto"/>
      </w:divBdr>
    </w:div>
    <w:div w:id="885138387">
      <w:bodyDiv w:val="1"/>
      <w:marLeft w:val="0"/>
      <w:marRight w:val="0"/>
      <w:marTop w:val="0"/>
      <w:marBottom w:val="0"/>
      <w:divBdr>
        <w:top w:val="none" w:sz="0" w:space="0" w:color="auto"/>
        <w:left w:val="none" w:sz="0" w:space="0" w:color="auto"/>
        <w:bottom w:val="none" w:sz="0" w:space="0" w:color="auto"/>
        <w:right w:val="none" w:sz="0" w:space="0" w:color="auto"/>
      </w:divBdr>
    </w:div>
    <w:div w:id="897282744">
      <w:bodyDiv w:val="1"/>
      <w:marLeft w:val="0"/>
      <w:marRight w:val="0"/>
      <w:marTop w:val="0"/>
      <w:marBottom w:val="0"/>
      <w:divBdr>
        <w:top w:val="none" w:sz="0" w:space="0" w:color="auto"/>
        <w:left w:val="none" w:sz="0" w:space="0" w:color="auto"/>
        <w:bottom w:val="none" w:sz="0" w:space="0" w:color="auto"/>
        <w:right w:val="none" w:sz="0" w:space="0" w:color="auto"/>
      </w:divBdr>
    </w:div>
    <w:div w:id="903880038">
      <w:bodyDiv w:val="1"/>
      <w:marLeft w:val="0"/>
      <w:marRight w:val="0"/>
      <w:marTop w:val="0"/>
      <w:marBottom w:val="0"/>
      <w:divBdr>
        <w:top w:val="none" w:sz="0" w:space="0" w:color="auto"/>
        <w:left w:val="none" w:sz="0" w:space="0" w:color="auto"/>
        <w:bottom w:val="none" w:sz="0" w:space="0" w:color="auto"/>
        <w:right w:val="none" w:sz="0" w:space="0" w:color="auto"/>
      </w:divBdr>
    </w:div>
    <w:div w:id="905652906">
      <w:bodyDiv w:val="1"/>
      <w:marLeft w:val="0"/>
      <w:marRight w:val="0"/>
      <w:marTop w:val="0"/>
      <w:marBottom w:val="0"/>
      <w:divBdr>
        <w:top w:val="none" w:sz="0" w:space="0" w:color="auto"/>
        <w:left w:val="none" w:sz="0" w:space="0" w:color="auto"/>
        <w:bottom w:val="none" w:sz="0" w:space="0" w:color="auto"/>
        <w:right w:val="none" w:sz="0" w:space="0" w:color="auto"/>
      </w:divBdr>
    </w:div>
    <w:div w:id="906305895">
      <w:bodyDiv w:val="1"/>
      <w:marLeft w:val="0"/>
      <w:marRight w:val="0"/>
      <w:marTop w:val="0"/>
      <w:marBottom w:val="0"/>
      <w:divBdr>
        <w:top w:val="none" w:sz="0" w:space="0" w:color="auto"/>
        <w:left w:val="none" w:sz="0" w:space="0" w:color="auto"/>
        <w:bottom w:val="none" w:sz="0" w:space="0" w:color="auto"/>
        <w:right w:val="none" w:sz="0" w:space="0" w:color="auto"/>
      </w:divBdr>
    </w:div>
    <w:div w:id="918752602">
      <w:bodyDiv w:val="1"/>
      <w:marLeft w:val="0"/>
      <w:marRight w:val="0"/>
      <w:marTop w:val="0"/>
      <w:marBottom w:val="0"/>
      <w:divBdr>
        <w:top w:val="none" w:sz="0" w:space="0" w:color="auto"/>
        <w:left w:val="none" w:sz="0" w:space="0" w:color="auto"/>
        <w:bottom w:val="none" w:sz="0" w:space="0" w:color="auto"/>
        <w:right w:val="none" w:sz="0" w:space="0" w:color="auto"/>
      </w:divBdr>
    </w:div>
    <w:div w:id="937978832">
      <w:bodyDiv w:val="1"/>
      <w:marLeft w:val="0"/>
      <w:marRight w:val="0"/>
      <w:marTop w:val="0"/>
      <w:marBottom w:val="0"/>
      <w:divBdr>
        <w:top w:val="none" w:sz="0" w:space="0" w:color="auto"/>
        <w:left w:val="none" w:sz="0" w:space="0" w:color="auto"/>
        <w:bottom w:val="none" w:sz="0" w:space="0" w:color="auto"/>
        <w:right w:val="none" w:sz="0" w:space="0" w:color="auto"/>
      </w:divBdr>
    </w:div>
    <w:div w:id="938488793">
      <w:bodyDiv w:val="1"/>
      <w:marLeft w:val="0"/>
      <w:marRight w:val="0"/>
      <w:marTop w:val="0"/>
      <w:marBottom w:val="0"/>
      <w:divBdr>
        <w:top w:val="none" w:sz="0" w:space="0" w:color="auto"/>
        <w:left w:val="none" w:sz="0" w:space="0" w:color="auto"/>
        <w:bottom w:val="none" w:sz="0" w:space="0" w:color="auto"/>
        <w:right w:val="none" w:sz="0" w:space="0" w:color="auto"/>
      </w:divBdr>
    </w:div>
    <w:div w:id="940406846">
      <w:bodyDiv w:val="1"/>
      <w:marLeft w:val="0"/>
      <w:marRight w:val="0"/>
      <w:marTop w:val="0"/>
      <w:marBottom w:val="0"/>
      <w:divBdr>
        <w:top w:val="none" w:sz="0" w:space="0" w:color="auto"/>
        <w:left w:val="none" w:sz="0" w:space="0" w:color="auto"/>
        <w:bottom w:val="none" w:sz="0" w:space="0" w:color="auto"/>
        <w:right w:val="none" w:sz="0" w:space="0" w:color="auto"/>
      </w:divBdr>
    </w:div>
    <w:div w:id="975263291">
      <w:bodyDiv w:val="1"/>
      <w:marLeft w:val="0"/>
      <w:marRight w:val="0"/>
      <w:marTop w:val="0"/>
      <w:marBottom w:val="0"/>
      <w:divBdr>
        <w:top w:val="none" w:sz="0" w:space="0" w:color="auto"/>
        <w:left w:val="none" w:sz="0" w:space="0" w:color="auto"/>
        <w:bottom w:val="none" w:sz="0" w:space="0" w:color="auto"/>
        <w:right w:val="none" w:sz="0" w:space="0" w:color="auto"/>
      </w:divBdr>
    </w:div>
    <w:div w:id="996690424">
      <w:bodyDiv w:val="1"/>
      <w:marLeft w:val="0"/>
      <w:marRight w:val="0"/>
      <w:marTop w:val="0"/>
      <w:marBottom w:val="0"/>
      <w:divBdr>
        <w:top w:val="none" w:sz="0" w:space="0" w:color="auto"/>
        <w:left w:val="none" w:sz="0" w:space="0" w:color="auto"/>
        <w:bottom w:val="none" w:sz="0" w:space="0" w:color="auto"/>
        <w:right w:val="none" w:sz="0" w:space="0" w:color="auto"/>
      </w:divBdr>
    </w:div>
    <w:div w:id="999388562">
      <w:bodyDiv w:val="1"/>
      <w:marLeft w:val="0"/>
      <w:marRight w:val="0"/>
      <w:marTop w:val="0"/>
      <w:marBottom w:val="0"/>
      <w:divBdr>
        <w:top w:val="none" w:sz="0" w:space="0" w:color="auto"/>
        <w:left w:val="none" w:sz="0" w:space="0" w:color="auto"/>
        <w:bottom w:val="none" w:sz="0" w:space="0" w:color="auto"/>
        <w:right w:val="none" w:sz="0" w:space="0" w:color="auto"/>
      </w:divBdr>
    </w:div>
    <w:div w:id="1008024963">
      <w:bodyDiv w:val="1"/>
      <w:marLeft w:val="0"/>
      <w:marRight w:val="0"/>
      <w:marTop w:val="0"/>
      <w:marBottom w:val="0"/>
      <w:divBdr>
        <w:top w:val="none" w:sz="0" w:space="0" w:color="auto"/>
        <w:left w:val="none" w:sz="0" w:space="0" w:color="auto"/>
        <w:bottom w:val="none" w:sz="0" w:space="0" w:color="auto"/>
        <w:right w:val="none" w:sz="0" w:space="0" w:color="auto"/>
      </w:divBdr>
    </w:div>
    <w:div w:id="1016810250">
      <w:bodyDiv w:val="1"/>
      <w:marLeft w:val="0"/>
      <w:marRight w:val="0"/>
      <w:marTop w:val="0"/>
      <w:marBottom w:val="0"/>
      <w:divBdr>
        <w:top w:val="none" w:sz="0" w:space="0" w:color="auto"/>
        <w:left w:val="none" w:sz="0" w:space="0" w:color="auto"/>
        <w:bottom w:val="none" w:sz="0" w:space="0" w:color="auto"/>
        <w:right w:val="none" w:sz="0" w:space="0" w:color="auto"/>
      </w:divBdr>
    </w:div>
    <w:div w:id="1025327878">
      <w:bodyDiv w:val="1"/>
      <w:marLeft w:val="0"/>
      <w:marRight w:val="0"/>
      <w:marTop w:val="0"/>
      <w:marBottom w:val="0"/>
      <w:divBdr>
        <w:top w:val="none" w:sz="0" w:space="0" w:color="auto"/>
        <w:left w:val="none" w:sz="0" w:space="0" w:color="auto"/>
        <w:bottom w:val="none" w:sz="0" w:space="0" w:color="auto"/>
        <w:right w:val="none" w:sz="0" w:space="0" w:color="auto"/>
      </w:divBdr>
    </w:div>
    <w:div w:id="1030571450">
      <w:bodyDiv w:val="1"/>
      <w:marLeft w:val="0"/>
      <w:marRight w:val="0"/>
      <w:marTop w:val="0"/>
      <w:marBottom w:val="0"/>
      <w:divBdr>
        <w:top w:val="none" w:sz="0" w:space="0" w:color="auto"/>
        <w:left w:val="none" w:sz="0" w:space="0" w:color="auto"/>
        <w:bottom w:val="none" w:sz="0" w:space="0" w:color="auto"/>
        <w:right w:val="none" w:sz="0" w:space="0" w:color="auto"/>
      </w:divBdr>
    </w:div>
    <w:div w:id="1039086372">
      <w:bodyDiv w:val="1"/>
      <w:marLeft w:val="0"/>
      <w:marRight w:val="0"/>
      <w:marTop w:val="0"/>
      <w:marBottom w:val="0"/>
      <w:divBdr>
        <w:top w:val="none" w:sz="0" w:space="0" w:color="auto"/>
        <w:left w:val="none" w:sz="0" w:space="0" w:color="auto"/>
        <w:bottom w:val="none" w:sz="0" w:space="0" w:color="auto"/>
        <w:right w:val="none" w:sz="0" w:space="0" w:color="auto"/>
      </w:divBdr>
    </w:div>
    <w:div w:id="1040133332">
      <w:bodyDiv w:val="1"/>
      <w:marLeft w:val="0"/>
      <w:marRight w:val="0"/>
      <w:marTop w:val="0"/>
      <w:marBottom w:val="0"/>
      <w:divBdr>
        <w:top w:val="none" w:sz="0" w:space="0" w:color="auto"/>
        <w:left w:val="none" w:sz="0" w:space="0" w:color="auto"/>
        <w:bottom w:val="none" w:sz="0" w:space="0" w:color="auto"/>
        <w:right w:val="none" w:sz="0" w:space="0" w:color="auto"/>
      </w:divBdr>
    </w:div>
    <w:div w:id="1055205691">
      <w:bodyDiv w:val="1"/>
      <w:marLeft w:val="0"/>
      <w:marRight w:val="0"/>
      <w:marTop w:val="0"/>
      <w:marBottom w:val="0"/>
      <w:divBdr>
        <w:top w:val="none" w:sz="0" w:space="0" w:color="auto"/>
        <w:left w:val="none" w:sz="0" w:space="0" w:color="auto"/>
        <w:bottom w:val="none" w:sz="0" w:space="0" w:color="auto"/>
        <w:right w:val="none" w:sz="0" w:space="0" w:color="auto"/>
      </w:divBdr>
    </w:div>
    <w:div w:id="1059212744">
      <w:bodyDiv w:val="1"/>
      <w:marLeft w:val="0"/>
      <w:marRight w:val="0"/>
      <w:marTop w:val="0"/>
      <w:marBottom w:val="0"/>
      <w:divBdr>
        <w:top w:val="none" w:sz="0" w:space="0" w:color="auto"/>
        <w:left w:val="none" w:sz="0" w:space="0" w:color="auto"/>
        <w:bottom w:val="none" w:sz="0" w:space="0" w:color="auto"/>
        <w:right w:val="none" w:sz="0" w:space="0" w:color="auto"/>
      </w:divBdr>
    </w:div>
    <w:div w:id="1073039679">
      <w:bodyDiv w:val="1"/>
      <w:marLeft w:val="0"/>
      <w:marRight w:val="0"/>
      <w:marTop w:val="0"/>
      <w:marBottom w:val="0"/>
      <w:divBdr>
        <w:top w:val="none" w:sz="0" w:space="0" w:color="auto"/>
        <w:left w:val="none" w:sz="0" w:space="0" w:color="auto"/>
        <w:bottom w:val="none" w:sz="0" w:space="0" w:color="auto"/>
        <w:right w:val="none" w:sz="0" w:space="0" w:color="auto"/>
      </w:divBdr>
    </w:div>
    <w:div w:id="1073234395">
      <w:bodyDiv w:val="1"/>
      <w:marLeft w:val="0"/>
      <w:marRight w:val="0"/>
      <w:marTop w:val="0"/>
      <w:marBottom w:val="0"/>
      <w:divBdr>
        <w:top w:val="none" w:sz="0" w:space="0" w:color="auto"/>
        <w:left w:val="none" w:sz="0" w:space="0" w:color="auto"/>
        <w:bottom w:val="none" w:sz="0" w:space="0" w:color="auto"/>
        <w:right w:val="none" w:sz="0" w:space="0" w:color="auto"/>
      </w:divBdr>
    </w:div>
    <w:div w:id="1081096034">
      <w:bodyDiv w:val="1"/>
      <w:marLeft w:val="0"/>
      <w:marRight w:val="0"/>
      <w:marTop w:val="0"/>
      <w:marBottom w:val="0"/>
      <w:divBdr>
        <w:top w:val="none" w:sz="0" w:space="0" w:color="auto"/>
        <w:left w:val="none" w:sz="0" w:space="0" w:color="auto"/>
        <w:bottom w:val="none" w:sz="0" w:space="0" w:color="auto"/>
        <w:right w:val="none" w:sz="0" w:space="0" w:color="auto"/>
      </w:divBdr>
    </w:div>
    <w:div w:id="1091051401">
      <w:bodyDiv w:val="1"/>
      <w:marLeft w:val="0"/>
      <w:marRight w:val="0"/>
      <w:marTop w:val="0"/>
      <w:marBottom w:val="0"/>
      <w:divBdr>
        <w:top w:val="none" w:sz="0" w:space="0" w:color="auto"/>
        <w:left w:val="none" w:sz="0" w:space="0" w:color="auto"/>
        <w:bottom w:val="none" w:sz="0" w:space="0" w:color="auto"/>
        <w:right w:val="none" w:sz="0" w:space="0" w:color="auto"/>
      </w:divBdr>
      <w:divsChild>
        <w:div w:id="1240405962">
          <w:marLeft w:val="0"/>
          <w:marRight w:val="0"/>
          <w:marTop w:val="0"/>
          <w:marBottom w:val="0"/>
          <w:divBdr>
            <w:top w:val="none" w:sz="0" w:space="0" w:color="auto"/>
            <w:left w:val="none" w:sz="0" w:space="0" w:color="auto"/>
            <w:bottom w:val="none" w:sz="0" w:space="0" w:color="auto"/>
            <w:right w:val="none" w:sz="0" w:space="0" w:color="auto"/>
          </w:divBdr>
          <w:divsChild>
            <w:div w:id="461702634">
              <w:marLeft w:val="0"/>
              <w:marRight w:val="0"/>
              <w:marTop w:val="0"/>
              <w:marBottom w:val="0"/>
              <w:divBdr>
                <w:top w:val="none" w:sz="0" w:space="0" w:color="auto"/>
                <w:left w:val="none" w:sz="0" w:space="0" w:color="auto"/>
                <w:bottom w:val="none" w:sz="0" w:space="0" w:color="auto"/>
                <w:right w:val="none" w:sz="0" w:space="0" w:color="auto"/>
              </w:divBdr>
            </w:div>
            <w:div w:id="2084794722">
              <w:marLeft w:val="0"/>
              <w:marRight w:val="0"/>
              <w:marTop w:val="0"/>
              <w:marBottom w:val="0"/>
              <w:divBdr>
                <w:top w:val="none" w:sz="0" w:space="0" w:color="auto"/>
                <w:left w:val="none" w:sz="0" w:space="0" w:color="auto"/>
                <w:bottom w:val="none" w:sz="0" w:space="0" w:color="auto"/>
                <w:right w:val="none" w:sz="0" w:space="0" w:color="auto"/>
              </w:divBdr>
            </w:div>
            <w:div w:id="1526404038">
              <w:marLeft w:val="0"/>
              <w:marRight w:val="0"/>
              <w:marTop w:val="0"/>
              <w:marBottom w:val="0"/>
              <w:divBdr>
                <w:top w:val="none" w:sz="0" w:space="0" w:color="auto"/>
                <w:left w:val="none" w:sz="0" w:space="0" w:color="auto"/>
                <w:bottom w:val="none" w:sz="0" w:space="0" w:color="auto"/>
                <w:right w:val="none" w:sz="0" w:space="0" w:color="auto"/>
              </w:divBdr>
            </w:div>
            <w:div w:id="254242920">
              <w:marLeft w:val="0"/>
              <w:marRight w:val="0"/>
              <w:marTop w:val="0"/>
              <w:marBottom w:val="0"/>
              <w:divBdr>
                <w:top w:val="none" w:sz="0" w:space="0" w:color="auto"/>
                <w:left w:val="none" w:sz="0" w:space="0" w:color="auto"/>
                <w:bottom w:val="none" w:sz="0" w:space="0" w:color="auto"/>
                <w:right w:val="none" w:sz="0" w:space="0" w:color="auto"/>
              </w:divBdr>
            </w:div>
            <w:div w:id="14187148">
              <w:marLeft w:val="0"/>
              <w:marRight w:val="0"/>
              <w:marTop w:val="0"/>
              <w:marBottom w:val="0"/>
              <w:divBdr>
                <w:top w:val="none" w:sz="0" w:space="0" w:color="auto"/>
                <w:left w:val="none" w:sz="0" w:space="0" w:color="auto"/>
                <w:bottom w:val="none" w:sz="0" w:space="0" w:color="auto"/>
                <w:right w:val="none" w:sz="0" w:space="0" w:color="auto"/>
              </w:divBdr>
            </w:div>
            <w:div w:id="181474056">
              <w:marLeft w:val="0"/>
              <w:marRight w:val="0"/>
              <w:marTop w:val="0"/>
              <w:marBottom w:val="0"/>
              <w:divBdr>
                <w:top w:val="none" w:sz="0" w:space="0" w:color="auto"/>
                <w:left w:val="none" w:sz="0" w:space="0" w:color="auto"/>
                <w:bottom w:val="none" w:sz="0" w:space="0" w:color="auto"/>
                <w:right w:val="none" w:sz="0" w:space="0" w:color="auto"/>
              </w:divBdr>
            </w:div>
            <w:div w:id="635112446">
              <w:marLeft w:val="0"/>
              <w:marRight w:val="0"/>
              <w:marTop w:val="0"/>
              <w:marBottom w:val="0"/>
              <w:divBdr>
                <w:top w:val="none" w:sz="0" w:space="0" w:color="auto"/>
                <w:left w:val="none" w:sz="0" w:space="0" w:color="auto"/>
                <w:bottom w:val="none" w:sz="0" w:space="0" w:color="auto"/>
                <w:right w:val="none" w:sz="0" w:space="0" w:color="auto"/>
              </w:divBdr>
            </w:div>
            <w:div w:id="291133598">
              <w:marLeft w:val="0"/>
              <w:marRight w:val="0"/>
              <w:marTop w:val="0"/>
              <w:marBottom w:val="0"/>
              <w:divBdr>
                <w:top w:val="none" w:sz="0" w:space="0" w:color="auto"/>
                <w:left w:val="none" w:sz="0" w:space="0" w:color="auto"/>
                <w:bottom w:val="none" w:sz="0" w:space="0" w:color="auto"/>
                <w:right w:val="none" w:sz="0" w:space="0" w:color="auto"/>
              </w:divBdr>
            </w:div>
            <w:div w:id="1005280115">
              <w:marLeft w:val="0"/>
              <w:marRight w:val="0"/>
              <w:marTop w:val="0"/>
              <w:marBottom w:val="0"/>
              <w:divBdr>
                <w:top w:val="none" w:sz="0" w:space="0" w:color="auto"/>
                <w:left w:val="none" w:sz="0" w:space="0" w:color="auto"/>
                <w:bottom w:val="none" w:sz="0" w:space="0" w:color="auto"/>
                <w:right w:val="none" w:sz="0" w:space="0" w:color="auto"/>
              </w:divBdr>
            </w:div>
            <w:div w:id="1850832049">
              <w:marLeft w:val="0"/>
              <w:marRight w:val="0"/>
              <w:marTop w:val="0"/>
              <w:marBottom w:val="0"/>
              <w:divBdr>
                <w:top w:val="none" w:sz="0" w:space="0" w:color="auto"/>
                <w:left w:val="none" w:sz="0" w:space="0" w:color="auto"/>
                <w:bottom w:val="none" w:sz="0" w:space="0" w:color="auto"/>
                <w:right w:val="none" w:sz="0" w:space="0" w:color="auto"/>
              </w:divBdr>
            </w:div>
            <w:div w:id="1492259874">
              <w:marLeft w:val="0"/>
              <w:marRight w:val="0"/>
              <w:marTop w:val="0"/>
              <w:marBottom w:val="0"/>
              <w:divBdr>
                <w:top w:val="none" w:sz="0" w:space="0" w:color="auto"/>
                <w:left w:val="none" w:sz="0" w:space="0" w:color="auto"/>
                <w:bottom w:val="none" w:sz="0" w:space="0" w:color="auto"/>
                <w:right w:val="none" w:sz="0" w:space="0" w:color="auto"/>
              </w:divBdr>
            </w:div>
            <w:div w:id="1532569419">
              <w:marLeft w:val="0"/>
              <w:marRight w:val="0"/>
              <w:marTop w:val="0"/>
              <w:marBottom w:val="0"/>
              <w:divBdr>
                <w:top w:val="none" w:sz="0" w:space="0" w:color="auto"/>
                <w:left w:val="none" w:sz="0" w:space="0" w:color="auto"/>
                <w:bottom w:val="none" w:sz="0" w:space="0" w:color="auto"/>
                <w:right w:val="none" w:sz="0" w:space="0" w:color="auto"/>
              </w:divBdr>
            </w:div>
            <w:div w:id="110436374">
              <w:marLeft w:val="0"/>
              <w:marRight w:val="0"/>
              <w:marTop w:val="0"/>
              <w:marBottom w:val="0"/>
              <w:divBdr>
                <w:top w:val="none" w:sz="0" w:space="0" w:color="auto"/>
                <w:left w:val="none" w:sz="0" w:space="0" w:color="auto"/>
                <w:bottom w:val="none" w:sz="0" w:space="0" w:color="auto"/>
                <w:right w:val="none" w:sz="0" w:space="0" w:color="auto"/>
              </w:divBdr>
            </w:div>
            <w:div w:id="2133672563">
              <w:marLeft w:val="0"/>
              <w:marRight w:val="0"/>
              <w:marTop w:val="0"/>
              <w:marBottom w:val="0"/>
              <w:divBdr>
                <w:top w:val="none" w:sz="0" w:space="0" w:color="auto"/>
                <w:left w:val="none" w:sz="0" w:space="0" w:color="auto"/>
                <w:bottom w:val="none" w:sz="0" w:space="0" w:color="auto"/>
                <w:right w:val="none" w:sz="0" w:space="0" w:color="auto"/>
              </w:divBdr>
            </w:div>
            <w:div w:id="1510952116">
              <w:marLeft w:val="0"/>
              <w:marRight w:val="0"/>
              <w:marTop w:val="0"/>
              <w:marBottom w:val="0"/>
              <w:divBdr>
                <w:top w:val="none" w:sz="0" w:space="0" w:color="auto"/>
                <w:left w:val="none" w:sz="0" w:space="0" w:color="auto"/>
                <w:bottom w:val="none" w:sz="0" w:space="0" w:color="auto"/>
                <w:right w:val="none" w:sz="0" w:space="0" w:color="auto"/>
              </w:divBdr>
            </w:div>
            <w:div w:id="1100568025">
              <w:marLeft w:val="0"/>
              <w:marRight w:val="0"/>
              <w:marTop w:val="0"/>
              <w:marBottom w:val="0"/>
              <w:divBdr>
                <w:top w:val="none" w:sz="0" w:space="0" w:color="auto"/>
                <w:left w:val="none" w:sz="0" w:space="0" w:color="auto"/>
                <w:bottom w:val="none" w:sz="0" w:space="0" w:color="auto"/>
                <w:right w:val="none" w:sz="0" w:space="0" w:color="auto"/>
              </w:divBdr>
            </w:div>
            <w:div w:id="2080012888">
              <w:marLeft w:val="0"/>
              <w:marRight w:val="0"/>
              <w:marTop w:val="0"/>
              <w:marBottom w:val="0"/>
              <w:divBdr>
                <w:top w:val="none" w:sz="0" w:space="0" w:color="auto"/>
                <w:left w:val="none" w:sz="0" w:space="0" w:color="auto"/>
                <w:bottom w:val="none" w:sz="0" w:space="0" w:color="auto"/>
                <w:right w:val="none" w:sz="0" w:space="0" w:color="auto"/>
              </w:divBdr>
            </w:div>
            <w:div w:id="890464312">
              <w:marLeft w:val="0"/>
              <w:marRight w:val="0"/>
              <w:marTop w:val="0"/>
              <w:marBottom w:val="0"/>
              <w:divBdr>
                <w:top w:val="none" w:sz="0" w:space="0" w:color="auto"/>
                <w:left w:val="none" w:sz="0" w:space="0" w:color="auto"/>
                <w:bottom w:val="none" w:sz="0" w:space="0" w:color="auto"/>
                <w:right w:val="none" w:sz="0" w:space="0" w:color="auto"/>
              </w:divBdr>
            </w:div>
            <w:div w:id="1279801364">
              <w:marLeft w:val="0"/>
              <w:marRight w:val="0"/>
              <w:marTop w:val="0"/>
              <w:marBottom w:val="0"/>
              <w:divBdr>
                <w:top w:val="none" w:sz="0" w:space="0" w:color="auto"/>
                <w:left w:val="none" w:sz="0" w:space="0" w:color="auto"/>
                <w:bottom w:val="none" w:sz="0" w:space="0" w:color="auto"/>
                <w:right w:val="none" w:sz="0" w:space="0" w:color="auto"/>
              </w:divBdr>
            </w:div>
            <w:div w:id="1627659040">
              <w:marLeft w:val="0"/>
              <w:marRight w:val="0"/>
              <w:marTop w:val="0"/>
              <w:marBottom w:val="0"/>
              <w:divBdr>
                <w:top w:val="none" w:sz="0" w:space="0" w:color="auto"/>
                <w:left w:val="none" w:sz="0" w:space="0" w:color="auto"/>
                <w:bottom w:val="none" w:sz="0" w:space="0" w:color="auto"/>
                <w:right w:val="none" w:sz="0" w:space="0" w:color="auto"/>
              </w:divBdr>
            </w:div>
            <w:div w:id="610011206">
              <w:marLeft w:val="0"/>
              <w:marRight w:val="0"/>
              <w:marTop w:val="0"/>
              <w:marBottom w:val="0"/>
              <w:divBdr>
                <w:top w:val="none" w:sz="0" w:space="0" w:color="auto"/>
                <w:left w:val="none" w:sz="0" w:space="0" w:color="auto"/>
                <w:bottom w:val="none" w:sz="0" w:space="0" w:color="auto"/>
                <w:right w:val="none" w:sz="0" w:space="0" w:color="auto"/>
              </w:divBdr>
            </w:div>
            <w:div w:id="1746339744">
              <w:marLeft w:val="0"/>
              <w:marRight w:val="0"/>
              <w:marTop w:val="0"/>
              <w:marBottom w:val="0"/>
              <w:divBdr>
                <w:top w:val="none" w:sz="0" w:space="0" w:color="auto"/>
                <w:left w:val="none" w:sz="0" w:space="0" w:color="auto"/>
                <w:bottom w:val="none" w:sz="0" w:space="0" w:color="auto"/>
                <w:right w:val="none" w:sz="0" w:space="0" w:color="auto"/>
              </w:divBdr>
            </w:div>
            <w:div w:id="117185035">
              <w:marLeft w:val="0"/>
              <w:marRight w:val="0"/>
              <w:marTop w:val="0"/>
              <w:marBottom w:val="0"/>
              <w:divBdr>
                <w:top w:val="none" w:sz="0" w:space="0" w:color="auto"/>
                <w:left w:val="none" w:sz="0" w:space="0" w:color="auto"/>
                <w:bottom w:val="none" w:sz="0" w:space="0" w:color="auto"/>
                <w:right w:val="none" w:sz="0" w:space="0" w:color="auto"/>
              </w:divBdr>
            </w:div>
            <w:div w:id="584001780">
              <w:marLeft w:val="0"/>
              <w:marRight w:val="0"/>
              <w:marTop w:val="0"/>
              <w:marBottom w:val="0"/>
              <w:divBdr>
                <w:top w:val="none" w:sz="0" w:space="0" w:color="auto"/>
                <w:left w:val="none" w:sz="0" w:space="0" w:color="auto"/>
                <w:bottom w:val="none" w:sz="0" w:space="0" w:color="auto"/>
                <w:right w:val="none" w:sz="0" w:space="0" w:color="auto"/>
              </w:divBdr>
            </w:div>
            <w:div w:id="770197157">
              <w:marLeft w:val="0"/>
              <w:marRight w:val="0"/>
              <w:marTop w:val="0"/>
              <w:marBottom w:val="0"/>
              <w:divBdr>
                <w:top w:val="none" w:sz="0" w:space="0" w:color="auto"/>
                <w:left w:val="none" w:sz="0" w:space="0" w:color="auto"/>
                <w:bottom w:val="none" w:sz="0" w:space="0" w:color="auto"/>
                <w:right w:val="none" w:sz="0" w:space="0" w:color="auto"/>
              </w:divBdr>
            </w:div>
            <w:div w:id="1312445540">
              <w:marLeft w:val="0"/>
              <w:marRight w:val="0"/>
              <w:marTop w:val="0"/>
              <w:marBottom w:val="0"/>
              <w:divBdr>
                <w:top w:val="none" w:sz="0" w:space="0" w:color="auto"/>
                <w:left w:val="none" w:sz="0" w:space="0" w:color="auto"/>
                <w:bottom w:val="none" w:sz="0" w:space="0" w:color="auto"/>
                <w:right w:val="none" w:sz="0" w:space="0" w:color="auto"/>
              </w:divBdr>
            </w:div>
            <w:div w:id="629045826">
              <w:marLeft w:val="0"/>
              <w:marRight w:val="0"/>
              <w:marTop w:val="0"/>
              <w:marBottom w:val="0"/>
              <w:divBdr>
                <w:top w:val="none" w:sz="0" w:space="0" w:color="auto"/>
                <w:left w:val="none" w:sz="0" w:space="0" w:color="auto"/>
                <w:bottom w:val="none" w:sz="0" w:space="0" w:color="auto"/>
                <w:right w:val="none" w:sz="0" w:space="0" w:color="auto"/>
              </w:divBdr>
            </w:div>
            <w:div w:id="1408652454">
              <w:marLeft w:val="0"/>
              <w:marRight w:val="0"/>
              <w:marTop w:val="0"/>
              <w:marBottom w:val="0"/>
              <w:divBdr>
                <w:top w:val="none" w:sz="0" w:space="0" w:color="auto"/>
                <w:left w:val="none" w:sz="0" w:space="0" w:color="auto"/>
                <w:bottom w:val="none" w:sz="0" w:space="0" w:color="auto"/>
                <w:right w:val="none" w:sz="0" w:space="0" w:color="auto"/>
              </w:divBdr>
            </w:div>
            <w:div w:id="227613591">
              <w:marLeft w:val="0"/>
              <w:marRight w:val="0"/>
              <w:marTop w:val="0"/>
              <w:marBottom w:val="0"/>
              <w:divBdr>
                <w:top w:val="none" w:sz="0" w:space="0" w:color="auto"/>
                <w:left w:val="none" w:sz="0" w:space="0" w:color="auto"/>
                <w:bottom w:val="none" w:sz="0" w:space="0" w:color="auto"/>
                <w:right w:val="none" w:sz="0" w:space="0" w:color="auto"/>
              </w:divBdr>
            </w:div>
            <w:div w:id="175384096">
              <w:marLeft w:val="0"/>
              <w:marRight w:val="0"/>
              <w:marTop w:val="0"/>
              <w:marBottom w:val="0"/>
              <w:divBdr>
                <w:top w:val="none" w:sz="0" w:space="0" w:color="auto"/>
                <w:left w:val="none" w:sz="0" w:space="0" w:color="auto"/>
                <w:bottom w:val="none" w:sz="0" w:space="0" w:color="auto"/>
                <w:right w:val="none" w:sz="0" w:space="0" w:color="auto"/>
              </w:divBdr>
            </w:div>
            <w:div w:id="492069312">
              <w:marLeft w:val="0"/>
              <w:marRight w:val="0"/>
              <w:marTop w:val="0"/>
              <w:marBottom w:val="0"/>
              <w:divBdr>
                <w:top w:val="none" w:sz="0" w:space="0" w:color="auto"/>
                <w:left w:val="none" w:sz="0" w:space="0" w:color="auto"/>
                <w:bottom w:val="none" w:sz="0" w:space="0" w:color="auto"/>
                <w:right w:val="none" w:sz="0" w:space="0" w:color="auto"/>
              </w:divBdr>
            </w:div>
            <w:div w:id="981958539">
              <w:marLeft w:val="0"/>
              <w:marRight w:val="0"/>
              <w:marTop w:val="0"/>
              <w:marBottom w:val="0"/>
              <w:divBdr>
                <w:top w:val="none" w:sz="0" w:space="0" w:color="auto"/>
                <w:left w:val="none" w:sz="0" w:space="0" w:color="auto"/>
                <w:bottom w:val="none" w:sz="0" w:space="0" w:color="auto"/>
                <w:right w:val="none" w:sz="0" w:space="0" w:color="auto"/>
              </w:divBdr>
            </w:div>
            <w:div w:id="931015096">
              <w:marLeft w:val="0"/>
              <w:marRight w:val="0"/>
              <w:marTop w:val="0"/>
              <w:marBottom w:val="0"/>
              <w:divBdr>
                <w:top w:val="none" w:sz="0" w:space="0" w:color="auto"/>
                <w:left w:val="none" w:sz="0" w:space="0" w:color="auto"/>
                <w:bottom w:val="none" w:sz="0" w:space="0" w:color="auto"/>
                <w:right w:val="none" w:sz="0" w:space="0" w:color="auto"/>
              </w:divBdr>
            </w:div>
            <w:div w:id="336270662">
              <w:marLeft w:val="0"/>
              <w:marRight w:val="0"/>
              <w:marTop w:val="0"/>
              <w:marBottom w:val="0"/>
              <w:divBdr>
                <w:top w:val="none" w:sz="0" w:space="0" w:color="auto"/>
                <w:left w:val="none" w:sz="0" w:space="0" w:color="auto"/>
                <w:bottom w:val="none" w:sz="0" w:space="0" w:color="auto"/>
                <w:right w:val="none" w:sz="0" w:space="0" w:color="auto"/>
              </w:divBdr>
            </w:div>
            <w:div w:id="1006254363">
              <w:marLeft w:val="0"/>
              <w:marRight w:val="0"/>
              <w:marTop w:val="0"/>
              <w:marBottom w:val="0"/>
              <w:divBdr>
                <w:top w:val="none" w:sz="0" w:space="0" w:color="auto"/>
                <w:left w:val="none" w:sz="0" w:space="0" w:color="auto"/>
                <w:bottom w:val="none" w:sz="0" w:space="0" w:color="auto"/>
                <w:right w:val="none" w:sz="0" w:space="0" w:color="auto"/>
              </w:divBdr>
            </w:div>
            <w:div w:id="1249466178">
              <w:marLeft w:val="0"/>
              <w:marRight w:val="0"/>
              <w:marTop w:val="0"/>
              <w:marBottom w:val="0"/>
              <w:divBdr>
                <w:top w:val="none" w:sz="0" w:space="0" w:color="auto"/>
                <w:left w:val="none" w:sz="0" w:space="0" w:color="auto"/>
                <w:bottom w:val="none" w:sz="0" w:space="0" w:color="auto"/>
                <w:right w:val="none" w:sz="0" w:space="0" w:color="auto"/>
              </w:divBdr>
            </w:div>
            <w:div w:id="830675920">
              <w:marLeft w:val="0"/>
              <w:marRight w:val="0"/>
              <w:marTop w:val="0"/>
              <w:marBottom w:val="0"/>
              <w:divBdr>
                <w:top w:val="none" w:sz="0" w:space="0" w:color="auto"/>
                <w:left w:val="none" w:sz="0" w:space="0" w:color="auto"/>
                <w:bottom w:val="none" w:sz="0" w:space="0" w:color="auto"/>
                <w:right w:val="none" w:sz="0" w:space="0" w:color="auto"/>
              </w:divBdr>
            </w:div>
            <w:div w:id="353919106">
              <w:marLeft w:val="0"/>
              <w:marRight w:val="0"/>
              <w:marTop w:val="0"/>
              <w:marBottom w:val="0"/>
              <w:divBdr>
                <w:top w:val="none" w:sz="0" w:space="0" w:color="auto"/>
                <w:left w:val="none" w:sz="0" w:space="0" w:color="auto"/>
                <w:bottom w:val="none" w:sz="0" w:space="0" w:color="auto"/>
                <w:right w:val="none" w:sz="0" w:space="0" w:color="auto"/>
              </w:divBdr>
            </w:div>
            <w:div w:id="8796851">
              <w:marLeft w:val="0"/>
              <w:marRight w:val="0"/>
              <w:marTop w:val="0"/>
              <w:marBottom w:val="0"/>
              <w:divBdr>
                <w:top w:val="none" w:sz="0" w:space="0" w:color="auto"/>
                <w:left w:val="none" w:sz="0" w:space="0" w:color="auto"/>
                <w:bottom w:val="none" w:sz="0" w:space="0" w:color="auto"/>
                <w:right w:val="none" w:sz="0" w:space="0" w:color="auto"/>
              </w:divBdr>
            </w:div>
            <w:div w:id="135605949">
              <w:marLeft w:val="0"/>
              <w:marRight w:val="0"/>
              <w:marTop w:val="0"/>
              <w:marBottom w:val="0"/>
              <w:divBdr>
                <w:top w:val="none" w:sz="0" w:space="0" w:color="auto"/>
                <w:left w:val="none" w:sz="0" w:space="0" w:color="auto"/>
                <w:bottom w:val="none" w:sz="0" w:space="0" w:color="auto"/>
                <w:right w:val="none" w:sz="0" w:space="0" w:color="auto"/>
              </w:divBdr>
            </w:div>
            <w:div w:id="564146524">
              <w:marLeft w:val="0"/>
              <w:marRight w:val="0"/>
              <w:marTop w:val="0"/>
              <w:marBottom w:val="0"/>
              <w:divBdr>
                <w:top w:val="none" w:sz="0" w:space="0" w:color="auto"/>
                <w:left w:val="none" w:sz="0" w:space="0" w:color="auto"/>
                <w:bottom w:val="none" w:sz="0" w:space="0" w:color="auto"/>
                <w:right w:val="none" w:sz="0" w:space="0" w:color="auto"/>
              </w:divBdr>
            </w:div>
            <w:div w:id="920986151">
              <w:marLeft w:val="0"/>
              <w:marRight w:val="0"/>
              <w:marTop w:val="0"/>
              <w:marBottom w:val="0"/>
              <w:divBdr>
                <w:top w:val="none" w:sz="0" w:space="0" w:color="auto"/>
                <w:left w:val="none" w:sz="0" w:space="0" w:color="auto"/>
                <w:bottom w:val="none" w:sz="0" w:space="0" w:color="auto"/>
                <w:right w:val="none" w:sz="0" w:space="0" w:color="auto"/>
              </w:divBdr>
            </w:div>
            <w:div w:id="1202590452">
              <w:marLeft w:val="0"/>
              <w:marRight w:val="0"/>
              <w:marTop w:val="0"/>
              <w:marBottom w:val="0"/>
              <w:divBdr>
                <w:top w:val="none" w:sz="0" w:space="0" w:color="auto"/>
                <w:left w:val="none" w:sz="0" w:space="0" w:color="auto"/>
                <w:bottom w:val="none" w:sz="0" w:space="0" w:color="auto"/>
                <w:right w:val="none" w:sz="0" w:space="0" w:color="auto"/>
              </w:divBdr>
            </w:div>
            <w:div w:id="687368083">
              <w:marLeft w:val="0"/>
              <w:marRight w:val="0"/>
              <w:marTop w:val="0"/>
              <w:marBottom w:val="0"/>
              <w:divBdr>
                <w:top w:val="none" w:sz="0" w:space="0" w:color="auto"/>
                <w:left w:val="none" w:sz="0" w:space="0" w:color="auto"/>
                <w:bottom w:val="none" w:sz="0" w:space="0" w:color="auto"/>
                <w:right w:val="none" w:sz="0" w:space="0" w:color="auto"/>
              </w:divBdr>
            </w:div>
            <w:div w:id="541330103">
              <w:marLeft w:val="0"/>
              <w:marRight w:val="0"/>
              <w:marTop w:val="0"/>
              <w:marBottom w:val="0"/>
              <w:divBdr>
                <w:top w:val="none" w:sz="0" w:space="0" w:color="auto"/>
                <w:left w:val="none" w:sz="0" w:space="0" w:color="auto"/>
                <w:bottom w:val="none" w:sz="0" w:space="0" w:color="auto"/>
                <w:right w:val="none" w:sz="0" w:space="0" w:color="auto"/>
              </w:divBdr>
            </w:div>
            <w:div w:id="745959621">
              <w:marLeft w:val="0"/>
              <w:marRight w:val="0"/>
              <w:marTop w:val="0"/>
              <w:marBottom w:val="0"/>
              <w:divBdr>
                <w:top w:val="none" w:sz="0" w:space="0" w:color="auto"/>
                <w:left w:val="none" w:sz="0" w:space="0" w:color="auto"/>
                <w:bottom w:val="none" w:sz="0" w:space="0" w:color="auto"/>
                <w:right w:val="none" w:sz="0" w:space="0" w:color="auto"/>
              </w:divBdr>
            </w:div>
            <w:div w:id="1473786128">
              <w:marLeft w:val="0"/>
              <w:marRight w:val="0"/>
              <w:marTop w:val="0"/>
              <w:marBottom w:val="0"/>
              <w:divBdr>
                <w:top w:val="none" w:sz="0" w:space="0" w:color="auto"/>
                <w:left w:val="none" w:sz="0" w:space="0" w:color="auto"/>
                <w:bottom w:val="none" w:sz="0" w:space="0" w:color="auto"/>
                <w:right w:val="none" w:sz="0" w:space="0" w:color="auto"/>
              </w:divBdr>
            </w:div>
            <w:div w:id="1298338247">
              <w:marLeft w:val="0"/>
              <w:marRight w:val="0"/>
              <w:marTop w:val="0"/>
              <w:marBottom w:val="0"/>
              <w:divBdr>
                <w:top w:val="none" w:sz="0" w:space="0" w:color="auto"/>
                <w:left w:val="none" w:sz="0" w:space="0" w:color="auto"/>
                <w:bottom w:val="none" w:sz="0" w:space="0" w:color="auto"/>
                <w:right w:val="none" w:sz="0" w:space="0" w:color="auto"/>
              </w:divBdr>
            </w:div>
            <w:div w:id="2119837992">
              <w:marLeft w:val="0"/>
              <w:marRight w:val="0"/>
              <w:marTop w:val="0"/>
              <w:marBottom w:val="0"/>
              <w:divBdr>
                <w:top w:val="none" w:sz="0" w:space="0" w:color="auto"/>
                <w:left w:val="none" w:sz="0" w:space="0" w:color="auto"/>
                <w:bottom w:val="none" w:sz="0" w:space="0" w:color="auto"/>
                <w:right w:val="none" w:sz="0" w:space="0" w:color="auto"/>
              </w:divBdr>
            </w:div>
            <w:div w:id="1690909566">
              <w:marLeft w:val="0"/>
              <w:marRight w:val="0"/>
              <w:marTop w:val="0"/>
              <w:marBottom w:val="0"/>
              <w:divBdr>
                <w:top w:val="none" w:sz="0" w:space="0" w:color="auto"/>
                <w:left w:val="none" w:sz="0" w:space="0" w:color="auto"/>
                <w:bottom w:val="none" w:sz="0" w:space="0" w:color="auto"/>
                <w:right w:val="none" w:sz="0" w:space="0" w:color="auto"/>
              </w:divBdr>
            </w:div>
            <w:div w:id="1997101541">
              <w:marLeft w:val="0"/>
              <w:marRight w:val="0"/>
              <w:marTop w:val="0"/>
              <w:marBottom w:val="0"/>
              <w:divBdr>
                <w:top w:val="none" w:sz="0" w:space="0" w:color="auto"/>
                <w:left w:val="none" w:sz="0" w:space="0" w:color="auto"/>
                <w:bottom w:val="none" w:sz="0" w:space="0" w:color="auto"/>
                <w:right w:val="none" w:sz="0" w:space="0" w:color="auto"/>
              </w:divBdr>
            </w:div>
            <w:div w:id="1152991288">
              <w:marLeft w:val="0"/>
              <w:marRight w:val="0"/>
              <w:marTop w:val="0"/>
              <w:marBottom w:val="0"/>
              <w:divBdr>
                <w:top w:val="none" w:sz="0" w:space="0" w:color="auto"/>
                <w:left w:val="none" w:sz="0" w:space="0" w:color="auto"/>
                <w:bottom w:val="none" w:sz="0" w:space="0" w:color="auto"/>
                <w:right w:val="none" w:sz="0" w:space="0" w:color="auto"/>
              </w:divBdr>
            </w:div>
            <w:div w:id="891960809">
              <w:marLeft w:val="0"/>
              <w:marRight w:val="0"/>
              <w:marTop w:val="0"/>
              <w:marBottom w:val="0"/>
              <w:divBdr>
                <w:top w:val="none" w:sz="0" w:space="0" w:color="auto"/>
                <w:left w:val="none" w:sz="0" w:space="0" w:color="auto"/>
                <w:bottom w:val="none" w:sz="0" w:space="0" w:color="auto"/>
                <w:right w:val="none" w:sz="0" w:space="0" w:color="auto"/>
              </w:divBdr>
            </w:div>
            <w:div w:id="929965224">
              <w:marLeft w:val="0"/>
              <w:marRight w:val="0"/>
              <w:marTop w:val="0"/>
              <w:marBottom w:val="0"/>
              <w:divBdr>
                <w:top w:val="none" w:sz="0" w:space="0" w:color="auto"/>
                <w:left w:val="none" w:sz="0" w:space="0" w:color="auto"/>
                <w:bottom w:val="none" w:sz="0" w:space="0" w:color="auto"/>
                <w:right w:val="none" w:sz="0" w:space="0" w:color="auto"/>
              </w:divBdr>
            </w:div>
            <w:div w:id="1189950476">
              <w:marLeft w:val="0"/>
              <w:marRight w:val="0"/>
              <w:marTop w:val="0"/>
              <w:marBottom w:val="0"/>
              <w:divBdr>
                <w:top w:val="none" w:sz="0" w:space="0" w:color="auto"/>
                <w:left w:val="none" w:sz="0" w:space="0" w:color="auto"/>
                <w:bottom w:val="none" w:sz="0" w:space="0" w:color="auto"/>
                <w:right w:val="none" w:sz="0" w:space="0" w:color="auto"/>
              </w:divBdr>
            </w:div>
            <w:div w:id="1009914795">
              <w:marLeft w:val="0"/>
              <w:marRight w:val="0"/>
              <w:marTop w:val="0"/>
              <w:marBottom w:val="0"/>
              <w:divBdr>
                <w:top w:val="none" w:sz="0" w:space="0" w:color="auto"/>
                <w:left w:val="none" w:sz="0" w:space="0" w:color="auto"/>
                <w:bottom w:val="none" w:sz="0" w:space="0" w:color="auto"/>
                <w:right w:val="none" w:sz="0" w:space="0" w:color="auto"/>
              </w:divBdr>
            </w:div>
            <w:div w:id="428278207">
              <w:marLeft w:val="0"/>
              <w:marRight w:val="0"/>
              <w:marTop w:val="0"/>
              <w:marBottom w:val="0"/>
              <w:divBdr>
                <w:top w:val="none" w:sz="0" w:space="0" w:color="auto"/>
                <w:left w:val="none" w:sz="0" w:space="0" w:color="auto"/>
                <w:bottom w:val="none" w:sz="0" w:space="0" w:color="auto"/>
                <w:right w:val="none" w:sz="0" w:space="0" w:color="auto"/>
              </w:divBdr>
            </w:div>
            <w:div w:id="53044351">
              <w:marLeft w:val="0"/>
              <w:marRight w:val="0"/>
              <w:marTop w:val="0"/>
              <w:marBottom w:val="0"/>
              <w:divBdr>
                <w:top w:val="none" w:sz="0" w:space="0" w:color="auto"/>
                <w:left w:val="none" w:sz="0" w:space="0" w:color="auto"/>
                <w:bottom w:val="none" w:sz="0" w:space="0" w:color="auto"/>
                <w:right w:val="none" w:sz="0" w:space="0" w:color="auto"/>
              </w:divBdr>
            </w:div>
            <w:div w:id="267126800">
              <w:marLeft w:val="0"/>
              <w:marRight w:val="0"/>
              <w:marTop w:val="0"/>
              <w:marBottom w:val="0"/>
              <w:divBdr>
                <w:top w:val="none" w:sz="0" w:space="0" w:color="auto"/>
                <w:left w:val="none" w:sz="0" w:space="0" w:color="auto"/>
                <w:bottom w:val="none" w:sz="0" w:space="0" w:color="auto"/>
                <w:right w:val="none" w:sz="0" w:space="0" w:color="auto"/>
              </w:divBdr>
            </w:div>
            <w:div w:id="1459105973">
              <w:marLeft w:val="0"/>
              <w:marRight w:val="0"/>
              <w:marTop w:val="0"/>
              <w:marBottom w:val="0"/>
              <w:divBdr>
                <w:top w:val="none" w:sz="0" w:space="0" w:color="auto"/>
                <w:left w:val="none" w:sz="0" w:space="0" w:color="auto"/>
                <w:bottom w:val="none" w:sz="0" w:space="0" w:color="auto"/>
                <w:right w:val="none" w:sz="0" w:space="0" w:color="auto"/>
              </w:divBdr>
            </w:div>
            <w:div w:id="861287444">
              <w:marLeft w:val="0"/>
              <w:marRight w:val="0"/>
              <w:marTop w:val="0"/>
              <w:marBottom w:val="0"/>
              <w:divBdr>
                <w:top w:val="none" w:sz="0" w:space="0" w:color="auto"/>
                <w:left w:val="none" w:sz="0" w:space="0" w:color="auto"/>
                <w:bottom w:val="none" w:sz="0" w:space="0" w:color="auto"/>
                <w:right w:val="none" w:sz="0" w:space="0" w:color="auto"/>
              </w:divBdr>
            </w:div>
            <w:div w:id="1835559808">
              <w:marLeft w:val="0"/>
              <w:marRight w:val="0"/>
              <w:marTop w:val="0"/>
              <w:marBottom w:val="0"/>
              <w:divBdr>
                <w:top w:val="none" w:sz="0" w:space="0" w:color="auto"/>
                <w:left w:val="none" w:sz="0" w:space="0" w:color="auto"/>
                <w:bottom w:val="none" w:sz="0" w:space="0" w:color="auto"/>
                <w:right w:val="none" w:sz="0" w:space="0" w:color="auto"/>
              </w:divBdr>
            </w:div>
            <w:div w:id="877744554">
              <w:marLeft w:val="0"/>
              <w:marRight w:val="0"/>
              <w:marTop w:val="0"/>
              <w:marBottom w:val="0"/>
              <w:divBdr>
                <w:top w:val="none" w:sz="0" w:space="0" w:color="auto"/>
                <w:left w:val="none" w:sz="0" w:space="0" w:color="auto"/>
                <w:bottom w:val="none" w:sz="0" w:space="0" w:color="auto"/>
                <w:right w:val="none" w:sz="0" w:space="0" w:color="auto"/>
              </w:divBdr>
            </w:div>
            <w:div w:id="2044090711">
              <w:marLeft w:val="0"/>
              <w:marRight w:val="0"/>
              <w:marTop w:val="0"/>
              <w:marBottom w:val="0"/>
              <w:divBdr>
                <w:top w:val="none" w:sz="0" w:space="0" w:color="auto"/>
                <w:left w:val="none" w:sz="0" w:space="0" w:color="auto"/>
                <w:bottom w:val="none" w:sz="0" w:space="0" w:color="auto"/>
                <w:right w:val="none" w:sz="0" w:space="0" w:color="auto"/>
              </w:divBdr>
            </w:div>
            <w:div w:id="2037922399">
              <w:marLeft w:val="0"/>
              <w:marRight w:val="0"/>
              <w:marTop w:val="0"/>
              <w:marBottom w:val="0"/>
              <w:divBdr>
                <w:top w:val="none" w:sz="0" w:space="0" w:color="auto"/>
                <w:left w:val="none" w:sz="0" w:space="0" w:color="auto"/>
                <w:bottom w:val="none" w:sz="0" w:space="0" w:color="auto"/>
                <w:right w:val="none" w:sz="0" w:space="0" w:color="auto"/>
              </w:divBdr>
            </w:div>
            <w:div w:id="1840732150">
              <w:marLeft w:val="0"/>
              <w:marRight w:val="0"/>
              <w:marTop w:val="0"/>
              <w:marBottom w:val="0"/>
              <w:divBdr>
                <w:top w:val="none" w:sz="0" w:space="0" w:color="auto"/>
                <w:left w:val="none" w:sz="0" w:space="0" w:color="auto"/>
                <w:bottom w:val="none" w:sz="0" w:space="0" w:color="auto"/>
                <w:right w:val="none" w:sz="0" w:space="0" w:color="auto"/>
              </w:divBdr>
            </w:div>
            <w:div w:id="252402886">
              <w:marLeft w:val="0"/>
              <w:marRight w:val="0"/>
              <w:marTop w:val="0"/>
              <w:marBottom w:val="0"/>
              <w:divBdr>
                <w:top w:val="none" w:sz="0" w:space="0" w:color="auto"/>
                <w:left w:val="none" w:sz="0" w:space="0" w:color="auto"/>
                <w:bottom w:val="none" w:sz="0" w:space="0" w:color="auto"/>
                <w:right w:val="none" w:sz="0" w:space="0" w:color="auto"/>
              </w:divBdr>
            </w:div>
            <w:div w:id="787897375">
              <w:marLeft w:val="0"/>
              <w:marRight w:val="0"/>
              <w:marTop w:val="0"/>
              <w:marBottom w:val="0"/>
              <w:divBdr>
                <w:top w:val="none" w:sz="0" w:space="0" w:color="auto"/>
                <w:left w:val="none" w:sz="0" w:space="0" w:color="auto"/>
                <w:bottom w:val="none" w:sz="0" w:space="0" w:color="auto"/>
                <w:right w:val="none" w:sz="0" w:space="0" w:color="auto"/>
              </w:divBdr>
            </w:div>
            <w:div w:id="972371504">
              <w:marLeft w:val="0"/>
              <w:marRight w:val="0"/>
              <w:marTop w:val="0"/>
              <w:marBottom w:val="0"/>
              <w:divBdr>
                <w:top w:val="none" w:sz="0" w:space="0" w:color="auto"/>
                <w:left w:val="none" w:sz="0" w:space="0" w:color="auto"/>
                <w:bottom w:val="none" w:sz="0" w:space="0" w:color="auto"/>
                <w:right w:val="none" w:sz="0" w:space="0" w:color="auto"/>
              </w:divBdr>
            </w:div>
            <w:div w:id="1844859769">
              <w:marLeft w:val="0"/>
              <w:marRight w:val="0"/>
              <w:marTop w:val="0"/>
              <w:marBottom w:val="0"/>
              <w:divBdr>
                <w:top w:val="none" w:sz="0" w:space="0" w:color="auto"/>
                <w:left w:val="none" w:sz="0" w:space="0" w:color="auto"/>
                <w:bottom w:val="none" w:sz="0" w:space="0" w:color="auto"/>
                <w:right w:val="none" w:sz="0" w:space="0" w:color="auto"/>
              </w:divBdr>
            </w:div>
            <w:div w:id="1987465529">
              <w:marLeft w:val="0"/>
              <w:marRight w:val="0"/>
              <w:marTop w:val="0"/>
              <w:marBottom w:val="0"/>
              <w:divBdr>
                <w:top w:val="none" w:sz="0" w:space="0" w:color="auto"/>
                <w:left w:val="none" w:sz="0" w:space="0" w:color="auto"/>
                <w:bottom w:val="none" w:sz="0" w:space="0" w:color="auto"/>
                <w:right w:val="none" w:sz="0" w:space="0" w:color="auto"/>
              </w:divBdr>
            </w:div>
            <w:div w:id="412968349">
              <w:marLeft w:val="0"/>
              <w:marRight w:val="0"/>
              <w:marTop w:val="0"/>
              <w:marBottom w:val="0"/>
              <w:divBdr>
                <w:top w:val="none" w:sz="0" w:space="0" w:color="auto"/>
                <w:left w:val="none" w:sz="0" w:space="0" w:color="auto"/>
                <w:bottom w:val="none" w:sz="0" w:space="0" w:color="auto"/>
                <w:right w:val="none" w:sz="0" w:space="0" w:color="auto"/>
              </w:divBdr>
            </w:div>
            <w:div w:id="1604528245">
              <w:marLeft w:val="0"/>
              <w:marRight w:val="0"/>
              <w:marTop w:val="0"/>
              <w:marBottom w:val="0"/>
              <w:divBdr>
                <w:top w:val="none" w:sz="0" w:space="0" w:color="auto"/>
                <w:left w:val="none" w:sz="0" w:space="0" w:color="auto"/>
                <w:bottom w:val="none" w:sz="0" w:space="0" w:color="auto"/>
                <w:right w:val="none" w:sz="0" w:space="0" w:color="auto"/>
              </w:divBdr>
            </w:div>
            <w:div w:id="683442012">
              <w:marLeft w:val="0"/>
              <w:marRight w:val="0"/>
              <w:marTop w:val="0"/>
              <w:marBottom w:val="0"/>
              <w:divBdr>
                <w:top w:val="none" w:sz="0" w:space="0" w:color="auto"/>
                <w:left w:val="none" w:sz="0" w:space="0" w:color="auto"/>
                <w:bottom w:val="none" w:sz="0" w:space="0" w:color="auto"/>
                <w:right w:val="none" w:sz="0" w:space="0" w:color="auto"/>
              </w:divBdr>
            </w:div>
            <w:div w:id="525218587">
              <w:marLeft w:val="0"/>
              <w:marRight w:val="0"/>
              <w:marTop w:val="0"/>
              <w:marBottom w:val="0"/>
              <w:divBdr>
                <w:top w:val="none" w:sz="0" w:space="0" w:color="auto"/>
                <w:left w:val="none" w:sz="0" w:space="0" w:color="auto"/>
                <w:bottom w:val="none" w:sz="0" w:space="0" w:color="auto"/>
                <w:right w:val="none" w:sz="0" w:space="0" w:color="auto"/>
              </w:divBdr>
            </w:div>
            <w:div w:id="392119925">
              <w:marLeft w:val="0"/>
              <w:marRight w:val="0"/>
              <w:marTop w:val="0"/>
              <w:marBottom w:val="0"/>
              <w:divBdr>
                <w:top w:val="none" w:sz="0" w:space="0" w:color="auto"/>
                <w:left w:val="none" w:sz="0" w:space="0" w:color="auto"/>
                <w:bottom w:val="none" w:sz="0" w:space="0" w:color="auto"/>
                <w:right w:val="none" w:sz="0" w:space="0" w:color="auto"/>
              </w:divBdr>
            </w:div>
            <w:div w:id="389620196">
              <w:marLeft w:val="0"/>
              <w:marRight w:val="0"/>
              <w:marTop w:val="0"/>
              <w:marBottom w:val="0"/>
              <w:divBdr>
                <w:top w:val="none" w:sz="0" w:space="0" w:color="auto"/>
                <w:left w:val="none" w:sz="0" w:space="0" w:color="auto"/>
                <w:bottom w:val="none" w:sz="0" w:space="0" w:color="auto"/>
                <w:right w:val="none" w:sz="0" w:space="0" w:color="auto"/>
              </w:divBdr>
            </w:div>
            <w:div w:id="689601964">
              <w:marLeft w:val="0"/>
              <w:marRight w:val="0"/>
              <w:marTop w:val="0"/>
              <w:marBottom w:val="0"/>
              <w:divBdr>
                <w:top w:val="none" w:sz="0" w:space="0" w:color="auto"/>
                <w:left w:val="none" w:sz="0" w:space="0" w:color="auto"/>
                <w:bottom w:val="none" w:sz="0" w:space="0" w:color="auto"/>
                <w:right w:val="none" w:sz="0" w:space="0" w:color="auto"/>
              </w:divBdr>
            </w:div>
            <w:div w:id="1728726220">
              <w:marLeft w:val="0"/>
              <w:marRight w:val="0"/>
              <w:marTop w:val="0"/>
              <w:marBottom w:val="0"/>
              <w:divBdr>
                <w:top w:val="none" w:sz="0" w:space="0" w:color="auto"/>
                <w:left w:val="none" w:sz="0" w:space="0" w:color="auto"/>
                <w:bottom w:val="none" w:sz="0" w:space="0" w:color="auto"/>
                <w:right w:val="none" w:sz="0" w:space="0" w:color="auto"/>
              </w:divBdr>
            </w:div>
            <w:div w:id="1830245191">
              <w:marLeft w:val="0"/>
              <w:marRight w:val="0"/>
              <w:marTop w:val="0"/>
              <w:marBottom w:val="0"/>
              <w:divBdr>
                <w:top w:val="none" w:sz="0" w:space="0" w:color="auto"/>
                <w:left w:val="none" w:sz="0" w:space="0" w:color="auto"/>
                <w:bottom w:val="none" w:sz="0" w:space="0" w:color="auto"/>
                <w:right w:val="none" w:sz="0" w:space="0" w:color="auto"/>
              </w:divBdr>
            </w:div>
            <w:div w:id="1727492607">
              <w:marLeft w:val="0"/>
              <w:marRight w:val="0"/>
              <w:marTop w:val="0"/>
              <w:marBottom w:val="0"/>
              <w:divBdr>
                <w:top w:val="none" w:sz="0" w:space="0" w:color="auto"/>
                <w:left w:val="none" w:sz="0" w:space="0" w:color="auto"/>
                <w:bottom w:val="none" w:sz="0" w:space="0" w:color="auto"/>
                <w:right w:val="none" w:sz="0" w:space="0" w:color="auto"/>
              </w:divBdr>
            </w:div>
            <w:div w:id="1838374463">
              <w:marLeft w:val="0"/>
              <w:marRight w:val="0"/>
              <w:marTop w:val="0"/>
              <w:marBottom w:val="0"/>
              <w:divBdr>
                <w:top w:val="none" w:sz="0" w:space="0" w:color="auto"/>
                <w:left w:val="none" w:sz="0" w:space="0" w:color="auto"/>
                <w:bottom w:val="none" w:sz="0" w:space="0" w:color="auto"/>
                <w:right w:val="none" w:sz="0" w:space="0" w:color="auto"/>
              </w:divBdr>
            </w:div>
            <w:div w:id="1017735195">
              <w:marLeft w:val="0"/>
              <w:marRight w:val="0"/>
              <w:marTop w:val="0"/>
              <w:marBottom w:val="0"/>
              <w:divBdr>
                <w:top w:val="none" w:sz="0" w:space="0" w:color="auto"/>
                <w:left w:val="none" w:sz="0" w:space="0" w:color="auto"/>
                <w:bottom w:val="none" w:sz="0" w:space="0" w:color="auto"/>
                <w:right w:val="none" w:sz="0" w:space="0" w:color="auto"/>
              </w:divBdr>
            </w:div>
            <w:div w:id="163789362">
              <w:marLeft w:val="0"/>
              <w:marRight w:val="0"/>
              <w:marTop w:val="0"/>
              <w:marBottom w:val="0"/>
              <w:divBdr>
                <w:top w:val="none" w:sz="0" w:space="0" w:color="auto"/>
                <w:left w:val="none" w:sz="0" w:space="0" w:color="auto"/>
                <w:bottom w:val="none" w:sz="0" w:space="0" w:color="auto"/>
                <w:right w:val="none" w:sz="0" w:space="0" w:color="auto"/>
              </w:divBdr>
            </w:div>
            <w:div w:id="682980176">
              <w:marLeft w:val="0"/>
              <w:marRight w:val="0"/>
              <w:marTop w:val="0"/>
              <w:marBottom w:val="0"/>
              <w:divBdr>
                <w:top w:val="none" w:sz="0" w:space="0" w:color="auto"/>
                <w:left w:val="none" w:sz="0" w:space="0" w:color="auto"/>
                <w:bottom w:val="none" w:sz="0" w:space="0" w:color="auto"/>
                <w:right w:val="none" w:sz="0" w:space="0" w:color="auto"/>
              </w:divBdr>
            </w:div>
            <w:div w:id="1608196421">
              <w:marLeft w:val="0"/>
              <w:marRight w:val="0"/>
              <w:marTop w:val="0"/>
              <w:marBottom w:val="0"/>
              <w:divBdr>
                <w:top w:val="none" w:sz="0" w:space="0" w:color="auto"/>
                <w:left w:val="none" w:sz="0" w:space="0" w:color="auto"/>
                <w:bottom w:val="none" w:sz="0" w:space="0" w:color="auto"/>
                <w:right w:val="none" w:sz="0" w:space="0" w:color="auto"/>
              </w:divBdr>
            </w:div>
            <w:div w:id="1664549545">
              <w:marLeft w:val="0"/>
              <w:marRight w:val="0"/>
              <w:marTop w:val="0"/>
              <w:marBottom w:val="0"/>
              <w:divBdr>
                <w:top w:val="none" w:sz="0" w:space="0" w:color="auto"/>
                <w:left w:val="none" w:sz="0" w:space="0" w:color="auto"/>
                <w:bottom w:val="none" w:sz="0" w:space="0" w:color="auto"/>
                <w:right w:val="none" w:sz="0" w:space="0" w:color="auto"/>
              </w:divBdr>
            </w:div>
            <w:div w:id="561256694">
              <w:marLeft w:val="0"/>
              <w:marRight w:val="0"/>
              <w:marTop w:val="0"/>
              <w:marBottom w:val="0"/>
              <w:divBdr>
                <w:top w:val="none" w:sz="0" w:space="0" w:color="auto"/>
                <w:left w:val="none" w:sz="0" w:space="0" w:color="auto"/>
                <w:bottom w:val="none" w:sz="0" w:space="0" w:color="auto"/>
                <w:right w:val="none" w:sz="0" w:space="0" w:color="auto"/>
              </w:divBdr>
            </w:div>
            <w:div w:id="738401479">
              <w:marLeft w:val="0"/>
              <w:marRight w:val="0"/>
              <w:marTop w:val="0"/>
              <w:marBottom w:val="0"/>
              <w:divBdr>
                <w:top w:val="none" w:sz="0" w:space="0" w:color="auto"/>
                <w:left w:val="none" w:sz="0" w:space="0" w:color="auto"/>
                <w:bottom w:val="none" w:sz="0" w:space="0" w:color="auto"/>
                <w:right w:val="none" w:sz="0" w:space="0" w:color="auto"/>
              </w:divBdr>
            </w:div>
            <w:div w:id="552039124">
              <w:marLeft w:val="0"/>
              <w:marRight w:val="0"/>
              <w:marTop w:val="0"/>
              <w:marBottom w:val="0"/>
              <w:divBdr>
                <w:top w:val="none" w:sz="0" w:space="0" w:color="auto"/>
                <w:left w:val="none" w:sz="0" w:space="0" w:color="auto"/>
                <w:bottom w:val="none" w:sz="0" w:space="0" w:color="auto"/>
                <w:right w:val="none" w:sz="0" w:space="0" w:color="auto"/>
              </w:divBdr>
            </w:div>
            <w:div w:id="1177302799">
              <w:marLeft w:val="0"/>
              <w:marRight w:val="0"/>
              <w:marTop w:val="0"/>
              <w:marBottom w:val="0"/>
              <w:divBdr>
                <w:top w:val="none" w:sz="0" w:space="0" w:color="auto"/>
                <w:left w:val="none" w:sz="0" w:space="0" w:color="auto"/>
                <w:bottom w:val="none" w:sz="0" w:space="0" w:color="auto"/>
                <w:right w:val="none" w:sz="0" w:space="0" w:color="auto"/>
              </w:divBdr>
            </w:div>
            <w:div w:id="1073816741">
              <w:marLeft w:val="0"/>
              <w:marRight w:val="0"/>
              <w:marTop w:val="0"/>
              <w:marBottom w:val="0"/>
              <w:divBdr>
                <w:top w:val="none" w:sz="0" w:space="0" w:color="auto"/>
                <w:left w:val="none" w:sz="0" w:space="0" w:color="auto"/>
                <w:bottom w:val="none" w:sz="0" w:space="0" w:color="auto"/>
                <w:right w:val="none" w:sz="0" w:space="0" w:color="auto"/>
              </w:divBdr>
            </w:div>
            <w:div w:id="1314218035">
              <w:marLeft w:val="0"/>
              <w:marRight w:val="0"/>
              <w:marTop w:val="0"/>
              <w:marBottom w:val="0"/>
              <w:divBdr>
                <w:top w:val="none" w:sz="0" w:space="0" w:color="auto"/>
                <w:left w:val="none" w:sz="0" w:space="0" w:color="auto"/>
                <w:bottom w:val="none" w:sz="0" w:space="0" w:color="auto"/>
                <w:right w:val="none" w:sz="0" w:space="0" w:color="auto"/>
              </w:divBdr>
            </w:div>
            <w:div w:id="622613136">
              <w:marLeft w:val="0"/>
              <w:marRight w:val="0"/>
              <w:marTop w:val="0"/>
              <w:marBottom w:val="0"/>
              <w:divBdr>
                <w:top w:val="none" w:sz="0" w:space="0" w:color="auto"/>
                <w:left w:val="none" w:sz="0" w:space="0" w:color="auto"/>
                <w:bottom w:val="none" w:sz="0" w:space="0" w:color="auto"/>
                <w:right w:val="none" w:sz="0" w:space="0" w:color="auto"/>
              </w:divBdr>
            </w:div>
            <w:div w:id="90321230">
              <w:marLeft w:val="0"/>
              <w:marRight w:val="0"/>
              <w:marTop w:val="0"/>
              <w:marBottom w:val="0"/>
              <w:divBdr>
                <w:top w:val="none" w:sz="0" w:space="0" w:color="auto"/>
                <w:left w:val="none" w:sz="0" w:space="0" w:color="auto"/>
                <w:bottom w:val="none" w:sz="0" w:space="0" w:color="auto"/>
                <w:right w:val="none" w:sz="0" w:space="0" w:color="auto"/>
              </w:divBdr>
            </w:div>
            <w:div w:id="490293692">
              <w:marLeft w:val="0"/>
              <w:marRight w:val="0"/>
              <w:marTop w:val="0"/>
              <w:marBottom w:val="0"/>
              <w:divBdr>
                <w:top w:val="none" w:sz="0" w:space="0" w:color="auto"/>
                <w:left w:val="none" w:sz="0" w:space="0" w:color="auto"/>
                <w:bottom w:val="none" w:sz="0" w:space="0" w:color="auto"/>
                <w:right w:val="none" w:sz="0" w:space="0" w:color="auto"/>
              </w:divBdr>
            </w:div>
            <w:div w:id="1114859328">
              <w:marLeft w:val="0"/>
              <w:marRight w:val="0"/>
              <w:marTop w:val="0"/>
              <w:marBottom w:val="0"/>
              <w:divBdr>
                <w:top w:val="none" w:sz="0" w:space="0" w:color="auto"/>
                <w:left w:val="none" w:sz="0" w:space="0" w:color="auto"/>
                <w:bottom w:val="none" w:sz="0" w:space="0" w:color="auto"/>
                <w:right w:val="none" w:sz="0" w:space="0" w:color="auto"/>
              </w:divBdr>
            </w:div>
            <w:div w:id="588856530">
              <w:marLeft w:val="0"/>
              <w:marRight w:val="0"/>
              <w:marTop w:val="0"/>
              <w:marBottom w:val="0"/>
              <w:divBdr>
                <w:top w:val="none" w:sz="0" w:space="0" w:color="auto"/>
                <w:left w:val="none" w:sz="0" w:space="0" w:color="auto"/>
                <w:bottom w:val="none" w:sz="0" w:space="0" w:color="auto"/>
                <w:right w:val="none" w:sz="0" w:space="0" w:color="auto"/>
              </w:divBdr>
            </w:div>
            <w:div w:id="1532107434">
              <w:marLeft w:val="0"/>
              <w:marRight w:val="0"/>
              <w:marTop w:val="0"/>
              <w:marBottom w:val="0"/>
              <w:divBdr>
                <w:top w:val="none" w:sz="0" w:space="0" w:color="auto"/>
                <w:left w:val="none" w:sz="0" w:space="0" w:color="auto"/>
                <w:bottom w:val="none" w:sz="0" w:space="0" w:color="auto"/>
                <w:right w:val="none" w:sz="0" w:space="0" w:color="auto"/>
              </w:divBdr>
            </w:div>
            <w:div w:id="18049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6400">
      <w:bodyDiv w:val="1"/>
      <w:marLeft w:val="0"/>
      <w:marRight w:val="0"/>
      <w:marTop w:val="0"/>
      <w:marBottom w:val="0"/>
      <w:divBdr>
        <w:top w:val="none" w:sz="0" w:space="0" w:color="auto"/>
        <w:left w:val="none" w:sz="0" w:space="0" w:color="auto"/>
        <w:bottom w:val="none" w:sz="0" w:space="0" w:color="auto"/>
        <w:right w:val="none" w:sz="0" w:space="0" w:color="auto"/>
      </w:divBdr>
    </w:div>
    <w:div w:id="1105072481">
      <w:bodyDiv w:val="1"/>
      <w:marLeft w:val="0"/>
      <w:marRight w:val="0"/>
      <w:marTop w:val="0"/>
      <w:marBottom w:val="0"/>
      <w:divBdr>
        <w:top w:val="none" w:sz="0" w:space="0" w:color="auto"/>
        <w:left w:val="none" w:sz="0" w:space="0" w:color="auto"/>
        <w:bottom w:val="none" w:sz="0" w:space="0" w:color="auto"/>
        <w:right w:val="none" w:sz="0" w:space="0" w:color="auto"/>
      </w:divBdr>
    </w:div>
    <w:div w:id="1113549840">
      <w:bodyDiv w:val="1"/>
      <w:marLeft w:val="0"/>
      <w:marRight w:val="0"/>
      <w:marTop w:val="0"/>
      <w:marBottom w:val="0"/>
      <w:divBdr>
        <w:top w:val="none" w:sz="0" w:space="0" w:color="auto"/>
        <w:left w:val="none" w:sz="0" w:space="0" w:color="auto"/>
        <w:bottom w:val="none" w:sz="0" w:space="0" w:color="auto"/>
        <w:right w:val="none" w:sz="0" w:space="0" w:color="auto"/>
      </w:divBdr>
    </w:div>
    <w:div w:id="1123812241">
      <w:bodyDiv w:val="1"/>
      <w:marLeft w:val="0"/>
      <w:marRight w:val="0"/>
      <w:marTop w:val="0"/>
      <w:marBottom w:val="0"/>
      <w:divBdr>
        <w:top w:val="none" w:sz="0" w:space="0" w:color="auto"/>
        <w:left w:val="none" w:sz="0" w:space="0" w:color="auto"/>
        <w:bottom w:val="none" w:sz="0" w:space="0" w:color="auto"/>
        <w:right w:val="none" w:sz="0" w:space="0" w:color="auto"/>
      </w:divBdr>
    </w:div>
    <w:div w:id="1128354301">
      <w:bodyDiv w:val="1"/>
      <w:marLeft w:val="0"/>
      <w:marRight w:val="0"/>
      <w:marTop w:val="0"/>
      <w:marBottom w:val="0"/>
      <w:divBdr>
        <w:top w:val="none" w:sz="0" w:space="0" w:color="auto"/>
        <w:left w:val="none" w:sz="0" w:space="0" w:color="auto"/>
        <w:bottom w:val="none" w:sz="0" w:space="0" w:color="auto"/>
        <w:right w:val="none" w:sz="0" w:space="0" w:color="auto"/>
      </w:divBdr>
    </w:div>
    <w:div w:id="1132400986">
      <w:bodyDiv w:val="1"/>
      <w:marLeft w:val="0"/>
      <w:marRight w:val="0"/>
      <w:marTop w:val="0"/>
      <w:marBottom w:val="0"/>
      <w:divBdr>
        <w:top w:val="none" w:sz="0" w:space="0" w:color="auto"/>
        <w:left w:val="none" w:sz="0" w:space="0" w:color="auto"/>
        <w:bottom w:val="none" w:sz="0" w:space="0" w:color="auto"/>
        <w:right w:val="none" w:sz="0" w:space="0" w:color="auto"/>
      </w:divBdr>
    </w:div>
    <w:div w:id="1143278698">
      <w:bodyDiv w:val="1"/>
      <w:marLeft w:val="0"/>
      <w:marRight w:val="0"/>
      <w:marTop w:val="0"/>
      <w:marBottom w:val="0"/>
      <w:divBdr>
        <w:top w:val="none" w:sz="0" w:space="0" w:color="auto"/>
        <w:left w:val="none" w:sz="0" w:space="0" w:color="auto"/>
        <w:bottom w:val="none" w:sz="0" w:space="0" w:color="auto"/>
        <w:right w:val="none" w:sz="0" w:space="0" w:color="auto"/>
      </w:divBdr>
    </w:div>
    <w:div w:id="1155146808">
      <w:bodyDiv w:val="1"/>
      <w:marLeft w:val="0"/>
      <w:marRight w:val="0"/>
      <w:marTop w:val="0"/>
      <w:marBottom w:val="0"/>
      <w:divBdr>
        <w:top w:val="none" w:sz="0" w:space="0" w:color="auto"/>
        <w:left w:val="none" w:sz="0" w:space="0" w:color="auto"/>
        <w:bottom w:val="none" w:sz="0" w:space="0" w:color="auto"/>
        <w:right w:val="none" w:sz="0" w:space="0" w:color="auto"/>
      </w:divBdr>
    </w:div>
    <w:div w:id="1162818644">
      <w:bodyDiv w:val="1"/>
      <w:marLeft w:val="0"/>
      <w:marRight w:val="0"/>
      <w:marTop w:val="0"/>
      <w:marBottom w:val="0"/>
      <w:divBdr>
        <w:top w:val="none" w:sz="0" w:space="0" w:color="auto"/>
        <w:left w:val="none" w:sz="0" w:space="0" w:color="auto"/>
        <w:bottom w:val="none" w:sz="0" w:space="0" w:color="auto"/>
        <w:right w:val="none" w:sz="0" w:space="0" w:color="auto"/>
      </w:divBdr>
    </w:div>
    <w:div w:id="1181553807">
      <w:bodyDiv w:val="1"/>
      <w:marLeft w:val="0"/>
      <w:marRight w:val="0"/>
      <w:marTop w:val="0"/>
      <w:marBottom w:val="0"/>
      <w:divBdr>
        <w:top w:val="none" w:sz="0" w:space="0" w:color="auto"/>
        <w:left w:val="none" w:sz="0" w:space="0" w:color="auto"/>
        <w:bottom w:val="none" w:sz="0" w:space="0" w:color="auto"/>
        <w:right w:val="none" w:sz="0" w:space="0" w:color="auto"/>
      </w:divBdr>
    </w:div>
    <w:div w:id="1192646297">
      <w:bodyDiv w:val="1"/>
      <w:marLeft w:val="0"/>
      <w:marRight w:val="0"/>
      <w:marTop w:val="0"/>
      <w:marBottom w:val="0"/>
      <w:divBdr>
        <w:top w:val="none" w:sz="0" w:space="0" w:color="auto"/>
        <w:left w:val="none" w:sz="0" w:space="0" w:color="auto"/>
        <w:bottom w:val="none" w:sz="0" w:space="0" w:color="auto"/>
        <w:right w:val="none" w:sz="0" w:space="0" w:color="auto"/>
      </w:divBdr>
    </w:div>
    <w:div w:id="1198472375">
      <w:bodyDiv w:val="1"/>
      <w:marLeft w:val="0"/>
      <w:marRight w:val="0"/>
      <w:marTop w:val="0"/>
      <w:marBottom w:val="0"/>
      <w:divBdr>
        <w:top w:val="none" w:sz="0" w:space="0" w:color="auto"/>
        <w:left w:val="none" w:sz="0" w:space="0" w:color="auto"/>
        <w:bottom w:val="none" w:sz="0" w:space="0" w:color="auto"/>
        <w:right w:val="none" w:sz="0" w:space="0" w:color="auto"/>
      </w:divBdr>
    </w:div>
    <w:div w:id="1198812582">
      <w:bodyDiv w:val="1"/>
      <w:marLeft w:val="0"/>
      <w:marRight w:val="0"/>
      <w:marTop w:val="0"/>
      <w:marBottom w:val="0"/>
      <w:divBdr>
        <w:top w:val="none" w:sz="0" w:space="0" w:color="auto"/>
        <w:left w:val="none" w:sz="0" w:space="0" w:color="auto"/>
        <w:bottom w:val="none" w:sz="0" w:space="0" w:color="auto"/>
        <w:right w:val="none" w:sz="0" w:space="0" w:color="auto"/>
      </w:divBdr>
    </w:div>
    <w:div w:id="1204369002">
      <w:bodyDiv w:val="1"/>
      <w:marLeft w:val="0"/>
      <w:marRight w:val="0"/>
      <w:marTop w:val="0"/>
      <w:marBottom w:val="0"/>
      <w:divBdr>
        <w:top w:val="none" w:sz="0" w:space="0" w:color="auto"/>
        <w:left w:val="none" w:sz="0" w:space="0" w:color="auto"/>
        <w:bottom w:val="none" w:sz="0" w:space="0" w:color="auto"/>
        <w:right w:val="none" w:sz="0" w:space="0" w:color="auto"/>
      </w:divBdr>
    </w:div>
    <w:div w:id="1222332345">
      <w:bodyDiv w:val="1"/>
      <w:marLeft w:val="0"/>
      <w:marRight w:val="0"/>
      <w:marTop w:val="0"/>
      <w:marBottom w:val="0"/>
      <w:divBdr>
        <w:top w:val="none" w:sz="0" w:space="0" w:color="auto"/>
        <w:left w:val="none" w:sz="0" w:space="0" w:color="auto"/>
        <w:bottom w:val="none" w:sz="0" w:space="0" w:color="auto"/>
        <w:right w:val="none" w:sz="0" w:space="0" w:color="auto"/>
      </w:divBdr>
    </w:div>
    <w:div w:id="1224176823">
      <w:bodyDiv w:val="1"/>
      <w:marLeft w:val="0"/>
      <w:marRight w:val="0"/>
      <w:marTop w:val="0"/>
      <w:marBottom w:val="0"/>
      <w:divBdr>
        <w:top w:val="none" w:sz="0" w:space="0" w:color="auto"/>
        <w:left w:val="none" w:sz="0" w:space="0" w:color="auto"/>
        <w:bottom w:val="none" w:sz="0" w:space="0" w:color="auto"/>
        <w:right w:val="none" w:sz="0" w:space="0" w:color="auto"/>
      </w:divBdr>
      <w:divsChild>
        <w:div w:id="1774785638">
          <w:marLeft w:val="0"/>
          <w:marRight w:val="0"/>
          <w:marTop w:val="0"/>
          <w:marBottom w:val="0"/>
          <w:divBdr>
            <w:top w:val="none" w:sz="0" w:space="0" w:color="auto"/>
            <w:left w:val="none" w:sz="0" w:space="0" w:color="auto"/>
            <w:bottom w:val="none" w:sz="0" w:space="0" w:color="auto"/>
            <w:right w:val="none" w:sz="0" w:space="0" w:color="auto"/>
          </w:divBdr>
        </w:div>
        <w:div w:id="612129690">
          <w:marLeft w:val="0"/>
          <w:marRight w:val="0"/>
          <w:marTop w:val="0"/>
          <w:marBottom w:val="0"/>
          <w:divBdr>
            <w:top w:val="none" w:sz="0" w:space="0" w:color="auto"/>
            <w:left w:val="none" w:sz="0" w:space="0" w:color="auto"/>
            <w:bottom w:val="none" w:sz="0" w:space="0" w:color="auto"/>
            <w:right w:val="none" w:sz="0" w:space="0" w:color="auto"/>
          </w:divBdr>
        </w:div>
        <w:div w:id="913390545">
          <w:marLeft w:val="0"/>
          <w:marRight w:val="0"/>
          <w:marTop w:val="0"/>
          <w:marBottom w:val="0"/>
          <w:divBdr>
            <w:top w:val="none" w:sz="0" w:space="0" w:color="auto"/>
            <w:left w:val="none" w:sz="0" w:space="0" w:color="auto"/>
            <w:bottom w:val="none" w:sz="0" w:space="0" w:color="auto"/>
            <w:right w:val="none" w:sz="0" w:space="0" w:color="auto"/>
          </w:divBdr>
        </w:div>
        <w:div w:id="1414862037">
          <w:marLeft w:val="0"/>
          <w:marRight w:val="0"/>
          <w:marTop w:val="0"/>
          <w:marBottom w:val="0"/>
          <w:divBdr>
            <w:top w:val="none" w:sz="0" w:space="0" w:color="auto"/>
            <w:left w:val="none" w:sz="0" w:space="0" w:color="auto"/>
            <w:bottom w:val="none" w:sz="0" w:space="0" w:color="auto"/>
            <w:right w:val="none" w:sz="0" w:space="0" w:color="auto"/>
          </w:divBdr>
        </w:div>
        <w:div w:id="975571670">
          <w:marLeft w:val="0"/>
          <w:marRight w:val="0"/>
          <w:marTop w:val="0"/>
          <w:marBottom w:val="0"/>
          <w:divBdr>
            <w:top w:val="none" w:sz="0" w:space="0" w:color="auto"/>
            <w:left w:val="none" w:sz="0" w:space="0" w:color="auto"/>
            <w:bottom w:val="none" w:sz="0" w:space="0" w:color="auto"/>
            <w:right w:val="none" w:sz="0" w:space="0" w:color="auto"/>
          </w:divBdr>
        </w:div>
        <w:div w:id="1375042809">
          <w:marLeft w:val="0"/>
          <w:marRight w:val="0"/>
          <w:marTop w:val="0"/>
          <w:marBottom w:val="0"/>
          <w:divBdr>
            <w:top w:val="none" w:sz="0" w:space="0" w:color="auto"/>
            <w:left w:val="none" w:sz="0" w:space="0" w:color="auto"/>
            <w:bottom w:val="none" w:sz="0" w:space="0" w:color="auto"/>
            <w:right w:val="none" w:sz="0" w:space="0" w:color="auto"/>
          </w:divBdr>
        </w:div>
        <w:div w:id="2018387099">
          <w:marLeft w:val="0"/>
          <w:marRight w:val="0"/>
          <w:marTop w:val="0"/>
          <w:marBottom w:val="0"/>
          <w:divBdr>
            <w:top w:val="none" w:sz="0" w:space="0" w:color="auto"/>
            <w:left w:val="none" w:sz="0" w:space="0" w:color="auto"/>
            <w:bottom w:val="none" w:sz="0" w:space="0" w:color="auto"/>
            <w:right w:val="none" w:sz="0" w:space="0" w:color="auto"/>
          </w:divBdr>
        </w:div>
        <w:div w:id="1494645368">
          <w:marLeft w:val="0"/>
          <w:marRight w:val="0"/>
          <w:marTop w:val="0"/>
          <w:marBottom w:val="0"/>
          <w:divBdr>
            <w:top w:val="none" w:sz="0" w:space="0" w:color="auto"/>
            <w:left w:val="none" w:sz="0" w:space="0" w:color="auto"/>
            <w:bottom w:val="none" w:sz="0" w:space="0" w:color="auto"/>
            <w:right w:val="none" w:sz="0" w:space="0" w:color="auto"/>
          </w:divBdr>
        </w:div>
        <w:div w:id="1949121103">
          <w:marLeft w:val="0"/>
          <w:marRight w:val="0"/>
          <w:marTop w:val="0"/>
          <w:marBottom w:val="0"/>
          <w:divBdr>
            <w:top w:val="none" w:sz="0" w:space="0" w:color="auto"/>
            <w:left w:val="none" w:sz="0" w:space="0" w:color="auto"/>
            <w:bottom w:val="none" w:sz="0" w:space="0" w:color="auto"/>
            <w:right w:val="none" w:sz="0" w:space="0" w:color="auto"/>
          </w:divBdr>
        </w:div>
        <w:div w:id="1878660873">
          <w:marLeft w:val="0"/>
          <w:marRight w:val="0"/>
          <w:marTop w:val="0"/>
          <w:marBottom w:val="0"/>
          <w:divBdr>
            <w:top w:val="none" w:sz="0" w:space="0" w:color="auto"/>
            <w:left w:val="none" w:sz="0" w:space="0" w:color="auto"/>
            <w:bottom w:val="none" w:sz="0" w:space="0" w:color="auto"/>
            <w:right w:val="none" w:sz="0" w:space="0" w:color="auto"/>
          </w:divBdr>
        </w:div>
        <w:div w:id="1391348899">
          <w:marLeft w:val="0"/>
          <w:marRight w:val="0"/>
          <w:marTop w:val="0"/>
          <w:marBottom w:val="0"/>
          <w:divBdr>
            <w:top w:val="none" w:sz="0" w:space="0" w:color="auto"/>
            <w:left w:val="none" w:sz="0" w:space="0" w:color="auto"/>
            <w:bottom w:val="none" w:sz="0" w:space="0" w:color="auto"/>
            <w:right w:val="none" w:sz="0" w:space="0" w:color="auto"/>
          </w:divBdr>
        </w:div>
        <w:div w:id="957882233">
          <w:marLeft w:val="0"/>
          <w:marRight w:val="0"/>
          <w:marTop w:val="0"/>
          <w:marBottom w:val="0"/>
          <w:divBdr>
            <w:top w:val="none" w:sz="0" w:space="0" w:color="auto"/>
            <w:left w:val="none" w:sz="0" w:space="0" w:color="auto"/>
            <w:bottom w:val="none" w:sz="0" w:space="0" w:color="auto"/>
            <w:right w:val="none" w:sz="0" w:space="0" w:color="auto"/>
          </w:divBdr>
        </w:div>
        <w:div w:id="1758020367">
          <w:marLeft w:val="0"/>
          <w:marRight w:val="0"/>
          <w:marTop w:val="0"/>
          <w:marBottom w:val="0"/>
          <w:divBdr>
            <w:top w:val="none" w:sz="0" w:space="0" w:color="auto"/>
            <w:left w:val="none" w:sz="0" w:space="0" w:color="auto"/>
            <w:bottom w:val="none" w:sz="0" w:space="0" w:color="auto"/>
            <w:right w:val="none" w:sz="0" w:space="0" w:color="auto"/>
          </w:divBdr>
        </w:div>
        <w:div w:id="657458094">
          <w:marLeft w:val="0"/>
          <w:marRight w:val="0"/>
          <w:marTop w:val="0"/>
          <w:marBottom w:val="0"/>
          <w:divBdr>
            <w:top w:val="none" w:sz="0" w:space="0" w:color="auto"/>
            <w:left w:val="none" w:sz="0" w:space="0" w:color="auto"/>
            <w:bottom w:val="none" w:sz="0" w:space="0" w:color="auto"/>
            <w:right w:val="none" w:sz="0" w:space="0" w:color="auto"/>
          </w:divBdr>
        </w:div>
        <w:div w:id="802892430">
          <w:marLeft w:val="0"/>
          <w:marRight w:val="0"/>
          <w:marTop w:val="0"/>
          <w:marBottom w:val="0"/>
          <w:divBdr>
            <w:top w:val="none" w:sz="0" w:space="0" w:color="auto"/>
            <w:left w:val="none" w:sz="0" w:space="0" w:color="auto"/>
            <w:bottom w:val="none" w:sz="0" w:space="0" w:color="auto"/>
            <w:right w:val="none" w:sz="0" w:space="0" w:color="auto"/>
          </w:divBdr>
        </w:div>
        <w:div w:id="379790337">
          <w:marLeft w:val="0"/>
          <w:marRight w:val="0"/>
          <w:marTop w:val="0"/>
          <w:marBottom w:val="0"/>
          <w:divBdr>
            <w:top w:val="none" w:sz="0" w:space="0" w:color="auto"/>
            <w:left w:val="none" w:sz="0" w:space="0" w:color="auto"/>
            <w:bottom w:val="none" w:sz="0" w:space="0" w:color="auto"/>
            <w:right w:val="none" w:sz="0" w:space="0" w:color="auto"/>
          </w:divBdr>
        </w:div>
        <w:div w:id="1106122435">
          <w:marLeft w:val="0"/>
          <w:marRight w:val="0"/>
          <w:marTop w:val="0"/>
          <w:marBottom w:val="0"/>
          <w:divBdr>
            <w:top w:val="none" w:sz="0" w:space="0" w:color="auto"/>
            <w:left w:val="none" w:sz="0" w:space="0" w:color="auto"/>
            <w:bottom w:val="none" w:sz="0" w:space="0" w:color="auto"/>
            <w:right w:val="none" w:sz="0" w:space="0" w:color="auto"/>
          </w:divBdr>
        </w:div>
        <w:div w:id="1700425162">
          <w:marLeft w:val="0"/>
          <w:marRight w:val="0"/>
          <w:marTop w:val="0"/>
          <w:marBottom w:val="0"/>
          <w:divBdr>
            <w:top w:val="none" w:sz="0" w:space="0" w:color="auto"/>
            <w:left w:val="none" w:sz="0" w:space="0" w:color="auto"/>
            <w:bottom w:val="none" w:sz="0" w:space="0" w:color="auto"/>
            <w:right w:val="none" w:sz="0" w:space="0" w:color="auto"/>
          </w:divBdr>
          <w:divsChild>
            <w:div w:id="1069307425">
              <w:marLeft w:val="0"/>
              <w:marRight w:val="0"/>
              <w:marTop w:val="0"/>
              <w:marBottom w:val="0"/>
              <w:divBdr>
                <w:top w:val="none" w:sz="0" w:space="0" w:color="auto"/>
                <w:left w:val="none" w:sz="0" w:space="0" w:color="auto"/>
                <w:bottom w:val="none" w:sz="0" w:space="0" w:color="auto"/>
                <w:right w:val="none" w:sz="0" w:space="0" w:color="auto"/>
              </w:divBdr>
            </w:div>
            <w:div w:id="1142623853">
              <w:marLeft w:val="0"/>
              <w:marRight w:val="0"/>
              <w:marTop w:val="0"/>
              <w:marBottom w:val="0"/>
              <w:divBdr>
                <w:top w:val="none" w:sz="0" w:space="0" w:color="auto"/>
                <w:left w:val="none" w:sz="0" w:space="0" w:color="auto"/>
                <w:bottom w:val="none" w:sz="0" w:space="0" w:color="auto"/>
                <w:right w:val="none" w:sz="0" w:space="0" w:color="auto"/>
              </w:divBdr>
            </w:div>
            <w:div w:id="1895047845">
              <w:marLeft w:val="0"/>
              <w:marRight w:val="0"/>
              <w:marTop w:val="0"/>
              <w:marBottom w:val="0"/>
              <w:divBdr>
                <w:top w:val="none" w:sz="0" w:space="0" w:color="auto"/>
                <w:left w:val="none" w:sz="0" w:space="0" w:color="auto"/>
                <w:bottom w:val="none" w:sz="0" w:space="0" w:color="auto"/>
                <w:right w:val="none" w:sz="0" w:space="0" w:color="auto"/>
              </w:divBdr>
            </w:div>
            <w:div w:id="690956460">
              <w:marLeft w:val="0"/>
              <w:marRight w:val="0"/>
              <w:marTop w:val="0"/>
              <w:marBottom w:val="0"/>
              <w:divBdr>
                <w:top w:val="none" w:sz="0" w:space="0" w:color="auto"/>
                <w:left w:val="none" w:sz="0" w:space="0" w:color="auto"/>
                <w:bottom w:val="none" w:sz="0" w:space="0" w:color="auto"/>
                <w:right w:val="none" w:sz="0" w:space="0" w:color="auto"/>
              </w:divBdr>
            </w:div>
            <w:div w:id="1666663780">
              <w:marLeft w:val="0"/>
              <w:marRight w:val="0"/>
              <w:marTop w:val="0"/>
              <w:marBottom w:val="0"/>
              <w:divBdr>
                <w:top w:val="none" w:sz="0" w:space="0" w:color="auto"/>
                <w:left w:val="none" w:sz="0" w:space="0" w:color="auto"/>
                <w:bottom w:val="none" w:sz="0" w:space="0" w:color="auto"/>
                <w:right w:val="none" w:sz="0" w:space="0" w:color="auto"/>
              </w:divBdr>
            </w:div>
            <w:div w:id="1667441411">
              <w:marLeft w:val="0"/>
              <w:marRight w:val="0"/>
              <w:marTop w:val="0"/>
              <w:marBottom w:val="0"/>
              <w:divBdr>
                <w:top w:val="none" w:sz="0" w:space="0" w:color="auto"/>
                <w:left w:val="none" w:sz="0" w:space="0" w:color="auto"/>
                <w:bottom w:val="none" w:sz="0" w:space="0" w:color="auto"/>
                <w:right w:val="none" w:sz="0" w:space="0" w:color="auto"/>
              </w:divBdr>
            </w:div>
            <w:div w:id="1129132114">
              <w:marLeft w:val="0"/>
              <w:marRight w:val="0"/>
              <w:marTop w:val="0"/>
              <w:marBottom w:val="0"/>
              <w:divBdr>
                <w:top w:val="none" w:sz="0" w:space="0" w:color="auto"/>
                <w:left w:val="none" w:sz="0" w:space="0" w:color="auto"/>
                <w:bottom w:val="none" w:sz="0" w:space="0" w:color="auto"/>
                <w:right w:val="none" w:sz="0" w:space="0" w:color="auto"/>
              </w:divBdr>
            </w:div>
            <w:div w:id="1232732237">
              <w:marLeft w:val="0"/>
              <w:marRight w:val="0"/>
              <w:marTop w:val="0"/>
              <w:marBottom w:val="0"/>
              <w:divBdr>
                <w:top w:val="none" w:sz="0" w:space="0" w:color="auto"/>
                <w:left w:val="none" w:sz="0" w:space="0" w:color="auto"/>
                <w:bottom w:val="none" w:sz="0" w:space="0" w:color="auto"/>
                <w:right w:val="none" w:sz="0" w:space="0" w:color="auto"/>
              </w:divBdr>
            </w:div>
            <w:div w:id="432360088">
              <w:marLeft w:val="0"/>
              <w:marRight w:val="0"/>
              <w:marTop w:val="0"/>
              <w:marBottom w:val="0"/>
              <w:divBdr>
                <w:top w:val="none" w:sz="0" w:space="0" w:color="auto"/>
                <w:left w:val="none" w:sz="0" w:space="0" w:color="auto"/>
                <w:bottom w:val="none" w:sz="0" w:space="0" w:color="auto"/>
                <w:right w:val="none" w:sz="0" w:space="0" w:color="auto"/>
              </w:divBdr>
            </w:div>
            <w:div w:id="2031683001">
              <w:marLeft w:val="0"/>
              <w:marRight w:val="0"/>
              <w:marTop w:val="0"/>
              <w:marBottom w:val="0"/>
              <w:divBdr>
                <w:top w:val="none" w:sz="0" w:space="0" w:color="auto"/>
                <w:left w:val="none" w:sz="0" w:space="0" w:color="auto"/>
                <w:bottom w:val="none" w:sz="0" w:space="0" w:color="auto"/>
                <w:right w:val="none" w:sz="0" w:space="0" w:color="auto"/>
              </w:divBdr>
            </w:div>
            <w:div w:id="239408650">
              <w:marLeft w:val="0"/>
              <w:marRight w:val="0"/>
              <w:marTop w:val="0"/>
              <w:marBottom w:val="0"/>
              <w:divBdr>
                <w:top w:val="none" w:sz="0" w:space="0" w:color="auto"/>
                <w:left w:val="none" w:sz="0" w:space="0" w:color="auto"/>
                <w:bottom w:val="none" w:sz="0" w:space="0" w:color="auto"/>
                <w:right w:val="none" w:sz="0" w:space="0" w:color="auto"/>
              </w:divBdr>
            </w:div>
            <w:div w:id="72361788">
              <w:marLeft w:val="0"/>
              <w:marRight w:val="0"/>
              <w:marTop w:val="0"/>
              <w:marBottom w:val="0"/>
              <w:divBdr>
                <w:top w:val="none" w:sz="0" w:space="0" w:color="auto"/>
                <w:left w:val="none" w:sz="0" w:space="0" w:color="auto"/>
                <w:bottom w:val="none" w:sz="0" w:space="0" w:color="auto"/>
                <w:right w:val="none" w:sz="0" w:space="0" w:color="auto"/>
              </w:divBdr>
            </w:div>
            <w:div w:id="1272278385">
              <w:marLeft w:val="0"/>
              <w:marRight w:val="0"/>
              <w:marTop w:val="0"/>
              <w:marBottom w:val="0"/>
              <w:divBdr>
                <w:top w:val="none" w:sz="0" w:space="0" w:color="auto"/>
                <w:left w:val="none" w:sz="0" w:space="0" w:color="auto"/>
                <w:bottom w:val="none" w:sz="0" w:space="0" w:color="auto"/>
                <w:right w:val="none" w:sz="0" w:space="0" w:color="auto"/>
              </w:divBdr>
            </w:div>
            <w:div w:id="832332839">
              <w:marLeft w:val="0"/>
              <w:marRight w:val="0"/>
              <w:marTop w:val="0"/>
              <w:marBottom w:val="0"/>
              <w:divBdr>
                <w:top w:val="none" w:sz="0" w:space="0" w:color="auto"/>
                <w:left w:val="none" w:sz="0" w:space="0" w:color="auto"/>
                <w:bottom w:val="none" w:sz="0" w:space="0" w:color="auto"/>
                <w:right w:val="none" w:sz="0" w:space="0" w:color="auto"/>
              </w:divBdr>
            </w:div>
            <w:div w:id="1376615345">
              <w:marLeft w:val="0"/>
              <w:marRight w:val="0"/>
              <w:marTop w:val="0"/>
              <w:marBottom w:val="0"/>
              <w:divBdr>
                <w:top w:val="none" w:sz="0" w:space="0" w:color="auto"/>
                <w:left w:val="none" w:sz="0" w:space="0" w:color="auto"/>
                <w:bottom w:val="none" w:sz="0" w:space="0" w:color="auto"/>
                <w:right w:val="none" w:sz="0" w:space="0" w:color="auto"/>
              </w:divBdr>
            </w:div>
            <w:div w:id="1468280441">
              <w:marLeft w:val="0"/>
              <w:marRight w:val="0"/>
              <w:marTop w:val="0"/>
              <w:marBottom w:val="0"/>
              <w:divBdr>
                <w:top w:val="none" w:sz="0" w:space="0" w:color="auto"/>
                <w:left w:val="none" w:sz="0" w:space="0" w:color="auto"/>
                <w:bottom w:val="none" w:sz="0" w:space="0" w:color="auto"/>
                <w:right w:val="none" w:sz="0" w:space="0" w:color="auto"/>
              </w:divBdr>
            </w:div>
            <w:div w:id="1982494458">
              <w:marLeft w:val="0"/>
              <w:marRight w:val="0"/>
              <w:marTop w:val="0"/>
              <w:marBottom w:val="0"/>
              <w:divBdr>
                <w:top w:val="none" w:sz="0" w:space="0" w:color="auto"/>
                <w:left w:val="none" w:sz="0" w:space="0" w:color="auto"/>
                <w:bottom w:val="none" w:sz="0" w:space="0" w:color="auto"/>
                <w:right w:val="none" w:sz="0" w:space="0" w:color="auto"/>
              </w:divBdr>
            </w:div>
            <w:div w:id="1987465887">
              <w:marLeft w:val="0"/>
              <w:marRight w:val="0"/>
              <w:marTop w:val="0"/>
              <w:marBottom w:val="0"/>
              <w:divBdr>
                <w:top w:val="none" w:sz="0" w:space="0" w:color="auto"/>
                <w:left w:val="none" w:sz="0" w:space="0" w:color="auto"/>
                <w:bottom w:val="none" w:sz="0" w:space="0" w:color="auto"/>
                <w:right w:val="none" w:sz="0" w:space="0" w:color="auto"/>
              </w:divBdr>
            </w:div>
            <w:div w:id="1220744791">
              <w:marLeft w:val="0"/>
              <w:marRight w:val="0"/>
              <w:marTop w:val="0"/>
              <w:marBottom w:val="0"/>
              <w:divBdr>
                <w:top w:val="none" w:sz="0" w:space="0" w:color="auto"/>
                <w:left w:val="none" w:sz="0" w:space="0" w:color="auto"/>
                <w:bottom w:val="none" w:sz="0" w:space="0" w:color="auto"/>
                <w:right w:val="none" w:sz="0" w:space="0" w:color="auto"/>
              </w:divBdr>
            </w:div>
            <w:div w:id="378091173">
              <w:marLeft w:val="0"/>
              <w:marRight w:val="0"/>
              <w:marTop w:val="0"/>
              <w:marBottom w:val="0"/>
              <w:divBdr>
                <w:top w:val="none" w:sz="0" w:space="0" w:color="auto"/>
                <w:left w:val="none" w:sz="0" w:space="0" w:color="auto"/>
                <w:bottom w:val="none" w:sz="0" w:space="0" w:color="auto"/>
                <w:right w:val="none" w:sz="0" w:space="0" w:color="auto"/>
              </w:divBdr>
            </w:div>
          </w:divsChild>
        </w:div>
        <w:div w:id="1655256242">
          <w:marLeft w:val="0"/>
          <w:marRight w:val="0"/>
          <w:marTop w:val="0"/>
          <w:marBottom w:val="0"/>
          <w:divBdr>
            <w:top w:val="none" w:sz="0" w:space="0" w:color="auto"/>
            <w:left w:val="none" w:sz="0" w:space="0" w:color="auto"/>
            <w:bottom w:val="none" w:sz="0" w:space="0" w:color="auto"/>
            <w:right w:val="none" w:sz="0" w:space="0" w:color="auto"/>
          </w:divBdr>
          <w:divsChild>
            <w:div w:id="2115707674">
              <w:marLeft w:val="0"/>
              <w:marRight w:val="0"/>
              <w:marTop w:val="0"/>
              <w:marBottom w:val="0"/>
              <w:divBdr>
                <w:top w:val="none" w:sz="0" w:space="0" w:color="auto"/>
                <w:left w:val="none" w:sz="0" w:space="0" w:color="auto"/>
                <w:bottom w:val="none" w:sz="0" w:space="0" w:color="auto"/>
                <w:right w:val="none" w:sz="0" w:space="0" w:color="auto"/>
              </w:divBdr>
            </w:div>
            <w:div w:id="694497094">
              <w:marLeft w:val="0"/>
              <w:marRight w:val="0"/>
              <w:marTop w:val="0"/>
              <w:marBottom w:val="0"/>
              <w:divBdr>
                <w:top w:val="none" w:sz="0" w:space="0" w:color="auto"/>
                <w:left w:val="none" w:sz="0" w:space="0" w:color="auto"/>
                <w:bottom w:val="none" w:sz="0" w:space="0" w:color="auto"/>
                <w:right w:val="none" w:sz="0" w:space="0" w:color="auto"/>
              </w:divBdr>
            </w:div>
            <w:div w:id="499197864">
              <w:marLeft w:val="0"/>
              <w:marRight w:val="0"/>
              <w:marTop w:val="0"/>
              <w:marBottom w:val="0"/>
              <w:divBdr>
                <w:top w:val="none" w:sz="0" w:space="0" w:color="auto"/>
                <w:left w:val="none" w:sz="0" w:space="0" w:color="auto"/>
                <w:bottom w:val="none" w:sz="0" w:space="0" w:color="auto"/>
                <w:right w:val="none" w:sz="0" w:space="0" w:color="auto"/>
              </w:divBdr>
            </w:div>
            <w:div w:id="197815086">
              <w:marLeft w:val="0"/>
              <w:marRight w:val="0"/>
              <w:marTop w:val="0"/>
              <w:marBottom w:val="0"/>
              <w:divBdr>
                <w:top w:val="none" w:sz="0" w:space="0" w:color="auto"/>
                <w:left w:val="none" w:sz="0" w:space="0" w:color="auto"/>
                <w:bottom w:val="none" w:sz="0" w:space="0" w:color="auto"/>
                <w:right w:val="none" w:sz="0" w:space="0" w:color="auto"/>
              </w:divBdr>
            </w:div>
            <w:div w:id="1560633890">
              <w:marLeft w:val="0"/>
              <w:marRight w:val="0"/>
              <w:marTop w:val="0"/>
              <w:marBottom w:val="0"/>
              <w:divBdr>
                <w:top w:val="none" w:sz="0" w:space="0" w:color="auto"/>
                <w:left w:val="none" w:sz="0" w:space="0" w:color="auto"/>
                <w:bottom w:val="none" w:sz="0" w:space="0" w:color="auto"/>
                <w:right w:val="none" w:sz="0" w:space="0" w:color="auto"/>
              </w:divBdr>
            </w:div>
            <w:div w:id="1447194822">
              <w:marLeft w:val="0"/>
              <w:marRight w:val="0"/>
              <w:marTop w:val="0"/>
              <w:marBottom w:val="0"/>
              <w:divBdr>
                <w:top w:val="none" w:sz="0" w:space="0" w:color="auto"/>
                <w:left w:val="none" w:sz="0" w:space="0" w:color="auto"/>
                <w:bottom w:val="none" w:sz="0" w:space="0" w:color="auto"/>
                <w:right w:val="none" w:sz="0" w:space="0" w:color="auto"/>
              </w:divBdr>
            </w:div>
            <w:div w:id="1129976942">
              <w:marLeft w:val="0"/>
              <w:marRight w:val="0"/>
              <w:marTop w:val="0"/>
              <w:marBottom w:val="0"/>
              <w:divBdr>
                <w:top w:val="none" w:sz="0" w:space="0" w:color="auto"/>
                <w:left w:val="none" w:sz="0" w:space="0" w:color="auto"/>
                <w:bottom w:val="none" w:sz="0" w:space="0" w:color="auto"/>
                <w:right w:val="none" w:sz="0" w:space="0" w:color="auto"/>
              </w:divBdr>
            </w:div>
            <w:div w:id="1536115853">
              <w:marLeft w:val="0"/>
              <w:marRight w:val="0"/>
              <w:marTop w:val="0"/>
              <w:marBottom w:val="0"/>
              <w:divBdr>
                <w:top w:val="none" w:sz="0" w:space="0" w:color="auto"/>
                <w:left w:val="none" w:sz="0" w:space="0" w:color="auto"/>
                <w:bottom w:val="none" w:sz="0" w:space="0" w:color="auto"/>
                <w:right w:val="none" w:sz="0" w:space="0" w:color="auto"/>
              </w:divBdr>
            </w:div>
            <w:div w:id="1783332102">
              <w:marLeft w:val="0"/>
              <w:marRight w:val="0"/>
              <w:marTop w:val="0"/>
              <w:marBottom w:val="0"/>
              <w:divBdr>
                <w:top w:val="none" w:sz="0" w:space="0" w:color="auto"/>
                <w:left w:val="none" w:sz="0" w:space="0" w:color="auto"/>
                <w:bottom w:val="none" w:sz="0" w:space="0" w:color="auto"/>
                <w:right w:val="none" w:sz="0" w:space="0" w:color="auto"/>
              </w:divBdr>
            </w:div>
            <w:div w:id="1894383880">
              <w:marLeft w:val="0"/>
              <w:marRight w:val="0"/>
              <w:marTop w:val="0"/>
              <w:marBottom w:val="0"/>
              <w:divBdr>
                <w:top w:val="none" w:sz="0" w:space="0" w:color="auto"/>
                <w:left w:val="none" w:sz="0" w:space="0" w:color="auto"/>
                <w:bottom w:val="none" w:sz="0" w:space="0" w:color="auto"/>
                <w:right w:val="none" w:sz="0" w:space="0" w:color="auto"/>
              </w:divBdr>
            </w:div>
            <w:div w:id="171385586">
              <w:marLeft w:val="0"/>
              <w:marRight w:val="0"/>
              <w:marTop w:val="0"/>
              <w:marBottom w:val="0"/>
              <w:divBdr>
                <w:top w:val="none" w:sz="0" w:space="0" w:color="auto"/>
                <w:left w:val="none" w:sz="0" w:space="0" w:color="auto"/>
                <w:bottom w:val="none" w:sz="0" w:space="0" w:color="auto"/>
                <w:right w:val="none" w:sz="0" w:space="0" w:color="auto"/>
              </w:divBdr>
            </w:div>
            <w:div w:id="682779294">
              <w:marLeft w:val="0"/>
              <w:marRight w:val="0"/>
              <w:marTop w:val="0"/>
              <w:marBottom w:val="0"/>
              <w:divBdr>
                <w:top w:val="none" w:sz="0" w:space="0" w:color="auto"/>
                <w:left w:val="none" w:sz="0" w:space="0" w:color="auto"/>
                <w:bottom w:val="none" w:sz="0" w:space="0" w:color="auto"/>
                <w:right w:val="none" w:sz="0" w:space="0" w:color="auto"/>
              </w:divBdr>
            </w:div>
            <w:div w:id="1719040928">
              <w:marLeft w:val="0"/>
              <w:marRight w:val="0"/>
              <w:marTop w:val="0"/>
              <w:marBottom w:val="0"/>
              <w:divBdr>
                <w:top w:val="none" w:sz="0" w:space="0" w:color="auto"/>
                <w:left w:val="none" w:sz="0" w:space="0" w:color="auto"/>
                <w:bottom w:val="none" w:sz="0" w:space="0" w:color="auto"/>
                <w:right w:val="none" w:sz="0" w:space="0" w:color="auto"/>
              </w:divBdr>
            </w:div>
            <w:div w:id="1246189099">
              <w:marLeft w:val="0"/>
              <w:marRight w:val="0"/>
              <w:marTop w:val="0"/>
              <w:marBottom w:val="0"/>
              <w:divBdr>
                <w:top w:val="none" w:sz="0" w:space="0" w:color="auto"/>
                <w:left w:val="none" w:sz="0" w:space="0" w:color="auto"/>
                <w:bottom w:val="none" w:sz="0" w:space="0" w:color="auto"/>
                <w:right w:val="none" w:sz="0" w:space="0" w:color="auto"/>
              </w:divBdr>
            </w:div>
            <w:div w:id="1646396740">
              <w:marLeft w:val="0"/>
              <w:marRight w:val="0"/>
              <w:marTop w:val="0"/>
              <w:marBottom w:val="0"/>
              <w:divBdr>
                <w:top w:val="none" w:sz="0" w:space="0" w:color="auto"/>
                <w:left w:val="none" w:sz="0" w:space="0" w:color="auto"/>
                <w:bottom w:val="none" w:sz="0" w:space="0" w:color="auto"/>
                <w:right w:val="none" w:sz="0" w:space="0" w:color="auto"/>
              </w:divBdr>
            </w:div>
            <w:div w:id="93787245">
              <w:marLeft w:val="0"/>
              <w:marRight w:val="0"/>
              <w:marTop w:val="0"/>
              <w:marBottom w:val="0"/>
              <w:divBdr>
                <w:top w:val="none" w:sz="0" w:space="0" w:color="auto"/>
                <w:left w:val="none" w:sz="0" w:space="0" w:color="auto"/>
                <w:bottom w:val="none" w:sz="0" w:space="0" w:color="auto"/>
                <w:right w:val="none" w:sz="0" w:space="0" w:color="auto"/>
              </w:divBdr>
            </w:div>
            <w:div w:id="916593665">
              <w:marLeft w:val="0"/>
              <w:marRight w:val="0"/>
              <w:marTop w:val="0"/>
              <w:marBottom w:val="0"/>
              <w:divBdr>
                <w:top w:val="none" w:sz="0" w:space="0" w:color="auto"/>
                <w:left w:val="none" w:sz="0" w:space="0" w:color="auto"/>
                <w:bottom w:val="none" w:sz="0" w:space="0" w:color="auto"/>
                <w:right w:val="none" w:sz="0" w:space="0" w:color="auto"/>
              </w:divBdr>
            </w:div>
            <w:div w:id="1088619789">
              <w:marLeft w:val="0"/>
              <w:marRight w:val="0"/>
              <w:marTop w:val="0"/>
              <w:marBottom w:val="0"/>
              <w:divBdr>
                <w:top w:val="none" w:sz="0" w:space="0" w:color="auto"/>
                <w:left w:val="none" w:sz="0" w:space="0" w:color="auto"/>
                <w:bottom w:val="none" w:sz="0" w:space="0" w:color="auto"/>
                <w:right w:val="none" w:sz="0" w:space="0" w:color="auto"/>
              </w:divBdr>
            </w:div>
            <w:div w:id="1511216470">
              <w:marLeft w:val="0"/>
              <w:marRight w:val="0"/>
              <w:marTop w:val="0"/>
              <w:marBottom w:val="0"/>
              <w:divBdr>
                <w:top w:val="none" w:sz="0" w:space="0" w:color="auto"/>
                <w:left w:val="none" w:sz="0" w:space="0" w:color="auto"/>
                <w:bottom w:val="none" w:sz="0" w:space="0" w:color="auto"/>
                <w:right w:val="none" w:sz="0" w:space="0" w:color="auto"/>
              </w:divBdr>
            </w:div>
            <w:div w:id="1584802922">
              <w:marLeft w:val="0"/>
              <w:marRight w:val="0"/>
              <w:marTop w:val="0"/>
              <w:marBottom w:val="0"/>
              <w:divBdr>
                <w:top w:val="none" w:sz="0" w:space="0" w:color="auto"/>
                <w:left w:val="none" w:sz="0" w:space="0" w:color="auto"/>
                <w:bottom w:val="none" w:sz="0" w:space="0" w:color="auto"/>
                <w:right w:val="none" w:sz="0" w:space="0" w:color="auto"/>
              </w:divBdr>
            </w:div>
          </w:divsChild>
        </w:div>
        <w:div w:id="35744034">
          <w:marLeft w:val="0"/>
          <w:marRight w:val="0"/>
          <w:marTop w:val="0"/>
          <w:marBottom w:val="0"/>
          <w:divBdr>
            <w:top w:val="none" w:sz="0" w:space="0" w:color="auto"/>
            <w:left w:val="none" w:sz="0" w:space="0" w:color="auto"/>
            <w:bottom w:val="none" w:sz="0" w:space="0" w:color="auto"/>
            <w:right w:val="none" w:sz="0" w:space="0" w:color="auto"/>
          </w:divBdr>
          <w:divsChild>
            <w:div w:id="1317958832">
              <w:marLeft w:val="0"/>
              <w:marRight w:val="0"/>
              <w:marTop w:val="0"/>
              <w:marBottom w:val="0"/>
              <w:divBdr>
                <w:top w:val="none" w:sz="0" w:space="0" w:color="auto"/>
                <w:left w:val="none" w:sz="0" w:space="0" w:color="auto"/>
                <w:bottom w:val="none" w:sz="0" w:space="0" w:color="auto"/>
                <w:right w:val="none" w:sz="0" w:space="0" w:color="auto"/>
              </w:divBdr>
            </w:div>
            <w:div w:id="592126028">
              <w:marLeft w:val="0"/>
              <w:marRight w:val="0"/>
              <w:marTop w:val="0"/>
              <w:marBottom w:val="0"/>
              <w:divBdr>
                <w:top w:val="none" w:sz="0" w:space="0" w:color="auto"/>
                <w:left w:val="none" w:sz="0" w:space="0" w:color="auto"/>
                <w:bottom w:val="none" w:sz="0" w:space="0" w:color="auto"/>
                <w:right w:val="none" w:sz="0" w:space="0" w:color="auto"/>
              </w:divBdr>
            </w:div>
            <w:div w:id="627711887">
              <w:marLeft w:val="0"/>
              <w:marRight w:val="0"/>
              <w:marTop w:val="0"/>
              <w:marBottom w:val="0"/>
              <w:divBdr>
                <w:top w:val="none" w:sz="0" w:space="0" w:color="auto"/>
                <w:left w:val="none" w:sz="0" w:space="0" w:color="auto"/>
                <w:bottom w:val="none" w:sz="0" w:space="0" w:color="auto"/>
                <w:right w:val="none" w:sz="0" w:space="0" w:color="auto"/>
              </w:divBdr>
            </w:div>
            <w:div w:id="1700155550">
              <w:marLeft w:val="0"/>
              <w:marRight w:val="0"/>
              <w:marTop w:val="0"/>
              <w:marBottom w:val="0"/>
              <w:divBdr>
                <w:top w:val="none" w:sz="0" w:space="0" w:color="auto"/>
                <w:left w:val="none" w:sz="0" w:space="0" w:color="auto"/>
                <w:bottom w:val="none" w:sz="0" w:space="0" w:color="auto"/>
                <w:right w:val="none" w:sz="0" w:space="0" w:color="auto"/>
              </w:divBdr>
            </w:div>
            <w:div w:id="1576041921">
              <w:marLeft w:val="0"/>
              <w:marRight w:val="0"/>
              <w:marTop w:val="0"/>
              <w:marBottom w:val="0"/>
              <w:divBdr>
                <w:top w:val="none" w:sz="0" w:space="0" w:color="auto"/>
                <w:left w:val="none" w:sz="0" w:space="0" w:color="auto"/>
                <w:bottom w:val="none" w:sz="0" w:space="0" w:color="auto"/>
                <w:right w:val="none" w:sz="0" w:space="0" w:color="auto"/>
              </w:divBdr>
            </w:div>
            <w:div w:id="160045751">
              <w:marLeft w:val="0"/>
              <w:marRight w:val="0"/>
              <w:marTop w:val="0"/>
              <w:marBottom w:val="0"/>
              <w:divBdr>
                <w:top w:val="none" w:sz="0" w:space="0" w:color="auto"/>
                <w:left w:val="none" w:sz="0" w:space="0" w:color="auto"/>
                <w:bottom w:val="none" w:sz="0" w:space="0" w:color="auto"/>
                <w:right w:val="none" w:sz="0" w:space="0" w:color="auto"/>
              </w:divBdr>
            </w:div>
            <w:div w:id="1626081243">
              <w:marLeft w:val="0"/>
              <w:marRight w:val="0"/>
              <w:marTop w:val="0"/>
              <w:marBottom w:val="0"/>
              <w:divBdr>
                <w:top w:val="none" w:sz="0" w:space="0" w:color="auto"/>
                <w:left w:val="none" w:sz="0" w:space="0" w:color="auto"/>
                <w:bottom w:val="none" w:sz="0" w:space="0" w:color="auto"/>
                <w:right w:val="none" w:sz="0" w:space="0" w:color="auto"/>
              </w:divBdr>
            </w:div>
            <w:div w:id="1614484118">
              <w:marLeft w:val="0"/>
              <w:marRight w:val="0"/>
              <w:marTop w:val="0"/>
              <w:marBottom w:val="0"/>
              <w:divBdr>
                <w:top w:val="none" w:sz="0" w:space="0" w:color="auto"/>
                <w:left w:val="none" w:sz="0" w:space="0" w:color="auto"/>
                <w:bottom w:val="none" w:sz="0" w:space="0" w:color="auto"/>
                <w:right w:val="none" w:sz="0" w:space="0" w:color="auto"/>
              </w:divBdr>
            </w:div>
            <w:div w:id="327055810">
              <w:marLeft w:val="0"/>
              <w:marRight w:val="0"/>
              <w:marTop w:val="0"/>
              <w:marBottom w:val="0"/>
              <w:divBdr>
                <w:top w:val="none" w:sz="0" w:space="0" w:color="auto"/>
                <w:left w:val="none" w:sz="0" w:space="0" w:color="auto"/>
                <w:bottom w:val="none" w:sz="0" w:space="0" w:color="auto"/>
                <w:right w:val="none" w:sz="0" w:space="0" w:color="auto"/>
              </w:divBdr>
            </w:div>
            <w:div w:id="1188373756">
              <w:marLeft w:val="0"/>
              <w:marRight w:val="0"/>
              <w:marTop w:val="0"/>
              <w:marBottom w:val="0"/>
              <w:divBdr>
                <w:top w:val="none" w:sz="0" w:space="0" w:color="auto"/>
                <w:left w:val="none" w:sz="0" w:space="0" w:color="auto"/>
                <w:bottom w:val="none" w:sz="0" w:space="0" w:color="auto"/>
                <w:right w:val="none" w:sz="0" w:space="0" w:color="auto"/>
              </w:divBdr>
            </w:div>
            <w:div w:id="1538348938">
              <w:marLeft w:val="0"/>
              <w:marRight w:val="0"/>
              <w:marTop w:val="0"/>
              <w:marBottom w:val="0"/>
              <w:divBdr>
                <w:top w:val="none" w:sz="0" w:space="0" w:color="auto"/>
                <w:left w:val="none" w:sz="0" w:space="0" w:color="auto"/>
                <w:bottom w:val="none" w:sz="0" w:space="0" w:color="auto"/>
                <w:right w:val="none" w:sz="0" w:space="0" w:color="auto"/>
              </w:divBdr>
            </w:div>
            <w:div w:id="1816754674">
              <w:marLeft w:val="0"/>
              <w:marRight w:val="0"/>
              <w:marTop w:val="0"/>
              <w:marBottom w:val="0"/>
              <w:divBdr>
                <w:top w:val="none" w:sz="0" w:space="0" w:color="auto"/>
                <w:left w:val="none" w:sz="0" w:space="0" w:color="auto"/>
                <w:bottom w:val="none" w:sz="0" w:space="0" w:color="auto"/>
                <w:right w:val="none" w:sz="0" w:space="0" w:color="auto"/>
              </w:divBdr>
            </w:div>
            <w:div w:id="1735006853">
              <w:marLeft w:val="0"/>
              <w:marRight w:val="0"/>
              <w:marTop w:val="0"/>
              <w:marBottom w:val="0"/>
              <w:divBdr>
                <w:top w:val="none" w:sz="0" w:space="0" w:color="auto"/>
                <w:left w:val="none" w:sz="0" w:space="0" w:color="auto"/>
                <w:bottom w:val="none" w:sz="0" w:space="0" w:color="auto"/>
                <w:right w:val="none" w:sz="0" w:space="0" w:color="auto"/>
              </w:divBdr>
            </w:div>
            <w:div w:id="8920831">
              <w:marLeft w:val="0"/>
              <w:marRight w:val="0"/>
              <w:marTop w:val="0"/>
              <w:marBottom w:val="0"/>
              <w:divBdr>
                <w:top w:val="none" w:sz="0" w:space="0" w:color="auto"/>
                <w:left w:val="none" w:sz="0" w:space="0" w:color="auto"/>
                <w:bottom w:val="none" w:sz="0" w:space="0" w:color="auto"/>
                <w:right w:val="none" w:sz="0" w:space="0" w:color="auto"/>
              </w:divBdr>
            </w:div>
            <w:div w:id="881525668">
              <w:marLeft w:val="0"/>
              <w:marRight w:val="0"/>
              <w:marTop w:val="0"/>
              <w:marBottom w:val="0"/>
              <w:divBdr>
                <w:top w:val="none" w:sz="0" w:space="0" w:color="auto"/>
                <w:left w:val="none" w:sz="0" w:space="0" w:color="auto"/>
                <w:bottom w:val="none" w:sz="0" w:space="0" w:color="auto"/>
                <w:right w:val="none" w:sz="0" w:space="0" w:color="auto"/>
              </w:divBdr>
            </w:div>
            <w:div w:id="714625488">
              <w:marLeft w:val="0"/>
              <w:marRight w:val="0"/>
              <w:marTop w:val="0"/>
              <w:marBottom w:val="0"/>
              <w:divBdr>
                <w:top w:val="none" w:sz="0" w:space="0" w:color="auto"/>
                <w:left w:val="none" w:sz="0" w:space="0" w:color="auto"/>
                <w:bottom w:val="none" w:sz="0" w:space="0" w:color="auto"/>
                <w:right w:val="none" w:sz="0" w:space="0" w:color="auto"/>
              </w:divBdr>
            </w:div>
            <w:div w:id="1100755528">
              <w:marLeft w:val="0"/>
              <w:marRight w:val="0"/>
              <w:marTop w:val="0"/>
              <w:marBottom w:val="0"/>
              <w:divBdr>
                <w:top w:val="none" w:sz="0" w:space="0" w:color="auto"/>
                <w:left w:val="none" w:sz="0" w:space="0" w:color="auto"/>
                <w:bottom w:val="none" w:sz="0" w:space="0" w:color="auto"/>
                <w:right w:val="none" w:sz="0" w:space="0" w:color="auto"/>
              </w:divBdr>
            </w:div>
          </w:divsChild>
        </w:div>
        <w:div w:id="207375908">
          <w:marLeft w:val="0"/>
          <w:marRight w:val="0"/>
          <w:marTop w:val="0"/>
          <w:marBottom w:val="0"/>
          <w:divBdr>
            <w:top w:val="none" w:sz="0" w:space="0" w:color="auto"/>
            <w:left w:val="none" w:sz="0" w:space="0" w:color="auto"/>
            <w:bottom w:val="none" w:sz="0" w:space="0" w:color="auto"/>
            <w:right w:val="none" w:sz="0" w:space="0" w:color="auto"/>
          </w:divBdr>
          <w:divsChild>
            <w:div w:id="1364213538">
              <w:marLeft w:val="0"/>
              <w:marRight w:val="0"/>
              <w:marTop w:val="30"/>
              <w:marBottom w:val="30"/>
              <w:divBdr>
                <w:top w:val="none" w:sz="0" w:space="0" w:color="auto"/>
                <w:left w:val="none" w:sz="0" w:space="0" w:color="auto"/>
                <w:bottom w:val="none" w:sz="0" w:space="0" w:color="auto"/>
                <w:right w:val="none" w:sz="0" w:space="0" w:color="auto"/>
              </w:divBdr>
              <w:divsChild>
                <w:div w:id="145705790">
                  <w:marLeft w:val="0"/>
                  <w:marRight w:val="0"/>
                  <w:marTop w:val="0"/>
                  <w:marBottom w:val="0"/>
                  <w:divBdr>
                    <w:top w:val="none" w:sz="0" w:space="0" w:color="auto"/>
                    <w:left w:val="none" w:sz="0" w:space="0" w:color="auto"/>
                    <w:bottom w:val="none" w:sz="0" w:space="0" w:color="auto"/>
                    <w:right w:val="none" w:sz="0" w:space="0" w:color="auto"/>
                  </w:divBdr>
                  <w:divsChild>
                    <w:div w:id="1940795315">
                      <w:marLeft w:val="0"/>
                      <w:marRight w:val="0"/>
                      <w:marTop w:val="0"/>
                      <w:marBottom w:val="0"/>
                      <w:divBdr>
                        <w:top w:val="none" w:sz="0" w:space="0" w:color="auto"/>
                        <w:left w:val="none" w:sz="0" w:space="0" w:color="auto"/>
                        <w:bottom w:val="none" w:sz="0" w:space="0" w:color="auto"/>
                        <w:right w:val="none" w:sz="0" w:space="0" w:color="auto"/>
                      </w:divBdr>
                    </w:div>
                  </w:divsChild>
                </w:div>
                <w:div w:id="850143476">
                  <w:marLeft w:val="0"/>
                  <w:marRight w:val="0"/>
                  <w:marTop w:val="0"/>
                  <w:marBottom w:val="0"/>
                  <w:divBdr>
                    <w:top w:val="none" w:sz="0" w:space="0" w:color="auto"/>
                    <w:left w:val="none" w:sz="0" w:space="0" w:color="auto"/>
                    <w:bottom w:val="none" w:sz="0" w:space="0" w:color="auto"/>
                    <w:right w:val="none" w:sz="0" w:space="0" w:color="auto"/>
                  </w:divBdr>
                  <w:divsChild>
                    <w:div w:id="576482069">
                      <w:marLeft w:val="0"/>
                      <w:marRight w:val="0"/>
                      <w:marTop w:val="0"/>
                      <w:marBottom w:val="0"/>
                      <w:divBdr>
                        <w:top w:val="none" w:sz="0" w:space="0" w:color="auto"/>
                        <w:left w:val="none" w:sz="0" w:space="0" w:color="auto"/>
                        <w:bottom w:val="none" w:sz="0" w:space="0" w:color="auto"/>
                        <w:right w:val="none" w:sz="0" w:space="0" w:color="auto"/>
                      </w:divBdr>
                    </w:div>
                  </w:divsChild>
                </w:div>
                <w:div w:id="1069958334">
                  <w:marLeft w:val="0"/>
                  <w:marRight w:val="0"/>
                  <w:marTop w:val="0"/>
                  <w:marBottom w:val="0"/>
                  <w:divBdr>
                    <w:top w:val="none" w:sz="0" w:space="0" w:color="auto"/>
                    <w:left w:val="none" w:sz="0" w:space="0" w:color="auto"/>
                    <w:bottom w:val="none" w:sz="0" w:space="0" w:color="auto"/>
                    <w:right w:val="none" w:sz="0" w:space="0" w:color="auto"/>
                  </w:divBdr>
                  <w:divsChild>
                    <w:div w:id="545720689">
                      <w:marLeft w:val="0"/>
                      <w:marRight w:val="0"/>
                      <w:marTop w:val="0"/>
                      <w:marBottom w:val="0"/>
                      <w:divBdr>
                        <w:top w:val="none" w:sz="0" w:space="0" w:color="auto"/>
                        <w:left w:val="none" w:sz="0" w:space="0" w:color="auto"/>
                        <w:bottom w:val="none" w:sz="0" w:space="0" w:color="auto"/>
                        <w:right w:val="none" w:sz="0" w:space="0" w:color="auto"/>
                      </w:divBdr>
                    </w:div>
                  </w:divsChild>
                </w:div>
                <w:div w:id="1919556601">
                  <w:marLeft w:val="0"/>
                  <w:marRight w:val="0"/>
                  <w:marTop w:val="0"/>
                  <w:marBottom w:val="0"/>
                  <w:divBdr>
                    <w:top w:val="none" w:sz="0" w:space="0" w:color="auto"/>
                    <w:left w:val="none" w:sz="0" w:space="0" w:color="auto"/>
                    <w:bottom w:val="none" w:sz="0" w:space="0" w:color="auto"/>
                    <w:right w:val="none" w:sz="0" w:space="0" w:color="auto"/>
                  </w:divBdr>
                  <w:divsChild>
                    <w:div w:id="1266763881">
                      <w:marLeft w:val="0"/>
                      <w:marRight w:val="0"/>
                      <w:marTop w:val="0"/>
                      <w:marBottom w:val="0"/>
                      <w:divBdr>
                        <w:top w:val="none" w:sz="0" w:space="0" w:color="auto"/>
                        <w:left w:val="none" w:sz="0" w:space="0" w:color="auto"/>
                        <w:bottom w:val="none" w:sz="0" w:space="0" w:color="auto"/>
                        <w:right w:val="none" w:sz="0" w:space="0" w:color="auto"/>
                      </w:divBdr>
                    </w:div>
                  </w:divsChild>
                </w:div>
                <w:div w:id="14575871">
                  <w:marLeft w:val="0"/>
                  <w:marRight w:val="0"/>
                  <w:marTop w:val="0"/>
                  <w:marBottom w:val="0"/>
                  <w:divBdr>
                    <w:top w:val="none" w:sz="0" w:space="0" w:color="auto"/>
                    <w:left w:val="none" w:sz="0" w:space="0" w:color="auto"/>
                    <w:bottom w:val="none" w:sz="0" w:space="0" w:color="auto"/>
                    <w:right w:val="none" w:sz="0" w:space="0" w:color="auto"/>
                  </w:divBdr>
                  <w:divsChild>
                    <w:div w:id="1037193672">
                      <w:marLeft w:val="0"/>
                      <w:marRight w:val="0"/>
                      <w:marTop w:val="0"/>
                      <w:marBottom w:val="0"/>
                      <w:divBdr>
                        <w:top w:val="none" w:sz="0" w:space="0" w:color="auto"/>
                        <w:left w:val="none" w:sz="0" w:space="0" w:color="auto"/>
                        <w:bottom w:val="none" w:sz="0" w:space="0" w:color="auto"/>
                        <w:right w:val="none" w:sz="0" w:space="0" w:color="auto"/>
                      </w:divBdr>
                    </w:div>
                  </w:divsChild>
                </w:div>
                <w:div w:id="1454595735">
                  <w:marLeft w:val="0"/>
                  <w:marRight w:val="0"/>
                  <w:marTop w:val="0"/>
                  <w:marBottom w:val="0"/>
                  <w:divBdr>
                    <w:top w:val="none" w:sz="0" w:space="0" w:color="auto"/>
                    <w:left w:val="none" w:sz="0" w:space="0" w:color="auto"/>
                    <w:bottom w:val="none" w:sz="0" w:space="0" w:color="auto"/>
                    <w:right w:val="none" w:sz="0" w:space="0" w:color="auto"/>
                  </w:divBdr>
                  <w:divsChild>
                    <w:div w:id="545992356">
                      <w:marLeft w:val="0"/>
                      <w:marRight w:val="0"/>
                      <w:marTop w:val="0"/>
                      <w:marBottom w:val="0"/>
                      <w:divBdr>
                        <w:top w:val="none" w:sz="0" w:space="0" w:color="auto"/>
                        <w:left w:val="none" w:sz="0" w:space="0" w:color="auto"/>
                        <w:bottom w:val="none" w:sz="0" w:space="0" w:color="auto"/>
                        <w:right w:val="none" w:sz="0" w:space="0" w:color="auto"/>
                      </w:divBdr>
                    </w:div>
                  </w:divsChild>
                </w:div>
                <w:div w:id="1734892945">
                  <w:marLeft w:val="0"/>
                  <w:marRight w:val="0"/>
                  <w:marTop w:val="0"/>
                  <w:marBottom w:val="0"/>
                  <w:divBdr>
                    <w:top w:val="none" w:sz="0" w:space="0" w:color="auto"/>
                    <w:left w:val="none" w:sz="0" w:space="0" w:color="auto"/>
                    <w:bottom w:val="none" w:sz="0" w:space="0" w:color="auto"/>
                    <w:right w:val="none" w:sz="0" w:space="0" w:color="auto"/>
                  </w:divBdr>
                  <w:divsChild>
                    <w:div w:id="1555458555">
                      <w:marLeft w:val="0"/>
                      <w:marRight w:val="0"/>
                      <w:marTop w:val="0"/>
                      <w:marBottom w:val="0"/>
                      <w:divBdr>
                        <w:top w:val="none" w:sz="0" w:space="0" w:color="auto"/>
                        <w:left w:val="none" w:sz="0" w:space="0" w:color="auto"/>
                        <w:bottom w:val="none" w:sz="0" w:space="0" w:color="auto"/>
                        <w:right w:val="none" w:sz="0" w:space="0" w:color="auto"/>
                      </w:divBdr>
                    </w:div>
                  </w:divsChild>
                </w:div>
                <w:div w:id="1138763625">
                  <w:marLeft w:val="0"/>
                  <w:marRight w:val="0"/>
                  <w:marTop w:val="0"/>
                  <w:marBottom w:val="0"/>
                  <w:divBdr>
                    <w:top w:val="none" w:sz="0" w:space="0" w:color="auto"/>
                    <w:left w:val="none" w:sz="0" w:space="0" w:color="auto"/>
                    <w:bottom w:val="none" w:sz="0" w:space="0" w:color="auto"/>
                    <w:right w:val="none" w:sz="0" w:space="0" w:color="auto"/>
                  </w:divBdr>
                  <w:divsChild>
                    <w:div w:id="701177413">
                      <w:marLeft w:val="0"/>
                      <w:marRight w:val="0"/>
                      <w:marTop w:val="0"/>
                      <w:marBottom w:val="0"/>
                      <w:divBdr>
                        <w:top w:val="none" w:sz="0" w:space="0" w:color="auto"/>
                        <w:left w:val="none" w:sz="0" w:space="0" w:color="auto"/>
                        <w:bottom w:val="none" w:sz="0" w:space="0" w:color="auto"/>
                        <w:right w:val="none" w:sz="0" w:space="0" w:color="auto"/>
                      </w:divBdr>
                    </w:div>
                  </w:divsChild>
                </w:div>
                <w:div w:id="1341657917">
                  <w:marLeft w:val="0"/>
                  <w:marRight w:val="0"/>
                  <w:marTop w:val="0"/>
                  <w:marBottom w:val="0"/>
                  <w:divBdr>
                    <w:top w:val="none" w:sz="0" w:space="0" w:color="auto"/>
                    <w:left w:val="none" w:sz="0" w:space="0" w:color="auto"/>
                    <w:bottom w:val="none" w:sz="0" w:space="0" w:color="auto"/>
                    <w:right w:val="none" w:sz="0" w:space="0" w:color="auto"/>
                  </w:divBdr>
                  <w:divsChild>
                    <w:div w:id="2008357595">
                      <w:marLeft w:val="0"/>
                      <w:marRight w:val="0"/>
                      <w:marTop w:val="0"/>
                      <w:marBottom w:val="0"/>
                      <w:divBdr>
                        <w:top w:val="none" w:sz="0" w:space="0" w:color="auto"/>
                        <w:left w:val="none" w:sz="0" w:space="0" w:color="auto"/>
                        <w:bottom w:val="none" w:sz="0" w:space="0" w:color="auto"/>
                        <w:right w:val="none" w:sz="0" w:space="0" w:color="auto"/>
                      </w:divBdr>
                    </w:div>
                  </w:divsChild>
                </w:div>
                <w:div w:id="1881161226">
                  <w:marLeft w:val="0"/>
                  <w:marRight w:val="0"/>
                  <w:marTop w:val="0"/>
                  <w:marBottom w:val="0"/>
                  <w:divBdr>
                    <w:top w:val="none" w:sz="0" w:space="0" w:color="auto"/>
                    <w:left w:val="none" w:sz="0" w:space="0" w:color="auto"/>
                    <w:bottom w:val="none" w:sz="0" w:space="0" w:color="auto"/>
                    <w:right w:val="none" w:sz="0" w:space="0" w:color="auto"/>
                  </w:divBdr>
                  <w:divsChild>
                    <w:div w:id="270629109">
                      <w:marLeft w:val="0"/>
                      <w:marRight w:val="0"/>
                      <w:marTop w:val="0"/>
                      <w:marBottom w:val="0"/>
                      <w:divBdr>
                        <w:top w:val="none" w:sz="0" w:space="0" w:color="auto"/>
                        <w:left w:val="none" w:sz="0" w:space="0" w:color="auto"/>
                        <w:bottom w:val="none" w:sz="0" w:space="0" w:color="auto"/>
                        <w:right w:val="none" w:sz="0" w:space="0" w:color="auto"/>
                      </w:divBdr>
                    </w:div>
                  </w:divsChild>
                </w:div>
                <w:div w:id="134807638">
                  <w:marLeft w:val="0"/>
                  <w:marRight w:val="0"/>
                  <w:marTop w:val="0"/>
                  <w:marBottom w:val="0"/>
                  <w:divBdr>
                    <w:top w:val="none" w:sz="0" w:space="0" w:color="auto"/>
                    <w:left w:val="none" w:sz="0" w:space="0" w:color="auto"/>
                    <w:bottom w:val="none" w:sz="0" w:space="0" w:color="auto"/>
                    <w:right w:val="none" w:sz="0" w:space="0" w:color="auto"/>
                  </w:divBdr>
                  <w:divsChild>
                    <w:div w:id="641926875">
                      <w:marLeft w:val="0"/>
                      <w:marRight w:val="0"/>
                      <w:marTop w:val="0"/>
                      <w:marBottom w:val="0"/>
                      <w:divBdr>
                        <w:top w:val="none" w:sz="0" w:space="0" w:color="auto"/>
                        <w:left w:val="none" w:sz="0" w:space="0" w:color="auto"/>
                        <w:bottom w:val="none" w:sz="0" w:space="0" w:color="auto"/>
                        <w:right w:val="none" w:sz="0" w:space="0" w:color="auto"/>
                      </w:divBdr>
                    </w:div>
                  </w:divsChild>
                </w:div>
                <w:div w:id="101069392">
                  <w:marLeft w:val="0"/>
                  <w:marRight w:val="0"/>
                  <w:marTop w:val="0"/>
                  <w:marBottom w:val="0"/>
                  <w:divBdr>
                    <w:top w:val="none" w:sz="0" w:space="0" w:color="auto"/>
                    <w:left w:val="none" w:sz="0" w:space="0" w:color="auto"/>
                    <w:bottom w:val="none" w:sz="0" w:space="0" w:color="auto"/>
                    <w:right w:val="none" w:sz="0" w:space="0" w:color="auto"/>
                  </w:divBdr>
                  <w:divsChild>
                    <w:div w:id="1700660728">
                      <w:marLeft w:val="0"/>
                      <w:marRight w:val="0"/>
                      <w:marTop w:val="0"/>
                      <w:marBottom w:val="0"/>
                      <w:divBdr>
                        <w:top w:val="none" w:sz="0" w:space="0" w:color="auto"/>
                        <w:left w:val="none" w:sz="0" w:space="0" w:color="auto"/>
                        <w:bottom w:val="none" w:sz="0" w:space="0" w:color="auto"/>
                        <w:right w:val="none" w:sz="0" w:space="0" w:color="auto"/>
                      </w:divBdr>
                    </w:div>
                  </w:divsChild>
                </w:div>
                <w:div w:id="131413588">
                  <w:marLeft w:val="0"/>
                  <w:marRight w:val="0"/>
                  <w:marTop w:val="0"/>
                  <w:marBottom w:val="0"/>
                  <w:divBdr>
                    <w:top w:val="none" w:sz="0" w:space="0" w:color="auto"/>
                    <w:left w:val="none" w:sz="0" w:space="0" w:color="auto"/>
                    <w:bottom w:val="none" w:sz="0" w:space="0" w:color="auto"/>
                    <w:right w:val="none" w:sz="0" w:space="0" w:color="auto"/>
                  </w:divBdr>
                  <w:divsChild>
                    <w:div w:id="727462285">
                      <w:marLeft w:val="0"/>
                      <w:marRight w:val="0"/>
                      <w:marTop w:val="0"/>
                      <w:marBottom w:val="0"/>
                      <w:divBdr>
                        <w:top w:val="none" w:sz="0" w:space="0" w:color="auto"/>
                        <w:left w:val="none" w:sz="0" w:space="0" w:color="auto"/>
                        <w:bottom w:val="none" w:sz="0" w:space="0" w:color="auto"/>
                        <w:right w:val="none" w:sz="0" w:space="0" w:color="auto"/>
                      </w:divBdr>
                    </w:div>
                  </w:divsChild>
                </w:div>
                <w:div w:id="2139294432">
                  <w:marLeft w:val="0"/>
                  <w:marRight w:val="0"/>
                  <w:marTop w:val="0"/>
                  <w:marBottom w:val="0"/>
                  <w:divBdr>
                    <w:top w:val="none" w:sz="0" w:space="0" w:color="auto"/>
                    <w:left w:val="none" w:sz="0" w:space="0" w:color="auto"/>
                    <w:bottom w:val="none" w:sz="0" w:space="0" w:color="auto"/>
                    <w:right w:val="none" w:sz="0" w:space="0" w:color="auto"/>
                  </w:divBdr>
                  <w:divsChild>
                    <w:div w:id="1396010909">
                      <w:marLeft w:val="0"/>
                      <w:marRight w:val="0"/>
                      <w:marTop w:val="0"/>
                      <w:marBottom w:val="0"/>
                      <w:divBdr>
                        <w:top w:val="none" w:sz="0" w:space="0" w:color="auto"/>
                        <w:left w:val="none" w:sz="0" w:space="0" w:color="auto"/>
                        <w:bottom w:val="none" w:sz="0" w:space="0" w:color="auto"/>
                        <w:right w:val="none" w:sz="0" w:space="0" w:color="auto"/>
                      </w:divBdr>
                    </w:div>
                  </w:divsChild>
                </w:div>
                <w:div w:id="75980023">
                  <w:marLeft w:val="0"/>
                  <w:marRight w:val="0"/>
                  <w:marTop w:val="0"/>
                  <w:marBottom w:val="0"/>
                  <w:divBdr>
                    <w:top w:val="none" w:sz="0" w:space="0" w:color="auto"/>
                    <w:left w:val="none" w:sz="0" w:space="0" w:color="auto"/>
                    <w:bottom w:val="none" w:sz="0" w:space="0" w:color="auto"/>
                    <w:right w:val="none" w:sz="0" w:space="0" w:color="auto"/>
                  </w:divBdr>
                  <w:divsChild>
                    <w:div w:id="1146165480">
                      <w:marLeft w:val="0"/>
                      <w:marRight w:val="0"/>
                      <w:marTop w:val="0"/>
                      <w:marBottom w:val="0"/>
                      <w:divBdr>
                        <w:top w:val="none" w:sz="0" w:space="0" w:color="auto"/>
                        <w:left w:val="none" w:sz="0" w:space="0" w:color="auto"/>
                        <w:bottom w:val="none" w:sz="0" w:space="0" w:color="auto"/>
                        <w:right w:val="none" w:sz="0" w:space="0" w:color="auto"/>
                      </w:divBdr>
                    </w:div>
                  </w:divsChild>
                </w:div>
                <w:div w:id="56100615">
                  <w:marLeft w:val="0"/>
                  <w:marRight w:val="0"/>
                  <w:marTop w:val="0"/>
                  <w:marBottom w:val="0"/>
                  <w:divBdr>
                    <w:top w:val="none" w:sz="0" w:space="0" w:color="auto"/>
                    <w:left w:val="none" w:sz="0" w:space="0" w:color="auto"/>
                    <w:bottom w:val="none" w:sz="0" w:space="0" w:color="auto"/>
                    <w:right w:val="none" w:sz="0" w:space="0" w:color="auto"/>
                  </w:divBdr>
                  <w:divsChild>
                    <w:div w:id="312956397">
                      <w:marLeft w:val="0"/>
                      <w:marRight w:val="0"/>
                      <w:marTop w:val="0"/>
                      <w:marBottom w:val="0"/>
                      <w:divBdr>
                        <w:top w:val="none" w:sz="0" w:space="0" w:color="auto"/>
                        <w:left w:val="none" w:sz="0" w:space="0" w:color="auto"/>
                        <w:bottom w:val="none" w:sz="0" w:space="0" w:color="auto"/>
                        <w:right w:val="none" w:sz="0" w:space="0" w:color="auto"/>
                      </w:divBdr>
                    </w:div>
                  </w:divsChild>
                </w:div>
                <w:div w:id="2560366">
                  <w:marLeft w:val="0"/>
                  <w:marRight w:val="0"/>
                  <w:marTop w:val="0"/>
                  <w:marBottom w:val="0"/>
                  <w:divBdr>
                    <w:top w:val="none" w:sz="0" w:space="0" w:color="auto"/>
                    <w:left w:val="none" w:sz="0" w:space="0" w:color="auto"/>
                    <w:bottom w:val="none" w:sz="0" w:space="0" w:color="auto"/>
                    <w:right w:val="none" w:sz="0" w:space="0" w:color="auto"/>
                  </w:divBdr>
                  <w:divsChild>
                    <w:div w:id="259145686">
                      <w:marLeft w:val="0"/>
                      <w:marRight w:val="0"/>
                      <w:marTop w:val="0"/>
                      <w:marBottom w:val="0"/>
                      <w:divBdr>
                        <w:top w:val="none" w:sz="0" w:space="0" w:color="auto"/>
                        <w:left w:val="none" w:sz="0" w:space="0" w:color="auto"/>
                        <w:bottom w:val="none" w:sz="0" w:space="0" w:color="auto"/>
                        <w:right w:val="none" w:sz="0" w:space="0" w:color="auto"/>
                      </w:divBdr>
                    </w:div>
                  </w:divsChild>
                </w:div>
                <w:div w:id="2126145675">
                  <w:marLeft w:val="0"/>
                  <w:marRight w:val="0"/>
                  <w:marTop w:val="0"/>
                  <w:marBottom w:val="0"/>
                  <w:divBdr>
                    <w:top w:val="none" w:sz="0" w:space="0" w:color="auto"/>
                    <w:left w:val="none" w:sz="0" w:space="0" w:color="auto"/>
                    <w:bottom w:val="none" w:sz="0" w:space="0" w:color="auto"/>
                    <w:right w:val="none" w:sz="0" w:space="0" w:color="auto"/>
                  </w:divBdr>
                  <w:divsChild>
                    <w:div w:id="908685730">
                      <w:marLeft w:val="0"/>
                      <w:marRight w:val="0"/>
                      <w:marTop w:val="0"/>
                      <w:marBottom w:val="0"/>
                      <w:divBdr>
                        <w:top w:val="none" w:sz="0" w:space="0" w:color="auto"/>
                        <w:left w:val="none" w:sz="0" w:space="0" w:color="auto"/>
                        <w:bottom w:val="none" w:sz="0" w:space="0" w:color="auto"/>
                        <w:right w:val="none" w:sz="0" w:space="0" w:color="auto"/>
                      </w:divBdr>
                    </w:div>
                  </w:divsChild>
                </w:div>
                <w:div w:id="170874507">
                  <w:marLeft w:val="0"/>
                  <w:marRight w:val="0"/>
                  <w:marTop w:val="0"/>
                  <w:marBottom w:val="0"/>
                  <w:divBdr>
                    <w:top w:val="none" w:sz="0" w:space="0" w:color="auto"/>
                    <w:left w:val="none" w:sz="0" w:space="0" w:color="auto"/>
                    <w:bottom w:val="none" w:sz="0" w:space="0" w:color="auto"/>
                    <w:right w:val="none" w:sz="0" w:space="0" w:color="auto"/>
                  </w:divBdr>
                  <w:divsChild>
                    <w:div w:id="1372531298">
                      <w:marLeft w:val="0"/>
                      <w:marRight w:val="0"/>
                      <w:marTop w:val="0"/>
                      <w:marBottom w:val="0"/>
                      <w:divBdr>
                        <w:top w:val="none" w:sz="0" w:space="0" w:color="auto"/>
                        <w:left w:val="none" w:sz="0" w:space="0" w:color="auto"/>
                        <w:bottom w:val="none" w:sz="0" w:space="0" w:color="auto"/>
                        <w:right w:val="none" w:sz="0" w:space="0" w:color="auto"/>
                      </w:divBdr>
                    </w:div>
                  </w:divsChild>
                </w:div>
                <w:div w:id="36858934">
                  <w:marLeft w:val="0"/>
                  <w:marRight w:val="0"/>
                  <w:marTop w:val="0"/>
                  <w:marBottom w:val="0"/>
                  <w:divBdr>
                    <w:top w:val="none" w:sz="0" w:space="0" w:color="auto"/>
                    <w:left w:val="none" w:sz="0" w:space="0" w:color="auto"/>
                    <w:bottom w:val="none" w:sz="0" w:space="0" w:color="auto"/>
                    <w:right w:val="none" w:sz="0" w:space="0" w:color="auto"/>
                  </w:divBdr>
                  <w:divsChild>
                    <w:div w:id="791942726">
                      <w:marLeft w:val="0"/>
                      <w:marRight w:val="0"/>
                      <w:marTop w:val="0"/>
                      <w:marBottom w:val="0"/>
                      <w:divBdr>
                        <w:top w:val="none" w:sz="0" w:space="0" w:color="auto"/>
                        <w:left w:val="none" w:sz="0" w:space="0" w:color="auto"/>
                        <w:bottom w:val="none" w:sz="0" w:space="0" w:color="auto"/>
                        <w:right w:val="none" w:sz="0" w:space="0" w:color="auto"/>
                      </w:divBdr>
                    </w:div>
                  </w:divsChild>
                </w:div>
                <w:div w:id="1056859714">
                  <w:marLeft w:val="0"/>
                  <w:marRight w:val="0"/>
                  <w:marTop w:val="0"/>
                  <w:marBottom w:val="0"/>
                  <w:divBdr>
                    <w:top w:val="none" w:sz="0" w:space="0" w:color="auto"/>
                    <w:left w:val="none" w:sz="0" w:space="0" w:color="auto"/>
                    <w:bottom w:val="none" w:sz="0" w:space="0" w:color="auto"/>
                    <w:right w:val="none" w:sz="0" w:space="0" w:color="auto"/>
                  </w:divBdr>
                  <w:divsChild>
                    <w:div w:id="2070229167">
                      <w:marLeft w:val="0"/>
                      <w:marRight w:val="0"/>
                      <w:marTop w:val="0"/>
                      <w:marBottom w:val="0"/>
                      <w:divBdr>
                        <w:top w:val="none" w:sz="0" w:space="0" w:color="auto"/>
                        <w:left w:val="none" w:sz="0" w:space="0" w:color="auto"/>
                        <w:bottom w:val="none" w:sz="0" w:space="0" w:color="auto"/>
                        <w:right w:val="none" w:sz="0" w:space="0" w:color="auto"/>
                      </w:divBdr>
                    </w:div>
                  </w:divsChild>
                </w:div>
                <w:div w:id="841821259">
                  <w:marLeft w:val="0"/>
                  <w:marRight w:val="0"/>
                  <w:marTop w:val="0"/>
                  <w:marBottom w:val="0"/>
                  <w:divBdr>
                    <w:top w:val="none" w:sz="0" w:space="0" w:color="auto"/>
                    <w:left w:val="none" w:sz="0" w:space="0" w:color="auto"/>
                    <w:bottom w:val="none" w:sz="0" w:space="0" w:color="auto"/>
                    <w:right w:val="none" w:sz="0" w:space="0" w:color="auto"/>
                  </w:divBdr>
                  <w:divsChild>
                    <w:div w:id="454449226">
                      <w:marLeft w:val="0"/>
                      <w:marRight w:val="0"/>
                      <w:marTop w:val="0"/>
                      <w:marBottom w:val="0"/>
                      <w:divBdr>
                        <w:top w:val="none" w:sz="0" w:space="0" w:color="auto"/>
                        <w:left w:val="none" w:sz="0" w:space="0" w:color="auto"/>
                        <w:bottom w:val="none" w:sz="0" w:space="0" w:color="auto"/>
                        <w:right w:val="none" w:sz="0" w:space="0" w:color="auto"/>
                      </w:divBdr>
                    </w:div>
                  </w:divsChild>
                </w:div>
                <w:div w:id="84763447">
                  <w:marLeft w:val="0"/>
                  <w:marRight w:val="0"/>
                  <w:marTop w:val="0"/>
                  <w:marBottom w:val="0"/>
                  <w:divBdr>
                    <w:top w:val="none" w:sz="0" w:space="0" w:color="auto"/>
                    <w:left w:val="none" w:sz="0" w:space="0" w:color="auto"/>
                    <w:bottom w:val="none" w:sz="0" w:space="0" w:color="auto"/>
                    <w:right w:val="none" w:sz="0" w:space="0" w:color="auto"/>
                  </w:divBdr>
                  <w:divsChild>
                    <w:div w:id="1203711980">
                      <w:marLeft w:val="0"/>
                      <w:marRight w:val="0"/>
                      <w:marTop w:val="0"/>
                      <w:marBottom w:val="0"/>
                      <w:divBdr>
                        <w:top w:val="none" w:sz="0" w:space="0" w:color="auto"/>
                        <w:left w:val="none" w:sz="0" w:space="0" w:color="auto"/>
                        <w:bottom w:val="none" w:sz="0" w:space="0" w:color="auto"/>
                        <w:right w:val="none" w:sz="0" w:space="0" w:color="auto"/>
                      </w:divBdr>
                    </w:div>
                  </w:divsChild>
                </w:div>
                <w:div w:id="1110590822">
                  <w:marLeft w:val="0"/>
                  <w:marRight w:val="0"/>
                  <w:marTop w:val="0"/>
                  <w:marBottom w:val="0"/>
                  <w:divBdr>
                    <w:top w:val="none" w:sz="0" w:space="0" w:color="auto"/>
                    <w:left w:val="none" w:sz="0" w:space="0" w:color="auto"/>
                    <w:bottom w:val="none" w:sz="0" w:space="0" w:color="auto"/>
                    <w:right w:val="none" w:sz="0" w:space="0" w:color="auto"/>
                  </w:divBdr>
                  <w:divsChild>
                    <w:div w:id="1522165779">
                      <w:marLeft w:val="0"/>
                      <w:marRight w:val="0"/>
                      <w:marTop w:val="0"/>
                      <w:marBottom w:val="0"/>
                      <w:divBdr>
                        <w:top w:val="none" w:sz="0" w:space="0" w:color="auto"/>
                        <w:left w:val="none" w:sz="0" w:space="0" w:color="auto"/>
                        <w:bottom w:val="none" w:sz="0" w:space="0" w:color="auto"/>
                        <w:right w:val="none" w:sz="0" w:space="0" w:color="auto"/>
                      </w:divBdr>
                    </w:div>
                  </w:divsChild>
                </w:div>
                <w:div w:id="1093547013">
                  <w:marLeft w:val="0"/>
                  <w:marRight w:val="0"/>
                  <w:marTop w:val="0"/>
                  <w:marBottom w:val="0"/>
                  <w:divBdr>
                    <w:top w:val="none" w:sz="0" w:space="0" w:color="auto"/>
                    <w:left w:val="none" w:sz="0" w:space="0" w:color="auto"/>
                    <w:bottom w:val="none" w:sz="0" w:space="0" w:color="auto"/>
                    <w:right w:val="none" w:sz="0" w:space="0" w:color="auto"/>
                  </w:divBdr>
                  <w:divsChild>
                    <w:div w:id="1941833887">
                      <w:marLeft w:val="0"/>
                      <w:marRight w:val="0"/>
                      <w:marTop w:val="0"/>
                      <w:marBottom w:val="0"/>
                      <w:divBdr>
                        <w:top w:val="none" w:sz="0" w:space="0" w:color="auto"/>
                        <w:left w:val="none" w:sz="0" w:space="0" w:color="auto"/>
                        <w:bottom w:val="none" w:sz="0" w:space="0" w:color="auto"/>
                        <w:right w:val="none" w:sz="0" w:space="0" w:color="auto"/>
                      </w:divBdr>
                    </w:div>
                  </w:divsChild>
                </w:div>
                <w:div w:id="613486635">
                  <w:marLeft w:val="0"/>
                  <w:marRight w:val="0"/>
                  <w:marTop w:val="0"/>
                  <w:marBottom w:val="0"/>
                  <w:divBdr>
                    <w:top w:val="none" w:sz="0" w:space="0" w:color="auto"/>
                    <w:left w:val="none" w:sz="0" w:space="0" w:color="auto"/>
                    <w:bottom w:val="none" w:sz="0" w:space="0" w:color="auto"/>
                    <w:right w:val="none" w:sz="0" w:space="0" w:color="auto"/>
                  </w:divBdr>
                  <w:divsChild>
                    <w:div w:id="1137382666">
                      <w:marLeft w:val="0"/>
                      <w:marRight w:val="0"/>
                      <w:marTop w:val="0"/>
                      <w:marBottom w:val="0"/>
                      <w:divBdr>
                        <w:top w:val="none" w:sz="0" w:space="0" w:color="auto"/>
                        <w:left w:val="none" w:sz="0" w:space="0" w:color="auto"/>
                        <w:bottom w:val="none" w:sz="0" w:space="0" w:color="auto"/>
                        <w:right w:val="none" w:sz="0" w:space="0" w:color="auto"/>
                      </w:divBdr>
                    </w:div>
                  </w:divsChild>
                </w:div>
                <w:div w:id="1140463266">
                  <w:marLeft w:val="0"/>
                  <w:marRight w:val="0"/>
                  <w:marTop w:val="0"/>
                  <w:marBottom w:val="0"/>
                  <w:divBdr>
                    <w:top w:val="none" w:sz="0" w:space="0" w:color="auto"/>
                    <w:left w:val="none" w:sz="0" w:space="0" w:color="auto"/>
                    <w:bottom w:val="none" w:sz="0" w:space="0" w:color="auto"/>
                    <w:right w:val="none" w:sz="0" w:space="0" w:color="auto"/>
                  </w:divBdr>
                  <w:divsChild>
                    <w:div w:id="1441223774">
                      <w:marLeft w:val="0"/>
                      <w:marRight w:val="0"/>
                      <w:marTop w:val="0"/>
                      <w:marBottom w:val="0"/>
                      <w:divBdr>
                        <w:top w:val="none" w:sz="0" w:space="0" w:color="auto"/>
                        <w:left w:val="none" w:sz="0" w:space="0" w:color="auto"/>
                        <w:bottom w:val="none" w:sz="0" w:space="0" w:color="auto"/>
                        <w:right w:val="none" w:sz="0" w:space="0" w:color="auto"/>
                      </w:divBdr>
                    </w:div>
                  </w:divsChild>
                </w:div>
                <w:div w:id="1257716641">
                  <w:marLeft w:val="0"/>
                  <w:marRight w:val="0"/>
                  <w:marTop w:val="0"/>
                  <w:marBottom w:val="0"/>
                  <w:divBdr>
                    <w:top w:val="none" w:sz="0" w:space="0" w:color="auto"/>
                    <w:left w:val="none" w:sz="0" w:space="0" w:color="auto"/>
                    <w:bottom w:val="none" w:sz="0" w:space="0" w:color="auto"/>
                    <w:right w:val="none" w:sz="0" w:space="0" w:color="auto"/>
                  </w:divBdr>
                  <w:divsChild>
                    <w:div w:id="1682120705">
                      <w:marLeft w:val="0"/>
                      <w:marRight w:val="0"/>
                      <w:marTop w:val="0"/>
                      <w:marBottom w:val="0"/>
                      <w:divBdr>
                        <w:top w:val="none" w:sz="0" w:space="0" w:color="auto"/>
                        <w:left w:val="none" w:sz="0" w:space="0" w:color="auto"/>
                        <w:bottom w:val="none" w:sz="0" w:space="0" w:color="auto"/>
                        <w:right w:val="none" w:sz="0" w:space="0" w:color="auto"/>
                      </w:divBdr>
                    </w:div>
                  </w:divsChild>
                </w:div>
                <w:div w:id="1368723905">
                  <w:marLeft w:val="0"/>
                  <w:marRight w:val="0"/>
                  <w:marTop w:val="0"/>
                  <w:marBottom w:val="0"/>
                  <w:divBdr>
                    <w:top w:val="none" w:sz="0" w:space="0" w:color="auto"/>
                    <w:left w:val="none" w:sz="0" w:space="0" w:color="auto"/>
                    <w:bottom w:val="none" w:sz="0" w:space="0" w:color="auto"/>
                    <w:right w:val="none" w:sz="0" w:space="0" w:color="auto"/>
                  </w:divBdr>
                  <w:divsChild>
                    <w:div w:id="559443868">
                      <w:marLeft w:val="0"/>
                      <w:marRight w:val="0"/>
                      <w:marTop w:val="0"/>
                      <w:marBottom w:val="0"/>
                      <w:divBdr>
                        <w:top w:val="none" w:sz="0" w:space="0" w:color="auto"/>
                        <w:left w:val="none" w:sz="0" w:space="0" w:color="auto"/>
                        <w:bottom w:val="none" w:sz="0" w:space="0" w:color="auto"/>
                        <w:right w:val="none" w:sz="0" w:space="0" w:color="auto"/>
                      </w:divBdr>
                    </w:div>
                  </w:divsChild>
                </w:div>
                <w:div w:id="1303845807">
                  <w:marLeft w:val="0"/>
                  <w:marRight w:val="0"/>
                  <w:marTop w:val="0"/>
                  <w:marBottom w:val="0"/>
                  <w:divBdr>
                    <w:top w:val="none" w:sz="0" w:space="0" w:color="auto"/>
                    <w:left w:val="none" w:sz="0" w:space="0" w:color="auto"/>
                    <w:bottom w:val="none" w:sz="0" w:space="0" w:color="auto"/>
                    <w:right w:val="none" w:sz="0" w:space="0" w:color="auto"/>
                  </w:divBdr>
                  <w:divsChild>
                    <w:div w:id="729882932">
                      <w:marLeft w:val="0"/>
                      <w:marRight w:val="0"/>
                      <w:marTop w:val="0"/>
                      <w:marBottom w:val="0"/>
                      <w:divBdr>
                        <w:top w:val="none" w:sz="0" w:space="0" w:color="auto"/>
                        <w:left w:val="none" w:sz="0" w:space="0" w:color="auto"/>
                        <w:bottom w:val="none" w:sz="0" w:space="0" w:color="auto"/>
                        <w:right w:val="none" w:sz="0" w:space="0" w:color="auto"/>
                      </w:divBdr>
                    </w:div>
                  </w:divsChild>
                </w:div>
                <w:div w:id="1358433099">
                  <w:marLeft w:val="0"/>
                  <w:marRight w:val="0"/>
                  <w:marTop w:val="0"/>
                  <w:marBottom w:val="0"/>
                  <w:divBdr>
                    <w:top w:val="none" w:sz="0" w:space="0" w:color="auto"/>
                    <w:left w:val="none" w:sz="0" w:space="0" w:color="auto"/>
                    <w:bottom w:val="none" w:sz="0" w:space="0" w:color="auto"/>
                    <w:right w:val="none" w:sz="0" w:space="0" w:color="auto"/>
                  </w:divBdr>
                  <w:divsChild>
                    <w:div w:id="163204704">
                      <w:marLeft w:val="0"/>
                      <w:marRight w:val="0"/>
                      <w:marTop w:val="0"/>
                      <w:marBottom w:val="0"/>
                      <w:divBdr>
                        <w:top w:val="none" w:sz="0" w:space="0" w:color="auto"/>
                        <w:left w:val="none" w:sz="0" w:space="0" w:color="auto"/>
                        <w:bottom w:val="none" w:sz="0" w:space="0" w:color="auto"/>
                        <w:right w:val="none" w:sz="0" w:space="0" w:color="auto"/>
                      </w:divBdr>
                    </w:div>
                  </w:divsChild>
                </w:div>
                <w:div w:id="1071392410">
                  <w:marLeft w:val="0"/>
                  <w:marRight w:val="0"/>
                  <w:marTop w:val="0"/>
                  <w:marBottom w:val="0"/>
                  <w:divBdr>
                    <w:top w:val="none" w:sz="0" w:space="0" w:color="auto"/>
                    <w:left w:val="none" w:sz="0" w:space="0" w:color="auto"/>
                    <w:bottom w:val="none" w:sz="0" w:space="0" w:color="auto"/>
                    <w:right w:val="none" w:sz="0" w:space="0" w:color="auto"/>
                  </w:divBdr>
                  <w:divsChild>
                    <w:div w:id="904800197">
                      <w:marLeft w:val="0"/>
                      <w:marRight w:val="0"/>
                      <w:marTop w:val="0"/>
                      <w:marBottom w:val="0"/>
                      <w:divBdr>
                        <w:top w:val="none" w:sz="0" w:space="0" w:color="auto"/>
                        <w:left w:val="none" w:sz="0" w:space="0" w:color="auto"/>
                        <w:bottom w:val="none" w:sz="0" w:space="0" w:color="auto"/>
                        <w:right w:val="none" w:sz="0" w:space="0" w:color="auto"/>
                      </w:divBdr>
                    </w:div>
                  </w:divsChild>
                </w:div>
                <w:div w:id="685446624">
                  <w:marLeft w:val="0"/>
                  <w:marRight w:val="0"/>
                  <w:marTop w:val="0"/>
                  <w:marBottom w:val="0"/>
                  <w:divBdr>
                    <w:top w:val="none" w:sz="0" w:space="0" w:color="auto"/>
                    <w:left w:val="none" w:sz="0" w:space="0" w:color="auto"/>
                    <w:bottom w:val="none" w:sz="0" w:space="0" w:color="auto"/>
                    <w:right w:val="none" w:sz="0" w:space="0" w:color="auto"/>
                  </w:divBdr>
                  <w:divsChild>
                    <w:div w:id="1804810819">
                      <w:marLeft w:val="0"/>
                      <w:marRight w:val="0"/>
                      <w:marTop w:val="0"/>
                      <w:marBottom w:val="0"/>
                      <w:divBdr>
                        <w:top w:val="none" w:sz="0" w:space="0" w:color="auto"/>
                        <w:left w:val="none" w:sz="0" w:space="0" w:color="auto"/>
                        <w:bottom w:val="none" w:sz="0" w:space="0" w:color="auto"/>
                        <w:right w:val="none" w:sz="0" w:space="0" w:color="auto"/>
                      </w:divBdr>
                    </w:div>
                  </w:divsChild>
                </w:div>
                <w:div w:id="387845156">
                  <w:marLeft w:val="0"/>
                  <w:marRight w:val="0"/>
                  <w:marTop w:val="0"/>
                  <w:marBottom w:val="0"/>
                  <w:divBdr>
                    <w:top w:val="none" w:sz="0" w:space="0" w:color="auto"/>
                    <w:left w:val="none" w:sz="0" w:space="0" w:color="auto"/>
                    <w:bottom w:val="none" w:sz="0" w:space="0" w:color="auto"/>
                    <w:right w:val="none" w:sz="0" w:space="0" w:color="auto"/>
                  </w:divBdr>
                  <w:divsChild>
                    <w:div w:id="1166900694">
                      <w:marLeft w:val="0"/>
                      <w:marRight w:val="0"/>
                      <w:marTop w:val="0"/>
                      <w:marBottom w:val="0"/>
                      <w:divBdr>
                        <w:top w:val="none" w:sz="0" w:space="0" w:color="auto"/>
                        <w:left w:val="none" w:sz="0" w:space="0" w:color="auto"/>
                        <w:bottom w:val="none" w:sz="0" w:space="0" w:color="auto"/>
                        <w:right w:val="none" w:sz="0" w:space="0" w:color="auto"/>
                      </w:divBdr>
                    </w:div>
                  </w:divsChild>
                </w:div>
                <w:div w:id="171379716">
                  <w:marLeft w:val="0"/>
                  <w:marRight w:val="0"/>
                  <w:marTop w:val="0"/>
                  <w:marBottom w:val="0"/>
                  <w:divBdr>
                    <w:top w:val="none" w:sz="0" w:space="0" w:color="auto"/>
                    <w:left w:val="none" w:sz="0" w:space="0" w:color="auto"/>
                    <w:bottom w:val="none" w:sz="0" w:space="0" w:color="auto"/>
                    <w:right w:val="none" w:sz="0" w:space="0" w:color="auto"/>
                  </w:divBdr>
                  <w:divsChild>
                    <w:div w:id="1035543421">
                      <w:marLeft w:val="0"/>
                      <w:marRight w:val="0"/>
                      <w:marTop w:val="0"/>
                      <w:marBottom w:val="0"/>
                      <w:divBdr>
                        <w:top w:val="none" w:sz="0" w:space="0" w:color="auto"/>
                        <w:left w:val="none" w:sz="0" w:space="0" w:color="auto"/>
                        <w:bottom w:val="none" w:sz="0" w:space="0" w:color="auto"/>
                        <w:right w:val="none" w:sz="0" w:space="0" w:color="auto"/>
                      </w:divBdr>
                    </w:div>
                  </w:divsChild>
                </w:div>
                <w:div w:id="2075658740">
                  <w:marLeft w:val="0"/>
                  <w:marRight w:val="0"/>
                  <w:marTop w:val="0"/>
                  <w:marBottom w:val="0"/>
                  <w:divBdr>
                    <w:top w:val="none" w:sz="0" w:space="0" w:color="auto"/>
                    <w:left w:val="none" w:sz="0" w:space="0" w:color="auto"/>
                    <w:bottom w:val="none" w:sz="0" w:space="0" w:color="auto"/>
                    <w:right w:val="none" w:sz="0" w:space="0" w:color="auto"/>
                  </w:divBdr>
                  <w:divsChild>
                    <w:div w:id="132673283">
                      <w:marLeft w:val="0"/>
                      <w:marRight w:val="0"/>
                      <w:marTop w:val="0"/>
                      <w:marBottom w:val="0"/>
                      <w:divBdr>
                        <w:top w:val="none" w:sz="0" w:space="0" w:color="auto"/>
                        <w:left w:val="none" w:sz="0" w:space="0" w:color="auto"/>
                        <w:bottom w:val="none" w:sz="0" w:space="0" w:color="auto"/>
                        <w:right w:val="none" w:sz="0" w:space="0" w:color="auto"/>
                      </w:divBdr>
                    </w:div>
                  </w:divsChild>
                </w:div>
                <w:div w:id="1630087966">
                  <w:marLeft w:val="0"/>
                  <w:marRight w:val="0"/>
                  <w:marTop w:val="0"/>
                  <w:marBottom w:val="0"/>
                  <w:divBdr>
                    <w:top w:val="none" w:sz="0" w:space="0" w:color="auto"/>
                    <w:left w:val="none" w:sz="0" w:space="0" w:color="auto"/>
                    <w:bottom w:val="none" w:sz="0" w:space="0" w:color="auto"/>
                    <w:right w:val="none" w:sz="0" w:space="0" w:color="auto"/>
                  </w:divBdr>
                  <w:divsChild>
                    <w:div w:id="1915773985">
                      <w:marLeft w:val="0"/>
                      <w:marRight w:val="0"/>
                      <w:marTop w:val="0"/>
                      <w:marBottom w:val="0"/>
                      <w:divBdr>
                        <w:top w:val="none" w:sz="0" w:space="0" w:color="auto"/>
                        <w:left w:val="none" w:sz="0" w:space="0" w:color="auto"/>
                        <w:bottom w:val="none" w:sz="0" w:space="0" w:color="auto"/>
                        <w:right w:val="none" w:sz="0" w:space="0" w:color="auto"/>
                      </w:divBdr>
                    </w:div>
                  </w:divsChild>
                </w:div>
                <w:div w:id="379867423">
                  <w:marLeft w:val="0"/>
                  <w:marRight w:val="0"/>
                  <w:marTop w:val="0"/>
                  <w:marBottom w:val="0"/>
                  <w:divBdr>
                    <w:top w:val="none" w:sz="0" w:space="0" w:color="auto"/>
                    <w:left w:val="none" w:sz="0" w:space="0" w:color="auto"/>
                    <w:bottom w:val="none" w:sz="0" w:space="0" w:color="auto"/>
                    <w:right w:val="none" w:sz="0" w:space="0" w:color="auto"/>
                  </w:divBdr>
                  <w:divsChild>
                    <w:div w:id="974527594">
                      <w:marLeft w:val="0"/>
                      <w:marRight w:val="0"/>
                      <w:marTop w:val="0"/>
                      <w:marBottom w:val="0"/>
                      <w:divBdr>
                        <w:top w:val="none" w:sz="0" w:space="0" w:color="auto"/>
                        <w:left w:val="none" w:sz="0" w:space="0" w:color="auto"/>
                        <w:bottom w:val="none" w:sz="0" w:space="0" w:color="auto"/>
                        <w:right w:val="none" w:sz="0" w:space="0" w:color="auto"/>
                      </w:divBdr>
                    </w:div>
                  </w:divsChild>
                </w:div>
                <w:div w:id="2034112187">
                  <w:marLeft w:val="0"/>
                  <w:marRight w:val="0"/>
                  <w:marTop w:val="0"/>
                  <w:marBottom w:val="0"/>
                  <w:divBdr>
                    <w:top w:val="none" w:sz="0" w:space="0" w:color="auto"/>
                    <w:left w:val="none" w:sz="0" w:space="0" w:color="auto"/>
                    <w:bottom w:val="none" w:sz="0" w:space="0" w:color="auto"/>
                    <w:right w:val="none" w:sz="0" w:space="0" w:color="auto"/>
                  </w:divBdr>
                  <w:divsChild>
                    <w:div w:id="1060322521">
                      <w:marLeft w:val="0"/>
                      <w:marRight w:val="0"/>
                      <w:marTop w:val="0"/>
                      <w:marBottom w:val="0"/>
                      <w:divBdr>
                        <w:top w:val="none" w:sz="0" w:space="0" w:color="auto"/>
                        <w:left w:val="none" w:sz="0" w:space="0" w:color="auto"/>
                        <w:bottom w:val="none" w:sz="0" w:space="0" w:color="auto"/>
                        <w:right w:val="none" w:sz="0" w:space="0" w:color="auto"/>
                      </w:divBdr>
                    </w:div>
                  </w:divsChild>
                </w:div>
                <w:div w:id="1239559074">
                  <w:marLeft w:val="0"/>
                  <w:marRight w:val="0"/>
                  <w:marTop w:val="0"/>
                  <w:marBottom w:val="0"/>
                  <w:divBdr>
                    <w:top w:val="none" w:sz="0" w:space="0" w:color="auto"/>
                    <w:left w:val="none" w:sz="0" w:space="0" w:color="auto"/>
                    <w:bottom w:val="none" w:sz="0" w:space="0" w:color="auto"/>
                    <w:right w:val="none" w:sz="0" w:space="0" w:color="auto"/>
                  </w:divBdr>
                  <w:divsChild>
                    <w:div w:id="521361850">
                      <w:marLeft w:val="0"/>
                      <w:marRight w:val="0"/>
                      <w:marTop w:val="0"/>
                      <w:marBottom w:val="0"/>
                      <w:divBdr>
                        <w:top w:val="none" w:sz="0" w:space="0" w:color="auto"/>
                        <w:left w:val="none" w:sz="0" w:space="0" w:color="auto"/>
                        <w:bottom w:val="none" w:sz="0" w:space="0" w:color="auto"/>
                        <w:right w:val="none" w:sz="0" w:space="0" w:color="auto"/>
                      </w:divBdr>
                    </w:div>
                  </w:divsChild>
                </w:div>
                <w:div w:id="503784419">
                  <w:marLeft w:val="0"/>
                  <w:marRight w:val="0"/>
                  <w:marTop w:val="0"/>
                  <w:marBottom w:val="0"/>
                  <w:divBdr>
                    <w:top w:val="none" w:sz="0" w:space="0" w:color="auto"/>
                    <w:left w:val="none" w:sz="0" w:space="0" w:color="auto"/>
                    <w:bottom w:val="none" w:sz="0" w:space="0" w:color="auto"/>
                    <w:right w:val="none" w:sz="0" w:space="0" w:color="auto"/>
                  </w:divBdr>
                  <w:divsChild>
                    <w:div w:id="210650705">
                      <w:marLeft w:val="0"/>
                      <w:marRight w:val="0"/>
                      <w:marTop w:val="0"/>
                      <w:marBottom w:val="0"/>
                      <w:divBdr>
                        <w:top w:val="none" w:sz="0" w:space="0" w:color="auto"/>
                        <w:left w:val="none" w:sz="0" w:space="0" w:color="auto"/>
                        <w:bottom w:val="none" w:sz="0" w:space="0" w:color="auto"/>
                        <w:right w:val="none" w:sz="0" w:space="0" w:color="auto"/>
                      </w:divBdr>
                    </w:div>
                  </w:divsChild>
                </w:div>
                <w:div w:id="1667316871">
                  <w:marLeft w:val="0"/>
                  <w:marRight w:val="0"/>
                  <w:marTop w:val="0"/>
                  <w:marBottom w:val="0"/>
                  <w:divBdr>
                    <w:top w:val="none" w:sz="0" w:space="0" w:color="auto"/>
                    <w:left w:val="none" w:sz="0" w:space="0" w:color="auto"/>
                    <w:bottom w:val="none" w:sz="0" w:space="0" w:color="auto"/>
                    <w:right w:val="none" w:sz="0" w:space="0" w:color="auto"/>
                  </w:divBdr>
                  <w:divsChild>
                    <w:div w:id="1333411487">
                      <w:marLeft w:val="0"/>
                      <w:marRight w:val="0"/>
                      <w:marTop w:val="0"/>
                      <w:marBottom w:val="0"/>
                      <w:divBdr>
                        <w:top w:val="none" w:sz="0" w:space="0" w:color="auto"/>
                        <w:left w:val="none" w:sz="0" w:space="0" w:color="auto"/>
                        <w:bottom w:val="none" w:sz="0" w:space="0" w:color="auto"/>
                        <w:right w:val="none" w:sz="0" w:space="0" w:color="auto"/>
                      </w:divBdr>
                    </w:div>
                  </w:divsChild>
                </w:div>
                <w:div w:id="53704221">
                  <w:marLeft w:val="0"/>
                  <w:marRight w:val="0"/>
                  <w:marTop w:val="0"/>
                  <w:marBottom w:val="0"/>
                  <w:divBdr>
                    <w:top w:val="none" w:sz="0" w:space="0" w:color="auto"/>
                    <w:left w:val="none" w:sz="0" w:space="0" w:color="auto"/>
                    <w:bottom w:val="none" w:sz="0" w:space="0" w:color="auto"/>
                    <w:right w:val="none" w:sz="0" w:space="0" w:color="auto"/>
                  </w:divBdr>
                  <w:divsChild>
                    <w:div w:id="240262329">
                      <w:marLeft w:val="0"/>
                      <w:marRight w:val="0"/>
                      <w:marTop w:val="0"/>
                      <w:marBottom w:val="0"/>
                      <w:divBdr>
                        <w:top w:val="none" w:sz="0" w:space="0" w:color="auto"/>
                        <w:left w:val="none" w:sz="0" w:space="0" w:color="auto"/>
                        <w:bottom w:val="none" w:sz="0" w:space="0" w:color="auto"/>
                        <w:right w:val="none" w:sz="0" w:space="0" w:color="auto"/>
                      </w:divBdr>
                    </w:div>
                  </w:divsChild>
                </w:div>
                <w:div w:id="174539341">
                  <w:marLeft w:val="0"/>
                  <w:marRight w:val="0"/>
                  <w:marTop w:val="0"/>
                  <w:marBottom w:val="0"/>
                  <w:divBdr>
                    <w:top w:val="none" w:sz="0" w:space="0" w:color="auto"/>
                    <w:left w:val="none" w:sz="0" w:space="0" w:color="auto"/>
                    <w:bottom w:val="none" w:sz="0" w:space="0" w:color="auto"/>
                    <w:right w:val="none" w:sz="0" w:space="0" w:color="auto"/>
                  </w:divBdr>
                  <w:divsChild>
                    <w:div w:id="1542210489">
                      <w:marLeft w:val="0"/>
                      <w:marRight w:val="0"/>
                      <w:marTop w:val="0"/>
                      <w:marBottom w:val="0"/>
                      <w:divBdr>
                        <w:top w:val="none" w:sz="0" w:space="0" w:color="auto"/>
                        <w:left w:val="none" w:sz="0" w:space="0" w:color="auto"/>
                        <w:bottom w:val="none" w:sz="0" w:space="0" w:color="auto"/>
                        <w:right w:val="none" w:sz="0" w:space="0" w:color="auto"/>
                      </w:divBdr>
                    </w:div>
                    <w:div w:id="1061978094">
                      <w:marLeft w:val="0"/>
                      <w:marRight w:val="0"/>
                      <w:marTop w:val="0"/>
                      <w:marBottom w:val="0"/>
                      <w:divBdr>
                        <w:top w:val="none" w:sz="0" w:space="0" w:color="auto"/>
                        <w:left w:val="none" w:sz="0" w:space="0" w:color="auto"/>
                        <w:bottom w:val="none" w:sz="0" w:space="0" w:color="auto"/>
                        <w:right w:val="none" w:sz="0" w:space="0" w:color="auto"/>
                      </w:divBdr>
                    </w:div>
                    <w:div w:id="1927179411">
                      <w:marLeft w:val="0"/>
                      <w:marRight w:val="0"/>
                      <w:marTop w:val="0"/>
                      <w:marBottom w:val="0"/>
                      <w:divBdr>
                        <w:top w:val="none" w:sz="0" w:space="0" w:color="auto"/>
                        <w:left w:val="none" w:sz="0" w:space="0" w:color="auto"/>
                        <w:bottom w:val="none" w:sz="0" w:space="0" w:color="auto"/>
                        <w:right w:val="none" w:sz="0" w:space="0" w:color="auto"/>
                      </w:divBdr>
                    </w:div>
                    <w:div w:id="1942293695">
                      <w:marLeft w:val="0"/>
                      <w:marRight w:val="0"/>
                      <w:marTop w:val="0"/>
                      <w:marBottom w:val="0"/>
                      <w:divBdr>
                        <w:top w:val="none" w:sz="0" w:space="0" w:color="auto"/>
                        <w:left w:val="none" w:sz="0" w:space="0" w:color="auto"/>
                        <w:bottom w:val="none" w:sz="0" w:space="0" w:color="auto"/>
                        <w:right w:val="none" w:sz="0" w:space="0" w:color="auto"/>
                      </w:divBdr>
                    </w:div>
                  </w:divsChild>
                </w:div>
                <w:div w:id="707292402">
                  <w:marLeft w:val="0"/>
                  <w:marRight w:val="0"/>
                  <w:marTop w:val="0"/>
                  <w:marBottom w:val="0"/>
                  <w:divBdr>
                    <w:top w:val="none" w:sz="0" w:space="0" w:color="auto"/>
                    <w:left w:val="none" w:sz="0" w:space="0" w:color="auto"/>
                    <w:bottom w:val="none" w:sz="0" w:space="0" w:color="auto"/>
                    <w:right w:val="none" w:sz="0" w:space="0" w:color="auto"/>
                  </w:divBdr>
                  <w:divsChild>
                    <w:div w:id="470438295">
                      <w:marLeft w:val="0"/>
                      <w:marRight w:val="0"/>
                      <w:marTop w:val="0"/>
                      <w:marBottom w:val="0"/>
                      <w:divBdr>
                        <w:top w:val="none" w:sz="0" w:space="0" w:color="auto"/>
                        <w:left w:val="none" w:sz="0" w:space="0" w:color="auto"/>
                        <w:bottom w:val="none" w:sz="0" w:space="0" w:color="auto"/>
                        <w:right w:val="none" w:sz="0" w:space="0" w:color="auto"/>
                      </w:divBdr>
                    </w:div>
                  </w:divsChild>
                </w:div>
                <w:div w:id="424806233">
                  <w:marLeft w:val="0"/>
                  <w:marRight w:val="0"/>
                  <w:marTop w:val="0"/>
                  <w:marBottom w:val="0"/>
                  <w:divBdr>
                    <w:top w:val="none" w:sz="0" w:space="0" w:color="auto"/>
                    <w:left w:val="none" w:sz="0" w:space="0" w:color="auto"/>
                    <w:bottom w:val="none" w:sz="0" w:space="0" w:color="auto"/>
                    <w:right w:val="none" w:sz="0" w:space="0" w:color="auto"/>
                  </w:divBdr>
                  <w:divsChild>
                    <w:div w:id="782580988">
                      <w:marLeft w:val="0"/>
                      <w:marRight w:val="0"/>
                      <w:marTop w:val="0"/>
                      <w:marBottom w:val="0"/>
                      <w:divBdr>
                        <w:top w:val="none" w:sz="0" w:space="0" w:color="auto"/>
                        <w:left w:val="none" w:sz="0" w:space="0" w:color="auto"/>
                        <w:bottom w:val="none" w:sz="0" w:space="0" w:color="auto"/>
                        <w:right w:val="none" w:sz="0" w:space="0" w:color="auto"/>
                      </w:divBdr>
                    </w:div>
                  </w:divsChild>
                </w:div>
                <w:div w:id="1166243569">
                  <w:marLeft w:val="0"/>
                  <w:marRight w:val="0"/>
                  <w:marTop w:val="0"/>
                  <w:marBottom w:val="0"/>
                  <w:divBdr>
                    <w:top w:val="none" w:sz="0" w:space="0" w:color="auto"/>
                    <w:left w:val="none" w:sz="0" w:space="0" w:color="auto"/>
                    <w:bottom w:val="none" w:sz="0" w:space="0" w:color="auto"/>
                    <w:right w:val="none" w:sz="0" w:space="0" w:color="auto"/>
                  </w:divBdr>
                  <w:divsChild>
                    <w:div w:id="2059352643">
                      <w:marLeft w:val="0"/>
                      <w:marRight w:val="0"/>
                      <w:marTop w:val="0"/>
                      <w:marBottom w:val="0"/>
                      <w:divBdr>
                        <w:top w:val="none" w:sz="0" w:space="0" w:color="auto"/>
                        <w:left w:val="none" w:sz="0" w:space="0" w:color="auto"/>
                        <w:bottom w:val="none" w:sz="0" w:space="0" w:color="auto"/>
                        <w:right w:val="none" w:sz="0" w:space="0" w:color="auto"/>
                      </w:divBdr>
                    </w:div>
                  </w:divsChild>
                </w:div>
                <w:div w:id="1594849964">
                  <w:marLeft w:val="0"/>
                  <w:marRight w:val="0"/>
                  <w:marTop w:val="0"/>
                  <w:marBottom w:val="0"/>
                  <w:divBdr>
                    <w:top w:val="none" w:sz="0" w:space="0" w:color="auto"/>
                    <w:left w:val="none" w:sz="0" w:space="0" w:color="auto"/>
                    <w:bottom w:val="none" w:sz="0" w:space="0" w:color="auto"/>
                    <w:right w:val="none" w:sz="0" w:space="0" w:color="auto"/>
                  </w:divBdr>
                  <w:divsChild>
                    <w:div w:id="721290543">
                      <w:marLeft w:val="0"/>
                      <w:marRight w:val="0"/>
                      <w:marTop w:val="0"/>
                      <w:marBottom w:val="0"/>
                      <w:divBdr>
                        <w:top w:val="none" w:sz="0" w:space="0" w:color="auto"/>
                        <w:left w:val="none" w:sz="0" w:space="0" w:color="auto"/>
                        <w:bottom w:val="none" w:sz="0" w:space="0" w:color="auto"/>
                        <w:right w:val="none" w:sz="0" w:space="0" w:color="auto"/>
                      </w:divBdr>
                    </w:div>
                    <w:div w:id="1898273266">
                      <w:marLeft w:val="0"/>
                      <w:marRight w:val="0"/>
                      <w:marTop w:val="0"/>
                      <w:marBottom w:val="0"/>
                      <w:divBdr>
                        <w:top w:val="none" w:sz="0" w:space="0" w:color="auto"/>
                        <w:left w:val="none" w:sz="0" w:space="0" w:color="auto"/>
                        <w:bottom w:val="none" w:sz="0" w:space="0" w:color="auto"/>
                        <w:right w:val="none" w:sz="0" w:space="0" w:color="auto"/>
                      </w:divBdr>
                    </w:div>
                    <w:div w:id="1197816388">
                      <w:marLeft w:val="0"/>
                      <w:marRight w:val="0"/>
                      <w:marTop w:val="0"/>
                      <w:marBottom w:val="0"/>
                      <w:divBdr>
                        <w:top w:val="none" w:sz="0" w:space="0" w:color="auto"/>
                        <w:left w:val="none" w:sz="0" w:space="0" w:color="auto"/>
                        <w:bottom w:val="none" w:sz="0" w:space="0" w:color="auto"/>
                        <w:right w:val="none" w:sz="0" w:space="0" w:color="auto"/>
                      </w:divBdr>
                    </w:div>
                  </w:divsChild>
                </w:div>
                <w:div w:id="1050687326">
                  <w:marLeft w:val="0"/>
                  <w:marRight w:val="0"/>
                  <w:marTop w:val="0"/>
                  <w:marBottom w:val="0"/>
                  <w:divBdr>
                    <w:top w:val="none" w:sz="0" w:space="0" w:color="auto"/>
                    <w:left w:val="none" w:sz="0" w:space="0" w:color="auto"/>
                    <w:bottom w:val="none" w:sz="0" w:space="0" w:color="auto"/>
                    <w:right w:val="none" w:sz="0" w:space="0" w:color="auto"/>
                  </w:divBdr>
                  <w:divsChild>
                    <w:div w:id="1069159804">
                      <w:marLeft w:val="0"/>
                      <w:marRight w:val="0"/>
                      <w:marTop w:val="0"/>
                      <w:marBottom w:val="0"/>
                      <w:divBdr>
                        <w:top w:val="none" w:sz="0" w:space="0" w:color="auto"/>
                        <w:left w:val="none" w:sz="0" w:space="0" w:color="auto"/>
                        <w:bottom w:val="none" w:sz="0" w:space="0" w:color="auto"/>
                        <w:right w:val="none" w:sz="0" w:space="0" w:color="auto"/>
                      </w:divBdr>
                    </w:div>
                  </w:divsChild>
                </w:div>
                <w:div w:id="1159031845">
                  <w:marLeft w:val="0"/>
                  <w:marRight w:val="0"/>
                  <w:marTop w:val="0"/>
                  <w:marBottom w:val="0"/>
                  <w:divBdr>
                    <w:top w:val="none" w:sz="0" w:space="0" w:color="auto"/>
                    <w:left w:val="none" w:sz="0" w:space="0" w:color="auto"/>
                    <w:bottom w:val="none" w:sz="0" w:space="0" w:color="auto"/>
                    <w:right w:val="none" w:sz="0" w:space="0" w:color="auto"/>
                  </w:divBdr>
                  <w:divsChild>
                    <w:div w:id="710227033">
                      <w:marLeft w:val="0"/>
                      <w:marRight w:val="0"/>
                      <w:marTop w:val="0"/>
                      <w:marBottom w:val="0"/>
                      <w:divBdr>
                        <w:top w:val="none" w:sz="0" w:space="0" w:color="auto"/>
                        <w:left w:val="none" w:sz="0" w:space="0" w:color="auto"/>
                        <w:bottom w:val="none" w:sz="0" w:space="0" w:color="auto"/>
                        <w:right w:val="none" w:sz="0" w:space="0" w:color="auto"/>
                      </w:divBdr>
                    </w:div>
                  </w:divsChild>
                </w:div>
                <w:div w:id="1650746865">
                  <w:marLeft w:val="0"/>
                  <w:marRight w:val="0"/>
                  <w:marTop w:val="0"/>
                  <w:marBottom w:val="0"/>
                  <w:divBdr>
                    <w:top w:val="none" w:sz="0" w:space="0" w:color="auto"/>
                    <w:left w:val="none" w:sz="0" w:space="0" w:color="auto"/>
                    <w:bottom w:val="none" w:sz="0" w:space="0" w:color="auto"/>
                    <w:right w:val="none" w:sz="0" w:space="0" w:color="auto"/>
                  </w:divBdr>
                  <w:divsChild>
                    <w:div w:id="1572349257">
                      <w:marLeft w:val="0"/>
                      <w:marRight w:val="0"/>
                      <w:marTop w:val="0"/>
                      <w:marBottom w:val="0"/>
                      <w:divBdr>
                        <w:top w:val="none" w:sz="0" w:space="0" w:color="auto"/>
                        <w:left w:val="none" w:sz="0" w:space="0" w:color="auto"/>
                        <w:bottom w:val="none" w:sz="0" w:space="0" w:color="auto"/>
                        <w:right w:val="none" w:sz="0" w:space="0" w:color="auto"/>
                      </w:divBdr>
                    </w:div>
                  </w:divsChild>
                </w:div>
                <w:div w:id="1049841872">
                  <w:marLeft w:val="0"/>
                  <w:marRight w:val="0"/>
                  <w:marTop w:val="0"/>
                  <w:marBottom w:val="0"/>
                  <w:divBdr>
                    <w:top w:val="none" w:sz="0" w:space="0" w:color="auto"/>
                    <w:left w:val="none" w:sz="0" w:space="0" w:color="auto"/>
                    <w:bottom w:val="none" w:sz="0" w:space="0" w:color="auto"/>
                    <w:right w:val="none" w:sz="0" w:space="0" w:color="auto"/>
                  </w:divBdr>
                  <w:divsChild>
                    <w:div w:id="1767572711">
                      <w:marLeft w:val="0"/>
                      <w:marRight w:val="0"/>
                      <w:marTop w:val="0"/>
                      <w:marBottom w:val="0"/>
                      <w:divBdr>
                        <w:top w:val="none" w:sz="0" w:space="0" w:color="auto"/>
                        <w:left w:val="none" w:sz="0" w:space="0" w:color="auto"/>
                        <w:bottom w:val="none" w:sz="0" w:space="0" w:color="auto"/>
                        <w:right w:val="none" w:sz="0" w:space="0" w:color="auto"/>
                      </w:divBdr>
                    </w:div>
                    <w:div w:id="564723716">
                      <w:marLeft w:val="0"/>
                      <w:marRight w:val="0"/>
                      <w:marTop w:val="0"/>
                      <w:marBottom w:val="0"/>
                      <w:divBdr>
                        <w:top w:val="none" w:sz="0" w:space="0" w:color="auto"/>
                        <w:left w:val="none" w:sz="0" w:space="0" w:color="auto"/>
                        <w:bottom w:val="none" w:sz="0" w:space="0" w:color="auto"/>
                        <w:right w:val="none" w:sz="0" w:space="0" w:color="auto"/>
                      </w:divBdr>
                    </w:div>
                    <w:div w:id="281619397">
                      <w:marLeft w:val="0"/>
                      <w:marRight w:val="0"/>
                      <w:marTop w:val="0"/>
                      <w:marBottom w:val="0"/>
                      <w:divBdr>
                        <w:top w:val="none" w:sz="0" w:space="0" w:color="auto"/>
                        <w:left w:val="none" w:sz="0" w:space="0" w:color="auto"/>
                        <w:bottom w:val="none" w:sz="0" w:space="0" w:color="auto"/>
                        <w:right w:val="none" w:sz="0" w:space="0" w:color="auto"/>
                      </w:divBdr>
                    </w:div>
                  </w:divsChild>
                </w:div>
                <w:div w:id="577398883">
                  <w:marLeft w:val="0"/>
                  <w:marRight w:val="0"/>
                  <w:marTop w:val="0"/>
                  <w:marBottom w:val="0"/>
                  <w:divBdr>
                    <w:top w:val="none" w:sz="0" w:space="0" w:color="auto"/>
                    <w:left w:val="none" w:sz="0" w:space="0" w:color="auto"/>
                    <w:bottom w:val="none" w:sz="0" w:space="0" w:color="auto"/>
                    <w:right w:val="none" w:sz="0" w:space="0" w:color="auto"/>
                  </w:divBdr>
                  <w:divsChild>
                    <w:div w:id="1581985059">
                      <w:marLeft w:val="0"/>
                      <w:marRight w:val="0"/>
                      <w:marTop w:val="0"/>
                      <w:marBottom w:val="0"/>
                      <w:divBdr>
                        <w:top w:val="none" w:sz="0" w:space="0" w:color="auto"/>
                        <w:left w:val="none" w:sz="0" w:space="0" w:color="auto"/>
                        <w:bottom w:val="none" w:sz="0" w:space="0" w:color="auto"/>
                        <w:right w:val="none" w:sz="0" w:space="0" w:color="auto"/>
                      </w:divBdr>
                    </w:div>
                  </w:divsChild>
                </w:div>
                <w:div w:id="1415053322">
                  <w:marLeft w:val="0"/>
                  <w:marRight w:val="0"/>
                  <w:marTop w:val="0"/>
                  <w:marBottom w:val="0"/>
                  <w:divBdr>
                    <w:top w:val="none" w:sz="0" w:space="0" w:color="auto"/>
                    <w:left w:val="none" w:sz="0" w:space="0" w:color="auto"/>
                    <w:bottom w:val="none" w:sz="0" w:space="0" w:color="auto"/>
                    <w:right w:val="none" w:sz="0" w:space="0" w:color="auto"/>
                  </w:divBdr>
                  <w:divsChild>
                    <w:div w:id="954679826">
                      <w:marLeft w:val="0"/>
                      <w:marRight w:val="0"/>
                      <w:marTop w:val="0"/>
                      <w:marBottom w:val="0"/>
                      <w:divBdr>
                        <w:top w:val="none" w:sz="0" w:space="0" w:color="auto"/>
                        <w:left w:val="none" w:sz="0" w:space="0" w:color="auto"/>
                        <w:bottom w:val="none" w:sz="0" w:space="0" w:color="auto"/>
                        <w:right w:val="none" w:sz="0" w:space="0" w:color="auto"/>
                      </w:divBdr>
                    </w:div>
                  </w:divsChild>
                </w:div>
                <w:div w:id="1583755008">
                  <w:marLeft w:val="0"/>
                  <w:marRight w:val="0"/>
                  <w:marTop w:val="0"/>
                  <w:marBottom w:val="0"/>
                  <w:divBdr>
                    <w:top w:val="none" w:sz="0" w:space="0" w:color="auto"/>
                    <w:left w:val="none" w:sz="0" w:space="0" w:color="auto"/>
                    <w:bottom w:val="none" w:sz="0" w:space="0" w:color="auto"/>
                    <w:right w:val="none" w:sz="0" w:space="0" w:color="auto"/>
                  </w:divBdr>
                  <w:divsChild>
                    <w:div w:id="227421299">
                      <w:marLeft w:val="0"/>
                      <w:marRight w:val="0"/>
                      <w:marTop w:val="0"/>
                      <w:marBottom w:val="0"/>
                      <w:divBdr>
                        <w:top w:val="none" w:sz="0" w:space="0" w:color="auto"/>
                        <w:left w:val="none" w:sz="0" w:space="0" w:color="auto"/>
                        <w:bottom w:val="none" w:sz="0" w:space="0" w:color="auto"/>
                        <w:right w:val="none" w:sz="0" w:space="0" w:color="auto"/>
                      </w:divBdr>
                    </w:div>
                  </w:divsChild>
                </w:div>
                <w:div w:id="1401446011">
                  <w:marLeft w:val="0"/>
                  <w:marRight w:val="0"/>
                  <w:marTop w:val="0"/>
                  <w:marBottom w:val="0"/>
                  <w:divBdr>
                    <w:top w:val="none" w:sz="0" w:space="0" w:color="auto"/>
                    <w:left w:val="none" w:sz="0" w:space="0" w:color="auto"/>
                    <w:bottom w:val="none" w:sz="0" w:space="0" w:color="auto"/>
                    <w:right w:val="none" w:sz="0" w:space="0" w:color="auto"/>
                  </w:divBdr>
                  <w:divsChild>
                    <w:div w:id="546379042">
                      <w:marLeft w:val="0"/>
                      <w:marRight w:val="0"/>
                      <w:marTop w:val="0"/>
                      <w:marBottom w:val="0"/>
                      <w:divBdr>
                        <w:top w:val="none" w:sz="0" w:space="0" w:color="auto"/>
                        <w:left w:val="none" w:sz="0" w:space="0" w:color="auto"/>
                        <w:bottom w:val="none" w:sz="0" w:space="0" w:color="auto"/>
                        <w:right w:val="none" w:sz="0" w:space="0" w:color="auto"/>
                      </w:divBdr>
                    </w:div>
                    <w:div w:id="1471165983">
                      <w:marLeft w:val="0"/>
                      <w:marRight w:val="0"/>
                      <w:marTop w:val="0"/>
                      <w:marBottom w:val="0"/>
                      <w:divBdr>
                        <w:top w:val="none" w:sz="0" w:space="0" w:color="auto"/>
                        <w:left w:val="none" w:sz="0" w:space="0" w:color="auto"/>
                        <w:bottom w:val="none" w:sz="0" w:space="0" w:color="auto"/>
                        <w:right w:val="none" w:sz="0" w:space="0" w:color="auto"/>
                      </w:divBdr>
                    </w:div>
                    <w:div w:id="1649899757">
                      <w:marLeft w:val="0"/>
                      <w:marRight w:val="0"/>
                      <w:marTop w:val="0"/>
                      <w:marBottom w:val="0"/>
                      <w:divBdr>
                        <w:top w:val="none" w:sz="0" w:space="0" w:color="auto"/>
                        <w:left w:val="none" w:sz="0" w:space="0" w:color="auto"/>
                        <w:bottom w:val="none" w:sz="0" w:space="0" w:color="auto"/>
                        <w:right w:val="none" w:sz="0" w:space="0" w:color="auto"/>
                      </w:divBdr>
                    </w:div>
                  </w:divsChild>
                </w:div>
                <w:div w:id="2067101354">
                  <w:marLeft w:val="0"/>
                  <w:marRight w:val="0"/>
                  <w:marTop w:val="0"/>
                  <w:marBottom w:val="0"/>
                  <w:divBdr>
                    <w:top w:val="none" w:sz="0" w:space="0" w:color="auto"/>
                    <w:left w:val="none" w:sz="0" w:space="0" w:color="auto"/>
                    <w:bottom w:val="none" w:sz="0" w:space="0" w:color="auto"/>
                    <w:right w:val="none" w:sz="0" w:space="0" w:color="auto"/>
                  </w:divBdr>
                  <w:divsChild>
                    <w:div w:id="720860525">
                      <w:marLeft w:val="0"/>
                      <w:marRight w:val="0"/>
                      <w:marTop w:val="0"/>
                      <w:marBottom w:val="0"/>
                      <w:divBdr>
                        <w:top w:val="none" w:sz="0" w:space="0" w:color="auto"/>
                        <w:left w:val="none" w:sz="0" w:space="0" w:color="auto"/>
                        <w:bottom w:val="none" w:sz="0" w:space="0" w:color="auto"/>
                        <w:right w:val="none" w:sz="0" w:space="0" w:color="auto"/>
                      </w:divBdr>
                    </w:div>
                  </w:divsChild>
                </w:div>
                <w:div w:id="1364132953">
                  <w:marLeft w:val="0"/>
                  <w:marRight w:val="0"/>
                  <w:marTop w:val="0"/>
                  <w:marBottom w:val="0"/>
                  <w:divBdr>
                    <w:top w:val="none" w:sz="0" w:space="0" w:color="auto"/>
                    <w:left w:val="none" w:sz="0" w:space="0" w:color="auto"/>
                    <w:bottom w:val="none" w:sz="0" w:space="0" w:color="auto"/>
                    <w:right w:val="none" w:sz="0" w:space="0" w:color="auto"/>
                  </w:divBdr>
                  <w:divsChild>
                    <w:div w:id="2123457291">
                      <w:marLeft w:val="0"/>
                      <w:marRight w:val="0"/>
                      <w:marTop w:val="0"/>
                      <w:marBottom w:val="0"/>
                      <w:divBdr>
                        <w:top w:val="none" w:sz="0" w:space="0" w:color="auto"/>
                        <w:left w:val="none" w:sz="0" w:space="0" w:color="auto"/>
                        <w:bottom w:val="none" w:sz="0" w:space="0" w:color="auto"/>
                        <w:right w:val="none" w:sz="0" w:space="0" w:color="auto"/>
                      </w:divBdr>
                    </w:div>
                  </w:divsChild>
                </w:div>
                <w:div w:id="1725444010">
                  <w:marLeft w:val="0"/>
                  <w:marRight w:val="0"/>
                  <w:marTop w:val="0"/>
                  <w:marBottom w:val="0"/>
                  <w:divBdr>
                    <w:top w:val="none" w:sz="0" w:space="0" w:color="auto"/>
                    <w:left w:val="none" w:sz="0" w:space="0" w:color="auto"/>
                    <w:bottom w:val="none" w:sz="0" w:space="0" w:color="auto"/>
                    <w:right w:val="none" w:sz="0" w:space="0" w:color="auto"/>
                  </w:divBdr>
                  <w:divsChild>
                    <w:div w:id="1320961458">
                      <w:marLeft w:val="0"/>
                      <w:marRight w:val="0"/>
                      <w:marTop w:val="0"/>
                      <w:marBottom w:val="0"/>
                      <w:divBdr>
                        <w:top w:val="none" w:sz="0" w:space="0" w:color="auto"/>
                        <w:left w:val="none" w:sz="0" w:space="0" w:color="auto"/>
                        <w:bottom w:val="none" w:sz="0" w:space="0" w:color="auto"/>
                        <w:right w:val="none" w:sz="0" w:space="0" w:color="auto"/>
                      </w:divBdr>
                    </w:div>
                  </w:divsChild>
                </w:div>
                <w:div w:id="1262684638">
                  <w:marLeft w:val="0"/>
                  <w:marRight w:val="0"/>
                  <w:marTop w:val="0"/>
                  <w:marBottom w:val="0"/>
                  <w:divBdr>
                    <w:top w:val="none" w:sz="0" w:space="0" w:color="auto"/>
                    <w:left w:val="none" w:sz="0" w:space="0" w:color="auto"/>
                    <w:bottom w:val="none" w:sz="0" w:space="0" w:color="auto"/>
                    <w:right w:val="none" w:sz="0" w:space="0" w:color="auto"/>
                  </w:divBdr>
                  <w:divsChild>
                    <w:div w:id="591738882">
                      <w:marLeft w:val="0"/>
                      <w:marRight w:val="0"/>
                      <w:marTop w:val="0"/>
                      <w:marBottom w:val="0"/>
                      <w:divBdr>
                        <w:top w:val="none" w:sz="0" w:space="0" w:color="auto"/>
                        <w:left w:val="none" w:sz="0" w:space="0" w:color="auto"/>
                        <w:bottom w:val="none" w:sz="0" w:space="0" w:color="auto"/>
                        <w:right w:val="none" w:sz="0" w:space="0" w:color="auto"/>
                      </w:divBdr>
                    </w:div>
                  </w:divsChild>
                </w:div>
                <w:div w:id="533150240">
                  <w:marLeft w:val="0"/>
                  <w:marRight w:val="0"/>
                  <w:marTop w:val="0"/>
                  <w:marBottom w:val="0"/>
                  <w:divBdr>
                    <w:top w:val="none" w:sz="0" w:space="0" w:color="auto"/>
                    <w:left w:val="none" w:sz="0" w:space="0" w:color="auto"/>
                    <w:bottom w:val="none" w:sz="0" w:space="0" w:color="auto"/>
                    <w:right w:val="none" w:sz="0" w:space="0" w:color="auto"/>
                  </w:divBdr>
                  <w:divsChild>
                    <w:div w:id="616060551">
                      <w:marLeft w:val="0"/>
                      <w:marRight w:val="0"/>
                      <w:marTop w:val="0"/>
                      <w:marBottom w:val="0"/>
                      <w:divBdr>
                        <w:top w:val="none" w:sz="0" w:space="0" w:color="auto"/>
                        <w:left w:val="none" w:sz="0" w:space="0" w:color="auto"/>
                        <w:bottom w:val="none" w:sz="0" w:space="0" w:color="auto"/>
                        <w:right w:val="none" w:sz="0" w:space="0" w:color="auto"/>
                      </w:divBdr>
                    </w:div>
                  </w:divsChild>
                </w:div>
                <w:div w:id="1005285396">
                  <w:marLeft w:val="0"/>
                  <w:marRight w:val="0"/>
                  <w:marTop w:val="0"/>
                  <w:marBottom w:val="0"/>
                  <w:divBdr>
                    <w:top w:val="none" w:sz="0" w:space="0" w:color="auto"/>
                    <w:left w:val="none" w:sz="0" w:space="0" w:color="auto"/>
                    <w:bottom w:val="none" w:sz="0" w:space="0" w:color="auto"/>
                    <w:right w:val="none" w:sz="0" w:space="0" w:color="auto"/>
                  </w:divBdr>
                  <w:divsChild>
                    <w:div w:id="1844860805">
                      <w:marLeft w:val="0"/>
                      <w:marRight w:val="0"/>
                      <w:marTop w:val="0"/>
                      <w:marBottom w:val="0"/>
                      <w:divBdr>
                        <w:top w:val="none" w:sz="0" w:space="0" w:color="auto"/>
                        <w:left w:val="none" w:sz="0" w:space="0" w:color="auto"/>
                        <w:bottom w:val="none" w:sz="0" w:space="0" w:color="auto"/>
                        <w:right w:val="none" w:sz="0" w:space="0" w:color="auto"/>
                      </w:divBdr>
                    </w:div>
                  </w:divsChild>
                </w:div>
                <w:div w:id="2057653833">
                  <w:marLeft w:val="0"/>
                  <w:marRight w:val="0"/>
                  <w:marTop w:val="0"/>
                  <w:marBottom w:val="0"/>
                  <w:divBdr>
                    <w:top w:val="none" w:sz="0" w:space="0" w:color="auto"/>
                    <w:left w:val="none" w:sz="0" w:space="0" w:color="auto"/>
                    <w:bottom w:val="none" w:sz="0" w:space="0" w:color="auto"/>
                    <w:right w:val="none" w:sz="0" w:space="0" w:color="auto"/>
                  </w:divBdr>
                  <w:divsChild>
                    <w:div w:id="1239024553">
                      <w:marLeft w:val="0"/>
                      <w:marRight w:val="0"/>
                      <w:marTop w:val="0"/>
                      <w:marBottom w:val="0"/>
                      <w:divBdr>
                        <w:top w:val="none" w:sz="0" w:space="0" w:color="auto"/>
                        <w:left w:val="none" w:sz="0" w:space="0" w:color="auto"/>
                        <w:bottom w:val="none" w:sz="0" w:space="0" w:color="auto"/>
                        <w:right w:val="none" w:sz="0" w:space="0" w:color="auto"/>
                      </w:divBdr>
                    </w:div>
                  </w:divsChild>
                </w:div>
                <w:div w:id="885918708">
                  <w:marLeft w:val="0"/>
                  <w:marRight w:val="0"/>
                  <w:marTop w:val="0"/>
                  <w:marBottom w:val="0"/>
                  <w:divBdr>
                    <w:top w:val="none" w:sz="0" w:space="0" w:color="auto"/>
                    <w:left w:val="none" w:sz="0" w:space="0" w:color="auto"/>
                    <w:bottom w:val="none" w:sz="0" w:space="0" w:color="auto"/>
                    <w:right w:val="none" w:sz="0" w:space="0" w:color="auto"/>
                  </w:divBdr>
                  <w:divsChild>
                    <w:div w:id="2021154907">
                      <w:marLeft w:val="0"/>
                      <w:marRight w:val="0"/>
                      <w:marTop w:val="0"/>
                      <w:marBottom w:val="0"/>
                      <w:divBdr>
                        <w:top w:val="none" w:sz="0" w:space="0" w:color="auto"/>
                        <w:left w:val="none" w:sz="0" w:space="0" w:color="auto"/>
                        <w:bottom w:val="none" w:sz="0" w:space="0" w:color="auto"/>
                        <w:right w:val="none" w:sz="0" w:space="0" w:color="auto"/>
                      </w:divBdr>
                    </w:div>
                  </w:divsChild>
                </w:div>
                <w:div w:id="1437368057">
                  <w:marLeft w:val="0"/>
                  <w:marRight w:val="0"/>
                  <w:marTop w:val="0"/>
                  <w:marBottom w:val="0"/>
                  <w:divBdr>
                    <w:top w:val="none" w:sz="0" w:space="0" w:color="auto"/>
                    <w:left w:val="none" w:sz="0" w:space="0" w:color="auto"/>
                    <w:bottom w:val="none" w:sz="0" w:space="0" w:color="auto"/>
                    <w:right w:val="none" w:sz="0" w:space="0" w:color="auto"/>
                  </w:divBdr>
                  <w:divsChild>
                    <w:div w:id="721058974">
                      <w:marLeft w:val="0"/>
                      <w:marRight w:val="0"/>
                      <w:marTop w:val="0"/>
                      <w:marBottom w:val="0"/>
                      <w:divBdr>
                        <w:top w:val="none" w:sz="0" w:space="0" w:color="auto"/>
                        <w:left w:val="none" w:sz="0" w:space="0" w:color="auto"/>
                        <w:bottom w:val="none" w:sz="0" w:space="0" w:color="auto"/>
                        <w:right w:val="none" w:sz="0" w:space="0" w:color="auto"/>
                      </w:divBdr>
                    </w:div>
                  </w:divsChild>
                </w:div>
                <w:div w:id="773786320">
                  <w:marLeft w:val="0"/>
                  <w:marRight w:val="0"/>
                  <w:marTop w:val="0"/>
                  <w:marBottom w:val="0"/>
                  <w:divBdr>
                    <w:top w:val="none" w:sz="0" w:space="0" w:color="auto"/>
                    <w:left w:val="none" w:sz="0" w:space="0" w:color="auto"/>
                    <w:bottom w:val="none" w:sz="0" w:space="0" w:color="auto"/>
                    <w:right w:val="none" w:sz="0" w:space="0" w:color="auto"/>
                  </w:divBdr>
                  <w:divsChild>
                    <w:div w:id="1253665574">
                      <w:marLeft w:val="0"/>
                      <w:marRight w:val="0"/>
                      <w:marTop w:val="0"/>
                      <w:marBottom w:val="0"/>
                      <w:divBdr>
                        <w:top w:val="none" w:sz="0" w:space="0" w:color="auto"/>
                        <w:left w:val="none" w:sz="0" w:space="0" w:color="auto"/>
                        <w:bottom w:val="none" w:sz="0" w:space="0" w:color="auto"/>
                        <w:right w:val="none" w:sz="0" w:space="0" w:color="auto"/>
                      </w:divBdr>
                    </w:div>
                  </w:divsChild>
                </w:div>
                <w:div w:id="324286986">
                  <w:marLeft w:val="0"/>
                  <w:marRight w:val="0"/>
                  <w:marTop w:val="0"/>
                  <w:marBottom w:val="0"/>
                  <w:divBdr>
                    <w:top w:val="none" w:sz="0" w:space="0" w:color="auto"/>
                    <w:left w:val="none" w:sz="0" w:space="0" w:color="auto"/>
                    <w:bottom w:val="none" w:sz="0" w:space="0" w:color="auto"/>
                    <w:right w:val="none" w:sz="0" w:space="0" w:color="auto"/>
                  </w:divBdr>
                  <w:divsChild>
                    <w:div w:id="1265267297">
                      <w:marLeft w:val="0"/>
                      <w:marRight w:val="0"/>
                      <w:marTop w:val="0"/>
                      <w:marBottom w:val="0"/>
                      <w:divBdr>
                        <w:top w:val="none" w:sz="0" w:space="0" w:color="auto"/>
                        <w:left w:val="none" w:sz="0" w:space="0" w:color="auto"/>
                        <w:bottom w:val="none" w:sz="0" w:space="0" w:color="auto"/>
                        <w:right w:val="none" w:sz="0" w:space="0" w:color="auto"/>
                      </w:divBdr>
                    </w:div>
                  </w:divsChild>
                </w:div>
                <w:div w:id="984159037">
                  <w:marLeft w:val="0"/>
                  <w:marRight w:val="0"/>
                  <w:marTop w:val="0"/>
                  <w:marBottom w:val="0"/>
                  <w:divBdr>
                    <w:top w:val="none" w:sz="0" w:space="0" w:color="auto"/>
                    <w:left w:val="none" w:sz="0" w:space="0" w:color="auto"/>
                    <w:bottom w:val="none" w:sz="0" w:space="0" w:color="auto"/>
                    <w:right w:val="none" w:sz="0" w:space="0" w:color="auto"/>
                  </w:divBdr>
                  <w:divsChild>
                    <w:div w:id="1037893757">
                      <w:marLeft w:val="0"/>
                      <w:marRight w:val="0"/>
                      <w:marTop w:val="0"/>
                      <w:marBottom w:val="0"/>
                      <w:divBdr>
                        <w:top w:val="none" w:sz="0" w:space="0" w:color="auto"/>
                        <w:left w:val="none" w:sz="0" w:space="0" w:color="auto"/>
                        <w:bottom w:val="none" w:sz="0" w:space="0" w:color="auto"/>
                        <w:right w:val="none" w:sz="0" w:space="0" w:color="auto"/>
                      </w:divBdr>
                    </w:div>
                    <w:div w:id="1420834801">
                      <w:marLeft w:val="0"/>
                      <w:marRight w:val="0"/>
                      <w:marTop w:val="0"/>
                      <w:marBottom w:val="0"/>
                      <w:divBdr>
                        <w:top w:val="none" w:sz="0" w:space="0" w:color="auto"/>
                        <w:left w:val="none" w:sz="0" w:space="0" w:color="auto"/>
                        <w:bottom w:val="none" w:sz="0" w:space="0" w:color="auto"/>
                        <w:right w:val="none" w:sz="0" w:space="0" w:color="auto"/>
                      </w:divBdr>
                    </w:div>
                    <w:div w:id="883296642">
                      <w:marLeft w:val="0"/>
                      <w:marRight w:val="0"/>
                      <w:marTop w:val="0"/>
                      <w:marBottom w:val="0"/>
                      <w:divBdr>
                        <w:top w:val="none" w:sz="0" w:space="0" w:color="auto"/>
                        <w:left w:val="none" w:sz="0" w:space="0" w:color="auto"/>
                        <w:bottom w:val="none" w:sz="0" w:space="0" w:color="auto"/>
                        <w:right w:val="none" w:sz="0" w:space="0" w:color="auto"/>
                      </w:divBdr>
                    </w:div>
                  </w:divsChild>
                </w:div>
                <w:div w:id="1961061031">
                  <w:marLeft w:val="0"/>
                  <w:marRight w:val="0"/>
                  <w:marTop w:val="0"/>
                  <w:marBottom w:val="0"/>
                  <w:divBdr>
                    <w:top w:val="none" w:sz="0" w:space="0" w:color="auto"/>
                    <w:left w:val="none" w:sz="0" w:space="0" w:color="auto"/>
                    <w:bottom w:val="none" w:sz="0" w:space="0" w:color="auto"/>
                    <w:right w:val="none" w:sz="0" w:space="0" w:color="auto"/>
                  </w:divBdr>
                  <w:divsChild>
                    <w:div w:id="369651836">
                      <w:marLeft w:val="0"/>
                      <w:marRight w:val="0"/>
                      <w:marTop w:val="0"/>
                      <w:marBottom w:val="0"/>
                      <w:divBdr>
                        <w:top w:val="none" w:sz="0" w:space="0" w:color="auto"/>
                        <w:left w:val="none" w:sz="0" w:space="0" w:color="auto"/>
                        <w:bottom w:val="none" w:sz="0" w:space="0" w:color="auto"/>
                        <w:right w:val="none" w:sz="0" w:space="0" w:color="auto"/>
                      </w:divBdr>
                    </w:div>
                  </w:divsChild>
                </w:div>
                <w:div w:id="600990784">
                  <w:marLeft w:val="0"/>
                  <w:marRight w:val="0"/>
                  <w:marTop w:val="0"/>
                  <w:marBottom w:val="0"/>
                  <w:divBdr>
                    <w:top w:val="none" w:sz="0" w:space="0" w:color="auto"/>
                    <w:left w:val="none" w:sz="0" w:space="0" w:color="auto"/>
                    <w:bottom w:val="none" w:sz="0" w:space="0" w:color="auto"/>
                    <w:right w:val="none" w:sz="0" w:space="0" w:color="auto"/>
                  </w:divBdr>
                  <w:divsChild>
                    <w:div w:id="827866751">
                      <w:marLeft w:val="0"/>
                      <w:marRight w:val="0"/>
                      <w:marTop w:val="0"/>
                      <w:marBottom w:val="0"/>
                      <w:divBdr>
                        <w:top w:val="none" w:sz="0" w:space="0" w:color="auto"/>
                        <w:left w:val="none" w:sz="0" w:space="0" w:color="auto"/>
                        <w:bottom w:val="none" w:sz="0" w:space="0" w:color="auto"/>
                        <w:right w:val="none" w:sz="0" w:space="0" w:color="auto"/>
                      </w:divBdr>
                    </w:div>
                  </w:divsChild>
                </w:div>
                <w:div w:id="1351834081">
                  <w:marLeft w:val="0"/>
                  <w:marRight w:val="0"/>
                  <w:marTop w:val="0"/>
                  <w:marBottom w:val="0"/>
                  <w:divBdr>
                    <w:top w:val="none" w:sz="0" w:space="0" w:color="auto"/>
                    <w:left w:val="none" w:sz="0" w:space="0" w:color="auto"/>
                    <w:bottom w:val="none" w:sz="0" w:space="0" w:color="auto"/>
                    <w:right w:val="none" w:sz="0" w:space="0" w:color="auto"/>
                  </w:divBdr>
                  <w:divsChild>
                    <w:div w:id="82997395">
                      <w:marLeft w:val="0"/>
                      <w:marRight w:val="0"/>
                      <w:marTop w:val="0"/>
                      <w:marBottom w:val="0"/>
                      <w:divBdr>
                        <w:top w:val="none" w:sz="0" w:space="0" w:color="auto"/>
                        <w:left w:val="none" w:sz="0" w:space="0" w:color="auto"/>
                        <w:bottom w:val="none" w:sz="0" w:space="0" w:color="auto"/>
                        <w:right w:val="none" w:sz="0" w:space="0" w:color="auto"/>
                      </w:divBdr>
                    </w:div>
                  </w:divsChild>
                </w:div>
                <w:div w:id="1632979612">
                  <w:marLeft w:val="0"/>
                  <w:marRight w:val="0"/>
                  <w:marTop w:val="0"/>
                  <w:marBottom w:val="0"/>
                  <w:divBdr>
                    <w:top w:val="none" w:sz="0" w:space="0" w:color="auto"/>
                    <w:left w:val="none" w:sz="0" w:space="0" w:color="auto"/>
                    <w:bottom w:val="none" w:sz="0" w:space="0" w:color="auto"/>
                    <w:right w:val="none" w:sz="0" w:space="0" w:color="auto"/>
                  </w:divBdr>
                  <w:divsChild>
                    <w:div w:id="1017004716">
                      <w:marLeft w:val="0"/>
                      <w:marRight w:val="0"/>
                      <w:marTop w:val="0"/>
                      <w:marBottom w:val="0"/>
                      <w:divBdr>
                        <w:top w:val="none" w:sz="0" w:space="0" w:color="auto"/>
                        <w:left w:val="none" w:sz="0" w:space="0" w:color="auto"/>
                        <w:bottom w:val="none" w:sz="0" w:space="0" w:color="auto"/>
                        <w:right w:val="none" w:sz="0" w:space="0" w:color="auto"/>
                      </w:divBdr>
                    </w:div>
                  </w:divsChild>
                </w:div>
                <w:div w:id="1774088016">
                  <w:marLeft w:val="0"/>
                  <w:marRight w:val="0"/>
                  <w:marTop w:val="0"/>
                  <w:marBottom w:val="0"/>
                  <w:divBdr>
                    <w:top w:val="none" w:sz="0" w:space="0" w:color="auto"/>
                    <w:left w:val="none" w:sz="0" w:space="0" w:color="auto"/>
                    <w:bottom w:val="none" w:sz="0" w:space="0" w:color="auto"/>
                    <w:right w:val="none" w:sz="0" w:space="0" w:color="auto"/>
                  </w:divBdr>
                  <w:divsChild>
                    <w:div w:id="1698310436">
                      <w:marLeft w:val="0"/>
                      <w:marRight w:val="0"/>
                      <w:marTop w:val="0"/>
                      <w:marBottom w:val="0"/>
                      <w:divBdr>
                        <w:top w:val="none" w:sz="0" w:space="0" w:color="auto"/>
                        <w:left w:val="none" w:sz="0" w:space="0" w:color="auto"/>
                        <w:bottom w:val="none" w:sz="0" w:space="0" w:color="auto"/>
                        <w:right w:val="none" w:sz="0" w:space="0" w:color="auto"/>
                      </w:divBdr>
                    </w:div>
                  </w:divsChild>
                </w:div>
                <w:div w:id="1232807482">
                  <w:marLeft w:val="0"/>
                  <w:marRight w:val="0"/>
                  <w:marTop w:val="0"/>
                  <w:marBottom w:val="0"/>
                  <w:divBdr>
                    <w:top w:val="none" w:sz="0" w:space="0" w:color="auto"/>
                    <w:left w:val="none" w:sz="0" w:space="0" w:color="auto"/>
                    <w:bottom w:val="none" w:sz="0" w:space="0" w:color="auto"/>
                    <w:right w:val="none" w:sz="0" w:space="0" w:color="auto"/>
                  </w:divBdr>
                  <w:divsChild>
                    <w:div w:id="66071347">
                      <w:marLeft w:val="0"/>
                      <w:marRight w:val="0"/>
                      <w:marTop w:val="0"/>
                      <w:marBottom w:val="0"/>
                      <w:divBdr>
                        <w:top w:val="none" w:sz="0" w:space="0" w:color="auto"/>
                        <w:left w:val="none" w:sz="0" w:space="0" w:color="auto"/>
                        <w:bottom w:val="none" w:sz="0" w:space="0" w:color="auto"/>
                        <w:right w:val="none" w:sz="0" w:space="0" w:color="auto"/>
                      </w:divBdr>
                    </w:div>
                  </w:divsChild>
                </w:div>
                <w:div w:id="591352091">
                  <w:marLeft w:val="0"/>
                  <w:marRight w:val="0"/>
                  <w:marTop w:val="0"/>
                  <w:marBottom w:val="0"/>
                  <w:divBdr>
                    <w:top w:val="none" w:sz="0" w:space="0" w:color="auto"/>
                    <w:left w:val="none" w:sz="0" w:space="0" w:color="auto"/>
                    <w:bottom w:val="none" w:sz="0" w:space="0" w:color="auto"/>
                    <w:right w:val="none" w:sz="0" w:space="0" w:color="auto"/>
                  </w:divBdr>
                  <w:divsChild>
                    <w:div w:id="297692012">
                      <w:marLeft w:val="0"/>
                      <w:marRight w:val="0"/>
                      <w:marTop w:val="0"/>
                      <w:marBottom w:val="0"/>
                      <w:divBdr>
                        <w:top w:val="none" w:sz="0" w:space="0" w:color="auto"/>
                        <w:left w:val="none" w:sz="0" w:space="0" w:color="auto"/>
                        <w:bottom w:val="none" w:sz="0" w:space="0" w:color="auto"/>
                        <w:right w:val="none" w:sz="0" w:space="0" w:color="auto"/>
                      </w:divBdr>
                    </w:div>
                  </w:divsChild>
                </w:div>
                <w:div w:id="2077431992">
                  <w:marLeft w:val="0"/>
                  <w:marRight w:val="0"/>
                  <w:marTop w:val="0"/>
                  <w:marBottom w:val="0"/>
                  <w:divBdr>
                    <w:top w:val="none" w:sz="0" w:space="0" w:color="auto"/>
                    <w:left w:val="none" w:sz="0" w:space="0" w:color="auto"/>
                    <w:bottom w:val="none" w:sz="0" w:space="0" w:color="auto"/>
                    <w:right w:val="none" w:sz="0" w:space="0" w:color="auto"/>
                  </w:divBdr>
                  <w:divsChild>
                    <w:div w:id="326597517">
                      <w:marLeft w:val="0"/>
                      <w:marRight w:val="0"/>
                      <w:marTop w:val="0"/>
                      <w:marBottom w:val="0"/>
                      <w:divBdr>
                        <w:top w:val="none" w:sz="0" w:space="0" w:color="auto"/>
                        <w:left w:val="none" w:sz="0" w:space="0" w:color="auto"/>
                        <w:bottom w:val="none" w:sz="0" w:space="0" w:color="auto"/>
                        <w:right w:val="none" w:sz="0" w:space="0" w:color="auto"/>
                      </w:divBdr>
                    </w:div>
                  </w:divsChild>
                </w:div>
                <w:div w:id="1434351905">
                  <w:marLeft w:val="0"/>
                  <w:marRight w:val="0"/>
                  <w:marTop w:val="0"/>
                  <w:marBottom w:val="0"/>
                  <w:divBdr>
                    <w:top w:val="none" w:sz="0" w:space="0" w:color="auto"/>
                    <w:left w:val="none" w:sz="0" w:space="0" w:color="auto"/>
                    <w:bottom w:val="none" w:sz="0" w:space="0" w:color="auto"/>
                    <w:right w:val="none" w:sz="0" w:space="0" w:color="auto"/>
                  </w:divBdr>
                  <w:divsChild>
                    <w:div w:id="1249654036">
                      <w:marLeft w:val="0"/>
                      <w:marRight w:val="0"/>
                      <w:marTop w:val="0"/>
                      <w:marBottom w:val="0"/>
                      <w:divBdr>
                        <w:top w:val="none" w:sz="0" w:space="0" w:color="auto"/>
                        <w:left w:val="none" w:sz="0" w:space="0" w:color="auto"/>
                        <w:bottom w:val="none" w:sz="0" w:space="0" w:color="auto"/>
                        <w:right w:val="none" w:sz="0" w:space="0" w:color="auto"/>
                      </w:divBdr>
                    </w:div>
                  </w:divsChild>
                </w:div>
                <w:div w:id="906382831">
                  <w:marLeft w:val="0"/>
                  <w:marRight w:val="0"/>
                  <w:marTop w:val="0"/>
                  <w:marBottom w:val="0"/>
                  <w:divBdr>
                    <w:top w:val="none" w:sz="0" w:space="0" w:color="auto"/>
                    <w:left w:val="none" w:sz="0" w:space="0" w:color="auto"/>
                    <w:bottom w:val="none" w:sz="0" w:space="0" w:color="auto"/>
                    <w:right w:val="none" w:sz="0" w:space="0" w:color="auto"/>
                  </w:divBdr>
                  <w:divsChild>
                    <w:div w:id="94328723">
                      <w:marLeft w:val="0"/>
                      <w:marRight w:val="0"/>
                      <w:marTop w:val="0"/>
                      <w:marBottom w:val="0"/>
                      <w:divBdr>
                        <w:top w:val="none" w:sz="0" w:space="0" w:color="auto"/>
                        <w:left w:val="none" w:sz="0" w:space="0" w:color="auto"/>
                        <w:bottom w:val="none" w:sz="0" w:space="0" w:color="auto"/>
                        <w:right w:val="none" w:sz="0" w:space="0" w:color="auto"/>
                      </w:divBdr>
                    </w:div>
                  </w:divsChild>
                </w:div>
                <w:div w:id="1597786022">
                  <w:marLeft w:val="0"/>
                  <w:marRight w:val="0"/>
                  <w:marTop w:val="0"/>
                  <w:marBottom w:val="0"/>
                  <w:divBdr>
                    <w:top w:val="none" w:sz="0" w:space="0" w:color="auto"/>
                    <w:left w:val="none" w:sz="0" w:space="0" w:color="auto"/>
                    <w:bottom w:val="none" w:sz="0" w:space="0" w:color="auto"/>
                    <w:right w:val="none" w:sz="0" w:space="0" w:color="auto"/>
                  </w:divBdr>
                  <w:divsChild>
                    <w:div w:id="2001107759">
                      <w:marLeft w:val="0"/>
                      <w:marRight w:val="0"/>
                      <w:marTop w:val="0"/>
                      <w:marBottom w:val="0"/>
                      <w:divBdr>
                        <w:top w:val="none" w:sz="0" w:space="0" w:color="auto"/>
                        <w:left w:val="none" w:sz="0" w:space="0" w:color="auto"/>
                        <w:bottom w:val="none" w:sz="0" w:space="0" w:color="auto"/>
                        <w:right w:val="none" w:sz="0" w:space="0" w:color="auto"/>
                      </w:divBdr>
                    </w:div>
                  </w:divsChild>
                </w:div>
                <w:div w:id="1834953518">
                  <w:marLeft w:val="0"/>
                  <w:marRight w:val="0"/>
                  <w:marTop w:val="0"/>
                  <w:marBottom w:val="0"/>
                  <w:divBdr>
                    <w:top w:val="none" w:sz="0" w:space="0" w:color="auto"/>
                    <w:left w:val="none" w:sz="0" w:space="0" w:color="auto"/>
                    <w:bottom w:val="none" w:sz="0" w:space="0" w:color="auto"/>
                    <w:right w:val="none" w:sz="0" w:space="0" w:color="auto"/>
                  </w:divBdr>
                  <w:divsChild>
                    <w:div w:id="1351881969">
                      <w:marLeft w:val="0"/>
                      <w:marRight w:val="0"/>
                      <w:marTop w:val="0"/>
                      <w:marBottom w:val="0"/>
                      <w:divBdr>
                        <w:top w:val="none" w:sz="0" w:space="0" w:color="auto"/>
                        <w:left w:val="none" w:sz="0" w:space="0" w:color="auto"/>
                        <w:bottom w:val="none" w:sz="0" w:space="0" w:color="auto"/>
                        <w:right w:val="none" w:sz="0" w:space="0" w:color="auto"/>
                      </w:divBdr>
                    </w:div>
                  </w:divsChild>
                </w:div>
                <w:div w:id="95835078">
                  <w:marLeft w:val="0"/>
                  <w:marRight w:val="0"/>
                  <w:marTop w:val="0"/>
                  <w:marBottom w:val="0"/>
                  <w:divBdr>
                    <w:top w:val="none" w:sz="0" w:space="0" w:color="auto"/>
                    <w:left w:val="none" w:sz="0" w:space="0" w:color="auto"/>
                    <w:bottom w:val="none" w:sz="0" w:space="0" w:color="auto"/>
                    <w:right w:val="none" w:sz="0" w:space="0" w:color="auto"/>
                  </w:divBdr>
                  <w:divsChild>
                    <w:div w:id="520168380">
                      <w:marLeft w:val="0"/>
                      <w:marRight w:val="0"/>
                      <w:marTop w:val="0"/>
                      <w:marBottom w:val="0"/>
                      <w:divBdr>
                        <w:top w:val="none" w:sz="0" w:space="0" w:color="auto"/>
                        <w:left w:val="none" w:sz="0" w:space="0" w:color="auto"/>
                        <w:bottom w:val="none" w:sz="0" w:space="0" w:color="auto"/>
                        <w:right w:val="none" w:sz="0" w:space="0" w:color="auto"/>
                      </w:divBdr>
                    </w:div>
                  </w:divsChild>
                </w:div>
                <w:div w:id="1680808054">
                  <w:marLeft w:val="0"/>
                  <w:marRight w:val="0"/>
                  <w:marTop w:val="0"/>
                  <w:marBottom w:val="0"/>
                  <w:divBdr>
                    <w:top w:val="none" w:sz="0" w:space="0" w:color="auto"/>
                    <w:left w:val="none" w:sz="0" w:space="0" w:color="auto"/>
                    <w:bottom w:val="none" w:sz="0" w:space="0" w:color="auto"/>
                    <w:right w:val="none" w:sz="0" w:space="0" w:color="auto"/>
                  </w:divBdr>
                  <w:divsChild>
                    <w:div w:id="2070152588">
                      <w:marLeft w:val="0"/>
                      <w:marRight w:val="0"/>
                      <w:marTop w:val="0"/>
                      <w:marBottom w:val="0"/>
                      <w:divBdr>
                        <w:top w:val="none" w:sz="0" w:space="0" w:color="auto"/>
                        <w:left w:val="none" w:sz="0" w:space="0" w:color="auto"/>
                        <w:bottom w:val="none" w:sz="0" w:space="0" w:color="auto"/>
                        <w:right w:val="none" w:sz="0" w:space="0" w:color="auto"/>
                      </w:divBdr>
                    </w:div>
                  </w:divsChild>
                </w:div>
                <w:div w:id="2062703993">
                  <w:marLeft w:val="0"/>
                  <w:marRight w:val="0"/>
                  <w:marTop w:val="0"/>
                  <w:marBottom w:val="0"/>
                  <w:divBdr>
                    <w:top w:val="none" w:sz="0" w:space="0" w:color="auto"/>
                    <w:left w:val="none" w:sz="0" w:space="0" w:color="auto"/>
                    <w:bottom w:val="none" w:sz="0" w:space="0" w:color="auto"/>
                    <w:right w:val="none" w:sz="0" w:space="0" w:color="auto"/>
                  </w:divBdr>
                  <w:divsChild>
                    <w:div w:id="27529774">
                      <w:marLeft w:val="0"/>
                      <w:marRight w:val="0"/>
                      <w:marTop w:val="0"/>
                      <w:marBottom w:val="0"/>
                      <w:divBdr>
                        <w:top w:val="none" w:sz="0" w:space="0" w:color="auto"/>
                        <w:left w:val="none" w:sz="0" w:space="0" w:color="auto"/>
                        <w:bottom w:val="none" w:sz="0" w:space="0" w:color="auto"/>
                        <w:right w:val="none" w:sz="0" w:space="0" w:color="auto"/>
                      </w:divBdr>
                    </w:div>
                  </w:divsChild>
                </w:div>
                <w:div w:id="783578179">
                  <w:marLeft w:val="0"/>
                  <w:marRight w:val="0"/>
                  <w:marTop w:val="0"/>
                  <w:marBottom w:val="0"/>
                  <w:divBdr>
                    <w:top w:val="none" w:sz="0" w:space="0" w:color="auto"/>
                    <w:left w:val="none" w:sz="0" w:space="0" w:color="auto"/>
                    <w:bottom w:val="none" w:sz="0" w:space="0" w:color="auto"/>
                    <w:right w:val="none" w:sz="0" w:space="0" w:color="auto"/>
                  </w:divBdr>
                  <w:divsChild>
                    <w:div w:id="787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948913">
      <w:bodyDiv w:val="1"/>
      <w:marLeft w:val="0"/>
      <w:marRight w:val="0"/>
      <w:marTop w:val="0"/>
      <w:marBottom w:val="0"/>
      <w:divBdr>
        <w:top w:val="none" w:sz="0" w:space="0" w:color="auto"/>
        <w:left w:val="none" w:sz="0" w:space="0" w:color="auto"/>
        <w:bottom w:val="none" w:sz="0" w:space="0" w:color="auto"/>
        <w:right w:val="none" w:sz="0" w:space="0" w:color="auto"/>
      </w:divBdr>
    </w:div>
    <w:div w:id="1230725554">
      <w:bodyDiv w:val="1"/>
      <w:marLeft w:val="0"/>
      <w:marRight w:val="0"/>
      <w:marTop w:val="0"/>
      <w:marBottom w:val="0"/>
      <w:divBdr>
        <w:top w:val="none" w:sz="0" w:space="0" w:color="auto"/>
        <w:left w:val="none" w:sz="0" w:space="0" w:color="auto"/>
        <w:bottom w:val="none" w:sz="0" w:space="0" w:color="auto"/>
        <w:right w:val="none" w:sz="0" w:space="0" w:color="auto"/>
      </w:divBdr>
    </w:div>
    <w:div w:id="1234244524">
      <w:bodyDiv w:val="1"/>
      <w:marLeft w:val="0"/>
      <w:marRight w:val="0"/>
      <w:marTop w:val="0"/>
      <w:marBottom w:val="0"/>
      <w:divBdr>
        <w:top w:val="none" w:sz="0" w:space="0" w:color="auto"/>
        <w:left w:val="none" w:sz="0" w:space="0" w:color="auto"/>
        <w:bottom w:val="none" w:sz="0" w:space="0" w:color="auto"/>
        <w:right w:val="none" w:sz="0" w:space="0" w:color="auto"/>
      </w:divBdr>
    </w:div>
    <w:div w:id="1239486559">
      <w:bodyDiv w:val="1"/>
      <w:marLeft w:val="0"/>
      <w:marRight w:val="0"/>
      <w:marTop w:val="0"/>
      <w:marBottom w:val="0"/>
      <w:divBdr>
        <w:top w:val="none" w:sz="0" w:space="0" w:color="auto"/>
        <w:left w:val="none" w:sz="0" w:space="0" w:color="auto"/>
        <w:bottom w:val="none" w:sz="0" w:space="0" w:color="auto"/>
        <w:right w:val="none" w:sz="0" w:space="0" w:color="auto"/>
      </w:divBdr>
    </w:div>
    <w:div w:id="1248685584">
      <w:bodyDiv w:val="1"/>
      <w:marLeft w:val="0"/>
      <w:marRight w:val="0"/>
      <w:marTop w:val="0"/>
      <w:marBottom w:val="0"/>
      <w:divBdr>
        <w:top w:val="none" w:sz="0" w:space="0" w:color="auto"/>
        <w:left w:val="none" w:sz="0" w:space="0" w:color="auto"/>
        <w:bottom w:val="none" w:sz="0" w:space="0" w:color="auto"/>
        <w:right w:val="none" w:sz="0" w:space="0" w:color="auto"/>
      </w:divBdr>
    </w:div>
    <w:div w:id="1250623789">
      <w:bodyDiv w:val="1"/>
      <w:marLeft w:val="0"/>
      <w:marRight w:val="0"/>
      <w:marTop w:val="0"/>
      <w:marBottom w:val="0"/>
      <w:divBdr>
        <w:top w:val="none" w:sz="0" w:space="0" w:color="auto"/>
        <w:left w:val="none" w:sz="0" w:space="0" w:color="auto"/>
        <w:bottom w:val="none" w:sz="0" w:space="0" w:color="auto"/>
        <w:right w:val="none" w:sz="0" w:space="0" w:color="auto"/>
      </w:divBdr>
    </w:div>
    <w:div w:id="1255939480">
      <w:bodyDiv w:val="1"/>
      <w:marLeft w:val="0"/>
      <w:marRight w:val="0"/>
      <w:marTop w:val="0"/>
      <w:marBottom w:val="0"/>
      <w:divBdr>
        <w:top w:val="none" w:sz="0" w:space="0" w:color="auto"/>
        <w:left w:val="none" w:sz="0" w:space="0" w:color="auto"/>
        <w:bottom w:val="none" w:sz="0" w:space="0" w:color="auto"/>
        <w:right w:val="none" w:sz="0" w:space="0" w:color="auto"/>
      </w:divBdr>
    </w:div>
    <w:div w:id="1264267197">
      <w:bodyDiv w:val="1"/>
      <w:marLeft w:val="0"/>
      <w:marRight w:val="0"/>
      <w:marTop w:val="0"/>
      <w:marBottom w:val="0"/>
      <w:divBdr>
        <w:top w:val="none" w:sz="0" w:space="0" w:color="auto"/>
        <w:left w:val="none" w:sz="0" w:space="0" w:color="auto"/>
        <w:bottom w:val="none" w:sz="0" w:space="0" w:color="auto"/>
        <w:right w:val="none" w:sz="0" w:space="0" w:color="auto"/>
      </w:divBdr>
    </w:div>
    <w:div w:id="1265652587">
      <w:bodyDiv w:val="1"/>
      <w:marLeft w:val="0"/>
      <w:marRight w:val="0"/>
      <w:marTop w:val="0"/>
      <w:marBottom w:val="0"/>
      <w:divBdr>
        <w:top w:val="none" w:sz="0" w:space="0" w:color="auto"/>
        <w:left w:val="none" w:sz="0" w:space="0" w:color="auto"/>
        <w:bottom w:val="none" w:sz="0" w:space="0" w:color="auto"/>
        <w:right w:val="none" w:sz="0" w:space="0" w:color="auto"/>
      </w:divBdr>
    </w:div>
    <w:div w:id="1269970343">
      <w:bodyDiv w:val="1"/>
      <w:marLeft w:val="0"/>
      <w:marRight w:val="0"/>
      <w:marTop w:val="0"/>
      <w:marBottom w:val="0"/>
      <w:divBdr>
        <w:top w:val="none" w:sz="0" w:space="0" w:color="auto"/>
        <w:left w:val="none" w:sz="0" w:space="0" w:color="auto"/>
        <w:bottom w:val="none" w:sz="0" w:space="0" w:color="auto"/>
        <w:right w:val="none" w:sz="0" w:space="0" w:color="auto"/>
      </w:divBdr>
    </w:div>
    <w:div w:id="1299653110">
      <w:bodyDiv w:val="1"/>
      <w:marLeft w:val="0"/>
      <w:marRight w:val="0"/>
      <w:marTop w:val="0"/>
      <w:marBottom w:val="0"/>
      <w:divBdr>
        <w:top w:val="none" w:sz="0" w:space="0" w:color="auto"/>
        <w:left w:val="none" w:sz="0" w:space="0" w:color="auto"/>
        <w:bottom w:val="none" w:sz="0" w:space="0" w:color="auto"/>
        <w:right w:val="none" w:sz="0" w:space="0" w:color="auto"/>
      </w:divBdr>
    </w:div>
    <w:div w:id="1306426383">
      <w:bodyDiv w:val="1"/>
      <w:marLeft w:val="0"/>
      <w:marRight w:val="0"/>
      <w:marTop w:val="0"/>
      <w:marBottom w:val="0"/>
      <w:divBdr>
        <w:top w:val="none" w:sz="0" w:space="0" w:color="auto"/>
        <w:left w:val="none" w:sz="0" w:space="0" w:color="auto"/>
        <w:bottom w:val="none" w:sz="0" w:space="0" w:color="auto"/>
        <w:right w:val="none" w:sz="0" w:space="0" w:color="auto"/>
      </w:divBdr>
    </w:div>
    <w:div w:id="1321150638">
      <w:bodyDiv w:val="1"/>
      <w:marLeft w:val="0"/>
      <w:marRight w:val="0"/>
      <w:marTop w:val="0"/>
      <w:marBottom w:val="0"/>
      <w:divBdr>
        <w:top w:val="none" w:sz="0" w:space="0" w:color="auto"/>
        <w:left w:val="none" w:sz="0" w:space="0" w:color="auto"/>
        <w:bottom w:val="none" w:sz="0" w:space="0" w:color="auto"/>
        <w:right w:val="none" w:sz="0" w:space="0" w:color="auto"/>
      </w:divBdr>
    </w:div>
    <w:div w:id="1321617672">
      <w:bodyDiv w:val="1"/>
      <w:marLeft w:val="0"/>
      <w:marRight w:val="0"/>
      <w:marTop w:val="0"/>
      <w:marBottom w:val="0"/>
      <w:divBdr>
        <w:top w:val="none" w:sz="0" w:space="0" w:color="auto"/>
        <w:left w:val="none" w:sz="0" w:space="0" w:color="auto"/>
        <w:bottom w:val="none" w:sz="0" w:space="0" w:color="auto"/>
        <w:right w:val="none" w:sz="0" w:space="0" w:color="auto"/>
      </w:divBdr>
    </w:div>
    <w:div w:id="1327826609">
      <w:bodyDiv w:val="1"/>
      <w:marLeft w:val="0"/>
      <w:marRight w:val="0"/>
      <w:marTop w:val="0"/>
      <w:marBottom w:val="0"/>
      <w:divBdr>
        <w:top w:val="none" w:sz="0" w:space="0" w:color="auto"/>
        <w:left w:val="none" w:sz="0" w:space="0" w:color="auto"/>
        <w:bottom w:val="none" w:sz="0" w:space="0" w:color="auto"/>
        <w:right w:val="none" w:sz="0" w:space="0" w:color="auto"/>
      </w:divBdr>
    </w:div>
    <w:div w:id="1328167195">
      <w:bodyDiv w:val="1"/>
      <w:marLeft w:val="0"/>
      <w:marRight w:val="0"/>
      <w:marTop w:val="0"/>
      <w:marBottom w:val="0"/>
      <w:divBdr>
        <w:top w:val="none" w:sz="0" w:space="0" w:color="auto"/>
        <w:left w:val="none" w:sz="0" w:space="0" w:color="auto"/>
        <w:bottom w:val="none" w:sz="0" w:space="0" w:color="auto"/>
        <w:right w:val="none" w:sz="0" w:space="0" w:color="auto"/>
      </w:divBdr>
    </w:div>
    <w:div w:id="1328747758">
      <w:bodyDiv w:val="1"/>
      <w:marLeft w:val="0"/>
      <w:marRight w:val="0"/>
      <w:marTop w:val="0"/>
      <w:marBottom w:val="0"/>
      <w:divBdr>
        <w:top w:val="none" w:sz="0" w:space="0" w:color="auto"/>
        <w:left w:val="none" w:sz="0" w:space="0" w:color="auto"/>
        <w:bottom w:val="none" w:sz="0" w:space="0" w:color="auto"/>
        <w:right w:val="none" w:sz="0" w:space="0" w:color="auto"/>
      </w:divBdr>
    </w:div>
    <w:div w:id="1336690112">
      <w:bodyDiv w:val="1"/>
      <w:marLeft w:val="0"/>
      <w:marRight w:val="0"/>
      <w:marTop w:val="0"/>
      <w:marBottom w:val="0"/>
      <w:divBdr>
        <w:top w:val="none" w:sz="0" w:space="0" w:color="auto"/>
        <w:left w:val="none" w:sz="0" w:space="0" w:color="auto"/>
        <w:bottom w:val="none" w:sz="0" w:space="0" w:color="auto"/>
        <w:right w:val="none" w:sz="0" w:space="0" w:color="auto"/>
      </w:divBdr>
    </w:div>
    <w:div w:id="1338734450">
      <w:bodyDiv w:val="1"/>
      <w:marLeft w:val="0"/>
      <w:marRight w:val="0"/>
      <w:marTop w:val="0"/>
      <w:marBottom w:val="0"/>
      <w:divBdr>
        <w:top w:val="none" w:sz="0" w:space="0" w:color="auto"/>
        <w:left w:val="none" w:sz="0" w:space="0" w:color="auto"/>
        <w:bottom w:val="none" w:sz="0" w:space="0" w:color="auto"/>
        <w:right w:val="none" w:sz="0" w:space="0" w:color="auto"/>
      </w:divBdr>
      <w:divsChild>
        <w:div w:id="885415844">
          <w:marLeft w:val="0"/>
          <w:marRight w:val="0"/>
          <w:marTop w:val="0"/>
          <w:marBottom w:val="0"/>
          <w:divBdr>
            <w:top w:val="none" w:sz="0" w:space="0" w:color="auto"/>
            <w:left w:val="none" w:sz="0" w:space="0" w:color="auto"/>
            <w:bottom w:val="none" w:sz="0" w:space="0" w:color="auto"/>
            <w:right w:val="none" w:sz="0" w:space="0" w:color="auto"/>
          </w:divBdr>
        </w:div>
        <w:div w:id="1002777834">
          <w:marLeft w:val="0"/>
          <w:marRight w:val="0"/>
          <w:marTop w:val="0"/>
          <w:marBottom w:val="0"/>
          <w:divBdr>
            <w:top w:val="none" w:sz="0" w:space="0" w:color="auto"/>
            <w:left w:val="none" w:sz="0" w:space="0" w:color="auto"/>
            <w:bottom w:val="none" w:sz="0" w:space="0" w:color="auto"/>
            <w:right w:val="none" w:sz="0" w:space="0" w:color="auto"/>
          </w:divBdr>
        </w:div>
        <w:div w:id="662977274">
          <w:marLeft w:val="0"/>
          <w:marRight w:val="0"/>
          <w:marTop w:val="0"/>
          <w:marBottom w:val="0"/>
          <w:divBdr>
            <w:top w:val="none" w:sz="0" w:space="0" w:color="auto"/>
            <w:left w:val="none" w:sz="0" w:space="0" w:color="auto"/>
            <w:bottom w:val="none" w:sz="0" w:space="0" w:color="auto"/>
            <w:right w:val="none" w:sz="0" w:space="0" w:color="auto"/>
          </w:divBdr>
        </w:div>
        <w:div w:id="362294854">
          <w:marLeft w:val="0"/>
          <w:marRight w:val="0"/>
          <w:marTop w:val="0"/>
          <w:marBottom w:val="0"/>
          <w:divBdr>
            <w:top w:val="none" w:sz="0" w:space="0" w:color="auto"/>
            <w:left w:val="none" w:sz="0" w:space="0" w:color="auto"/>
            <w:bottom w:val="none" w:sz="0" w:space="0" w:color="auto"/>
            <w:right w:val="none" w:sz="0" w:space="0" w:color="auto"/>
          </w:divBdr>
        </w:div>
        <w:div w:id="1359117254">
          <w:marLeft w:val="0"/>
          <w:marRight w:val="0"/>
          <w:marTop w:val="0"/>
          <w:marBottom w:val="0"/>
          <w:divBdr>
            <w:top w:val="none" w:sz="0" w:space="0" w:color="auto"/>
            <w:left w:val="none" w:sz="0" w:space="0" w:color="auto"/>
            <w:bottom w:val="none" w:sz="0" w:space="0" w:color="auto"/>
            <w:right w:val="none" w:sz="0" w:space="0" w:color="auto"/>
          </w:divBdr>
        </w:div>
        <w:div w:id="323820701">
          <w:marLeft w:val="0"/>
          <w:marRight w:val="0"/>
          <w:marTop w:val="0"/>
          <w:marBottom w:val="0"/>
          <w:divBdr>
            <w:top w:val="none" w:sz="0" w:space="0" w:color="auto"/>
            <w:left w:val="none" w:sz="0" w:space="0" w:color="auto"/>
            <w:bottom w:val="none" w:sz="0" w:space="0" w:color="auto"/>
            <w:right w:val="none" w:sz="0" w:space="0" w:color="auto"/>
          </w:divBdr>
        </w:div>
        <w:div w:id="1258978826">
          <w:marLeft w:val="0"/>
          <w:marRight w:val="0"/>
          <w:marTop w:val="0"/>
          <w:marBottom w:val="0"/>
          <w:divBdr>
            <w:top w:val="none" w:sz="0" w:space="0" w:color="auto"/>
            <w:left w:val="none" w:sz="0" w:space="0" w:color="auto"/>
            <w:bottom w:val="none" w:sz="0" w:space="0" w:color="auto"/>
            <w:right w:val="none" w:sz="0" w:space="0" w:color="auto"/>
          </w:divBdr>
        </w:div>
        <w:div w:id="1865631534">
          <w:marLeft w:val="0"/>
          <w:marRight w:val="0"/>
          <w:marTop w:val="0"/>
          <w:marBottom w:val="0"/>
          <w:divBdr>
            <w:top w:val="none" w:sz="0" w:space="0" w:color="auto"/>
            <w:left w:val="none" w:sz="0" w:space="0" w:color="auto"/>
            <w:bottom w:val="none" w:sz="0" w:space="0" w:color="auto"/>
            <w:right w:val="none" w:sz="0" w:space="0" w:color="auto"/>
          </w:divBdr>
        </w:div>
        <w:div w:id="1461916566">
          <w:marLeft w:val="0"/>
          <w:marRight w:val="0"/>
          <w:marTop w:val="0"/>
          <w:marBottom w:val="0"/>
          <w:divBdr>
            <w:top w:val="none" w:sz="0" w:space="0" w:color="auto"/>
            <w:left w:val="none" w:sz="0" w:space="0" w:color="auto"/>
            <w:bottom w:val="none" w:sz="0" w:space="0" w:color="auto"/>
            <w:right w:val="none" w:sz="0" w:space="0" w:color="auto"/>
          </w:divBdr>
        </w:div>
        <w:div w:id="1943411500">
          <w:marLeft w:val="0"/>
          <w:marRight w:val="0"/>
          <w:marTop w:val="0"/>
          <w:marBottom w:val="0"/>
          <w:divBdr>
            <w:top w:val="none" w:sz="0" w:space="0" w:color="auto"/>
            <w:left w:val="none" w:sz="0" w:space="0" w:color="auto"/>
            <w:bottom w:val="none" w:sz="0" w:space="0" w:color="auto"/>
            <w:right w:val="none" w:sz="0" w:space="0" w:color="auto"/>
          </w:divBdr>
        </w:div>
        <w:div w:id="1753500839">
          <w:marLeft w:val="0"/>
          <w:marRight w:val="0"/>
          <w:marTop w:val="0"/>
          <w:marBottom w:val="0"/>
          <w:divBdr>
            <w:top w:val="none" w:sz="0" w:space="0" w:color="auto"/>
            <w:left w:val="none" w:sz="0" w:space="0" w:color="auto"/>
            <w:bottom w:val="none" w:sz="0" w:space="0" w:color="auto"/>
            <w:right w:val="none" w:sz="0" w:space="0" w:color="auto"/>
          </w:divBdr>
        </w:div>
        <w:div w:id="1052391671">
          <w:marLeft w:val="0"/>
          <w:marRight w:val="0"/>
          <w:marTop w:val="0"/>
          <w:marBottom w:val="0"/>
          <w:divBdr>
            <w:top w:val="none" w:sz="0" w:space="0" w:color="auto"/>
            <w:left w:val="none" w:sz="0" w:space="0" w:color="auto"/>
            <w:bottom w:val="none" w:sz="0" w:space="0" w:color="auto"/>
            <w:right w:val="none" w:sz="0" w:space="0" w:color="auto"/>
          </w:divBdr>
        </w:div>
        <w:div w:id="1684624326">
          <w:marLeft w:val="0"/>
          <w:marRight w:val="0"/>
          <w:marTop w:val="0"/>
          <w:marBottom w:val="0"/>
          <w:divBdr>
            <w:top w:val="none" w:sz="0" w:space="0" w:color="auto"/>
            <w:left w:val="none" w:sz="0" w:space="0" w:color="auto"/>
            <w:bottom w:val="none" w:sz="0" w:space="0" w:color="auto"/>
            <w:right w:val="none" w:sz="0" w:space="0" w:color="auto"/>
          </w:divBdr>
        </w:div>
        <w:div w:id="111562567">
          <w:marLeft w:val="0"/>
          <w:marRight w:val="0"/>
          <w:marTop w:val="0"/>
          <w:marBottom w:val="0"/>
          <w:divBdr>
            <w:top w:val="none" w:sz="0" w:space="0" w:color="auto"/>
            <w:left w:val="none" w:sz="0" w:space="0" w:color="auto"/>
            <w:bottom w:val="none" w:sz="0" w:space="0" w:color="auto"/>
            <w:right w:val="none" w:sz="0" w:space="0" w:color="auto"/>
          </w:divBdr>
        </w:div>
        <w:div w:id="81879154">
          <w:marLeft w:val="0"/>
          <w:marRight w:val="0"/>
          <w:marTop w:val="0"/>
          <w:marBottom w:val="0"/>
          <w:divBdr>
            <w:top w:val="none" w:sz="0" w:space="0" w:color="auto"/>
            <w:left w:val="none" w:sz="0" w:space="0" w:color="auto"/>
            <w:bottom w:val="none" w:sz="0" w:space="0" w:color="auto"/>
            <w:right w:val="none" w:sz="0" w:space="0" w:color="auto"/>
          </w:divBdr>
        </w:div>
        <w:div w:id="716006801">
          <w:marLeft w:val="0"/>
          <w:marRight w:val="0"/>
          <w:marTop w:val="0"/>
          <w:marBottom w:val="0"/>
          <w:divBdr>
            <w:top w:val="none" w:sz="0" w:space="0" w:color="auto"/>
            <w:left w:val="none" w:sz="0" w:space="0" w:color="auto"/>
            <w:bottom w:val="none" w:sz="0" w:space="0" w:color="auto"/>
            <w:right w:val="none" w:sz="0" w:space="0" w:color="auto"/>
          </w:divBdr>
        </w:div>
        <w:div w:id="556549638">
          <w:marLeft w:val="0"/>
          <w:marRight w:val="0"/>
          <w:marTop w:val="0"/>
          <w:marBottom w:val="0"/>
          <w:divBdr>
            <w:top w:val="none" w:sz="0" w:space="0" w:color="auto"/>
            <w:left w:val="none" w:sz="0" w:space="0" w:color="auto"/>
            <w:bottom w:val="none" w:sz="0" w:space="0" w:color="auto"/>
            <w:right w:val="none" w:sz="0" w:space="0" w:color="auto"/>
          </w:divBdr>
        </w:div>
        <w:div w:id="1961454218">
          <w:marLeft w:val="0"/>
          <w:marRight w:val="0"/>
          <w:marTop w:val="0"/>
          <w:marBottom w:val="0"/>
          <w:divBdr>
            <w:top w:val="none" w:sz="0" w:space="0" w:color="auto"/>
            <w:left w:val="none" w:sz="0" w:space="0" w:color="auto"/>
            <w:bottom w:val="none" w:sz="0" w:space="0" w:color="auto"/>
            <w:right w:val="none" w:sz="0" w:space="0" w:color="auto"/>
          </w:divBdr>
          <w:divsChild>
            <w:div w:id="1953130894">
              <w:marLeft w:val="0"/>
              <w:marRight w:val="0"/>
              <w:marTop w:val="0"/>
              <w:marBottom w:val="0"/>
              <w:divBdr>
                <w:top w:val="none" w:sz="0" w:space="0" w:color="auto"/>
                <w:left w:val="none" w:sz="0" w:space="0" w:color="auto"/>
                <w:bottom w:val="none" w:sz="0" w:space="0" w:color="auto"/>
                <w:right w:val="none" w:sz="0" w:space="0" w:color="auto"/>
              </w:divBdr>
            </w:div>
            <w:div w:id="274824917">
              <w:marLeft w:val="0"/>
              <w:marRight w:val="0"/>
              <w:marTop w:val="0"/>
              <w:marBottom w:val="0"/>
              <w:divBdr>
                <w:top w:val="none" w:sz="0" w:space="0" w:color="auto"/>
                <w:left w:val="none" w:sz="0" w:space="0" w:color="auto"/>
                <w:bottom w:val="none" w:sz="0" w:space="0" w:color="auto"/>
                <w:right w:val="none" w:sz="0" w:space="0" w:color="auto"/>
              </w:divBdr>
            </w:div>
            <w:div w:id="1514567355">
              <w:marLeft w:val="0"/>
              <w:marRight w:val="0"/>
              <w:marTop w:val="0"/>
              <w:marBottom w:val="0"/>
              <w:divBdr>
                <w:top w:val="none" w:sz="0" w:space="0" w:color="auto"/>
                <w:left w:val="none" w:sz="0" w:space="0" w:color="auto"/>
                <w:bottom w:val="none" w:sz="0" w:space="0" w:color="auto"/>
                <w:right w:val="none" w:sz="0" w:space="0" w:color="auto"/>
              </w:divBdr>
            </w:div>
            <w:div w:id="269246091">
              <w:marLeft w:val="0"/>
              <w:marRight w:val="0"/>
              <w:marTop w:val="0"/>
              <w:marBottom w:val="0"/>
              <w:divBdr>
                <w:top w:val="none" w:sz="0" w:space="0" w:color="auto"/>
                <w:left w:val="none" w:sz="0" w:space="0" w:color="auto"/>
                <w:bottom w:val="none" w:sz="0" w:space="0" w:color="auto"/>
                <w:right w:val="none" w:sz="0" w:space="0" w:color="auto"/>
              </w:divBdr>
            </w:div>
            <w:div w:id="734546277">
              <w:marLeft w:val="0"/>
              <w:marRight w:val="0"/>
              <w:marTop w:val="0"/>
              <w:marBottom w:val="0"/>
              <w:divBdr>
                <w:top w:val="none" w:sz="0" w:space="0" w:color="auto"/>
                <w:left w:val="none" w:sz="0" w:space="0" w:color="auto"/>
                <w:bottom w:val="none" w:sz="0" w:space="0" w:color="auto"/>
                <w:right w:val="none" w:sz="0" w:space="0" w:color="auto"/>
              </w:divBdr>
            </w:div>
            <w:div w:id="88308647">
              <w:marLeft w:val="0"/>
              <w:marRight w:val="0"/>
              <w:marTop w:val="0"/>
              <w:marBottom w:val="0"/>
              <w:divBdr>
                <w:top w:val="none" w:sz="0" w:space="0" w:color="auto"/>
                <w:left w:val="none" w:sz="0" w:space="0" w:color="auto"/>
                <w:bottom w:val="none" w:sz="0" w:space="0" w:color="auto"/>
                <w:right w:val="none" w:sz="0" w:space="0" w:color="auto"/>
              </w:divBdr>
            </w:div>
            <w:div w:id="1403140962">
              <w:marLeft w:val="0"/>
              <w:marRight w:val="0"/>
              <w:marTop w:val="0"/>
              <w:marBottom w:val="0"/>
              <w:divBdr>
                <w:top w:val="none" w:sz="0" w:space="0" w:color="auto"/>
                <w:left w:val="none" w:sz="0" w:space="0" w:color="auto"/>
                <w:bottom w:val="none" w:sz="0" w:space="0" w:color="auto"/>
                <w:right w:val="none" w:sz="0" w:space="0" w:color="auto"/>
              </w:divBdr>
            </w:div>
            <w:div w:id="1047143575">
              <w:marLeft w:val="0"/>
              <w:marRight w:val="0"/>
              <w:marTop w:val="0"/>
              <w:marBottom w:val="0"/>
              <w:divBdr>
                <w:top w:val="none" w:sz="0" w:space="0" w:color="auto"/>
                <w:left w:val="none" w:sz="0" w:space="0" w:color="auto"/>
                <w:bottom w:val="none" w:sz="0" w:space="0" w:color="auto"/>
                <w:right w:val="none" w:sz="0" w:space="0" w:color="auto"/>
              </w:divBdr>
            </w:div>
            <w:div w:id="1510100780">
              <w:marLeft w:val="0"/>
              <w:marRight w:val="0"/>
              <w:marTop w:val="0"/>
              <w:marBottom w:val="0"/>
              <w:divBdr>
                <w:top w:val="none" w:sz="0" w:space="0" w:color="auto"/>
                <w:left w:val="none" w:sz="0" w:space="0" w:color="auto"/>
                <w:bottom w:val="none" w:sz="0" w:space="0" w:color="auto"/>
                <w:right w:val="none" w:sz="0" w:space="0" w:color="auto"/>
              </w:divBdr>
            </w:div>
            <w:div w:id="1115516228">
              <w:marLeft w:val="0"/>
              <w:marRight w:val="0"/>
              <w:marTop w:val="0"/>
              <w:marBottom w:val="0"/>
              <w:divBdr>
                <w:top w:val="none" w:sz="0" w:space="0" w:color="auto"/>
                <w:left w:val="none" w:sz="0" w:space="0" w:color="auto"/>
                <w:bottom w:val="none" w:sz="0" w:space="0" w:color="auto"/>
                <w:right w:val="none" w:sz="0" w:space="0" w:color="auto"/>
              </w:divBdr>
            </w:div>
            <w:div w:id="2024817161">
              <w:marLeft w:val="0"/>
              <w:marRight w:val="0"/>
              <w:marTop w:val="0"/>
              <w:marBottom w:val="0"/>
              <w:divBdr>
                <w:top w:val="none" w:sz="0" w:space="0" w:color="auto"/>
                <w:left w:val="none" w:sz="0" w:space="0" w:color="auto"/>
                <w:bottom w:val="none" w:sz="0" w:space="0" w:color="auto"/>
                <w:right w:val="none" w:sz="0" w:space="0" w:color="auto"/>
              </w:divBdr>
            </w:div>
            <w:div w:id="2087415029">
              <w:marLeft w:val="0"/>
              <w:marRight w:val="0"/>
              <w:marTop w:val="0"/>
              <w:marBottom w:val="0"/>
              <w:divBdr>
                <w:top w:val="none" w:sz="0" w:space="0" w:color="auto"/>
                <w:left w:val="none" w:sz="0" w:space="0" w:color="auto"/>
                <w:bottom w:val="none" w:sz="0" w:space="0" w:color="auto"/>
                <w:right w:val="none" w:sz="0" w:space="0" w:color="auto"/>
              </w:divBdr>
            </w:div>
            <w:div w:id="718213859">
              <w:marLeft w:val="0"/>
              <w:marRight w:val="0"/>
              <w:marTop w:val="0"/>
              <w:marBottom w:val="0"/>
              <w:divBdr>
                <w:top w:val="none" w:sz="0" w:space="0" w:color="auto"/>
                <w:left w:val="none" w:sz="0" w:space="0" w:color="auto"/>
                <w:bottom w:val="none" w:sz="0" w:space="0" w:color="auto"/>
                <w:right w:val="none" w:sz="0" w:space="0" w:color="auto"/>
              </w:divBdr>
            </w:div>
            <w:div w:id="615060539">
              <w:marLeft w:val="0"/>
              <w:marRight w:val="0"/>
              <w:marTop w:val="0"/>
              <w:marBottom w:val="0"/>
              <w:divBdr>
                <w:top w:val="none" w:sz="0" w:space="0" w:color="auto"/>
                <w:left w:val="none" w:sz="0" w:space="0" w:color="auto"/>
                <w:bottom w:val="none" w:sz="0" w:space="0" w:color="auto"/>
                <w:right w:val="none" w:sz="0" w:space="0" w:color="auto"/>
              </w:divBdr>
            </w:div>
            <w:div w:id="817459445">
              <w:marLeft w:val="0"/>
              <w:marRight w:val="0"/>
              <w:marTop w:val="0"/>
              <w:marBottom w:val="0"/>
              <w:divBdr>
                <w:top w:val="none" w:sz="0" w:space="0" w:color="auto"/>
                <w:left w:val="none" w:sz="0" w:space="0" w:color="auto"/>
                <w:bottom w:val="none" w:sz="0" w:space="0" w:color="auto"/>
                <w:right w:val="none" w:sz="0" w:space="0" w:color="auto"/>
              </w:divBdr>
            </w:div>
            <w:div w:id="562065929">
              <w:marLeft w:val="0"/>
              <w:marRight w:val="0"/>
              <w:marTop w:val="0"/>
              <w:marBottom w:val="0"/>
              <w:divBdr>
                <w:top w:val="none" w:sz="0" w:space="0" w:color="auto"/>
                <w:left w:val="none" w:sz="0" w:space="0" w:color="auto"/>
                <w:bottom w:val="none" w:sz="0" w:space="0" w:color="auto"/>
                <w:right w:val="none" w:sz="0" w:space="0" w:color="auto"/>
              </w:divBdr>
            </w:div>
            <w:div w:id="1916888723">
              <w:marLeft w:val="0"/>
              <w:marRight w:val="0"/>
              <w:marTop w:val="0"/>
              <w:marBottom w:val="0"/>
              <w:divBdr>
                <w:top w:val="none" w:sz="0" w:space="0" w:color="auto"/>
                <w:left w:val="none" w:sz="0" w:space="0" w:color="auto"/>
                <w:bottom w:val="none" w:sz="0" w:space="0" w:color="auto"/>
                <w:right w:val="none" w:sz="0" w:space="0" w:color="auto"/>
              </w:divBdr>
            </w:div>
            <w:div w:id="73554333">
              <w:marLeft w:val="0"/>
              <w:marRight w:val="0"/>
              <w:marTop w:val="0"/>
              <w:marBottom w:val="0"/>
              <w:divBdr>
                <w:top w:val="none" w:sz="0" w:space="0" w:color="auto"/>
                <w:left w:val="none" w:sz="0" w:space="0" w:color="auto"/>
                <w:bottom w:val="none" w:sz="0" w:space="0" w:color="auto"/>
                <w:right w:val="none" w:sz="0" w:space="0" w:color="auto"/>
              </w:divBdr>
            </w:div>
            <w:div w:id="2071148926">
              <w:marLeft w:val="0"/>
              <w:marRight w:val="0"/>
              <w:marTop w:val="0"/>
              <w:marBottom w:val="0"/>
              <w:divBdr>
                <w:top w:val="none" w:sz="0" w:space="0" w:color="auto"/>
                <w:left w:val="none" w:sz="0" w:space="0" w:color="auto"/>
                <w:bottom w:val="none" w:sz="0" w:space="0" w:color="auto"/>
                <w:right w:val="none" w:sz="0" w:space="0" w:color="auto"/>
              </w:divBdr>
            </w:div>
            <w:div w:id="660039053">
              <w:marLeft w:val="0"/>
              <w:marRight w:val="0"/>
              <w:marTop w:val="0"/>
              <w:marBottom w:val="0"/>
              <w:divBdr>
                <w:top w:val="none" w:sz="0" w:space="0" w:color="auto"/>
                <w:left w:val="none" w:sz="0" w:space="0" w:color="auto"/>
                <w:bottom w:val="none" w:sz="0" w:space="0" w:color="auto"/>
                <w:right w:val="none" w:sz="0" w:space="0" w:color="auto"/>
              </w:divBdr>
            </w:div>
          </w:divsChild>
        </w:div>
        <w:div w:id="513113644">
          <w:marLeft w:val="0"/>
          <w:marRight w:val="0"/>
          <w:marTop w:val="0"/>
          <w:marBottom w:val="0"/>
          <w:divBdr>
            <w:top w:val="none" w:sz="0" w:space="0" w:color="auto"/>
            <w:left w:val="none" w:sz="0" w:space="0" w:color="auto"/>
            <w:bottom w:val="none" w:sz="0" w:space="0" w:color="auto"/>
            <w:right w:val="none" w:sz="0" w:space="0" w:color="auto"/>
          </w:divBdr>
          <w:divsChild>
            <w:div w:id="1341545316">
              <w:marLeft w:val="0"/>
              <w:marRight w:val="0"/>
              <w:marTop w:val="0"/>
              <w:marBottom w:val="0"/>
              <w:divBdr>
                <w:top w:val="none" w:sz="0" w:space="0" w:color="auto"/>
                <w:left w:val="none" w:sz="0" w:space="0" w:color="auto"/>
                <w:bottom w:val="none" w:sz="0" w:space="0" w:color="auto"/>
                <w:right w:val="none" w:sz="0" w:space="0" w:color="auto"/>
              </w:divBdr>
            </w:div>
            <w:div w:id="683940970">
              <w:marLeft w:val="0"/>
              <w:marRight w:val="0"/>
              <w:marTop w:val="0"/>
              <w:marBottom w:val="0"/>
              <w:divBdr>
                <w:top w:val="none" w:sz="0" w:space="0" w:color="auto"/>
                <w:left w:val="none" w:sz="0" w:space="0" w:color="auto"/>
                <w:bottom w:val="none" w:sz="0" w:space="0" w:color="auto"/>
                <w:right w:val="none" w:sz="0" w:space="0" w:color="auto"/>
              </w:divBdr>
            </w:div>
            <w:div w:id="763309779">
              <w:marLeft w:val="0"/>
              <w:marRight w:val="0"/>
              <w:marTop w:val="0"/>
              <w:marBottom w:val="0"/>
              <w:divBdr>
                <w:top w:val="none" w:sz="0" w:space="0" w:color="auto"/>
                <w:left w:val="none" w:sz="0" w:space="0" w:color="auto"/>
                <w:bottom w:val="none" w:sz="0" w:space="0" w:color="auto"/>
                <w:right w:val="none" w:sz="0" w:space="0" w:color="auto"/>
              </w:divBdr>
            </w:div>
            <w:div w:id="102112832">
              <w:marLeft w:val="0"/>
              <w:marRight w:val="0"/>
              <w:marTop w:val="0"/>
              <w:marBottom w:val="0"/>
              <w:divBdr>
                <w:top w:val="none" w:sz="0" w:space="0" w:color="auto"/>
                <w:left w:val="none" w:sz="0" w:space="0" w:color="auto"/>
                <w:bottom w:val="none" w:sz="0" w:space="0" w:color="auto"/>
                <w:right w:val="none" w:sz="0" w:space="0" w:color="auto"/>
              </w:divBdr>
            </w:div>
            <w:div w:id="363746906">
              <w:marLeft w:val="0"/>
              <w:marRight w:val="0"/>
              <w:marTop w:val="0"/>
              <w:marBottom w:val="0"/>
              <w:divBdr>
                <w:top w:val="none" w:sz="0" w:space="0" w:color="auto"/>
                <w:left w:val="none" w:sz="0" w:space="0" w:color="auto"/>
                <w:bottom w:val="none" w:sz="0" w:space="0" w:color="auto"/>
                <w:right w:val="none" w:sz="0" w:space="0" w:color="auto"/>
              </w:divBdr>
            </w:div>
            <w:div w:id="1558737173">
              <w:marLeft w:val="0"/>
              <w:marRight w:val="0"/>
              <w:marTop w:val="0"/>
              <w:marBottom w:val="0"/>
              <w:divBdr>
                <w:top w:val="none" w:sz="0" w:space="0" w:color="auto"/>
                <w:left w:val="none" w:sz="0" w:space="0" w:color="auto"/>
                <w:bottom w:val="none" w:sz="0" w:space="0" w:color="auto"/>
                <w:right w:val="none" w:sz="0" w:space="0" w:color="auto"/>
              </w:divBdr>
            </w:div>
            <w:div w:id="478772202">
              <w:marLeft w:val="0"/>
              <w:marRight w:val="0"/>
              <w:marTop w:val="0"/>
              <w:marBottom w:val="0"/>
              <w:divBdr>
                <w:top w:val="none" w:sz="0" w:space="0" w:color="auto"/>
                <w:left w:val="none" w:sz="0" w:space="0" w:color="auto"/>
                <w:bottom w:val="none" w:sz="0" w:space="0" w:color="auto"/>
                <w:right w:val="none" w:sz="0" w:space="0" w:color="auto"/>
              </w:divBdr>
            </w:div>
            <w:div w:id="1936091531">
              <w:marLeft w:val="0"/>
              <w:marRight w:val="0"/>
              <w:marTop w:val="0"/>
              <w:marBottom w:val="0"/>
              <w:divBdr>
                <w:top w:val="none" w:sz="0" w:space="0" w:color="auto"/>
                <w:left w:val="none" w:sz="0" w:space="0" w:color="auto"/>
                <w:bottom w:val="none" w:sz="0" w:space="0" w:color="auto"/>
                <w:right w:val="none" w:sz="0" w:space="0" w:color="auto"/>
              </w:divBdr>
            </w:div>
            <w:div w:id="828979093">
              <w:marLeft w:val="0"/>
              <w:marRight w:val="0"/>
              <w:marTop w:val="0"/>
              <w:marBottom w:val="0"/>
              <w:divBdr>
                <w:top w:val="none" w:sz="0" w:space="0" w:color="auto"/>
                <w:left w:val="none" w:sz="0" w:space="0" w:color="auto"/>
                <w:bottom w:val="none" w:sz="0" w:space="0" w:color="auto"/>
                <w:right w:val="none" w:sz="0" w:space="0" w:color="auto"/>
              </w:divBdr>
            </w:div>
            <w:div w:id="2013798270">
              <w:marLeft w:val="0"/>
              <w:marRight w:val="0"/>
              <w:marTop w:val="0"/>
              <w:marBottom w:val="0"/>
              <w:divBdr>
                <w:top w:val="none" w:sz="0" w:space="0" w:color="auto"/>
                <w:left w:val="none" w:sz="0" w:space="0" w:color="auto"/>
                <w:bottom w:val="none" w:sz="0" w:space="0" w:color="auto"/>
                <w:right w:val="none" w:sz="0" w:space="0" w:color="auto"/>
              </w:divBdr>
            </w:div>
            <w:div w:id="681396884">
              <w:marLeft w:val="0"/>
              <w:marRight w:val="0"/>
              <w:marTop w:val="0"/>
              <w:marBottom w:val="0"/>
              <w:divBdr>
                <w:top w:val="none" w:sz="0" w:space="0" w:color="auto"/>
                <w:left w:val="none" w:sz="0" w:space="0" w:color="auto"/>
                <w:bottom w:val="none" w:sz="0" w:space="0" w:color="auto"/>
                <w:right w:val="none" w:sz="0" w:space="0" w:color="auto"/>
              </w:divBdr>
            </w:div>
            <w:div w:id="1236940695">
              <w:marLeft w:val="0"/>
              <w:marRight w:val="0"/>
              <w:marTop w:val="0"/>
              <w:marBottom w:val="0"/>
              <w:divBdr>
                <w:top w:val="none" w:sz="0" w:space="0" w:color="auto"/>
                <w:left w:val="none" w:sz="0" w:space="0" w:color="auto"/>
                <w:bottom w:val="none" w:sz="0" w:space="0" w:color="auto"/>
                <w:right w:val="none" w:sz="0" w:space="0" w:color="auto"/>
              </w:divBdr>
            </w:div>
            <w:div w:id="921137393">
              <w:marLeft w:val="0"/>
              <w:marRight w:val="0"/>
              <w:marTop w:val="0"/>
              <w:marBottom w:val="0"/>
              <w:divBdr>
                <w:top w:val="none" w:sz="0" w:space="0" w:color="auto"/>
                <w:left w:val="none" w:sz="0" w:space="0" w:color="auto"/>
                <w:bottom w:val="none" w:sz="0" w:space="0" w:color="auto"/>
                <w:right w:val="none" w:sz="0" w:space="0" w:color="auto"/>
              </w:divBdr>
            </w:div>
            <w:div w:id="2025325576">
              <w:marLeft w:val="0"/>
              <w:marRight w:val="0"/>
              <w:marTop w:val="0"/>
              <w:marBottom w:val="0"/>
              <w:divBdr>
                <w:top w:val="none" w:sz="0" w:space="0" w:color="auto"/>
                <w:left w:val="none" w:sz="0" w:space="0" w:color="auto"/>
                <w:bottom w:val="none" w:sz="0" w:space="0" w:color="auto"/>
                <w:right w:val="none" w:sz="0" w:space="0" w:color="auto"/>
              </w:divBdr>
            </w:div>
            <w:div w:id="1328165210">
              <w:marLeft w:val="0"/>
              <w:marRight w:val="0"/>
              <w:marTop w:val="0"/>
              <w:marBottom w:val="0"/>
              <w:divBdr>
                <w:top w:val="none" w:sz="0" w:space="0" w:color="auto"/>
                <w:left w:val="none" w:sz="0" w:space="0" w:color="auto"/>
                <w:bottom w:val="none" w:sz="0" w:space="0" w:color="auto"/>
                <w:right w:val="none" w:sz="0" w:space="0" w:color="auto"/>
              </w:divBdr>
            </w:div>
            <w:div w:id="1832677223">
              <w:marLeft w:val="0"/>
              <w:marRight w:val="0"/>
              <w:marTop w:val="0"/>
              <w:marBottom w:val="0"/>
              <w:divBdr>
                <w:top w:val="none" w:sz="0" w:space="0" w:color="auto"/>
                <w:left w:val="none" w:sz="0" w:space="0" w:color="auto"/>
                <w:bottom w:val="none" w:sz="0" w:space="0" w:color="auto"/>
                <w:right w:val="none" w:sz="0" w:space="0" w:color="auto"/>
              </w:divBdr>
            </w:div>
            <w:div w:id="1732581653">
              <w:marLeft w:val="0"/>
              <w:marRight w:val="0"/>
              <w:marTop w:val="0"/>
              <w:marBottom w:val="0"/>
              <w:divBdr>
                <w:top w:val="none" w:sz="0" w:space="0" w:color="auto"/>
                <w:left w:val="none" w:sz="0" w:space="0" w:color="auto"/>
                <w:bottom w:val="none" w:sz="0" w:space="0" w:color="auto"/>
                <w:right w:val="none" w:sz="0" w:space="0" w:color="auto"/>
              </w:divBdr>
            </w:div>
            <w:div w:id="898438065">
              <w:marLeft w:val="0"/>
              <w:marRight w:val="0"/>
              <w:marTop w:val="0"/>
              <w:marBottom w:val="0"/>
              <w:divBdr>
                <w:top w:val="none" w:sz="0" w:space="0" w:color="auto"/>
                <w:left w:val="none" w:sz="0" w:space="0" w:color="auto"/>
                <w:bottom w:val="none" w:sz="0" w:space="0" w:color="auto"/>
                <w:right w:val="none" w:sz="0" w:space="0" w:color="auto"/>
              </w:divBdr>
            </w:div>
            <w:div w:id="238516255">
              <w:marLeft w:val="0"/>
              <w:marRight w:val="0"/>
              <w:marTop w:val="0"/>
              <w:marBottom w:val="0"/>
              <w:divBdr>
                <w:top w:val="none" w:sz="0" w:space="0" w:color="auto"/>
                <w:left w:val="none" w:sz="0" w:space="0" w:color="auto"/>
                <w:bottom w:val="none" w:sz="0" w:space="0" w:color="auto"/>
                <w:right w:val="none" w:sz="0" w:space="0" w:color="auto"/>
              </w:divBdr>
            </w:div>
            <w:div w:id="1471901861">
              <w:marLeft w:val="0"/>
              <w:marRight w:val="0"/>
              <w:marTop w:val="0"/>
              <w:marBottom w:val="0"/>
              <w:divBdr>
                <w:top w:val="none" w:sz="0" w:space="0" w:color="auto"/>
                <w:left w:val="none" w:sz="0" w:space="0" w:color="auto"/>
                <w:bottom w:val="none" w:sz="0" w:space="0" w:color="auto"/>
                <w:right w:val="none" w:sz="0" w:space="0" w:color="auto"/>
              </w:divBdr>
            </w:div>
          </w:divsChild>
        </w:div>
        <w:div w:id="1163163993">
          <w:marLeft w:val="0"/>
          <w:marRight w:val="0"/>
          <w:marTop w:val="0"/>
          <w:marBottom w:val="0"/>
          <w:divBdr>
            <w:top w:val="none" w:sz="0" w:space="0" w:color="auto"/>
            <w:left w:val="none" w:sz="0" w:space="0" w:color="auto"/>
            <w:bottom w:val="none" w:sz="0" w:space="0" w:color="auto"/>
            <w:right w:val="none" w:sz="0" w:space="0" w:color="auto"/>
          </w:divBdr>
          <w:divsChild>
            <w:div w:id="1302494100">
              <w:marLeft w:val="0"/>
              <w:marRight w:val="0"/>
              <w:marTop w:val="0"/>
              <w:marBottom w:val="0"/>
              <w:divBdr>
                <w:top w:val="none" w:sz="0" w:space="0" w:color="auto"/>
                <w:left w:val="none" w:sz="0" w:space="0" w:color="auto"/>
                <w:bottom w:val="none" w:sz="0" w:space="0" w:color="auto"/>
                <w:right w:val="none" w:sz="0" w:space="0" w:color="auto"/>
              </w:divBdr>
            </w:div>
            <w:div w:id="2068869746">
              <w:marLeft w:val="0"/>
              <w:marRight w:val="0"/>
              <w:marTop w:val="0"/>
              <w:marBottom w:val="0"/>
              <w:divBdr>
                <w:top w:val="none" w:sz="0" w:space="0" w:color="auto"/>
                <w:left w:val="none" w:sz="0" w:space="0" w:color="auto"/>
                <w:bottom w:val="none" w:sz="0" w:space="0" w:color="auto"/>
                <w:right w:val="none" w:sz="0" w:space="0" w:color="auto"/>
              </w:divBdr>
            </w:div>
            <w:div w:id="860826067">
              <w:marLeft w:val="0"/>
              <w:marRight w:val="0"/>
              <w:marTop w:val="0"/>
              <w:marBottom w:val="0"/>
              <w:divBdr>
                <w:top w:val="none" w:sz="0" w:space="0" w:color="auto"/>
                <w:left w:val="none" w:sz="0" w:space="0" w:color="auto"/>
                <w:bottom w:val="none" w:sz="0" w:space="0" w:color="auto"/>
                <w:right w:val="none" w:sz="0" w:space="0" w:color="auto"/>
              </w:divBdr>
            </w:div>
            <w:div w:id="297611391">
              <w:marLeft w:val="0"/>
              <w:marRight w:val="0"/>
              <w:marTop w:val="0"/>
              <w:marBottom w:val="0"/>
              <w:divBdr>
                <w:top w:val="none" w:sz="0" w:space="0" w:color="auto"/>
                <w:left w:val="none" w:sz="0" w:space="0" w:color="auto"/>
                <w:bottom w:val="none" w:sz="0" w:space="0" w:color="auto"/>
                <w:right w:val="none" w:sz="0" w:space="0" w:color="auto"/>
              </w:divBdr>
            </w:div>
            <w:div w:id="274489142">
              <w:marLeft w:val="0"/>
              <w:marRight w:val="0"/>
              <w:marTop w:val="0"/>
              <w:marBottom w:val="0"/>
              <w:divBdr>
                <w:top w:val="none" w:sz="0" w:space="0" w:color="auto"/>
                <w:left w:val="none" w:sz="0" w:space="0" w:color="auto"/>
                <w:bottom w:val="none" w:sz="0" w:space="0" w:color="auto"/>
                <w:right w:val="none" w:sz="0" w:space="0" w:color="auto"/>
              </w:divBdr>
            </w:div>
            <w:div w:id="1019818817">
              <w:marLeft w:val="0"/>
              <w:marRight w:val="0"/>
              <w:marTop w:val="0"/>
              <w:marBottom w:val="0"/>
              <w:divBdr>
                <w:top w:val="none" w:sz="0" w:space="0" w:color="auto"/>
                <w:left w:val="none" w:sz="0" w:space="0" w:color="auto"/>
                <w:bottom w:val="none" w:sz="0" w:space="0" w:color="auto"/>
                <w:right w:val="none" w:sz="0" w:space="0" w:color="auto"/>
              </w:divBdr>
            </w:div>
            <w:div w:id="1245602794">
              <w:marLeft w:val="0"/>
              <w:marRight w:val="0"/>
              <w:marTop w:val="0"/>
              <w:marBottom w:val="0"/>
              <w:divBdr>
                <w:top w:val="none" w:sz="0" w:space="0" w:color="auto"/>
                <w:left w:val="none" w:sz="0" w:space="0" w:color="auto"/>
                <w:bottom w:val="none" w:sz="0" w:space="0" w:color="auto"/>
                <w:right w:val="none" w:sz="0" w:space="0" w:color="auto"/>
              </w:divBdr>
            </w:div>
            <w:div w:id="633949534">
              <w:marLeft w:val="0"/>
              <w:marRight w:val="0"/>
              <w:marTop w:val="0"/>
              <w:marBottom w:val="0"/>
              <w:divBdr>
                <w:top w:val="none" w:sz="0" w:space="0" w:color="auto"/>
                <w:left w:val="none" w:sz="0" w:space="0" w:color="auto"/>
                <w:bottom w:val="none" w:sz="0" w:space="0" w:color="auto"/>
                <w:right w:val="none" w:sz="0" w:space="0" w:color="auto"/>
              </w:divBdr>
            </w:div>
            <w:div w:id="997611884">
              <w:marLeft w:val="0"/>
              <w:marRight w:val="0"/>
              <w:marTop w:val="0"/>
              <w:marBottom w:val="0"/>
              <w:divBdr>
                <w:top w:val="none" w:sz="0" w:space="0" w:color="auto"/>
                <w:left w:val="none" w:sz="0" w:space="0" w:color="auto"/>
                <w:bottom w:val="none" w:sz="0" w:space="0" w:color="auto"/>
                <w:right w:val="none" w:sz="0" w:space="0" w:color="auto"/>
              </w:divBdr>
            </w:div>
            <w:div w:id="429742109">
              <w:marLeft w:val="0"/>
              <w:marRight w:val="0"/>
              <w:marTop w:val="0"/>
              <w:marBottom w:val="0"/>
              <w:divBdr>
                <w:top w:val="none" w:sz="0" w:space="0" w:color="auto"/>
                <w:left w:val="none" w:sz="0" w:space="0" w:color="auto"/>
                <w:bottom w:val="none" w:sz="0" w:space="0" w:color="auto"/>
                <w:right w:val="none" w:sz="0" w:space="0" w:color="auto"/>
              </w:divBdr>
            </w:div>
            <w:div w:id="1738744632">
              <w:marLeft w:val="0"/>
              <w:marRight w:val="0"/>
              <w:marTop w:val="0"/>
              <w:marBottom w:val="0"/>
              <w:divBdr>
                <w:top w:val="none" w:sz="0" w:space="0" w:color="auto"/>
                <w:left w:val="none" w:sz="0" w:space="0" w:color="auto"/>
                <w:bottom w:val="none" w:sz="0" w:space="0" w:color="auto"/>
                <w:right w:val="none" w:sz="0" w:space="0" w:color="auto"/>
              </w:divBdr>
            </w:div>
            <w:div w:id="791366301">
              <w:marLeft w:val="0"/>
              <w:marRight w:val="0"/>
              <w:marTop w:val="0"/>
              <w:marBottom w:val="0"/>
              <w:divBdr>
                <w:top w:val="none" w:sz="0" w:space="0" w:color="auto"/>
                <w:left w:val="none" w:sz="0" w:space="0" w:color="auto"/>
                <w:bottom w:val="none" w:sz="0" w:space="0" w:color="auto"/>
                <w:right w:val="none" w:sz="0" w:space="0" w:color="auto"/>
              </w:divBdr>
            </w:div>
            <w:div w:id="2436392">
              <w:marLeft w:val="0"/>
              <w:marRight w:val="0"/>
              <w:marTop w:val="0"/>
              <w:marBottom w:val="0"/>
              <w:divBdr>
                <w:top w:val="none" w:sz="0" w:space="0" w:color="auto"/>
                <w:left w:val="none" w:sz="0" w:space="0" w:color="auto"/>
                <w:bottom w:val="none" w:sz="0" w:space="0" w:color="auto"/>
                <w:right w:val="none" w:sz="0" w:space="0" w:color="auto"/>
              </w:divBdr>
            </w:div>
            <w:div w:id="1740402153">
              <w:marLeft w:val="0"/>
              <w:marRight w:val="0"/>
              <w:marTop w:val="0"/>
              <w:marBottom w:val="0"/>
              <w:divBdr>
                <w:top w:val="none" w:sz="0" w:space="0" w:color="auto"/>
                <w:left w:val="none" w:sz="0" w:space="0" w:color="auto"/>
                <w:bottom w:val="none" w:sz="0" w:space="0" w:color="auto"/>
                <w:right w:val="none" w:sz="0" w:space="0" w:color="auto"/>
              </w:divBdr>
            </w:div>
            <w:div w:id="967515432">
              <w:marLeft w:val="0"/>
              <w:marRight w:val="0"/>
              <w:marTop w:val="0"/>
              <w:marBottom w:val="0"/>
              <w:divBdr>
                <w:top w:val="none" w:sz="0" w:space="0" w:color="auto"/>
                <w:left w:val="none" w:sz="0" w:space="0" w:color="auto"/>
                <w:bottom w:val="none" w:sz="0" w:space="0" w:color="auto"/>
                <w:right w:val="none" w:sz="0" w:space="0" w:color="auto"/>
              </w:divBdr>
            </w:div>
            <w:div w:id="558515787">
              <w:marLeft w:val="0"/>
              <w:marRight w:val="0"/>
              <w:marTop w:val="0"/>
              <w:marBottom w:val="0"/>
              <w:divBdr>
                <w:top w:val="none" w:sz="0" w:space="0" w:color="auto"/>
                <w:left w:val="none" w:sz="0" w:space="0" w:color="auto"/>
                <w:bottom w:val="none" w:sz="0" w:space="0" w:color="auto"/>
                <w:right w:val="none" w:sz="0" w:space="0" w:color="auto"/>
              </w:divBdr>
            </w:div>
            <w:div w:id="1173766173">
              <w:marLeft w:val="0"/>
              <w:marRight w:val="0"/>
              <w:marTop w:val="0"/>
              <w:marBottom w:val="0"/>
              <w:divBdr>
                <w:top w:val="none" w:sz="0" w:space="0" w:color="auto"/>
                <w:left w:val="none" w:sz="0" w:space="0" w:color="auto"/>
                <w:bottom w:val="none" w:sz="0" w:space="0" w:color="auto"/>
                <w:right w:val="none" w:sz="0" w:space="0" w:color="auto"/>
              </w:divBdr>
            </w:div>
          </w:divsChild>
        </w:div>
        <w:div w:id="1147622354">
          <w:marLeft w:val="0"/>
          <w:marRight w:val="0"/>
          <w:marTop w:val="0"/>
          <w:marBottom w:val="0"/>
          <w:divBdr>
            <w:top w:val="none" w:sz="0" w:space="0" w:color="auto"/>
            <w:left w:val="none" w:sz="0" w:space="0" w:color="auto"/>
            <w:bottom w:val="none" w:sz="0" w:space="0" w:color="auto"/>
            <w:right w:val="none" w:sz="0" w:space="0" w:color="auto"/>
          </w:divBdr>
          <w:divsChild>
            <w:div w:id="1492332305">
              <w:marLeft w:val="0"/>
              <w:marRight w:val="0"/>
              <w:marTop w:val="30"/>
              <w:marBottom w:val="30"/>
              <w:divBdr>
                <w:top w:val="none" w:sz="0" w:space="0" w:color="auto"/>
                <w:left w:val="none" w:sz="0" w:space="0" w:color="auto"/>
                <w:bottom w:val="none" w:sz="0" w:space="0" w:color="auto"/>
                <w:right w:val="none" w:sz="0" w:space="0" w:color="auto"/>
              </w:divBdr>
              <w:divsChild>
                <w:div w:id="289631643">
                  <w:marLeft w:val="0"/>
                  <w:marRight w:val="0"/>
                  <w:marTop w:val="0"/>
                  <w:marBottom w:val="0"/>
                  <w:divBdr>
                    <w:top w:val="none" w:sz="0" w:space="0" w:color="auto"/>
                    <w:left w:val="none" w:sz="0" w:space="0" w:color="auto"/>
                    <w:bottom w:val="none" w:sz="0" w:space="0" w:color="auto"/>
                    <w:right w:val="none" w:sz="0" w:space="0" w:color="auto"/>
                  </w:divBdr>
                  <w:divsChild>
                    <w:div w:id="1912307227">
                      <w:marLeft w:val="0"/>
                      <w:marRight w:val="0"/>
                      <w:marTop w:val="0"/>
                      <w:marBottom w:val="0"/>
                      <w:divBdr>
                        <w:top w:val="none" w:sz="0" w:space="0" w:color="auto"/>
                        <w:left w:val="none" w:sz="0" w:space="0" w:color="auto"/>
                        <w:bottom w:val="none" w:sz="0" w:space="0" w:color="auto"/>
                        <w:right w:val="none" w:sz="0" w:space="0" w:color="auto"/>
                      </w:divBdr>
                    </w:div>
                  </w:divsChild>
                </w:div>
                <w:div w:id="726925975">
                  <w:marLeft w:val="0"/>
                  <w:marRight w:val="0"/>
                  <w:marTop w:val="0"/>
                  <w:marBottom w:val="0"/>
                  <w:divBdr>
                    <w:top w:val="none" w:sz="0" w:space="0" w:color="auto"/>
                    <w:left w:val="none" w:sz="0" w:space="0" w:color="auto"/>
                    <w:bottom w:val="none" w:sz="0" w:space="0" w:color="auto"/>
                    <w:right w:val="none" w:sz="0" w:space="0" w:color="auto"/>
                  </w:divBdr>
                  <w:divsChild>
                    <w:div w:id="243536435">
                      <w:marLeft w:val="0"/>
                      <w:marRight w:val="0"/>
                      <w:marTop w:val="0"/>
                      <w:marBottom w:val="0"/>
                      <w:divBdr>
                        <w:top w:val="none" w:sz="0" w:space="0" w:color="auto"/>
                        <w:left w:val="none" w:sz="0" w:space="0" w:color="auto"/>
                        <w:bottom w:val="none" w:sz="0" w:space="0" w:color="auto"/>
                        <w:right w:val="none" w:sz="0" w:space="0" w:color="auto"/>
                      </w:divBdr>
                    </w:div>
                  </w:divsChild>
                </w:div>
                <w:div w:id="1335569649">
                  <w:marLeft w:val="0"/>
                  <w:marRight w:val="0"/>
                  <w:marTop w:val="0"/>
                  <w:marBottom w:val="0"/>
                  <w:divBdr>
                    <w:top w:val="none" w:sz="0" w:space="0" w:color="auto"/>
                    <w:left w:val="none" w:sz="0" w:space="0" w:color="auto"/>
                    <w:bottom w:val="none" w:sz="0" w:space="0" w:color="auto"/>
                    <w:right w:val="none" w:sz="0" w:space="0" w:color="auto"/>
                  </w:divBdr>
                  <w:divsChild>
                    <w:div w:id="1395734948">
                      <w:marLeft w:val="0"/>
                      <w:marRight w:val="0"/>
                      <w:marTop w:val="0"/>
                      <w:marBottom w:val="0"/>
                      <w:divBdr>
                        <w:top w:val="none" w:sz="0" w:space="0" w:color="auto"/>
                        <w:left w:val="none" w:sz="0" w:space="0" w:color="auto"/>
                        <w:bottom w:val="none" w:sz="0" w:space="0" w:color="auto"/>
                        <w:right w:val="none" w:sz="0" w:space="0" w:color="auto"/>
                      </w:divBdr>
                    </w:div>
                  </w:divsChild>
                </w:div>
                <w:div w:id="674957582">
                  <w:marLeft w:val="0"/>
                  <w:marRight w:val="0"/>
                  <w:marTop w:val="0"/>
                  <w:marBottom w:val="0"/>
                  <w:divBdr>
                    <w:top w:val="none" w:sz="0" w:space="0" w:color="auto"/>
                    <w:left w:val="none" w:sz="0" w:space="0" w:color="auto"/>
                    <w:bottom w:val="none" w:sz="0" w:space="0" w:color="auto"/>
                    <w:right w:val="none" w:sz="0" w:space="0" w:color="auto"/>
                  </w:divBdr>
                  <w:divsChild>
                    <w:div w:id="991251572">
                      <w:marLeft w:val="0"/>
                      <w:marRight w:val="0"/>
                      <w:marTop w:val="0"/>
                      <w:marBottom w:val="0"/>
                      <w:divBdr>
                        <w:top w:val="none" w:sz="0" w:space="0" w:color="auto"/>
                        <w:left w:val="none" w:sz="0" w:space="0" w:color="auto"/>
                        <w:bottom w:val="none" w:sz="0" w:space="0" w:color="auto"/>
                        <w:right w:val="none" w:sz="0" w:space="0" w:color="auto"/>
                      </w:divBdr>
                    </w:div>
                  </w:divsChild>
                </w:div>
                <w:div w:id="540631271">
                  <w:marLeft w:val="0"/>
                  <w:marRight w:val="0"/>
                  <w:marTop w:val="0"/>
                  <w:marBottom w:val="0"/>
                  <w:divBdr>
                    <w:top w:val="none" w:sz="0" w:space="0" w:color="auto"/>
                    <w:left w:val="none" w:sz="0" w:space="0" w:color="auto"/>
                    <w:bottom w:val="none" w:sz="0" w:space="0" w:color="auto"/>
                    <w:right w:val="none" w:sz="0" w:space="0" w:color="auto"/>
                  </w:divBdr>
                  <w:divsChild>
                    <w:div w:id="1469470780">
                      <w:marLeft w:val="0"/>
                      <w:marRight w:val="0"/>
                      <w:marTop w:val="0"/>
                      <w:marBottom w:val="0"/>
                      <w:divBdr>
                        <w:top w:val="none" w:sz="0" w:space="0" w:color="auto"/>
                        <w:left w:val="none" w:sz="0" w:space="0" w:color="auto"/>
                        <w:bottom w:val="none" w:sz="0" w:space="0" w:color="auto"/>
                        <w:right w:val="none" w:sz="0" w:space="0" w:color="auto"/>
                      </w:divBdr>
                    </w:div>
                  </w:divsChild>
                </w:div>
                <w:div w:id="539517669">
                  <w:marLeft w:val="0"/>
                  <w:marRight w:val="0"/>
                  <w:marTop w:val="0"/>
                  <w:marBottom w:val="0"/>
                  <w:divBdr>
                    <w:top w:val="none" w:sz="0" w:space="0" w:color="auto"/>
                    <w:left w:val="none" w:sz="0" w:space="0" w:color="auto"/>
                    <w:bottom w:val="none" w:sz="0" w:space="0" w:color="auto"/>
                    <w:right w:val="none" w:sz="0" w:space="0" w:color="auto"/>
                  </w:divBdr>
                  <w:divsChild>
                    <w:div w:id="820465193">
                      <w:marLeft w:val="0"/>
                      <w:marRight w:val="0"/>
                      <w:marTop w:val="0"/>
                      <w:marBottom w:val="0"/>
                      <w:divBdr>
                        <w:top w:val="none" w:sz="0" w:space="0" w:color="auto"/>
                        <w:left w:val="none" w:sz="0" w:space="0" w:color="auto"/>
                        <w:bottom w:val="none" w:sz="0" w:space="0" w:color="auto"/>
                        <w:right w:val="none" w:sz="0" w:space="0" w:color="auto"/>
                      </w:divBdr>
                    </w:div>
                  </w:divsChild>
                </w:div>
                <w:div w:id="402141946">
                  <w:marLeft w:val="0"/>
                  <w:marRight w:val="0"/>
                  <w:marTop w:val="0"/>
                  <w:marBottom w:val="0"/>
                  <w:divBdr>
                    <w:top w:val="none" w:sz="0" w:space="0" w:color="auto"/>
                    <w:left w:val="none" w:sz="0" w:space="0" w:color="auto"/>
                    <w:bottom w:val="none" w:sz="0" w:space="0" w:color="auto"/>
                    <w:right w:val="none" w:sz="0" w:space="0" w:color="auto"/>
                  </w:divBdr>
                  <w:divsChild>
                    <w:div w:id="267128653">
                      <w:marLeft w:val="0"/>
                      <w:marRight w:val="0"/>
                      <w:marTop w:val="0"/>
                      <w:marBottom w:val="0"/>
                      <w:divBdr>
                        <w:top w:val="none" w:sz="0" w:space="0" w:color="auto"/>
                        <w:left w:val="none" w:sz="0" w:space="0" w:color="auto"/>
                        <w:bottom w:val="none" w:sz="0" w:space="0" w:color="auto"/>
                        <w:right w:val="none" w:sz="0" w:space="0" w:color="auto"/>
                      </w:divBdr>
                    </w:div>
                  </w:divsChild>
                </w:div>
                <w:div w:id="190800949">
                  <w:marLeft w:val="0"/>
                  <w:marRight w:val="0"/>
                  <w:marTop w:val="0"/>
                  <w:marBottom w:val="0"/>
                  <w:divBdr>
                    <w:top w:val="none" w:sz="0" w:space="0" w:color="auto"/>
                    <w:left w:val="none" w:sz="0" w:space="0" w:color="auto"/>
                    <w:bottom w:val="none" w:sz="0" w:space="0" w:color="auto"/>
                    <w:right w:val="none" w:sz="0" w:space="0" w:color="auto"/>
                  </w:divBdr>
                  <w:divsChild>
                    <w:div w:id="798257067">
                      <w:marLeft w:val="0"/>
                      <w:marRight w:val="0"/>
                      <w:marTop w:val="0"/>
                      <w:marBottom w:val="0"/>
                      <w:divBdr>
                        <w:top w:val="none" w:sz="0" w:space="0" w:color="auto"/>
                        <w:left w:val="none" w:sz="0" w:space="0" w:color="auto"/>
                        <w:bottom w:val="none" w:sz="0" w:space="0" w:color="auto"/>
                        <w:right w:val="none" w:sz="0" w:space="0" w:color="auto"/>
                      </w:divBdr>
                    </w:div>
                  </w:divsChild>
                </w:div>
                <w:div w:id="1031423050">
                  <w:marLeft w:val="0"/>
                  <w:marRight w:val="0"/>
                  <w:marTop w:val="0"/>
                  <w:marBottom w:val="0"/>
                  <w:divBdr>
                    <w:top w:val="none" w:sz="0" w:space="0" w:color="auto"/>
                    <w:left w:val="none" w:sz="0" w:space="0" w:color="auto"/>
                    <w:bottom w:val="none" w:sz="0" w:space="0" w:color="auto"/>
                    <w:right w:val="none" w:sz="0" w:space="0" w:color="auto"/>
                  </w:divBdr>
                  <w:divsChild>
                    <w:div w:id="1479222376">
                      <w:marLeft w:val="0"/>
                      <w:marRight w:val="0"/>
                      <w:marTop w:val="0"/>
                      <w:marBottom w:val="0"/>
                      <w:divBdr>
                        <w:top w:val="none" w:sz="0" w:space="0" w:color="auto"/>
                        <w:left w:val="none" w:sz="0" w:space="0" w:color="auto"/>
                        <w:bottom w:val="none" w:sz="0" w:space="0" w:color="auto"/>
                        <w:right w:val="none" w:sz="0" w:space="0" w:color="auto"/>
                      </w:divBdr>
                    </w:div>
                  </w:divsChild>
                </w:div>
                <w:div w:id="1903373120">
                  <w:marLeft w:val="0"/>
                  <w:marRight w:val="0"/>
                  <w:marTop w:val="0"/>
                  <w:marBottom w:val="0"/>
                  <w:divBdr>
                    <w:top w:val="none" w:sz="0" w:space="0" w:color="auto"/>
                    <w:left w:val="none" w:sz="0" w:space="0" w:color="auto"/>
                    <w:bottom w:val="none" w:sz="0" w:space="0" w:color="auto"/>
                    <w:right w:val="none" w:sz="0" w:space="0" w:color="auto"/>
                  </w:divBdr>
                  <w:divsChild>
                    <w:div w:id="1884638183">
                      <w:marLeft w:val="0"/>
                      <w:marRight w:val="0"/>
                      <w:marTop w:val="0"/>
                      <w:marBottom w:val="0"/>
                      <w:divBdr>
                        <w:top w:val="none" w:sz="0" w:space="0" w:color="auto"/>
                        <w:left w:val="none" w:sz="0" w:space="0" w:color="auto"/>
                        <w:bottom w:val="none" w:sz="0" w:space="0" w:color="auto"/>
                        <w:right w:val="none" w:sz="0" w:space="0" w:color="auto"/>
                      </w:divBdr>
                    </w:div>
                  </w:divsChild>
                </w:div>
                <w:div w:id="822160820">
                  <w:marLeft w:val="0"/>
                  <w:marRight w:val="0"/>
                  <w:marTop w:val="0"/>
                  <w:marBottom w:val="0"/>
                  <w:divBdr>
                    <w:top w:val="none" w:sz="0" w:space="0" w:color="auto"/>
                    <w:left w:val="none" w:sz="0" w:space="0" w:color="auto"/>
                    <w:bottom w:val="none" w:sz="0" w:space="0" w:color="auto"/>
                    <w:right w:val="none" w:sz="0" w:space="0" w:color="auto"/>
                  </w:divBdr>
                  <w:divsChild>
                    <w:div w:id="1097335249">
                      <w:marLeft w:val="0"/>
                      <w:marRight w:val="0"/>
                      <w:marTop w:val="0"/>
                      <w:marBottom w:val="0"/>
                      <w:divBdr>
                        <w:top w:val="none" w:sz="0" w:space="0" w:color="auto"/>
                        <w:left w:val="none" w:sz="0" w:space="0" w:color="auto"/>
                        <w:bottom w:val="none" w:sz="0" w:space="0" w:color="auto"/>
                        <w:right w:val="none" w:sz="0" w:space="0" w:color="auto"/>
                      </w:divBdr>
                    </w:div>
                  </w:divsChild>
                </w:div>
                <w:div w:id="168982803">
                  <w:marLeft w:val="0"/>
                  <w:marRight w:val="0"/>
                  <w:marTop w:val="0"/>
                  <w:marBottom w:val="0"/>
                  <w:divBdr>
                    <w:top w:val="none" w:sz="0" w:space="0" w:color="auto"/>
                    <w:left w:val="none" w:sz="0" w:space="0" w:color="auto"/>
                    <w:bottom w:val="none" w:sz="0" w:space="0" w:color="auto"/>
                    <w:right w:val="none" w:sz="0" w:space="0" w:color="auto"/>
                  </w:divBdr>
                  <w:divsChild>
                    <w:div w:id="1992560468">
                      <w:marLeft w:val="0"/>
                      <w:marRight w:val="0"/>
                      <w:marTop w:val="0"/>
                      <w:marBottom w:val="0"/>
                      <w:divBdr>
                        <w:top w:val="none" w:sz="0" w:space="0" w:color="auto"/>
                        <w:left w:val="none" w:sz="0" w:space="0" w:color="auto"/>
                        <w:bottom w:val="none" w:sz="0" w:space="0" w:color="auto"/>
                        <w:right w:val="none" w:sz="0" w:space="0" w:color="auto"/>
                      </w:divBdr>
                    </w:div>
                  </w:divsChild>
                </w:div>
                <w:div w:id="648675567">
                  <w:marLeft w:val="0"/>
                  <w:marRight w:val="0"/>
                  <w:marTop w:val="0"/>
                  <w:marBottom w:val="0"/>
                  <w:divBdr>
                    <w:top w:val="none" w:sz="0" w:space="0" w:color="auto"/>
                    <w:left w:val="none" w:sz="0" w:space="0" w:color="auto"/>
                    <w:bottom w:val="none" w:sz="0" w:space="0" w:color="auto"/>
                    <w:right w:val="none" w:sz="0" w:space="0" w:color="auto"/>
                  </w:divBdr>
                  <w:divsChild>
                    <w:div w:id="1993948422">
                      <w:marLeft w:val="0"/>
                      <w:marRight w:val="0"/>
                      <w:marTop w:val="0"/>
                      <w:marBottom w:val="0"/>
                      <w:divBdr>
                        <w:top w:val="none" w:sz="0" w:space="0" w:color="auto"/>
                        <w:left w:val="none" w:sz="0" w:space="0" w:color="auto"/>
                        <w:bottom w:val="none" w:sz="0" w:space="0" w:color="auto"/>
                        <w:right w:val="none" w:sz="0" w:space="0" w:color="auto"/>
                      </w:divBdr>
                    </w:div>
                  </w:divsChild>
                </w:div>
                <w:div w:id="727076032">
                  <w:marLeft w:val="0"/>
                  <w:marRight w:val="0"/>
                  <w:marTop w:val="0"/>
                  <w:marBottom w:val="0"/>
                  <w:divBdr>
                    <w:top w:val="none" w:sz="0" w:space="0" w:color="auto"/>
                    <w:left w:val="none" w:sz="0" w:space="0" w:color="auto"/>
                    <w:bottom w:val="none" w:sz="0" w:space="0" w:color="auto"/>
                    <w:right w:val="none" w:sz="0" w:space="0" w:color="auto"/>
                  </w:divBdr>
                  <w:divsChild>
                    <w:div w:id="1546722043">
                      <w:marLeft w:val="0"/>
                      <w:marRight w:val="0"/>
                      <w:marTop w:val="0"/>
                      <w:marBottom w:val="0"/>
                      <w:divBdr>
                        <w:top w:val="none" w:sz="0" w:space="0" w:color="auto"/>
                        <w:left w:val="none" w:sz="0" w:space="0" w:color="auto"/>
                        <w:bottom w:val="none" w:sz="0" w:space="0" w:color="auto"/>
                        <w:right w:val="none" w:sz="0" w:space="0" w:color="auto"/>
                      </w:divBdr>
                    </w:div>
                  </w:divsChild>
                </w:div>
                <w:div w:id="1369990224">
                  <w:marLeft w:val="0"/>
                  <w:marRight w:val="0"/>
                  <w:marTop w:val="0"/>
                  <w:marBottom w:val="0"/>
                  <w:divBdr>
                    <w:top w:val="none" w:sz="0" w:space="0" w:color="auto"/>
                    <w:left w:val="none" w:sz="0" w:space="0" w:color="auto"/>
                    <w:bottom w:val="none" w:sz="0" w:space="0" w:color="auto"/>
                    <w:right w:val="none" w:sz="0" w:space="0" w:color="auto"/>
                  </w:divBdr>
                  <w:divsChild>
                    <w:div w:id="1850558224">
                      <w:marLeft w:val="0"/>
                      <w:marRight w:val="0"/>
                      <w:marTop w:val="0"/>
                      <w:marBottom w:val="0"/>
                      <w:divBdr>
                        <w:top w:val="none" w:sz="0" w:space="0" w:color="auto"/>
                        <w:left w:val="none" w:sz="0" w:space="0" w:color="auto"/>
                        <w:bottom w:val="none" w:sz="0" w:space="0" w:color="auto"/>
                        <w:right w:val="none" w:sz="0" w:space="0" w:color="auto"/>
                      </w:divBdr>
                    </w:div>
                  </w:divsChild>
                </w:div>
                <w:div w:id="349530845">
                  <w:marLeft w:val="0"/>
                  <w:marRight w:val="0"/>
                  <w:marTop w:val="0"/>
                  <w:marBottom w:val="0"/>
                  <w:divBdr>
                    <w:top w:val="none" w:sz="0" w:space="0" w:color="auto"/>
                    <w:left w:val="none" w:sz="0" w:space="0" w:color="auto"/>
                    <w:bottom w:val="none" w:sz="0" w:space="0" w:color="auto"/>
                    <w:right w:val="none" w:sz="0" w:space="0" w:color="auto"/>
                  </w:divBdr>
                  <w:divsChild>
                    <w:div w:id="1869680658">
                      <w:marLeft w:val="0"/>
                      <w:marRight w:val="0"/>
                      <w:marTop w:val="0"/>
                      <w:marBottom w:val="0"/>
                      <w:divBdr>
                        <w:top w:val="none" w:sz="0" w:space="0" w:color="auto"/>
                        <w:left w:val="none" w:sz="0" w:space="0" w:color="auto"/>
                        <w:bottom w:val="none" w:sz="0" w:space="0" w:color="auto"/>
                        <w:right w:val="none" w:sz="0" w:space="0" w:color="auto"/>
                      </w:divBdr>
                    </w:div>
                  </w:divsChild>
                </w:div>
                <w:div w:id="189495843">
                  <w:marLeft w:val="0"/>
                  <w:marRight w:val="0"/>
                  <w:marTop w:val="0"/>
                  <w:marBottom w:val="0"/>
                  <w:divBdr>
                    <w:top w:val="none" w:sz="0" w:space="0" w:color="auto"/>
                    <w:left w:val="none" w:sz="0" w:space="0" w:color="auto"/>
                    <w:bottom w:val="none" w:sz="0" w:space="0" w:color="auto"/>
                    <w:right w:val="none" w:sz="0" w:space="0" w:color="auto"/>
                  </w:divBdr>
                  <w:divsChild>
                    <w:div w:id="1211114318">
                      <w:marLeft w:val="0"/>
                      <w:marRight w:val="0"/>
                      <w:marTop w:val="0"/>
                      <w:marBottom w:val="0"/>
                      <w:divBdr>
                        <w:top w:val="none" w:sz="0" w:space="0" w:color="auto"/>
                        <w:left w:val="none" w:sz="0" w:space="0" w:color="auto"/>
                        <w:bottom w:val="none" w:sz="0" w:space="0" w:color="auto"/>
                        <w:right w:val="none" w:sz="0" w:space="0" w:color="auto"/>
                      </w:divBdr>
                    </w:div>
                  </w:divsChild>
                </w:div>
                <w:div w:id="1906139669">
                  <w:marLeft w:val="0"/>
                  <w:marRight w:val="0"/>
                  <w:marTop w:val="0"/>
                  <w:marBottom w:val="0"/>
                  <w:divBdr>
                    <w:top w:val="none" w:sz="0" w:space="0" w:color="auto"/>
                    <w:left w:val="none" w:sz="0" w:space="0" w:color="auto"/>
                    <w:bottom w:val="none" w:sz="0" w:space="0" w:color="auto"/>
                    <w:right w:val="none" w:sz="0" w:space="0" w:color="auto"/>
                  </w:divBdr>
                  <w:divsChild>
                    <w:div w:id="831484121">
                      <w:marLeft w:val="0"/>
                      <w:marRight w:val="0"/>
                      <w:marTop w:val="0"/>
                      <w:marBottom w:val="0"/>
                      <w:divBdr>
                        <w:top w:val="none" w:sz="0" w:space="0" w:color="auto"/>
                        <w:left w:val="none" w:sz="0" w:space="0" w:color="auto"/>
                        <w:bottom w:val="none" w:sz="0" w:space="0" w:color="auto"/>
                        <w:right w:val="none" w:sz="0" w:space="0" w:color="auto"/>
                      </w:divBdr>
                    </w:div>
                  </w:divsChild>
                </w:div>
                <w:div w:id="1589583421">
                  <w:marLeft w:val="0"/>
                  <w:marRight w:val="0"/>
                  <w:marTop w:val="0"/>
                  <w:marBottom w:val="0"/>
                  <w:divBdr>
                    <w:top w:val="none" w:sz="0" w:space="0" w:color="auto"/>
                    <w:left w:val="none" w:sz="0" w:space="0" w:color="auto"/>
                    <w:bottom w:val="none" w:sz="0" w:space="0" w:color="auto"/>
                    <w:right w:val="none" w:sz="0" w:space="0" w:color="auto"/>
                  </w:divBdr>
                  <w:divsChild>
                    <w:div w:id="1504932991">
                      <w:marLeft w:val="0"/>
                      <w:marRight w:val="0"/>
                      <w:marTop w:val="0"/>
                      <w:marBottom w:val="0"/>
                      <w:divBdr>
                        <w:top w:val="none" w:sz="0" w:space="0" w:color="auto"/>
                        <w:left w:val="none" w:sz="0" w:space="0" w:color="auto"/>
                        <w:bottom w:val="none" w:sz="0" w:space="0" w:color="auto"/>
                        <w:right w:val="none" w:sz="0" w:space="0" w:color="auto"/>
                      </w:divBdr>
                    </w:div>
                  </w:divsChild>
                </w:div>
                <w:div w:id="1107578732">
                  <w:marLeft w:val="0"/>
                  <w:marRight w:val="0"/>
                  <w:marTop w:val="0"/>
                  <w:marBottom w:val="0"/>
                  <w:divBdr>
                    <w:top w:val="none" w:sz="0" w:space="0" w:color="auto"/>
                    <w:left w:val="none" w:sz="0" w:space="0" w:color="auto"/>
                    <w:bottom w:val="none" w:sz="0" w:space="0" w:color="auto"/>
                    <w:right w:val="none" w:sz="0" w:space="0" w:color="auto"/>
                  </w:divBdr>
                  <w:divsChild>
                    <w:div w:id="691804437">
                      <w:marLeft w:val="0"/>
                      <w:marRight w:val="0"/>
                      <w:marTop w:val="0"/>
                      <w:marBottom w:val="0"/>
                      <w:divBdr>
                        <w:top w:val="none" w:sz="0" w:space="0" w:color="auto"/>
                        <w:left w:val="none" w:sz="0" w:space="0" w:color="auto"/>
                        <w:bottom w:val="none" w:sz="0" w:space="0" w:color="auto"/>
                        <w:right w:val="none" w:sz="0" w:space="0" w:color="auto"/>
                      </w:divBdr>
                    </w:div>
                  </w:divsChild>
                </w:div>
                <w:div w:id="140274029">
                  <w:marLeft w:val="0"/>
                  <w:marRight w:val="0"/>
                  <w:marTop w:val="0"/>
                  <w:marBottom w:val="0"/>
                  <w:divBdr>
                    <w:top w:val="none" w:sz="0" w:space="0" w:color="auto"/>
                    <w:left w:val="none" w:sz="0" w:space="0" w:color="auto"/>
                    <w:bottom w:val="none" w:sz="0" w:space="0" w:color="auto"/>
                    <w:right w:val="none" w:sz="0" w:space="0" w:color="auto"/>
                  </w:divBdr>
                  <w:divsChild>
                    <w:div w:id="222954760">
                      <w:marLeft w:val="0"/>
                      <w:marRight w:val="0"/>
                      <w:marTop w:val="0"/>
                      <w:marBottom w:val="0"/>
                      <w:divBdr>
                        <w:top w:val="none" w:sz="0" w:space="0" w:color="auto"/>
                        <w:left w:val="none" w:sz="0" w:space="0" w:color="auto"/>
                        <w:bottom w:val="none" w:sz="0" w:space="0" w:color="auto"/>
                        <w:right w:val="none" w:sz="0" w:space="0" w:color="auto"/>
                      </w:divBdr>
                    </w:div>
                  </w:divsChild>
                </w:div>
                <w:div w:id="59259390">
                  <w:marLeft w:val="0"/>
                  <w:marRight w:val="0"/>
                  <w:marTop w:val="0"/>
                  <w:marBottom w:val="0"/>
                  <w:divBdr>
                    <w:top w:val="none" w:sz="0" w:space="0" w:color="auto"/>
                    <w:left w:val="none" w:sz="0" w:space="0" w:color="auto"/>
                    <w:bottom w:val="none" w:sz="0" w:space="0" w:color="auto"/>
                    <w:right w:val="none" w:sz="0" w:space="0" w:color="auto"/>
                  </w:divBdr>
                  <w:divsChild>
                    <w:div w:id="567888978">
                      <w:marLeft w:val="0"/>
                      <w:marRight w:val="0"/>
                      <w:marTop w:val="0"/>
                      <w:marBottom w:val="0"/>
                      <w:divBdr>
                        <w:top w:val="none" w:sz="0" w:space="0" w:color="auto"/>
                        <w:left w:val="none" w:sz="0" w:space="0" w:color="auto"/>
                        <w:bottom w:val="none" w:sz="0" w:space="0" w:color="auto"/>
                        <w:right w:val="none" w:sz="0" w:space="0" w:color="auto"/>
                      </w:divBdr>
                    </w:div>
                  </w:divsChild>
                </w:div>
                <w:div w:id="1066730990">
                  <w:marLeft w:val="0"/>
                  <w:marRight w:val="0"/>
                  <w:marTop w:val="0"/>
                  <w:marBottom w:val="0"/>
                  <w:divBdr>
                    <w:top w:val="none" w:sz="0" w:space="0" w:color="auto"/>
                    <w:left w:val="none" w:sz="0" w:space="0" w:color="auto"/>
                    <w:bottom w:val="none" w:sz="0" w:space="0" w:color="auto"/>
                    <w:right w:val="none" w:sz="0" w:space="0" w:color="auto"/>
                  </w:divBdr>
                  <w:divsChild>
                    <w:div w:id="1804805241">
                      <w:marLeft w:val="0"/>
                      <w:marRight w:val="0"/>
                      <w:marTop w:val="0"/>
                      <w:marBottom w:val="0"/>
                      <w:divBdr>
                        <w:top w:val="none" w:sz="0" w:space="0" w:color="auto"/>
                        <w:left w:val="none" w:sz="0" w:space="0" w:color="auto"/>
                        <w:bottom w:val="none" w:sz="0" w:space="0" w:color="auto"/>
                        <w:right w:val="none" w:sz="0" w:space="0" w:color="auto"/>
                      </w:divBdr>
                    </w:div>
                  </w:divsChild>
                </w:div>
                <w:div w:id="52778140">
                  <w:marLeft w:val="0"/>
                  <w:marRight w:val="0"/>
                  <w:marTop w:val="0"/>
                  <w:marBottom w:val="0"/>
                  <w:divBdr>
                    <w:top w:val="none" w:sz="0" w:space="0" w:color="auto"/>
                    <w:left w:val="none" w:sz="0" w:space="0" w:color="auto"/>
                    <w:bottom w:val="none" w:sz="0" w:space="0" w:color="auto"/>
                    <w:right w:val="none" w:sz="0" w:space="0" w:color="auto"/>
                  </w:divBdr>
                  <w:divsChild>
                    <w:div w:id="345325612">
                      <w:marLeft w:val="0"/>
                      <w:marRight w:val="0"/>
                      <w:marTop w:val="0"/>
                      <w:marBottom w:val="0"/>
                      <w:divBdr>
                        <w:top w:val="none" w:sz="0" w:space="0" w:color="auto"/>
                        <w:left w:val="none" w:sz="0" w:space="0" w:color="auto"/>
                        <w:bottom w:val="none" w:sz="0" w:space="0" w:color="auto"/>
                        <w:right w:val="none" w:sz="0" w:space="0" w:color="auto"/>
                      </w:divBdr>
                    </w:div>
                  </w:divsChild>
                </w:div>
                <w:div w:id="548687077">
                  <w:marLeft w:val="0"/>
                  <w:marRight w:val="0"/>
                  <w:marTop w:val="0"/>
                  <w:marBottom w:val="0"/>
                  <w:divBdr>
                    <w:top w:val="none" w:sz="0" w:space="0" w:color="auto"/>
                    <w:left w:val="none" w:sz="0" w:space="0" w:color="auto"/>
                    <w:bottom w:val="none" w:sz="0" w:space="0" w:color="auto"/>
                    <w:right w:val="none" w:sz="0" w:space="0" w:color="auto"/>
                  </w:divBdr>
                  <w:divsChild>
                    <w:div w:id="39206707">
                      <w:marLeft w:val="0"/>
                      <w:marRight w:val="0"/>
                      <w:marTop w:val="0"/>
                      <w:marBottom w:val="0"/>
                      <w:divBdr>
                        <w:top w:val="none" w:sz="0" w:space="0" w:color="auto"/>
                        <w:left w:val="none" w:sz="0" w:space="0" w:color="auto"/>
                        <w:bottom w:val="none" w:sz="0" w:space="0" w:color="auto"/>
                        <w:right w:val="none" w:sz="0" w:space="0" w:color="auto"/>
                      </w:divBdr>
                    </w:div>
                  </w:divsChild>
                </w:div>
                <w:div w:id="191265936">
                  <w:marLeft w:val="0"/>
                  <w:marRight w:val="0"/>
                  <w:marTop w:val="0"/>
                  <w:marBottom w:val="0"/>
                  <w:divBdr>
                    <w:top w:val="none" w:sz="0" w:space="0" w:color="auto"/>
                    <w:left w:val="none" w:sz="0" w:space="0" w:color="auto"/>
                    <w:bottom w:val="none" w:sz="0" w:space="0" w:color="auto"/>
                    <w:right w:val="none" w:sz="0" w:space="0" w:color="auto"/>
                  </w:divBdr>
                  <w:divsChild>
                    <w:div w:id="270432615">
                      <w:marLeft w:val="0"/>
                      <w:marRight w:val="0"/>
                      <w:marTop w:val="0"/>
                      <w:marBottom w:val="0"/>
                      <w:divBdr>
                        <w:top w:val="none" w:sz="0" w:space="0" w:color="auto"/>
                        <w:left w:val="none" w:sz="0" w:space="0" w:color="auto"/>
                        <w:bottom w:val="none" w:sz="0" w:space="0" w:color="auto"/>
                        <w:right w:val="none" w:sz="0" w:space="0" w:color="auto"/>
                      </w:divBdr>
                    </w:div>
                  </w:divsChild>
                </w:div>
                <w:div w:id="1170831884">
                  <w:marLeft w:val="0"/>
                  <w:marRight w:val="0"/>
                  <w:marTop w:val="0"/>
                  <w:marBottom w:val="0"/>
                  <w:divBdr>
                    <w:top w:val="none" w:sz="0" w:space="0" w:color="auto"/>
                    <w:left w:val="none" w:sz="0" w:space="0" w:color="auto"/>
                    <w:bottom w:val="none" w:sz="0" w:space="0" w:color="auto"/>
                    <w:right w:val="none" w:sz="0" w:space="0" w:color="auto"/>
                  </w:divBdr>
                  <w:divsChild>
                    <w:div w:id="1014065508">
                      <w:marLeft w:val="0"/>
                      <w:marRight w:val="0"/>
                      <w:marTop w:val="0"/>
                      <w:marBottom w:val="0"/>
                      <w:divBdr>
                        <w:top w:val="none" w:sz="0" w:space="0" w:color="auto"/>
                        <w:left w:val="none" w:sz="0" w:space="0" w:color="auto"/>
                        <w:bottom w:val="none" w:sz="0" w:space="0" w:color="auto"/>
                        <w:right w:val="none" w:sz="0" w:space="0" w:color="auto"/>
                      </w:divBdr>
                    </w:div>
                  </w:divsChild>
                </w:div>
                <w:div w:id="342753957">
                  <w:marLeft w:val="0"/>
                  <w:marRight w:val="0"/>
                  <w:marTop w:val="0"/>
                  <w:marBottom w:val="0"/>
                  <w:divBdr>
                    <w:top w:val="none" w:sz="0" w:space="0" w:color="auto"/>
                    <w:left w:val="none" w:sz="0" w:space="0" w:color="auto"/>
                    <w:bottom w:val="none" w:sz="0" w:space="0" w:color="auto"/>
                    <w:right w:val="none" w:sz="0" w:space="0" w:color="auto"/>
                  </w:divBdr>
                  <w:divsChild>
                    <w:div w:id="1560089885">
                      <w:marLeft w:val="0"/>
                      <w:marRight w:val="0"/>
                      <w:marTop w:val="0"/>
                      <w:marBottom w:val="0"/>
                      <w:divBdr>
                        <w:top w:val="none" w:sz="0" w:space="0" w:color="auto"/>
                        <w:left w:val="none" w:sz="0" w:space="0" w:color="auto"/>
                        <w:bottom w:val="none" w:sz="0" w:space="0" w:color="auto"/>
                        <w:right w:val="none" w:sz="0" w:space="0" w:color="auto"/>
                      </w:divBdr>
                    </w:div>
                  </w:divsChild>
                </w:div>
                <w:div w:id="590964857">
                  <w:marLeft w:val="0"/>
                  <w:marRight w:val="0"/>
                  <w:marTop w:val="0"/>
                  <w:marBottom w:val="0"/>
                  <w:divBdr>
                    <w:top w:val="none" w:sz="0" w:space="0" w:color="auto"/>
                    <w:left w:val="none" w:sz="0" w:space="0" w:color="auto"/>
                    <w:bottom w:val="none" w:sz="0" w:space="0" w:color="auto"/>
                    <w:right w:val="none" w:sz="0" w:space="0" w:color="auto"/>
                  </w:divBdr>
                  <w:divsChild>
                    <w:div w:id="248007973">
                      <w:marLeft w:val="0"/>
                      <w:marRight w:val="0"/>
                      <w:marTop w:val="0"/>
                      <w:marBottom w:val="0"/>
                      <w:divBdr>
                        <w:top w:val="none" w:sz="0" w:space="0" w:color="auto"/>
                        <w:left w:val="none" w:sz="0" w:space="0" w:color="auto"/>
                        <w:bottom w:val="none" w:sz="0" w:space="0" w:color="auto"/>
                        <w:right w:val="none" w:sz="0" w:space="0" w:color="auto"/>
                      </w:divBdr>
                    </w:div>
                  </w:divsChild>
                </w:div>
                <w:div w:id="1888485994">
                  <w:marLeft w:val="0"/>
                  <w:marRight w:val="0"/>
                  <w:marTop w:val="0"/>
                  <w:marBottom w:val="0"/>
                  <w:divBdr>
                    <w:top w:val="none" w:sz="0" w:space="0" w:color="auto"/>
                    <w:left w:val="none" w:sz="0" w:space="0" w:color="auto"/>
                    <w:bottom w:val="none" w:sz="0" w:space="0" w:color="auto"/>
                    <w:right w:val="none" w:sz="0" w:space="0" w:color="auto"/>
                  </w:divBdr>
                  <w:divsChild>
                    <w:div w:id="90661768">
                      <w:marLeft w:val="0"/>
                      <w:marRight w:val="0"/>
                      <w:marTop w:val="0"/>
                      <w:marBottom w:val="0"/>
                      <w:divBdr>
                        <w:top w:val="none" w:sz="0" w:space="0" w:color="auto"/>
                        <w:left w:val="none" w:sz="0" w:space="0" w:color="auto"/>
                        <w:bottom w:val="none" w:sz="0" w:space="0" w:color="auto"/>
                        <w:right w:val="none" w:sz="0" w:space="0" w:color="auto"/>
                      </w:divBdr>
                    </w:div>
                  </w:divsChild>
                </w:div>
                <w:div w:id="286476357">
                  <w:marLeft w:val="0"/>
                  <w:marRight w:val="0"/>
                  <w:marTop w:val="0"/>
                  <w:marBottom w:val="0"/>
                  <w:divBdr>
                    <w:top w:val="none" w:sz="0" w:space="0" w:color="auto"/>
                    <w:left w:val="none" w:sz="0" w:space="0" w:color="auto"/>
                    <w:bottom w:val="none" w:sz="0" w:space="0" w:color="auto"/>
                    <w:right w:val="none" w:sz="0" w:space="0" w:color="auto"/>
                  </w:divBdr>
                  <w:divsChild>
                    <w:div w:id="770203962">
                      <w:marLeft w:val="0"/>
                      <w:marRight w:val="0"/>
                      <w:marTop w:val="0"/>
                      <w:marBottom w:val="0"/>
                      <w:divBdr>
                        <w:top w:val="none" w:sz="0" w:space="0" w:color="auto"/>
                        <w:left w:val="none" w:sz="0" w:space="0" w:color="auto"/>
                        <w:bottom w:val="none" w:sz="0" w:space="0" w:color="auto"/>
                        <w:right w:val="none" w:sz="0" w:space="0" w:color="auto"/>
                      </w:divBdr>
                    </w:div>
                  </w:divsChild>
                </w:div>
                <w:div w:id="1011417103">
                  <w:marLeft w:val="0"/>
                  <w:marRight w:val="0"/>
                  <w:marTop w:val="0"/>
                  <w:marBottom w:val="0"/>
                  <w:divBdr>
                    <w:top w:val="none" w:sz="0" w:space="0" w:color="auto"/>
                    <w:left w:val="none" w:sz="0" w:space="0" w:color="auto"/>
                    <w:bottom w:val="none" w:sz="0" w:space="0" w:color="auto"/>
                    <w:right w:val="none" w:sz="0" w:space="0" w:color="auto"/>
                  </w:divBdr>
                  <w:divsChild>
                    <w:div w:id="175996698">
                      <w:marLeft w:val="0"/>
                      <w:marRight w:val="0"/>
                      <w:marTop w:val="0"/>
                      <w:marBottom w:val="0"/>
                      <w:divBdr>
                        <w:top w:val="none" w:sz="0" w:space="0" w:color="auto"/>
                        <w:left w:val="none" w:sz="0" w:space="0" w:color="auto"/>
                        <w:bottom w:val="none" w:sz="0" w:space="0" w:color="auto"/>
                        <w:right w:val="none" w:sz="0" w:space="0" w:color="auto"/>
                      </w:divBdr>
                    </w:div>
                  </w:divsChild>
                </w:div>
                <w:div w:id="832649864">
                  <w:marLeft w:val="0"/>
                  <w:marRight w:val="0"/>
                  <w:marTop w:val="0"/>
                  <w:marBottom w:val="0"/>
                  <w:divBdr>
                    <w:top w:val="none" w:sz="0" w:space="0" w:color="auto"/>
                    <w:left w:val="none" w:sz="0" w:space="0" w:color="auto"/>
                    <w:bottom w:val="none" w:sz="0" w:space="0" w:color="auto"/>
                    <w:right w:val="none" w:sz="0" w:space="0" w:color="auto"/>
                  </w:divBdr>
                  <w:divsChild>
                    <w:div w:id="1518273057">
                      <w:marLeft w:val="0"/>
                      <w:marRight w:val="0"/>
                      <w:marTop w:val="0"/>
                      <w:marBottom w:val="0"/>
                      <w:divBdr>
                        <w:top w:val="none" w:sz="0" w:space="0" w:color="auto"/>
                        <w:left w:val="none" w:sz="0" w:space="0" w:color="auto"/>
                        <w:bottom w:val="none" w:sz="0" w:space="0" w:color="auto"/>
                        <w:right w:val="none" w:sz="0" w:space="0" w:color="auto"/>
                      </w:divBdr>
                    </w:div>
                  </w:divsChild>
                </w:div>
                <w:div w:id="1317802603">
                  <w:marLeft w:val="0"/>
                  <w:marRight w:val="0"/>
                  <w:marTop w:val="0"/>
                  <w:marBottom w:val="0"/>
                  <w:divBdr>
                    <w:top w:val="none" w:sz="0" w:space="0" w:color="auto"/>
                    <w:left w:val="none" w:sz="0" w:space="0" w:color="auto"/>
                    <w:bottom w:val="none" w:sz="0" w:space="0" w:color="auto"/>
                    <w:right w:val="none" w:sz="0" w:space="0" w:color="auto"/>
                  </w:divBdr>
                  <w:divsChild>
                    <w:div w:id="29571568">
                      <w:marLeft w:val="0"/>
                      <w:marRight w:val="0"/>
                      <w:marTop w:val="0"/>
                      <w:marBottom w:val="0"/>
                      <w:divBdr>
                        <w:top w:val="none" w:sz="0" w:space="0" w:color="auto"/>
                        <w:left w:val="none" w:sz="0" w:space="0" w:color="auto"/>
                        <w:bottom w:val="none" w:sz="0" w:space="0" w:color="auto"/>
                        <w:right w:val="none" w:sz="0" w:space="0" w:color="auto"/>
                      </w:divBdr>
                    </w:div>
                  </w:divsChild>
                </w:div>
                <w:div w:id="1821729195">
                  <w:marLeft w:val="0"/>
                  <w:marRight w:val="0"/>
                  <w:marTop w:val="0"/>
                  <w:marBottom w:val="0"/>
                  <w:divBdr>
                    <w:top w:val="none" w:sz="0" w:space="0" w:color="auto"/>
                    <w:left w:val="none" w:sz="0" w:space="0" w:color="auto"/>
                    <w:bottom w:val="none" w:sz="0" w:space="0" w:color="auto"/>
                    <w:right w:val="none" w:sz="0" w:space="0" w:color="auto"/>
                  </w:divBdr>
                  <w:divsChild>
                    <w:div w:id="695153600">
                      <w:marLeft w:val="0"/>
                      <w:marRight w:val="0"/>
                      <w:marTop w:val="0"/>
                      <w:marBottom w:val="0"/>
                      <w:divBdr>
                        <w:top w:val="none" w:sz="0" w:space="0" w:color="auto"/>
                        <w:left w:val="none" w:sz="0" w:space="0" w:color="auto"/>
                        <w:bottom w:val="none" w:sz="0" w:space="0" w:color="auto"/>
                        <w:right w:val="none" w:sz="0" w:space="0" w:color="auto"/>
                      </w:divBdr>
                    </w:div>
                  </w:divsChild>
                </w:div>
                <w:div w:id="134683912">
                  <w:marLeft w:val="0"/>
                  <w:marRight w:val="0"/>
                  <w:marTop w:val="0"/>
                  <w:marBottom w:val="0"/>
                  <w:divBdr>
                    <w:top w:val="none" w:sz="0" w:space="0" w:color="auto"/>
                    <w:left w:val="none" w:sz="0" w:space="0" w:color="auto"/>
                    <w:bottom w:val="none" w:sz="0" w:space="0" w:color="auto"/>
                    <w:right w:val="none" w:sz="0" w:space="0" w:color="auto"/>
                  </w:divBdr>
                  <w:divsChild>
                    <w:div w:id="137697796">
                      <w:marLeft w:val="0"/>
                      <w:marRight w:val="0"/>
                      <w:marTop w:val="0"/>
                      <w:marBottom w:val="0"/>
                      <w:divBdr>
                        <w:top w:val="none" w:sz="0" w:space="0" w:color="auto"/>
                        <w:left w:val="none" w:sz="0" w:space="0" w:color="auto"/>
                        <w:bottom w:val="none" w:sz="0" w:space="0" w:color="auto"/>
                        <w:right w:val="none" w:sz="0" w:space="0" w:color="auto"/>
                      </w:divBdr>
                    </w:div>
                  </w:divsChild>
                </w:div>
                <w:div w:id="1678461336">
                  <w:marLeft w:val="0"/>
                  <w:marRight w:val="0"/>
                  <w:marTop w:val="0"/>
                  <w:marBottom w:val="0"/>
                  <w:divBdr>
                    <w:top w:val="none" w:sz="0" w:space="0" w:color="auto"/>
                    <w:left w:val="none" w:sz="0" w:space="0" w:color="auto"/>
                    <w:bottom w:val="none" w:sz="0" w:space="0" w:color="auto"/>
                    <w:right w:val="none" w:sz="0" w:space="0" w:color="auto"/>
                  </w:divBdr>
                  <w:divsChild>
                    <w:div w:id="1120223209">
                      <w:marLeft w:val="0"/>
                      <w:marRight w:val="0"/>
                      <w:marTop w:val="0"/>
                      <w:marBottom w:val="0"/>
                      <w:divBdr>
                        <w:top w:val="none" w:sz="0" w:space="0" w:color="auto"/>
                        <w:left w:val="none" w:sz="0" w:space="0" w:color="auto"/>
                        <w:bottom w:val="none" w:sz="0" w:space="0" w:color="auto"/>
                        <w:right w:val="none" w:sz="0" w:space="0" w:color="auto"/>
                      </w:divBdr>
                    </w:div>
                  </w:divsChild>
                </w:div>
                <w:div w:id="1651785043">
                  <w:marLeft w:val="0"/>
                  <w:marRight w:val="0"/>
                  <w:marTop w:val="0"/>
                  <w:marBottom w:val="0"/>
                  <w:divBdr>
                    <w:top w:val="none" w:sz="0" w:space="0" w:color="auto"/>
                    <w:left w:val="none" w:sz="0" w:space="0" w:color="auto"/>
                    <w:bottom w:val="none" w:sz="0" w:space="0" w:color="auto"/>
                    <w:right w:val="none" w:sz="0" w:space="0" w:color="auto"/>
                  </w:divBdr>
                  <w:divsChild>
                    <w:div w:id="1513184742">
                      <w:marLeft w:val="0"/>
                      <w:marRight w:val="0"/>
                      <w:marTop w:val="0"/>
                      <w:marBottom w:val="0"/>
                      <w:divBdr>
                        <w:top w:val="none" w:sz="0" w:space="0" w:color="auto"/>
                        <w:left w:val="none" w:sz="0" w:space="0" w:color="auto"/>
                        <w:bottom w:val="none" w:sz="0" w:space="0" w:color="auto"/>
                        <w:right w:val="none" w:sz="0" w:space="0" w:color="auto"/>
                      </w:divBdr>
                    </w:div>
                  </w:divsChild>
                </w:div>
                <w:div w:id="315649887">
                  <w:marLeft w:val="0"/>
                  <w:marRight w:val="0"/>
                  <w:marTop w:val="0"/>
                  <w:marBottom w:val="0"/>
                  <w:divBdr>
                    <w:top w:val="none" w:sz="0" w:space="0" w:color="auto"/>
                    <w:left w:val="none" w:sz="0" w:space="0" w:color="auto"/>
                    <w:bottom w:val="none" w:sz="0" w:space="0" w:color="auto"/>
                    <w:right w:val="none" w:sz="0" w:space="0" w:color="auto"/>
                  </w:divBdr>
                  <w:divsChild>
                    <w:div w:id="1183015960">
                      <w:marLeft w:val="0"/>
                      <w:marRight w:val="0"/>
                      <w:marTop w:val="0"/>
                      <w:marBottom w:val="0"/>
                      <w:divBdr>
                        <w:top w:val="none" w:sz="0" w:space="0" w:color="auto"/>
                        <w:left w:val="none" w:sz="0" w:space="0" w:color="auto"/>
                        <w:bottom w:val="none" w:sz="0" w:space="0" w:color="auto"/>
                        <w:right w:val="none" w:sz="0" w:space="0" w:color="auto"/>
                      </w:divBdr>
                    </w:div>
                  </w:divsChild>
                </w:div>
                <w:div w:id="1848666717">
                  <w:marLeft w:val="0"/>
                  <w:marRight w:val="0"/>
                  <w:marTop w:val="0"/>
                  <w:marBottom w:val="0"/>
                  <w:divBdr>
                    <w:top w:val="none" w:sz="0" w:space="0" w:color="auto"/>
                    <w:left w:val="none" w:sz="0" w:space="0" w:color="auto"/>
                    <w:bottom w:val="none" w:sz="0" w:space="0" w:color="auto"/>
                    <w:right w:val="none" w:sz="0" w:space="0" w:color="auto"/>
                  </w:divBdr>
                  <w:divsChild>
                    <w:div w:id="1093866864">
                      <w:marLeft w:val="0"/>
                      <w:marRight w:val="0"/>
                      <w:marTop w:val="0"/>
                      <w:marBottom w:val="0"/>
                      <w:divBdr>
                        <w:top w:val="none" w:sz="0" w:space="0" w:color="auto"/>
                        <w:left w:val="none" w:sz="0" w:space="0" w:color="auto"/>
                        <w:bottom w:val="none" w:sz="0" w:space="0" w:color="auto"/>
                        <w:right w:val="none" w:sz="0" w:space="0" w:color="auto"/>
                      </w:divBdr>
                    </w:div>
                  </w:divsChild>
                </w:div>
                <w:div w:id="1015379332">
                  <w:marLeft w:val="0"/>
                  <w:marRight w:val="0"/>
                  <w:marTop w:val="0"/>
                  <w:marBottom w:val="0"/>
                  <w:divBdr>
                    <w:top w:val="none" w:sz="0" w:space="0" w:color="auto"/>
                    <w:left w:val="none" w:sz="0" w:space="0" w:color="auto"/>
                    <w:bottom w:val="none" w:sz="0" w:space="0" w:color="auto"/>
                    <w:right w:val="none" w:sz="0" w:space="0" w:color="auto"/>
                  </w:divBdr>
                  <w:divsChild>
                    <w:div w:id="611009802">
                      <w:marLeft w:val="0"/>
                      <w:marRight w:val="0"/>
                      <w:marTop w:val="0"/>
                      <w:marBottom w:val="0"/>
                      <w:divBdr>
                        <w:top w:val="none" w:sz="0" w:space="0" w:color="auto"/>
                        <w:left w:val="none" w:sz="0" w:space="0" w:color="auto"/>
                        <w:bottom w:val="none" w:sz="0" w:space="0" w:color="auto"/>
                        <w:right w:val="none" w:sz="0" w:space="0" w:color="auto"/>
                      </w:divBdr>
                    </w:div>
                  </w:divsChild>
                </w:div>
                <w:div w:id="1548833433">
                  <w:marLeft w:val="0"/>
                  <w:marRight w:val="0"/>
                  <w:marTop w:val="0"/>
                  <w:marBottom w:val="0"/>
                  <w:divBdr>
                    <w:top w:val="none" w:sz="0" w:space="0" w:color="auto"/>
                    <w:left w:val="none" w:sz="0" w:space="0" w:color="auto"/>
                    <w:bottom w:val="none" w:sz="0" w:space="0" w:color="auto"/>
                    <w:right w:val="none" w:sz="0" w:space="0" w:color="auto"/>
                  </w:divBdr>
                  <w:divsChild>
                    <w:div w:id="1759249491">
                      <w:marLeft w:val="0"/>
                      <w:marRight w:val="0"/>
                      <w:marTop w:val="0"/>
                      <w:marBottom w:val="0"/>
                      <w:divBdr>
                        <w:top w:val="none" w:sz="0" w:space="0" w:color="auto"/>
                        <w:left w:val="none" w:sz="0" w:space="0" w:color="auto"/>
                        <w:bottom w:val="none" w:sz="0" w:space="0" w:color="auto"/>
                        <w:right w:val="none" w:sz="0" w:space="0" w:color="auto"/>
                      </w:divBdr>
                    </w:div>
                  </w:divsChild>
                </w:div>
                <w:div w:id="261765405">
                  <w:marLeft w:val="0"/>
                  <w:marRight w:val="0"/>
                  <w:marTop w:val="0"/>
                  <w:marBottom w:val="0"/>
                  <w:divBdr>
                    <w:top w:val="none" w:sz="0" w:space="0" w:color="auto"/>
                    <w:left w:val="none" w:sz="0" w:space="0" w:color="auto"/>
                    <w:bottom w:val="none" w:sz="0" w:space="0" w:color="auto"/>
                    <w:right w:val="none" w:sz="0" w:space="0" w:color="auto"/>
                  </w:divBdr>
                  <w:divsChild>
                    <w:div w:id="1738279930">
                      <w:marLeft w:val="0"/>
                      <w:marRight w:val="0"/>
                      <w:marTop w:val="0"/>
                      <w:marBottom w:val="0"/>
                      <w:divBdr>
                        <w:top w:val="none" w:sz="0" w:space="0" w:color="auto"/>
                        <w:left w:val="none" w:sz="0" w:space="0" w:color="auto"/>
                        <w:bottom w:val="none" w:sz="0" w:space="0" w:color="auto"/>
                        <w:right w:val="none" w:sz="0" w:space="0" w:color="auto"/>
                      </w:divBdr>
                    </w:div>
                  </w:divsChild>
                </w:div>
                <w:div w:id="1476293375">
                  <w:marLeft w:val="0"/>
                  <w:marRight w:val="0"/>
                  <w:marTop w:val="0"/>
                  <w:marBottom w:val="0"/>
                  <w:divBdr>
                    <w:top w:val="none" w:sz="0" w:space="0" w:color="auto"/>
                    <w:left w:val="none" w:sz="0" w:space="0" w:color="auto"/>
                    <w:bottom w:val="none" w:sz="0" w:space="0" w:color="auto"/>
                    <w:right w:val="none" w:sz="0" w:space="0" w:color="auto"/>
                  </w:divBdr>
                  <w:divsChild>
                    <w:div w:id="614140423">
                      <w:marLeft w:val="0"/>
                      <w:marRight w:val="0"/>
                      <w:marTop w:val="0"/>
                      <w:marBottom w:val="0"/>
                      <w:divBdr>
                        <w:top w:val="none" w:sz="0" w:space="0" w:color="auto"/>
                        <w:left w:val="none" w:sz="0" w:space="0" w:color="auto"/>
                        <w:bottom w:val="none" w:sz="0" w:space="0" w:color="auto"/>
                        <w:right w:val="none" w:sz="0" w:space="0" w:color="auto"/>
                      </w:divBdr>
                    </w:div>
                    <w:div w:id="1271549943">
                      <w:marLeft w:val="0"/>
                      <w:marRight w:val="0"/>
                      <w:marTop w:val="0"/>
                      <w:marBottom w:val="0"/>
                      <w:divBdr>
                        <w:top w:val="none" w:sz="0" w:space="0" w:color="auto"/>
                        <w:left w:val="none" w:sz="0" w:space="0" w:color="auto"/>
                        <w:bottom w:val="none" w:sz="0" w:space="0" w:color="auto"/>
                        <w:right w:val="none" w:sz="0" w:space="0" w:color="auto"/>
                      </w:divBdr>
                    </w:div>
                    <w:div w:id="1561866265">
                      <w:marLeft w:val="0"/>
                      <w:marRight w:val="0"/>
                      <w:marTop w:val="0"/>
                      <w:marBottom w:val="0"/>
                      <w:divBdr>
                        <w:top w:val="none" w:sz="0" w:space="0" w:color="auto"/>
                        <w:left w:val="none" w:sz="0" w:space="0" w:color="auto"/>
                        <w:bottom w:val="none" w:sz="0" w:space="0" w:color="auto"/>
                        <w:right w:val="none" w:sz="0" w:space="0" w:color="auto"/>
                      </w:divBdr>
                    </w:div>
                    <w:div w:id="887300074">
                      <w:marLeft w:val="0"/>
                      <w:marRight w:val="0"/>
                      <w:marTop w:val="0"/>
                      <w:marBottom w:val="0"/>
                      <w:divBdr>
                        <w:top w:val="none" w:sz="0" w:space="0" w:color="auto"/>
                        <w:left w:val="none" w:sz="0" w:space="0" w:color="auto"/>
                        <w:bottom w:val="none" w:sz="0" w:space="0" w:color="auto"/>
                        <w:right w:val="none" w:sz="0" w:space="0" w:color="auto"/>
                      </w:divBdr>
                    </w:div>
                  </w:divsChild>
                </w:div>
                <w:div w:id="906259085">
                  <w:marLeft w:val="0"/>
                  <w:marRight w:val="0"/>
                  <w:marTop w:val="0"/>
                  <w:marBottom w:val="0"/>
                  <w:divBdr>
                    <w:top w:val="none" w:sz="0" w:space="0" w:color="auto"/>
                    <w:left w:val="none" w:sz="0" w:space="0" w:color="auto"/>
                    <w:bottom w:val="none" w:sz="0" w:space="0" w:color="auto"/>
                    <w:right w:val="none" w:sz="0" w:space="0" w:color="auto"/>
                  </w:divBdr>
                  <w:divsChild>
                    <w:div w:id="1471362060">
                      <w:marLeft w:val="0"/>
                      <w:marRight w:val="0"/>
                      <w:marTop w:val="0"/>
                      <w:marBottom w:val="0"/>
                      <w:divBdr>
                        <w:top w:val="none" w:sz="0" w:space="0" w:color="auto"/>
                        <w:left w:val="none" w:sz="0" w:space="0" w:color="auto"/>
                        <w:bottom w:val="none" w:sz="0" w:space="0" w:color="auto"/>
                        <w:right w:val="none" w:sz="0" w:space="0" w:color="auto"/>
                      </w:divBdr>
                    </w:div>
                  </w:divsChild>
                </w:div>
                <w:div w:id="1635452442">
                  <w:marLeft w:val="0"/>
                  <w:marRight w:val="0"/>
                  <w:marTop w:val="0"/>
                  <w:marBottom w:val="0"/>
                  <w:divBdr>
                    <w:top w:val="none" w:sz="0" w:space="0" w:color="auto"/>
                    <w:left w:val="none" w:sz="0" w:space="0" w:color="auto"/>
                    <w:bottom w:val="none" w:sz="0" w:space="0" w:color="auto"/>
                    <w:right w:val="none" w:sz="0" w:space="0" w:color="auto"/>
                  </w:divBdr>
                  <w:divsChild>
                    <w:div w:id="1322930574">
                      <w:marLeft w:val="0"/>
                      <w:marRight w:val="0"/>
                      <w:marTop w:val="0"/>
                      <w:marBottom w:val="0"/>
                      <w:divBdr>
                        <w:top w:val="none" w:sz="0" w:space="0" w:color="auto"/>
                        <w:left w:val="none" w:sz="0" w:space="0" w:color="auto"/>
                        <w:bottom w:val="none" w:sz="0" w:space="0" w:color="auto"/>
                        <w:right w:val="none" w:sz="0" w:space="0" w:color="auto"/>
                      </w:divBdr>
                    </w:div>
                  </w:divsChild>
                </w:div>
                <w:div w:id="2127503234">
                  <w:marLeft w:val="0"/>
                  <w:marRight w:val="0"/>
                  <w:marTop w:val="0"/>
                  <w:marBottom w:val="0"/>
                  <w:divBdr>
                    <w:top w:val="none" w:sz="0" w:space="0" w:color="auto"/>
                    <w:left w:val="none" w:sz="0" w:space="0" w:color="auto"/>
                    <w:bottom w:val="none" w:sz="0" w:space="0" w:color="auto"/>
                    <w:right w:val="none" w:sz="0" w:space="0" w:color="auto"/>
                  </w:divBdr>
                  <w:divsChild>
                    <w:div w:id="484276946">
                      <w:marLeft w:val="0"/>
                      <w:marRight w:val="0"/>
                      <w:marTop w:val="0"/>
                      <w:marBottom w:val="0"/>
                      <w:divBdr>
                        <w:top w:val="none" w:sz="0" w:space="0" w:color="auto"/>
                        <w:left w:val="none" w:sz="0" w:space="0" w:color="auto"/>
                        <w:bottom w:val="none" w:sz="0" w:space="0" w:color="auto"/>
                        <w:right w:val="none" w:sz="0" w:space="0" w:color="auto"/>
                      </w:divBdr>
                    </w:div>
                  </w:divsChild>
                </w:div>
                <w:div w:id="849103084">
                  <w:marLeft w:val="0"/>
                  <w:marRight w:val="0"/>
                  <w:marTop w:val="0"/>
                  <w:marBottom w:val="0"/>
                  <w:divBdr>
                    <w:top w:val="none" w:sz="0" w:space="0" w:color="auto"/>
                    <w:left w:val="none" w:sz="0" w:space="0" w:color="auto"/>
                    <w:bottom w:val="none" w:sz="0" w:space="0" w:color="auto"/>
                    <w:right w:val="none" w:sz="0" w:space="0" w:color="auto"/>
                  </w:divBdr>
                  <w:divsChild>
                    <w:div w:id="1609043821">
                      <w:marLeft w:val="0"/>
                      <w:marRight w:val="0"/>
                      <w:marTop w:val="0"/>
                      <w:marBottom w:val="0"/>
                      <w:divBdr>
                        <w:top w:val="none" w:sz="0" w:space="0" w:color="auto"/>
                        <w:left w:val="none" w:sz="0" w:space="0" w:color="auto"/>
                        <w:bottom w:val="none" w:sz="0" w:space="0" w:color="auto"/>
                        <w:right w:val="none" w:sz="0" w:space="0" w:color="auto"/>
                      </w:divBdr>
                    </w:div>
                    <w:div w:id="1395082248">
                      <w:marLeft w:val="0"/>
                      <w:marRight w:val="0"/>
                      <w:marTop w:val="0"/>
                      <w:marBottom w:val="0"/>
                      <w:divBdr>
                        <w:top w:val="none" w:sz="0" w:space="0" w:color="auto"/>
                        <w:left w:val="none" w:sz="0" w:space="0" w:color="auto"/>
                        <w:bottom w:val="none" w:sz="0" w:space="0" w:color="auto"/>
                        <w:right w:val="none" w:sz="0" w:space="0" w:color="auto"/>
                      </w:divBdr>
                    </w:div>
                    <w:div w:id="264458981">
                      <w:marLeft w:val="0"/>
                      <w:marRight w:val="0"/>
                      <w:marTop w:val="0"/>
                      <w:marBottom w:val="0"/>
                      <w:divBdr>
                        <w:top w:val="none" w:sz="0" w:space="0" w:color="auto"/>
                        <w:left w:val="none" w:sz="0" w:space="0" w:color="auto"/>
                        <w:bottom w:val="none" w:sz="0" w:space="0" w:color="auto"/>
                        <w:right w:val="none" w:sz="0" w:space="0" w:color="auto"/>
                      </w:divBdr>
                    </w:div>
                  </w:divsChild>
                </w:div>
                <w:div w:id="178667781">
                  <w:marLeft w:val="0"/>
                  <w:marRight w:val="0"/>
                  <w:marTop w:val="0"/>
                  <w:marBottom w:val="0"/>
                  <w:divBdr>
                    <w:top w:val="none" w:sz="0" w:space="0" w:color="auto"/>
                    <w:left w:val="none" w:sz="0" w:space="0" w:color="auto"/>
                    <w:bottom w:val="none" w:sz="0" w:space="0" w:color="auto"/>
                    <w:right w:val="none" w:sz="0" w:space="0" w:color="auto"/>
                  </w:divBdr>
                  <w:divsChild>
                    <w:div w:id="842742171">
                      <w:marLeft w:val="0"/>
                      <w:marRight w:val="0"/>
                      <w:marTop w:val="0"/>
                      <w:marBottom w:val="0"/>
                      <w:divBdr>
                        <w:top w:val="none" w:sz="0" w:space="0" w:color="auto"/>
                        <w:left w:val="none" w:sz="0" w:space="0" w:color="auto"/>
                        <w:bottom w:val="none" w:sz="0" w:space="0" w:color="auto"/>
                        <w:right w:val="none" w:sz="0" w:space="0" w:color="auto"/>
                      </w:divBdr>
                    </w:div>
                  </w:divsChild>
                </w:div>
                <w:div w:id="1888444979">
                  <w:marLeft w:val="0"/>
                  <w:marRight w:val="0"/>
                  <w:marTop w:val="0"/>
                  <w:marBottom w:val="0"/>
                  <w:divBdr>
                    <w:top w:val="none" w:sz="0" w:space="0" w:color="auto"/>
                    <w:left w:val="none" w:sz="0" w:space="0" w:color="auto"/>
                    <w:bottom w:val="none" w:sz="0" w:space="0" w:color="auto"/>
                    <w:right w:val="none" w:sz="0" w:space="0" w:color="auto"/>
                  </w:divBdr>
                  <w:divsChild>
                    <w:div w:id="2033263841">
                      <w:marLeft w:val="0"/>
                      <w:marRight w:val="0"/>
                      <w:marTop w:val="0"/>
                      <w:marBottom w:val="0"/>
                      <w:divBdr>
                        <w:top w:val="none" w:sz="0" w:space="0" w:color="auto"/>
                        <w:left w:val="none" w:sz="0" w:space="0" w:color="auto"/>
                        <w:bottom w:val="none" w:sz="0" w:space="0" w:color="auto"/>
                        <w:right w:val="none" w:sz="0" w:space="0" w:color="auto"/>
                      </w:divBdr>
                    </w:div>
                  </w:divsChild>
                </w:div>
                <w:div w:id="1817448510">
                  <w:marLeft w:val="0"/>
                  <w:marRight w:val="0"/>
                  <w:marTop w:val="0"/>
                  <w:marBottom w:val="0"/>
                  <w:divBdr>
                    <w:top w:val="none" w:sz="0" w:space="0" w:color="auto"/>
                    <w:left w:val="none" w:sz="0" w:space="0" w:color="auto"/>
                    <w:bottom w:val="none" w:sz="0" w:space="0" w:color="auto"/>
                    <w:right w:val="none" w:sz="0" w:space="0" w:color="auto"/>
                  </w:divBdr>
                  <w:divsChild>
                    <w:div w:id="1531796933">
                      <w:marLeft w:val="0"/>
                      <w:marRight w:val="0"/>
                      <w:marTop w:val="0"/>
                      <w:marBottom w:val="0"/>
                      <w:divBdr>
                        <w:top w:val="none" w:sz="0" w:space="0" w:color="auto"/>
                        <w:left w:val="none" w:sz="0" w:space="0" w:color="auto"/>
                        <w:bottom w:val="none" w:sz="0" w:space="0" w:color="auto"/>
                        <w:right w:val="none" w:sz="0" w:space="0" w:color="auto"/>
                      </w:divBdr>
                    </w:div>
                  </w:divsChild>
                </w:div>
                <w:div w:id="1274022482">
                  <w:marLeft w:val="0"/>
                  <w:marRight w:val="0"/>
                  <w:marTop w:val="0"/>
                  <w:marBottom w:val="0"/>
                  <w:divBdr>
                    <w:top w:val="none" w:sz="0" w:space="0" w:color="auto"/>
                    <w:left w:val="none" w:sz="0" w:space="0" w:color="auto"/>
                    <w:bottom w:val="none" w:sz="0" w:space="0" w:color="auto"/>
                    <w:right w:val="none" w:sz="0" w:space="0" w:color="auto"/>
                  </w:divBdr>
                  <w:divsChild>
                    <w:div w:id="552619836">
                      <w:marLeft w:val="0"/>
                      <w:marRight w:val="0"/>
                      <w:marTop w:val="0"/>
                      <w:marBottom w:val="0"/>
                      <w:divBdr>
                        <w:top w:val="none" w:sz="0" w:space="0" w:color="auto"/>
                        <w:left w:val="none" w:sz="0" w:space="0" w:color="auto"/>
                        <w:bottom w:val="none" w:sz="0" w:space="0" w:color="auto"/>
                        <w:right w:val="none" w:sz="0" w:space="0" w:color="auto"/>
                      </w:divBdr>
                    </w:div>
                    <w:div w:id="1106190511">
                      <w:marLeft w:val="0"/>
                      <w:marRight w:val="0"/>
                      <w:marTop w:val="0"/>
                      <w:marBottom w:val="0"/>
                      <w:divBdr>
                        <w:top w:val="none" w:sz="0" w:space="0" w:color="auto"/>
                        <w:left w:val="none" w:sz="0" w:space="0" w:color="auto"/>
                        <w:bottom w:val="none" w:sz="0" w:space="0" w:color="auto"/>
                        <w:right w:val="none" w:sz="0" w:space="0" w:color="auto"/>
                      </w:divBdr>
                    </w:div>
                    <w:div w:id="1871527979">
                      <w:marLeft w:val="0"/>
                      <w:marRight w:val="0"/>
                      <w:marTop w:val="0"/>
                      <w:marBottom w:val="0"/>
                      <w:divBdr>
                        <w:top w:val="none" w:sz="0" w:space="0" w:color="auto"/>
                        <w:left w:val="none" w:sz="0" w:space="0" w:color="auto"/>
                        <w:bottom w:val="none" w:sz="0" w:space="0" w:color="auto"/>
                        <w:right w:val="none" w:sz="0" w:space="0" w:color="auto"/>
                      </w:divBdr>
                    </w:div>
                  </w:divsChild>
                </w:div>
                <w:div w:id="741370165">
                  <w:marLeft w:val="0"/>
                  <w:marRight w:val="0"/>
                  <w:marTop w:val="0"/>
                  <w:marBottom w:val="0"/>
                  <w:divBdr>
                    <w:top w:val="none" w:sz="0" w:space="0" w:color="auto"/>
                    <w:left w:val="none" w:sz="0" w:space="0" w:color="auto"/>
                    <w:bottom w:val="none" w:sz="0" w:space="0" w:color="auto"/>
                    <w:right w:val="none" w:sz="0" w:space="0" w:color="auto"/>
                  </w:divBdr>
                  <w:divsChild>
                    <w:div w:id="1960910868">
                      <w:marLeft w:val="0"/>
                      <w:marRight w:val="0"/>
                      <w:marTop w:val="0"/>
                      <w:marBottom w:val="0"/>
                      <w:divBdr>
                        <w:top w:val="none" w:sz="0" w:space="0" w:color="auto"/>
                        <w:left w:val="none" w:sz="0" w:space="0" w:color="auto"/>
                        <w:bottom w:val="none" w:sz="0" w:space="0" w:color="auto"/>
                        <w:right w:val="none" w:sz="0" w:space="0" w:color="auto"/>
                      </w:divBdr>
                    </w:div>
                  </w:divsChild>
                </w:div>
                <w:div w:id="434445398">
                  <w:marLeft w:val="0"/>
                  <w:marRight w:val="0"/>
                  <w:marTop w:val="0"/>
                  <w:marBottom w:val="0"/>
                  <w:divBdr>
                    <w:top w:val="none" w:sz="0" w:space="0" w:color="auto"/>
                    <w:left w:val="none" w:sz="0" w:space="0" w:color="auto"/>
                    <w:bottom w:val="none" w:sz="0" w:space="0" w:color="auto"/>
                    <w:right w:val="none" w:sz="0" w:space="0" w:color="auto"/>
                  </w:divBdr>
                  <w:divsChild>
                    <w:div w:id="1191334505">
                      <w:marLeft w:val="0"/>
                      <w:marRight w:val="0"/>
                      <w:marTop w:val="0"/>
                      <w:marBottom w:val="0"/>
                      <w:divBdr>
                        <w:top w:val="none" w:sz="0" w:space="0" w:color="auto"/>
                        <w:left w:val="none" w:sz="0" w:space="0" w:color="auto"/>
                        <w:bottom w:val="none" w:sz="0" w:space="0" w:color="auto"/>
                        <w:right w:val="none" w:sz="0" w:space="0" w:color="auto"/>
                      </w:divBdr>
                    </w:div>
                  </w:divsChild>
                </w:div>
                <w:div w:id="1103258322">
                  <w:marLeft w:val="0"/>
                  <w:marRight w:val="0"/>
                  <w:marTop w:val="0"/>
                  <w:marBottom w:val="0"/>
                  <w:divBdr>
                    <w:top w:val="none" w:sz="0" w:space="0" w:color="auto"/>
                    <w:left w:val="none" w:sz="0" w:space="0" w:color="auto"/>
                    <w:bottom w:val="none" w:sz="0" w:space="0" w:color="auto"/>
                    <w:right w:val="none" w:sz="0" w:space="0" w:color="auto"/>
                  </w:divBdr>
                  <w:divsChild>
                    <w:div w:id="245656105">
                      <w:marLeft w:val="0"/>
                      <w:marRight w:val="0"/>
                      <w:marTop w:val="0"/>
                      <w:marBottom w:val="0"/>
                      <w:divBdr>
                        <w:top w:val="none" w:sz="0" w:space="0" w:color="auto"/>
                        <w:left w:val="none" w:sz="0" w:space="0" w:color="auto"/>
                        <w:bottom w:val="none" w:sz="0" w:space="0" w:color="auto"/>
                        <w:right w:val="none" w:sz="0" w:space="0" w:color="auto"/>
                      </w:divBdr>
                    </w:div>
                  </w:divsChild>
                </w:div>
                <w:div w:id="1848902672">
                  <w:marLeft w:val="0"/>
                  <w:marRight w:val="0"/>
                  <w:marTop w:val="0"/>
                  <w:marBottom w:val="0"/>
                  <w:divBdr>
                    <w:top w:val="none" w:sz="0" w:space="0" w:color="auto"/>
                    <w:left w:val="none" w:sz="0" w:space="0" w:color="auto"/>
                    <w:bottom w:val="none" w:sz="0" w:space="0" w:color="auto"/>
                    <w:right w:val="none" w:sz="0" w:space="0" w:color="auto"/>
                  </w:divBdr>
                  <w:divsChild>
                    <w:div w:id="675501006">
                      <w:marLeft w:val="0"/>
                      <w:marRight w:val="0"/>
                      <w:marTop w:val="0"/>
                      <w:marBottom w:val="0"/>
                      <w:divBdr>
                        <w:top w:val="none" w:sz="0" w:space="0" w:color="auto"/>
                        <w:left w:val="none" w:sz="0" w:space="0" w:color="auto"/>
                        <w:bottom w:val="none" w:sz="0" w:space="0" w:color="auto"/>
                        <w:right w:val="none" w:sz="0" w:space="0" w:color="auto"/>
                      </w:divBdr>
                    </w:div>
                    <w:div w:id="505680676">
                      <w:marLeft w:val="0"/>
                      <w:marRight w:val="0"/>
                      <w:marTop w:val="0"/>
                      <w:marBottom w:val="0"/>
                      <w:divBdr>
                        <w:top w:val="none" w:sz="0" w:space="0" w:color="auto"/>
                        <w:left w:val="none" w:sz="0" w:space="0" w:color="auto"/>
                        <w:bottom w:val="none" w:sz="0" w:space="0" w:color="auto"/>
                        <w:right w:val="none" w:sz="0" w:space="0" w:color="auto"/>
                      </w:divBdr>
                    </w:div>
                    <w:div w:id="1705985345">
                      <w:marLeft w:val="0"/>
                      <w:marRight w:val="0"/>
                      <w:marTop w:val="0"/>
                      <w:marBottom w:val="0"/>
                      <w:divBdr>
                        <w:top w:val="none" w:sz="0" w:space="0" w:color="auto"/>
                        <w:left w:val="none" w:sz="0" w:space="0" w:color="auto"/>
                        <w:bottom w:val="none" w:sz="0" w:space="0" w:color="auto"/>
                        <w:right w:val="none" w:sz="0" w:space="0" w:color="auto"/>
                      </w:divBdr>
                    </w:div>
                  </w:divsChild>
                </w:div>
                <w:div w:id="591738302">
                  <w:marLeft w:val="0"/>
                  <w:marRight w:val="0"/>
                  <w:marTop w:val="0"/>
                  <w:marBottom w:val="0"/>
                  <w:divBdr>
                    <w:top w:val="none" w:sz="0" w:space="0" w:color="auto"/>
                    <w:left w:val="none" w:sz="0" w:space="0" w:color="auto"/>
                    <w:bottom w:val="none" w:sz="0" w:space="0" w:color="auto"/>
                    <w:right w:val="none" w:sz="0" w:space="0" w:color="auto"/>
                  </w:divBdr>
                  <w:divsChild>
                    <w:div w:id="1768309966">
                      <w:marLeft w:val="0"/>
                      <w:marRight w:val="0"/>
                      <w:marTop w:val="0"/>
                      <w:marBottom w:val="0"/>
                      <w:divBdr>
                        <w:top w:val="none" w:sz="0" w:space="0" w:color="auto"/>
                        <w:left w:val="none" w:sz="0" w:space="0" w:color="auto"/>
                        <w:bottom w:val="none" w:sz="0" w:space="0" w:color="auto"/>
                        <w:right w:val="none" w:sz="0" w:space="0" w:color="auto"/>
                      </w:divBdr>
                    </w:div>
                  </w:divsChild>
                </w:div>
                <w:div w:id="1976596880">
                  <w:marLeft w:val="0"/>
                  <w:marRight w:val="0"/>
                  <w:marTop w:val="0"/>
                  <w:marBottom w:val="0"/>
                  <w:divBdr>
                    <w:top w:val="none" w:sz="0" w:space="0" w:color="auto"/>
                    <w:left w:val="none" w:sz="0" w:space="0" w:color="auto"/>
                    <w:bottom w:val="none" w:sz="0" w:space="0" w:color="auto"/>
                    <w:right w:val="none" w:sz="0" w:space="0" w:color="auto"/>
                  </w:divBdr>
                  <w:divsChild>
                    <w:div w:id="1459495494">
                      <w:marLeft w:val="0"/>
                      <w:marRight w:val="0"/>
                      <w:marTop w:val="0"/>
                      <w:marBottom w:val="0"/>
                      <w:divBdr>
                        <w:top w:val="none" w:sz="0" w:space="0" w:color="auto"/>
                        <w:left w:val="none" w:sz="0" w:space="0" w:color="auto"/>
                        <w:bottom w:val="none" w:sz="0" w:space="0" w:color="auto"/>
                        <w:right w:val="none" w:sz="0" w:space="0" w:color="auto"/>
                      </w:divBdr>
                    </w:div>
                  </w:divsChild>
                </w:div>
                <w:div w:id="236132508">
                  <w:marLeft w:val="0"/>
                  <w:marRight w:val="0"/>
                  <w:marTop w:val="0"/>
                  <w:marBottom w:val="0"/>
                  <w:divBdr>
                    <w:top w:val="none" w:sz="0" w:space="0" w:color="auto"/>
                    <w:left w:val="none" w:sz="0" w:space="0" w:color="auto"/>
                    <w:bottom w:val="none" w:sz="0" w:space="0" w:color="auto"/>
                    <w:right w:val="none" w:sz="0" w:space="0" w:color="auto"/>
                  </w:divBdr>
                  <w:divsChild>
                    <w:div w:id="829903911">
                      <w:marLeft w:val="0"/>
                      <w:marRight w:val="0"/>
                      <w:marTop w:val="0"/>
                      <w:marBottom w:val="0"/>
                      <w:divBdr>
                        <w:top w:val="none" w:sz="0" w:space="0" w:color="auto"/>
                        <w:left w:val="none" w:sz="0" w:space="0" w:color="auto"/>
                        <w:bottom w:val="none" w:sz="0" w:space="0" w:color="auto"/>
                        <w:right w:val="none" w:sz="0" w:space="0" w:color="auto"/>
                      </w:divBdr>
                    </w:div>
                  </w:divsChild>
                </w:div>
                <w:div w:id="1485774015">
                  <w:marLeft w:val="0"/>
                  <w:marRight w:val="0"/>
                  <w:marTop w:val="0"/>
                  <w:marBottom w:val="0"/>
                  <w:divBdr>
                    <w:top w:val="none" w:sz="0" w:space="0" w:color="auto"/>
                    <w:left w:val="none" w:sz="0" w:space="0" w:color="auto"/>
                    <w:bottom w:val="none" w:sz="0" w:space="0" w:color="auto"/>
                    <w:right w:val="none" w:sz="0" w:space="0" w:color="auto"/>
                  </w:divBdr>
                  <w:divsChild>
                    <w:div w:id="404307728">
                      <w:marLeft w:val="0"/>
                      <w:marRight w:val="0"/>
                      <w:marTop w:val="0"/>
                      <w:marBottom w:val="0"/>
                      <w:divBdr>
                        <w:top w:val="none" w:sz="0" w:space="0" w:color="auto"/>
                        <w:left w:val="none" w:sz="0" w:space="0" w:color="auto"/>
                        <w:bottom w:val="none" w:sz="0" w:space="0" w:color="auto"/>
                        <w:right w:val="none" w:sz="0" w:space="0" w:color="auto"/>
                      </w:divBdr>
                    </w:div>
                  </w:divsChild>
                </w:div>
                <w:div w:id="920412403">
                  <w:marLeft w:val="0"/>
                  <w:marRight w:val="0"/>
                  <w:marTop w:val="0"/>
                  <w:marBottom w:val="0"/>
                  <w:divBdr>
                    <w:top w:val="none" w:sz="0" w:space="0" w:color="auto"/>
                    <w:left w:val="none" w:sz="0" w:space="0" w:color="auto"/>
                    <w:bottom w:val="none" w:sz="0" w:space="0" w:color="auto"/>
                    <w:right w:val="none" w:sz="0" w:space="0" w:color="auto"/>
                  </w:divBdr>
                  <w:divsChild>
                    <w:div w:id="1731422036">
                      <w:marLeft w:val="0"/>
                      <w:marRight w:val="0"/>
                      <w:marTop w:val="0"/>
                      <w:marBottom w:val="0"/>
                      <w:divBdr>
                        <w:top w:val="none" w:sz="0" w:space="0" w:color="auto"/>
                        <w:left w:val="none" w:sz="0" w:space="0" w:color="auto"/>
                        <w:bottom w:val="none" w:sz="0" w:space="0" w:color="auto"/>
                        <w:right w:val="none" w:sz="0" w:space="0" w:color="auto"/>
                      </w:divBdr>
                    </w:div>
                  </w:divsChild>
                </w:div>
                <w:div w:id="1350526102">
                  <w:marLeft w:val="0"/>
                  <w:marRight w:val="0"/>
                  <w:marTop w:val="0"/>
                  <w:marBottom w:val="0"/>
                  <w:divBdr>
                    <w:top w:val="none" w:sz="0" w:space="0" w:color="auto"/>
                    <w:left w:val="none" w:sz="0" w:space="0" w:color="auto"/>
                    <w:bottom w:val="none" w:sz="0" w:space="0" w:color="auto"/>
                    <w:right w:val="none" w:sz="0" w:space="0" w:color="auto"/>
                  </w:divBdr>
                  <w:divsChild>
                    <w:div w:id="1638758601">
                      <w:marLeft w:val="0"/>
                      <w:marRight w:val="0"/>
                      <w:marTop w:val="0"/>
                      <w:marBottom w:val="0"/>
                      <w:divBdr>
                        <w:top w:val="none" w:sz="0" w:space="0" w:color="auto"/>
                        <w:left w:val="none" w:sz="0" w:space="0" w:color="auto"/>
                        <w:bottom w:val="none" w:sz="0" w:space="0" w:color="auto"/>
                        <w:right w:val="none" w:sz="0" w:space="0" w:color="auto"/>
                      </w:divBdr>
                    </w:div>
                  </w:divsChild>
                </w:div>
                <w:div w:id="699477735">
                  <w:marLeft w:val="0"/>
                  <w:marRight w:val="0"/>
                  <w:marTop w:val="0"/>
                  <w:marBottom w:val="0"/>
                  <w:divBdr>
                    <w:top w:val="none" w:sz="0" w:space="0" w:color="auto"/>
                    <w:left w:val="none" w:sz="0" w:space="0" w:color="auto"/>
                    <w:bottom w:val="none" w:sz="0" w:space="0" w:color="auto"/>
                    <w:right w:val="none" w:sz="0" w:space="0" w:color="auto"/>
                  </w:divBdr>
                  <w:divsChild>
                    <w:div w:id="4284053">
                      <w:marLeft w:val="0"/>
                      <w:marRight w:val="0"/>
                      <w:marTop w:val="0"/>
                      <w:marBottom w:val="0"/>
                      <w:divBdr>
                        <w:top w:val="none" w:sz="0" w:space="0" w:color="auto"/>
                        <w:left w:val="none" w:sz="0" w:space="0" w:color="auto"/>
                        <w:bottom w:val="none" w:sz="0" w:space="0" w:color="auto"/>
                        <w:right w:val="none" w:sz="0" w:space="0" w:color="auto"/>
                      </w:divBdr>
                    </w:div>
                  </w:divsChild>
                </w:div>
                <w:div w:id="1824270722">
                  <w:marLeft w:val="0"/>
                  <w:marRight w:val="0"/>
                  <w:marTop w:val="0"/>
                  <w:marBottom w:val="0"/>
                  <w:divBdr>
                    <w:top w:val="none" w:sz="0" w:space="0" w:color="auto"/>
                    <w:left w:val="none" w:sz="0" w:space="0" w:color="auto"/>
                    <w:bottom w:val="none" w:sz="0" w:space="0" w:color="auto"/>
                    <w:right w:val="none" w:sz="0" w:space="0" w:color="auto"/>
                  </w:divBdr>
                  <w:divsChild>
                    <w:div w:id="1551721595">
                      <w:marLeft w:val="0"/>
                      <w:marRight w:val="0"/>
                      <w:marTop w:val="0"/>
                      <w:marBottom w:val="0"/>
                      <w:divBdr>
                        <w:top w:val="none" w:sz="0" w:space="0" w:color="auto"/>
                        <w:left w:val="none" w:sz="0" w:space="0" w:color="auto"/>
                        <w:bottom w:val="none" w:sz="0" w:space="0" w:color="auto"/>
                        <w:right w:val="none" w:sz="0" w:space="0" w:color="auto"/>
                      </w:divBdr>
                    </w:div>
                  </w:divsChild>
                </w:div>
                <w:div w:id="955915329">
                  <w:marLeft w:val="0"/>
                  <w:marRight w:val="0"/>
                  <w:marTop w:val="0"/>
                  <w:marBottom w:val="0"/>
                  <w:divBdr>
                    <w:top w:val="none" w:sz="0" w:space="0" w:color="auto"/>
                    <w:left w:val="none" w:sz="0" w:space="0" w:color="auto"/>
                    <w:bottom w:val="none" w:sz="0" w:space="0" w:color="auto"/>
                    <w:right w:val="none" w:sz="0" w:space="0" w:color="auto"/>
                  </w:divBdr>
                  <w:divsChild>
                    <w:div w:id="1713646957">
                      <w:marLeft w:val="0"/>
                      <w:marRight w:val="0"/>
                      <w:marTop w:val="0"/>
                      <w:marBottom w:val="0"/>
                      <w:divBdr>
                        <w:top w:val="none" w:sz="0" w:space="0" w:color="auto"/>
                        <w:left w:val="none" w:sz="0" w:space="0" w:color="auto"/>
                        <w:bottom w:val="none" w:sz="0" w:space="0" w:color="auto"/>
                        <w:right w:val="none" w:sz="0" w:space="0" w:color="auto"/>
                      </w:divBdr>
                    </w:div>
                  </w:divsChild>
                </w:div>
                <w:div w:id="1927036979">
                  <w:marLeft w:val="0"/>
                  <w:marRight w:val="0"/>
                  <w:marTop w:val="0"/>
                  <w:marBottom w:val="0"/>
                  <w:divBdr>
                    <w:top w:val="none" w:sz="0" w:space="0" w:color="auto"/>
                    <w:left w:val="none" w:sz="0" w:space="0" w:color="auto"/>
                    <w:bottom w:val="none" w:sz="0" w:space="0" w:color="auto"/>
                    <w:right w:val="none" w:sz="0" w:space="0" w:color="auto"/>
                  </w:divBdr>
                  <w:divsChild>
                    <w:div w:id="1996645516">
                      <w:marLeft w:val="0"/>
                      <w:marRight w:val="0"/>
                      <w:marTop w:val="0"/>
                      <w:marBottom w:val="0"/>
                      <w:divBdr>
                        <w:top w:val="none" w:sz="0" w:space="0" w:color="auto"/>
                        <w:left w:val="none" w:sz="0" w:space="0" w:color="auto"/>
                        <w:bottom w:val="none" w:sz="0" w:space="0" w:color="auto"/>
                        <w:right w:val="none" w:sz="0" w:space="0" w:color="auto"/>
                      </w:divBdr>
                    </w:div>
                  </w:divsChild>
                </w:div>
                <w:div w:id="2137409553">
                  <w:marLeft w:val="0"/>
                  <w:marRight w:val="0"/>
                  <w:marTop w:val="0"/>
                  <w:marBottom w:val="0"/>
                  <w:divBdr>
                    <w:top w:val="none" w:sz="0" w:space="0" w:color="auto"/>
                    <w:left w:val="none" w:sz="0" w:space="0" w:color="auto"/>
                    <w:bottom w:val="none" w:sz="0" w:space="0" w:color="auto"/>
                    <w:right w:val="none" w:sz="0" w:space="0" w:color="auto"/>
                  </w:divBdr>
                  <w:divsChild>
                    <w:div w:id="207257255">
                      <w:marLeft w:val="0"/>
                      <w:marRight w:val="0"/>
                      <w:marTop w:val="0"/>
                      <w:marBottom w:val="0"/>
                      <w:divBdr>
                        <w:top w:val="none" w:sz="0" w:space="0" w:color="auto"/>
                        <w:left w:val="none" w:sz="0" w:space="0" w:color="auto"/>
                        <w:bottom w:val="none" w:sz="0" w:space="0" w:color="auto"/>
                        <w:right w:val="none" w:sz="0" w:space="0" w:color="auto"/>
                      </w:divBdr>
                    </w:div>
                  </w:divsChild>
                </w:div>
                <w:div w:id="562527639">
                  <w:marLeft w:val="0"/>
                  <w:marRight w:val="0"/>
                  <w:marTop w:val="0"/>
                  <w:marBottom w:val="0"/>
                  <w:divBdr>
                    <w:top w:val="none" w:sz="0" w:space="0" w:color="auto"/>
                    <w:left w:val="none" w:sz="0" w:space="0" w:color="auto"/>
                    <w:bottom w:val="none" w:sz="0" w:space="0" w:color="auto"/>
                    <w:right w:val="none" w:sz="0" w:space="0" w:color="auto"/>
                  </w:divBdr>
                  <w:divsChild>
                    <w:div w:id="1301422246">
                      <w:marLeft w:val="0"/>
                      <w:marRight w:val="0"/>
                      <w:marTop w:val="0"/>
                      <w:marBottom w:val="0"/>
                      <w:divBdr>
                        <w:top w:val="none" w:sz="0" w:space="0" w:color="auto"/>
                        <w:left w:val="none" w:sz="0" w:space="0" w:color="auto"/>
                        <w:bottom w:val="none" w:sz="0" w:space="0" w:color="auto"/>
                        <w:right w:val="none" w:sz="0" w:space="0" w:color="auto"/>
                      </w:divBdr>
                    </w:div>
                    <w:div w:id="282076548">
                      <w:marLeft w:val="0"/>
                      <w:marRight w:val="0"/>
                      <w:marTop w:val="0"/>
                      <w:marBottom w:val="0"/>
                      <w:divBdr>
                        <w:top w:val="none" w:sz="0" w:space="0" w:color="auto"/>
                        <w:left w:val="none" w:sz="0" w:space="0" w:color="auto"/>
                        <w:bottom w:val="none" w:sz="0" w:space="0" w:color="auto"/>
                        <w:right w:val="none" w:sz="0" w:space="0" w:color="auto"/>
                      </w:divBdr>
                    </w:div>
                    <w:div w:id="1025667895">
                      <w:marLeft w:val="0"/>
                      <w:marRight w:val="0"/>
                      <w:marTop w:val="0"/>
                      <w:marBottom w:val="0"/>
                      <w:divBdr>
                        <w:top w:val="none" w:sz="0" w:space="0" w:color="auto"/>
                        <w:left w:val="none" w:sz="0" w:space="0" w:color="auto"/>
                        <w:bottom w:val="none" w:sz="0" w:space="0" w:color="auto"/>
                        <w:right w:val="none" w:sz="0" w:space="0" w:color="auto"/>
                      </w:divBdr>
                    </w:div>
                  </w:divsChild>
                </w:div>
                <w:div w:id="1207369905">
                  <w:marLeft w:val="0"/>
                  <w:marRight w:val="0"/>
                  <w:marTop w:val="0"/>
                  <w:marBottom w:val="0"/>
                  <w:divBdr>
                    <w:top w:val="none" w:sz="0" w:space="0" w:color="auto"/>
                    <w:left w:val="none" w:sz="0" w:space="0" w:color="auto"/>
                    <w:bottom w:val="none" w:sz="0" w:space="0" w:color="auto"/>
                    <w:right w:val="none" w:sz="0" w:space="0" w:color="auto"/>
                  </w:divBdr>
                  <w:divsChild>
                    <w:div w:id="712467098">
                      <w:marLeft w:val="0"/>
                      <w:marRight w:val="0"/>
                      <w:marTop w:val="0"/>
                      <w:marBottom w:val="0"/>
                      <w:divBdr>
                        <w:top w:val="none" w:sz="0" w:space="0" w:color="auto"/>
                        <w:left w:val="none" w:sz="0" w:space="0" w:color="auto"/>
                        <w:bottom w:val="none" w:sz="0" w:space="0" w:color="auto"/>
                        <w:right w:val="none" w:sz="0" w:space="0" w:color="auto"/>
                      </w:divBdr>
                    </w:div>
                  </w:divsChild>
                </w:div>
                <w:div w:id="755057677">
                  <w:marLeft w:val="0"/>
                  <w:marRight w:val="0"/>
                  <w:marTop w:val="0"/>
                  <w:marBottom w:val="0"/>
                  <w:divBdr>
                    <w:top w:val="none" w:sz="0" w:space="0" w:color="auto"/>
                    <w:left w:val="none" w:sz="0" w:space="0" w:color="auto"/>
                    <w:bottom w:val="none" w:sz="0" w:space="0" w:color="auto"/>
                    <w:right w:val="none" w:sz="0" w:space="0" w:color="auto"/>
                  </w:divBdr>
                  <w:divsChild>
                    <w:div w:id="154036903">
                      <w:marLeft w:val="0"/>
                      <w:marRight w:val="0"/>
                      <w:marTop w:val="0"/>
                      <w:marBottom w:val="0"/>
                      <w:divBdr>
                        <w:top w:val="none" w:sz="0" w:space="0" w:color="auto"/>
                        <w:left w:val="none" w:sz="0" w:space="0" w:color="auto"/>
                        <w:bottom w:val="none" w:sz="0" w:space="0" w:color="auto"/>
                        <w:right w:val="none" w:sz="0" w:space="0" w:color="auto"/>
                      </w:divBdr>
                    </w:div>
                  </w:divsChild>
                </w:div>
                <w:div w:id="253704267">
                  <w:marLeft w:val="0"/>
                  <w:marRight w:val="0"/>
                  <w:marTop w:val="0"/>
                  <w:marBottom w:val="0"/>
                  <w:divBdr>
                    <w:top w:val="none" w:sz="0" w:space="0" w:color="auto"/>
                    <w:left w:val="none" w:sz="0" w:space="0" w:color="auto"/>
                    <w:bottom w:val="none" w:sz="0" w:space="0" w:color="auto"/>
                    <w:right w:val="none" w:sz="0" w:space="0" w:color="auto"/>
                  </w:divBdr>
                  <w:divsChild>
                    <w:div w:id="1094546507">
                      <w:marLeft w:val="0"/>
                      <w:marRight w:val="0"/>
                      <w:marTop w:val="0"/>
                      <w:marBottom w:val="0"/>
                      <w:divBdr>
                        <w:top w:val="none" w:sz="0" w:space="0" w:color="auto"/>
                        <w:left w:val="none" w:sz="0" w:space="0" w:color="auto"/>
                        <w:bottom w:val="none" w:sz="0" w:space="0" w:color="auto"/>
                        <w:right w:val="none" w:sz="0" w:space="0" w:color="auto"/>
                      </w:divBdr>
                    </w:div>
                  </w:divsChild>
                </w:div>
                <w:div w:id="999380931">
                  <w:marLeft w:val="0"/>
                  <w:marRight w:val="0"/>
                  <w:marTop w:val="0"/>
                  <w:marBottom w:val="0"/>
                  <w:divBdr>
                    <w:top w:val="none" w:sz="0" w:space="0" w:color="auto"/>
                    <w:left w:val="none" w:sz="0" w:space="0" w:color="auto"/>
                    <w:bottom w:val="none" w:sz="0" w:space="0" w:color="auto"/>
                    <w:right w:val="none" w:sz="0" w:space="0" w:color="auto"/>
                  </w:divBdr>
                  <w:divsChild>
                    <w:div w:id="853804794">
                      <w:marLeft w:val="0"/>
                      <w:marRight w:val="0"/>
                      <w:marTop w:val="0"/>
                      <w:marBottom w:val="0"/>
                      <w:divBdr>
                        <w:top w:val="none" w:sz="0" w:space="0" w:color="auto"/>
                        <w:left w:val="none" w:sz="0" w:space="0" w:color="auto"/>
                        <w:bottom w:val="none" w:sz="0" w:space="0" w:color="auto"/>
                        <w:right w:val="none" w:sz="0" w:space="0" w:color="auto"/>
                      </w:divBdr>
                    </w:div>
                  </w:divsChild>
                </w:div>
                <w:div w:id="2076850209">
                  <w:marLeft w:val="0"/>
                  <w:marRight w:val="0"/>
                  <w:marTop w:val="0"/>
                  <w:marBottom w:val="0"/>
                  <w:divBdr>
                    <w:top w:val="none" w:sz="0" w:space="0" w:color="auto"/>
                    <w:left w:val="none" w:sz="0" w:space="0" w:color="auto"/>
                    <w:bottom w:val="none" w:sz="0" w:space="0" w:color="auto"/>
                    <w:right w:val="none" w:sz="0" w:space="0" w:color="auto"/>
                  </w:divBdr>
                  <w:divsChild>
                    <w:div w:id="1814250557">
                      <w:marLeft w:val="0"/>
                      <w:marRight w:val="0"/>
                      <w:marTop w:val="0"/>
                      <w:marBottom w:val="0"/>
                      <w:divBdr>
                        <w:top w:val="none" w:sz="0" w:space="0" w:color="auto"/>
                        <w:left w:val="none" w:sz="0" w:space="0" w:color="auto"/>
                        <w:bottom w:val="none" w:sz="0" w:space="0" w:color="auto"/>
                        <w:right w:val="none" w:sz="0" w:space="0" w:color="auto"/>
                      </w:divBdr>
                    </w:div>
                  </w:divsChild>
                </w:div>
                <w:div w:id="106588523">
                  <w:marLeft w:val="0"/>
                  <w:marRight w:val="0"/>
                  <w:marTop w:val="0"/>
                  <w:marBottom w:val="0"/>
                  <w:divBdr>
                    <w:top w:val="none" w:sz="0" w:space="0" w:color="auto"/>
                    <w:left w:val="none" w:sz="0" w:space="0" w:color="auto"/>
                    <w:bottom w:val="none" w:sz="0" w:space="0" w:color="auto"/>
                    <w:right w:val="none" w:sz="0" w:space="0" w:color="auto"/>
                  </w:divBdr>
                  <w:divsChild>
                    <w:div w:id="1692683453">
                      <w:marLeft w:val="0"/>
                      <w:marRight w:val="0"/>
                      <w:marTop w:val="0"/>
                      <w:marBottom w:val="0"/>
                      <w:divBdr>
                        <w:top w:val="none" w:sz="0" w:space="0" w:color="auto"/>
                        <w:left w:val="none" w:sz="0" w:space="0" w:color="auto"/>
                        <w:bottom w:val="none" w:sz="0" w:space="0" w:color="auto"/>
                        <w:right w:val="none" w:sz="0" w:space="0" w:color="auto"/>
                      </w:divBdr>
                    </w:div>
                  </w:divsChild>
                </w:div>
                <w:div w:id="1614022442">
                  <w:marLeft w:val="0"/>
                  <w:marRight w:val="0"/>
                  <w:marTop w:val="0"/>
                  <w:marBottom w:val="0"/>
                  <w:divBdr>
                    <w:top w:val="none" w:sz="0" w:space="0" w:color="auto"/>
                    <w:left w:val="none" w:sz="0" w:space="0" w:color="auto"/>
                    <w:bottom w:val="none" w:sz="0" w:space="0" w:color="auto"/>
                    <w:right w:val="none" w:sz="0" w:space="0" w:color="auto"/>
                  </w:divBdr>
                  <w:divsChild>
                    <w:div w:id="1296716128">
                      <w:marLeft w:val="0"/>
                      <w:marRight w:val="0"/>
                      <w:marTop w:val="0"/>
                      <w:marBottom w:val="0"/>
                      <w:divBdr>
                        <w:top w:val="none" w:sz="0" w:space="0" w:color="auto"/>
                        <w:left w:val="none" w:sz="0" w:space="0" w:color="auto"/>
                        <w:bottom w:val="none" w:sz="0" w:space="0" w:color="auto"/>
                        <w:right w:val="none" w:sz="0" w:space="0" w:color="auto"/>
                      </w:divBdr>
                    </w:div>
                  </w:divsChild>
                </w:div>
                <w:div w:id="565727653">
                  <w:marLeft w:val="0"/>
                  <w:marRight w:val="0"/>
                  <w:marTop w:val="0"/>
                  <w:marBottom w:val="0"/>
                  <w:divBdr>
                    <w:top w:val="none" w:sz="0" w:space="0" w:color="auto"/>
                    <w:left w:val="none" w:sz="0" w:space="0" w:color="auto"/>
                    <w:bottom w:val="none" w:sz="0" w:space="0" w:color="auto"/>
                    <w:right w:val="none" w:sz="0" w:space="0" w:color="auto"/>
                  </w:divBdr>
                  <w:divsChild>
                    <w:div w:id="1762986175">
                      <w:marLeft w:val="0"/>
                      <w:marRight w:val="0"/>
                      <w:marTop w:val="0"/>
                      <w:marBottom w:val="0"/>
                      <w:divBdr>
                        <w:top w:val="none" w:sz="0" w:space="0" w:color="auto"/>
                        <w:left w:val="none" w:sz="0" w:space="0" w:color="auto"/>
                        <w:bottom w:val="none" w:sz="0" w:space="0" w:color="auto"/>
                        <w:right w:val="none" w:sz="0" w:space="0" w:color="auto"/>
                      </w:divBdr>
                    </w:div>
                  </w:divsChild>
                </w:div>
                <w:div w:id="570431167">
                  <w:marLeft w:val="0"/>
                  <w:marRight w:val="0"/>
                  <w:marTop w:val="0"/>
                  <w:marBottom w:val="0"/>
                  <w:divBdr>
                    <w:top w:val="none" w:sz="0" w:space="0" w:color="auto"/>
                    <w:left w:val="none" w:sz="0" w:space="0" w:color="auto"/>
                    <w:bottom w:val="none" w:sz="0" w:space="0" w:color="auto"/>
                    <w:right w:val="none" w:sz="0" w:space="0" w:color="auto"/>
                  </w:divBdr>
                  <w:divsChild>
                    <w:div w:id="1237546553">
                      <w:marLeft w:val="0"/>
                      <w:marRight w:val="0"/>
                      <w:marTop w:val="0"/>
                      <w:marBottom w:val="0"/>
                      <w:divBdr>
                        <w:top w:val="none" w:sz="0" w:space="0" w:color="auto"/>
                        <w:left w:val="none" w:sz="0" w:space="0" w:color="auto"/>
                        <w:bottom w:val="none" w:sz="0" w:space="0" w:color="auto"/>
                        <w:right w:val="none" w:sz="0" w:space="0" w:color="auto"/>
                      </w:divBdr>
                    </w:div>
                  </w:divsChild>
                </w:div>
                <w:div w:id="744424941">
                  <w:marLeft w:val="0"/>
                  <w:marRight w:val="0"/>
                  <w:marTop w:val="0"/>
                  <w:marBottom w:val="0"/>
                  <w:divBdr>
                    <w:top w:val="none" w:sz="0" w:space="0" w:color="auto"/>
                    <w:left w:val="none" w:sz="0" w:space="0" w:color="auto"/>
                    <w:bottom w:val="none" w:sz="0" w:space="0" w:color="auto"/>
                    <w:right w:val="none" w:sz="0" w:space="0" w:color="auto"/>
                  </w:divBdr>
                  <w:divsChild>
                    <w:div w:id="748305570">
                      <w:marLeft w:val="0"/>
                      <w:marRight w:val="0"/>
                      <w:marTop w:val="0"/>
                      <w:marBottom w:val="0"/>
                      <w:divBdr>
                        <w:top w:val="none" w:sz="0" w:space="0" w:color="auto"/>
                        <w:left w:val="none" w:sz="0" w:space="0" w:color="auto"/>
                        <w:bottom w:val="none" w:sz="0" w:space="0" w:color="auto"/>
                        <w:right w:val="none" w:sz="0" w:space="0" w:color="auto"/>
                      </w:divBdr>
                    </w:div>
                  </w:divsChild>
                </w:div>
                <w:div w:id="424114338">
                  <w:marLeft w:val="0"/>
                  <w:marRight w:val="0"/>
                  <w:marTop w:val="0"/>
                  <w:marBottom w:val="0"/>
                  <w:divBdr>
                    <w:top w:val="none" w:sz="0" w:space="0" w:color="auto"/>
                    <w:left w:val="none" w:sz="0" w:space="0" w:color="auto"/>
                    <w:bottom w:val="none" w:sz="0" w:space="0" w:color="auto"/>
                    <w:right w:val="none" w:sz="0" w:space="0" w:color="auto"/>
                  </w:divBdr>
                  <w:divsChild>
                    <w:div w:id="1277984250">
                      <w:marLeft w:val="0"/>
                      <w:marRight w:val="0"/>
                      <w:marTop w:val="0"/>
                      <w:marBottom w:val="0"/>
                      <w:divBdr>
                        <w:top w:val="none" w:sz="0" w:space="0" w:color="auto"/>
                        <w:left w:val="none" w:sz="0" w:space="0" w:color="auto"/>
                        <w:bottom w:val="none" w:sz="0" w:space="0" w:color="auto"/>
                        <w:right w:val="none" w:sz="0" w:space="0" w:color="auto"/>
                      </w:divBdr>
                    </w:div>
                  </w:divsChild>
                </w:div>
                <w:div w:id="569997896">
                  <w:marLeft w:val="0"/>
                  <w:marRight w:val="0"/>
                  <w:marTop w:val="0"/>
                  <w:marBottom w:val="0"/>
                  <w:divBdr>
                    <w:top w:val="none" w:sz="0" w:space="0" w:color="auto"/>
                    <w:left w:val="none" w:sz="0" w:space="0" w:color="auto"/>
                    <w:bottom w:val="none" w:sz="0" w:space="0" w:color="auto"/>
                    <w:right w:val="none" w:sz="0" w:space="0" w:color="auto"/>
                  </w:divBdr>
                  <w:divsChild>
                    <w:div w:id="178087944">
                      <w:marLeft w:val="0"/>
                      <w:marRight w:val="0"/>
                      <w:marTop w:val="0"/>
                      <w:marBottom w:val="0"/>
                      <w:divBdr>
                        <w:top w:val="none" w:sz="0" w:space="0" w:color="auto"/>
                        <w:left w:val="none" w:sz="0" w:space="0" w:color="auto"/>
                        <w:bottom w:val="none" w:sz="0" w:space="0" w:color="auto"/>
                        <w:right w:val="none" w:sz="0" w:space="0" w:color="auto"/>
                      </w:divBdr>
                    </w:div>
                  </w:divsChild>
                </w:div>
                <w:div w:id="1525485877">
                  <w:marLeft w:val="0"/>
                  <w:marRight w:val="0"/>
                  <w:marTop w:val="0"/>
                  <w:marBottom w:val="0"/>
                  <w:divBdr>
                    <w:top w:val="none" w:sz="0" w:space="0" w:color="auto"/>
                    <w:left w:val="none" w:sz="0" w:space="0" w:color="auto"/>
                    <w:bottom w:val="none" w:sz="0" w:space="0" w:color="auto"/>
                    <w:right w:val="none" w:sz="0" w:space="0" w:color="auto"/>
                  </w:divBdr>
                  <w:divsChild>
                    <w:div w:id="1104224577">
                      <w:marLeft w:val="0"/>
                      <w:marRight w:val="0"/>
                      <w:marTop w:val="0"/>
                      <w:marBottom w:val="0"/>
                      <w:divBdr>
                        <w:top w:val="none" w:sz="0" w:space="0" w:color="auto"/>
                        <w:left w:val="none" w:sz="0" w:space="0" w:color="auto"/>
                        <w:bottom w:val="none" w:sz="0" w:space="0" w:color="auto"/>
                        <w:right w:val="none" w:sz="0" w:space="0" w:color="auto"/>
                      </w:divBdr>
                    </w:div>
                  </w:divsChild>
                </w:div>
                <w:div w:id="297884894">
                  <w:marLeft w:val="0"/>
                  <w:marRight w:val="0"/>
                  <w:marTop w:val="0"/>
                  <w:marBottom w:val="0"/>
                  <w:divBdr>
                    <w:top w:val="none" w:sz="0" w:space="0" w:color="auto"/>
                    <w:left w:val="none" w:sz="0" w:space="0" w:color="auto"/>
                    <w:bottom w:val="none" w:sz="0" w:space="0" w:color="auto"/>
                    <w:right w:val="none" w:sz="0" w:space="0" w:color="auto"/>
                  </w:divBdr>
                  <w:divsChild>
                    <w:div w:id="922841326">
                      <w:marLeft w:val="0"/>
                      <w:marRight w:val="0"/>
                      <w:marTop w:val="0"/>
                      <w:marBottom w:val="0"/>
                      <w:divBdr>
                        <w:top w:val="none" w:sz="0" w:space="0" w:color="auto"/>
                        <w:left w:val="none" w:sz="0" w:space="0" w:color="auto"/>
                        <w:bottom w:val="none" w:sz="0" w:space="0" w:color="auto"/>
                        <w:right w:val="none" w:sz="0" w:space="0" w:color="auto"/>
                      </w:divBdr>
                    </w:div>
                  </w:divsChild>
                </w:div>
                <w:div w:id="1992172874">
                  <w:marLeft w:val="0"/>
                  <w:marRight w:val="0"/>
                  <w:marTop w:val="0"/>
                  <w:marBottom w:val="0"/>
                  <w:divBdr>
                    <w:top w:val="none" w:sz="0" w:space="0" w:color="auto"/>
                    <w:left w:val="none" w:sz="0" w:space="0" w:color="auto"/>
                    <w:bottom w:val="none" w:sz="0" w:space="0" w:color="auto"/>
                    <w:right w:val="none" w:sz="0" w:space="0" w:color="auto"/>
                  </w:divBdr>
                  <w:divsChild>
                    <w:div w:id="1566647492">
                      <w:marLeft w:val="0"/>
                      <w:marRight w:val="0"/>
                      <w:marTop w:val="0"/>
                      <w:marBottom w:val="0"/>
                      <w:divBdr>
                        <w:top w:val="none" w:sz="0" w:space="0" w:color="auto"/>
                        <w:left w:val="none" w:sz="0" w:space="0" w:color="auto"/>
                        <w:bottom w:val="none" w:sz="0" w:space="0" w:color="auto"/>
                        <w:right w:val="none" w:sz="0" w:space="0" w:color="auto"/>
                      </w:divBdr>
                    </w:div>
                  </w:divsChild>
                </w:div>
                <w:div w:id="726416837">
                  <w:marLeft w:val="0"/>
                  <w:marRight w:val="0"/>
                  <w:marTop w:val="0"/>
                  <w:marBottom w:val="0"/>
                  <w:divBdr>
                    <w:top w:val="none" w:sz="0" w:space="0" w:color="auto"/>
                    <w:left w:val="none" w:sz="0" w:space="0" w:color="auto"/>
                    <w:bottom w:val="none" w:sz="0" w:space="0" w:color="auto"/>
                    <w:right w:val="none" w:sz="0" w:space="0" w:color="auto"/>
                  </w:divBdr>
                  <w:divsChild>
                    <w:div w:id="55354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059358">
      <w:bodyDiv w:val="1"/>
      <w:marLeft w:val="0"/>
      <w:marRight w:val="0"/>
      <w:marTop w:val="0"/>
      <w:marBottom w:val="0"/>
      <w:divBdr>
        <w:top w:val="none" w:sz="0" w:space="0" w:color="auto"/>
        <w:left w:val="none" w:sz="0" w:space="0" w:color="auto"/>
        <w:bottom w:val="none" w:sz="0" w:space="0" w:color="auto"/>
        <w:right w:val="none" w:sz="0" w:space="0" w:color="auto"/>
      </w:divBdr>
    </w:div>
    <w:div w:id="1350713072">
      <w:bodyDiv w:val="1"/>
      <w:marLeft w:val="0"/>
      <w:marRight w:val="0"/>
      <w:marTop w:val="0"/>
      <w:marBottom w:val="0"/>
      <w:divBdr>
        <w:top w:val="none" w:sz="0" w:space="0" w:color="auto"/>
        <w:left w:val="none" w:sz="0" w:space="0" w:color="auto"/>
        <w:bottom w:val="none" w:sz="0" w:space="0" w:color="auto"/>
        <w:right w:val="none" w:sz="0" w:space="0" w:color="auto"/>
      </w:divBdr>
    </w:div>
    <w:div w:id="1415740382">
      <w:bodyDiv w:val="1"/>
      <w:marLeft w:val="0"/>
      <w:marRight w:val="0"/>
      <w:marTop w:val="0"/>
      <w:marBottom w:val="0"/>
      <w:divBdr>
        <w:top w:val="none" w:sz="0" w:space="0" w:color="auto"/>
        <w:left w:val="none" w:sz="0" w:space="0" w:color="auto"/>
        <w:bottom w:val="none" w:sz="0" w:space="0" w:color="auto"/>
        <w:right w:val="none" w:sz="0" w:space="0" w:color="auto"/>
      </w:divBdr>
    </w:div>
    <w:div w:id="1426263090">
      <w:bodyDiv w:val="1"/>
      <w:marLeft w:val="0"/>
      <w:marRight w:val="0"/>
      <w:marTop w:val="0"/>
      <w:marBottom w:val="0"/>
      <w:divBdr>
        <w:top w:val="none" w:sz="0" w:space="0" w:color="auto"/>
        <w:left w:val="none" w:sz="0" w:space="0" w:color="auto"/>
        <w:bottom w:val="none" w:sz="0" w:space="0" w:color="auto"/>
        <w:right w:val="none" w:sz="0" w:space="0" w:color="auto"/>
      </w:divBdr>
      <w:divsChild>
        <w:div w:id="1910536139">
          <w:marLeft w:val="0"/>
          <w:marRight w:val="0"/>
          <w:marTop w:val="0"/>
          <w:marBottom w:val="0"/>
          <w:divBdr>
            <w:top w:val="none" w:sz="0" w:space="0" w:color="auto"/>
            <w:left w:val="none" w:sz="0" w:space="0" w:color="auto"/>
            <w:bottom w:val="none" w:sz="0" w:space="0" w:color="auto"/>
            <w:right w:val="none" w:sz="0" w:space="0" w:color="auto"/>
          </w:divBdr>
          <w:divsChild>
            <w:div w:id="551697098">
              <w:marLeft w:val="0"/>
              <w:marRight w:val="0"/>
              <w:marTop w:val="0"/>
              <w:marBottom w:val="0"/>
              <w:divBdr>
                <w:top w:val="none" w:sz="0" w:space="0" w:color="auto"/>
                <w:left w:val="none" w:sz="0" w:space="0" w:color="auto"/>
                <w:bottom w:val="none" w:sz="0" w:space="0" w:color="auto"/>
                <w:right w:val="none" w:sz="0" w:space="0" w:color="auto"/>
              </w:divBdr>
            </w:div>
            <w:div w:id="1632903640">
              <w:marLeft w:val="0"/>
              <w:marRight w:val="0"/>
              <w:marTop w:val="0"/>
              <w:marBottom w:val="0"/>
              <w:divBdr>
                <w:top w:val="none" w:sz="0" w:space="0" w:color="auto"/>
                <w:left w:val="none" w:sz="0" w:space="0" w:color="auto"/>
                <w:bottom w:val="none" w:sz="0" w:space="0" w:color="auto"/>
                <w:right w:val="none" w:sz="0" w:space="0" w:color="auto"/>
              </w:divBdr>
            </w:div>
            <w:div w:id="1708024688">
              <w:marLeft w:val="0"/>
              <w:marRight w:val="0"/>
              <w:marTop w:val="0"/>
              <w:marBottom w:val="0"/>
              <w:divBdr>
                <w:top w:val="none" w:sz="0" w:space="0" w:color="auto"/>
                <w:left w:val="none" w:sz="0" w:space="0" w:color="auto"/>
                <w:bottom w:val="none" w:sz="0" w:space="0" w:color="auto"/>
                <w:right w:val="none" w:sz="0" w:space="0" w:color="auto"/>
              </w:divBdr>
            </w:div>
            <w:div w:id="1829593705">
              <w:marLeft w:val="0"/>
              <w:marRight w:val="0"/>
              <w:marTop w:val="0"/>
              <w:marBottom w:val="0"/>
              <w:divBdr>
                <w:top w:val="none" w:sz="0" w:space="0" w:color="auto"/>
                <w:left w:val="none" w:sz="0" w:space="0" w:color="auto"/>
                <w:bottom w:val="none" w:sz="0" w:space="0" w:color="auto"/>
                <w:right w:val="none" w:sz="0" w:space="0" w:color="auto"/>
              </w:divBdr>
            </w:div>
            <w:div w:id="1956134271">
              <w:marLeft w:val="0"/>
              <w:marRight w:val="0"/>
              <w:marTop w:val="0"/>
              <w:marBottom w:val="0"/>
              <w:divBdr>
                <w:top w:val="none" w:sz="0" w:space="0" w:color="auto"/>
                <w:left w:val="none" w:sz="0" w:space="0" w:color="auto"/>
                <w:bottom w:val="none" w:sz="0" w:space="0" w:color="auto"/>
                <w:right w:val="none" w:sz="0" w:space="0" w:color="auto"/>
              </w:divBdr>
            </w:div>
            <w:div w:id="1125194755">
              <w:marLeft w:val="0"/>
              <w:marRight w:val="0"/>
              <w:marTop w:val="0"/>
              <w:marBottom w:val="0"/>
              <w:divBdr>
                <w:top w:val="none" w:sz="0" w:space="0" w:color="auto"/>
                <w:left w:val="none" w:sz="0" w:space="0" w:color="auto"/>
                <w:bottom w:val="none" w:sz="0" w:space="0" w:color="auto"/>
                <w:right w:val="none" w:sz="0" w:space="0" w:color="auto"/>
              </w:divBdr>
            </w:div>
            <w:div w:id="635599574">
              <w:marLeft w:val="0"/>
              <w:marRight w:val="0"/>
              <w:marTop w:val="0"/>
              <w:marBottom w:val="0"/>
              <w:divBdr>
                <w:top w:val="none" w:sz="0" w:space="0" w:color="auto"/>
                <w:left w:val="none" w:sz="0" w:space="0" w:color="auto"/>
                <w:bottom w:val="none" w:sz="0" w:space="0" w:color="auto"/>
                <w:right w:val="none" w:sz="0" w:space="0" w:color="auto"/>
              </w:divBdr>
            </w:div>
            <w:div w:id="381321144">
              <w:marLeft w:val="0"/>
              <w:marRight w:val="0"/>
              <w:marTop w:val="0"/>
              <w:marBottom w:val="0"/>
              <w:divBdr>
                <w:top w:val="none" w:sz="0" w:space="0" w:color="auto"/>
                <w:left w:val="none" w:sz="0" w:space="0" w:color="auto"/>
                <w:bottom w:val="none" w:sz="0" w:space="0" w:color="auto"/>
                <w:right w:val="none" w:sz="0" w:space="0" w:color="auto"/>
              </w:divBdr>
            </w:div>
            <w:div w:id="1756438371">
              <w:marLeft w:val="0"/>
              <w:marRight w:val="0"/>
              <w:marTop w:val="0"/>
              <w:marBottom w:val="0"/>
              <w:divBdr>
                <w:top w:val="none" w:sz="0" w:space="0" w:color="auto"/>
                <w:left w:val="none" w:sz="0" w:space="0" w:color="auto"/>
                <w:bottom w:val="none" w:sz="0" w:space="0" w:color="auto"/>
                <w:right w:val="none" w:sz="0" w:space="0" w:color="auto"/>
              </w:divBdr>
            </w:div>
            <w:div w:id="900873285">
              <w:marLeft w:val="0"/>
              <w:marRight w:val="0"/>
              <w:marTop w:val="0"/>
              <w:marBottom w:val="0"/>
              <w:divBdr>
                <w:top w:val="none" w:sz="0" w:space="0" w:color="auto"/>
                <w:left w:val="none" w:sz="0" w:space="0" w:color="auto"/>
                <w:bottom w:val="none" w:sz="0" w:space="0" w:color="auto"/>
                <w:right w:val="none" w:sz="0" w:space="0" w:color="auto"/>
              </w:divBdr>
            </w:div>
            <w:div w:id="1196844677">
              <w:marLeft w:val="0"/>
              <w:marRight w:val="0"/>
              <w:marTop w:val="0"/>
              <w:marBottom w:val="0"/>
              <w:divBdr>
                <w:top w:val="none" w:sz="0" w:space="0" w:color="auto"/>
                <w:left w:val="none" w:sz="0" w:space="0" w:color="auto"/>
                <w:bottom w:val="none" w:sz="0" w:space="0" w:color="auto"/>
                <w:right w:val="none" w:sz="0" w:space="0" w:color="auto"/>
              </w:divBdr>
            </w:div>
            <w:div w:id="278731060">
              <w:marLeft w:val="0"/>
              <w:marRight w:val="0"/>
              <w:marTop w:val="0"/>
              <w:marBottom w:val="0"/>
              <w:divBdr>
                <w:top w:val="none" w:sz="0" w:space="0" w:color="auto"/>
                <w:left w:val="none" w:sz="0" w:space="0" w:color="auto"/>
                <w:bottom w:val="none" w:sz="0" w:space="0" w:color="auto"/>
                <w:right w:val="none" w:sz="0" w:space="0" w:color="auto"/>
              </w:divBdr>
            </w:div>
            <w:div w:id="1884831000">
              <w:marLeft w:val="0"/>
              <w:marRight w:val="0"/>
              <w:marTop w:val="0"/>
              <w:marBottom w:val="0"/>
              <w:divBdr>
                <w:top w:val="none" w:sz="0" w:space="0" w:color="auto"/>
                <w:left w:val="none" w:sz="0" w:space="0" w:color="auto"/>
                <w:bottom w:val="none" w:sz="0" w:space="0" w:color="auto"/>
                <w:right w:val="none" w:sz="0" w:space="0" w:color="auto"/>
              </w:divBdr>
            </w:div>
            <w:div w:id="1324973038">
              <w:marLeft w:val="0"/>
              <w:marRight w:val="0"/>
              <w:marTop w:val="0"/>
              <w:marBottom w:val="0"/>
              <w:divBdr>
                <w:top w:val="none" w:sz="0" w:space="0" w:color="auto"/>
                <w:left w:val="none" w:sz="0" w:space="0" w:color="auto"/>
                <w:bottom w:val="none" w:sz="0" w:space="0" w:color="auto"/>
                <w:right w:val="none" w:sz="0" w:space="0" w:color="auto"/>
              </w:divBdr>
            </w:div>
            <w:div w:id="2083260466">
              <w:marLeft w:val="0"/>
              <w:marRight w:val="0"/>
              <w:marTop w:val="0"/>
              <w:marBottom w:val="0"/>
              <w:divBdr>
                <w:top w:val="none" w:sz="0" w:space="0" w:color="auto"/>
                <w:left w:val="none" w:sz="0" w:space="0" w:color="auto"/>
                <w:bottom w:val="none" w:sz="0" w:space="0" w:color="auto"/>
                <w:right w:val="none" w:sz="0" w:space="0" w:color="auto"/>
              </w:divBdr>
            </w:div>
            <w:div w:id="1778334077">
              <w:marLeft w:val="0"/>
              <w:marRight w:val="0"/>
              <w:marTop w:val="0"/>
              <w:marBottom w:val="0"/>
              <w:divBdr>
                <w:top w:val="none" w:sz="0" w:space="0" w:color="auto"/>
                <w:left w:val="none" w:sz="0" w:space="0" w:color="auto"/>
                <w:bottom w:val="none" w:sz="0" w:space="0" w:color="auto"/>
                <w:right w:val="none" w:sz="0" w:space="0" w:color="auto"/>
              </w:divBdr>
            </w:div>
            <w:div w:id="2129660496">
              <w:marLeft w:val="0"/>
              <w:marRight w:val="0"/>
              <w:marTop w:val="0"/>
              <w:marBottom w:val="0"/>
              <w:divBdr>
                <w:top w:val="none" w:sz="0" w:space="0" w:color="auto"/>
                <w:left w:val="none" w:sz="0" w:space="0" w:color="auto"/>
                <w:bottom w:val="none" w:sz="0" w:space="0" w:color="auto"/>
                <w:right w:val="none" w:sz="0" w:space="0" w:color="auto"/>
              </w:divBdr>
            </w:div>
            <w:div w:id="589437416">
              <w:marLeft w:val="0"/>
              <w:marRight w:val="0"/>
              <w:marTop w:val="0"/>
              <w:marBottom w:val="0"/>
              <w:divBdr>
                <w:top w:val="none" w:sz="0" w:space="0" w:color="auto"/>
                <w:left w:val="none" w:sz="0" w:space="0" w:color="auto"/>
                <w:bottom w:val="none" w:sz="0" w:space="0" w:color="auto"/>
                <w:right w:val="none" w:sz="0" w:space="0" w:color="auto"/>
              </w:divBdr>
            </w:div>
            <w:div w:id="1633826825">
              <w:marLeft w:val="0"/>
              <w:marRight w:val="0"/>
              <w:marTop w:val="0"/>
              <w:marBottom w:val="0"/>
              <w:divBdr>
                <w:top w:val="none" w:sz="0" w:space="0" w:color="auto"/>
                <w:left w:val="none" w:sz="0" w:space="0" w:color="auto"/>
                <w:bottom w:val="none" w:sz="0" w:space="0" w:color="auto"/>
                <w:right w:val="none" w:sz="0" w:space="0" w:color="auto"/>
              </w:divBdr>
            </w:div>
            <w:div w:id="1273586808">
              <w:marLeft w:val="0"/>
              <w:marRight w:val="0"/>
              <w:marTop w:val="0"/>
              <w:marBottom w:val="0"/>
              <w:divBdr>
                <w:top w:val="none" w:sz="0" w:space="0" w:color="auto"/>
                <w:left w:val="none" w:sz="0" w:space="0" w:color="auto"/>
                <w:bottom w:val="none" w:sz="0" w:space="0" w:color="auto"/>
                <w:right w:val="none" w:sz="0" w:space="0" w:color="auto"/>
              </w:divBdr>
            </w:div>
            <w:div w:id="1733044394">
              <w:marLeft w:val="0"/>
              <w:marRight w:val="0"/>
              <w:marTop w:val="0"/>
              <w:marBottom w:val="0"/>
              <w:divBdr>
                <w:top w:val="none" w:sz="0" w:space="0" w:color="auto"/>
                <w:left w:val="none" w:sz="0" w:space="0" w:color="auto"/>
                <w:bottom w:val="none" w:sz="0" w:space="0" w:color="auto"/>
                <w:right w:val="none" w:sz="0" w:space="0" w:color="auto"/>
              </w:divBdr>
            </w:div>
            <w:div w:id="616060704">
              <w:marLeft w:val="0"/>
              <w:marRight w:val="0"/>
              <w:marTop w:val="0"/>
              <w:marBottom w:val="0"/>
              <w:divBdr>
                <w:top w:val="none" w:sz="0" w:space="0" w:color="auto"/>
                <w:left w:val="none" w:sz="0" w:space="0" w:color="auto"/>
                <w:bottom w:val="none" w:sz="0" w:space="0" w:color="auto"/>
                <w:right w:val="none" w:sz="0" w:space="0" w:color="auto"/>
              </w:divBdr>
            </w:div>
            <w:div w:id="360936231">
              <w:marLeft w:val="0"/>
              <w:marRight w:val="0"/>
              <w:marTop w:val="0"/>
              <w:marBottom w:val="0"/>
              <w:divBdr>
                <w:top w:val="none" w:sz="0" w:space="0" w:color="auto"/>
                <w:left w:val="none" w:sz="0" w:space="0" w:color="auto"/>
                <w:bottom w:val="none" w:sz="0" w:space="0" w:color="auto"/>
                <w:right w:val="none" w:sz="0" w:space="0" w:color="auto"/>
              </w:divBdr>
            </w:div>
            <w:div w:id="1485588998">
              <w:marLeft w:val="0"/>
              <w:marRight w:val="0"/>
              <w:marTop w:val="0"/>
              <w:marBottom w:val="0"/>
              <w:divBdr>
                <w:top w:val="none" w:sz="0" w:space="0" w:color="auto"/>
                <w:left w:val="none" w:sz="0" w:space="0" w:color="auto"/>
                <w:bottom w:val="none" w:sz="0" w:space="0" w:color="auto"/>
                <w:right w:val="none" w:sz="0" w:space="0" w:color="auto"/>
              </w:divBdr>
            </w:div>
            <w:div w:id="1523788534">
              <w:marLeft w:val="0"/>
              <w:marRight w:val="0"/>
              <w:marTop w:val="0"/>
              <w:marBottom w:val="0"/>
              <w:divBdr>
                <w:top w:val="none" w:sz="0" w:space="0" w:color="auto"/>
                <w:left w:val="none" w:sz="0" w:space="0" w:color="auto"/>
                <w:bottom w:val="none" w:sz="0" w:space="0" w:color="auto"/>
                <w:right w:val="none" w:sz="0" w:space="0" w:color="auto"/>
              </w:divBdr>
            </w:div>
            <w:div w:id="808746593">
              <w:marLeft w:val="0"/>
              <w:marRight w:val="0"/>
              <w:marTop w:val="0"/>
              <w:marBottom w:val="0"/>
              <w:divBdr>
                <w:top w:val="none" w:sz="0" w:space="0" w:color="auto"/>
                <w:left w:val="none" w:sz="0" w:space="0" w:color="auto"/>
                <w:bottom w:val="none" w:sz="0" w:space="0" w:color="auto"/>
                <w:right w:val="none" w:sz="0" w:space="0" w:color="auto"/>
              </w:divBdr>
            </w:div>
            <w:div w:id="51659845">
              <w:marLeft w:val="0"/>
              <w:marRight w:val="0"/>
              <w:marTop w:val="0"/>
              <w:marBottom w:val="0"/>
              <w:divBdr>
                <w:top w:val="none" w:sz="0" w:space="0" w:color="auto"/>
                <w:left w:val="none" w:sz="0" w:space="0" w:color="auto"/>
                <w:bottom w:val="none" w:sz="0" w:space="0" w:color="auto"/>
                <w:right w:val="none" w:sz="0" w:space="0" w:color="auto"/>
              </w:divBdr>
            </w:div>
            <w:div w:id="458957540">
              <w:marLeft w:val="0"/>
              <w:marRight w:val="0"/>
              <w:marTop w:val="0"/>
              <w:marBottom w:val="0"/>
              <w:divBdr>
                <w:top w:val="none" w:sz="0" w:space="0" w:color="auto"/>
                <w:left w:val="none" w:sz="0" w:space="0" w:color="auto"/>
                <w:bottom w:val="none" w:sz="0" w:space="0" w:color="auto"/>
                <w:right w:val="none" w:sz="0" w:space="0" w:color="auto"/>
              </w:divBdr>
            </w:div>
            <w:div w:id="190460917">
              <w:marLeft w:val="0"/>
              <w:marRight w:val="0"/>
              <w:marTop w:val="0"/>
              <w:marBottom w:val="0"/>
              <w:divBdr>
                <w:top w:val="none" w:sz="0" w:space="0" w:color="auto"/>
                <w:left w:val="none" w:sz="0" w:space="0" w:color="auto"/>
                <w:bottom w:val="none" w:sz="0" w:space="0" w:color="auto"/>
                <w:right w:val="none" w:sz="0" w:space="0" w:color="auto"/>
              </w:divBdr>
            </w:div>
            <w:div w:id="1432312702">
              <w:marLeft w:val="0"/>
              <w:marRight w:val="0"/>
              <w:marTop w:val="0"/>
              <w:marBottom w:val="0"/>
              <w:divBdr>
                <w:top w:val="none" w:sz="0" w:space="0" w:color="auto"/>
                <w:left w:val="none" w:sz="0" w:space="0" w:color="auto"/>
                <w:bottom w:val="none" w:sz="0" w:space="0" w:color="auto"/>
                <w:right w:val="none" w:sz="0" w:space="0" w:color="auto"/>
              </w:divBdr>
            </w:div>
            <w:div w:id="137191464">
              <w:marLeft w:val="0"/>
              <w:marRight w:val="0"/>
              <w:marTop w:val="0"/>
              <w:marBottom w:val="0"/>
              <w:divBdr>
                <w:top w:val="none" w:sz="0" w:space="0" w:color="auto"/>
                <w:left w:val="none" w:sz="0" w:space="0" w:color="auto"/>
                <w:bottom w:val="none" w:sz="0" w:space="0" w:color="auto"/>
                <w:right w:val="none" w:sz="0" w:space="0" w:color="auto"/>
              </w:divBdr>
            </w:div>
            <w:div w:id="90973095">
              <w:marLeft w:val="0"/>
              <w:marRight w:val="0"/>
              <w:marTop w:val="0"/>
              <w:marBottom w:val="0"/>
              <w:divBdr>
                <w:top w:val="none" w:sz="0" w:space="0" w:color="auto"/>
                <w:left w:val="none" w:sz="0" w:space="0" w:color="auto"/>
                <w:bottom w:val="none" w:sz="0" w:space="0" w:color="auto"/>
                <w:right w:val="none" w:sz="0" w:space="0" w:color="auto"/>
              </w:divBdr>
            </w:div>
            <w:div w:id="1163200199">
              <w:marLeft w:val="0"/>
              <w:marRight w:val="0"/>
              <w:marTop w:val="0"/>
              <w:marBottom w:val="0"/>
              <w:divBdr>
                <w:top w:val="none" w:sz="0" w:space="0" w:color="auto"/>
                <w:left w:val="none" w:sz="0" w:space="0" w:color="auto"/>
                <w:bottom w:val="none" w:sz="0" w:space="0" w:color="auto"/>
                <w:right w:val="none" w:sz="0" w:space="0" w:color="auto"/>
              </w:divBdr>
            </w:div>
            <w:div w:id="384568846">
              <w:marLeft w:val="0"/>
              <w:marRight w:val="0"/>
              <w:marTop w:val="0"/>
              <w:marBottom w:val="0"/>
              <w:divBdr>
                <w:top w:val="none" w:sz="0" w:space="0" w:color="auto"/>
                <w:left w:val="none" w:sz="0" w:space="0" w:color="auto"/>
                <w:bottom w:val="none" w:sz="0" w:space="0" w:color="auto"/>
                <w:right w:val="none" w:sz="0" w:space="0" w:color="auto"/>
              </w:divBdr>
            </w:div>
            <w:div w:id="1013805172">
              <w:marLeft w:val="0"/>
              <w:marRight w:val="0"/>
              <w:marTop w:val="0"/>
              <w:marBottom w:val="0"/>
              <w:divBdr>
                <w:top w:val="none" w:sz="0" w:space="0" w:color="auto"/>
                <w:left w:val="none" w:sz="0" w:space="0" w:color="auto"/>
                <w:bottom w:val="none" w:sz="0" w:space="0" w:color="auto"/>
                <w:right w:val="none" w:sz="0" w:space="0" w:color="auto"/>
              </w:divBdr>
            </w:div>
            <w:div w:id="1096442379">
              <w:marLeft w:val="0"/>
              <w:marRight w:val="0"/>
              <w:marTop w:val="0"/>
              <w:marBottom w:val="0"/>
              <w:divBdr>
                <w:top w:val="none" w:sz="0" w:space="0" w:color="auto"/>
                <w:left w:val="none" w:sz="0" w:space="0" w:color="auto"/>
                <w:bottom w:val="none" w:sz="0" w:space="0" w:color="auto"/>
                <w:right w:val="none" w:sz="0" w:space="0" w:color="auto"/>
              </w:divBdr>
            </w:div>
            <w:div w:id="1825660802">
              <w:marLeft w:val="0"/>
              <w:marRight w:val="0"/>
              <w:marTop w:val="0"/>
              <w:marBottom w:val="0"/>
              <w:divBdr>
                <w:top w:val="none" w:sz="0" w:space="0" w:color="auto"/>
                <w:left w:val="none" w:sz="0" w:space="0" w:color="auto"/>
                <w:bottom w:val="none" w:sz="0" w:space="0" w:color="auto"/>
                <w:right w:val="none" w:sz="0" w:space="0" w:color="auto"/>
              </w:divBdr>
            </w:div>
            <w:div w:id="734087219">
              <w:marLeft w:val="0"/>
              <w:marRight w:val="0"/>
              <w:marTop w:val="0"/>
              <w:marBottom w:val="0"/>
              <w:divBdr>
                <w:top w:val="none" w:sz="0" w:space="0" w:color="auto"/>
                <w:left w:val="none" w:sz="0" w:space="0" w:color="auto"/>
                <w:bottom w:val="none" w:sz="0" w:space="0" w:color="auto"/>
                <w:right w:val="none" w:sz="0" w:space="0" w:color="auto"/>
              </w:divBdr>
            </w:div>
            <w:div w:id="1495603660">
              <w:marLeft w:val="0"/>
              <w:marRight w:val="0"/>
              <w:marTop w:val="0"/>
              <w:marBottom w:val="0"/>
              <w:divBdr>
                <w:top w:val="none" w:sz="0" w:space="0" w:color="auto"/>
                <w:left w:val="none" w:sz="0" w:space="0" w:color="auto"/>
                <w:bottom w:val="none" w:sz="0" w:space="0" w:color="auto"/>
                <w:right w:val="none" w:sz="0" w:space="0" w:color="auto"/>
              </w:divBdr>
            </w:div>
            <w:div w:id="1143503049">
              <w:marLeft w:val="0"/>
              <w:marRight w:val="0"/>
              <w:marTop w:val="0"/>
              <w:marBottom w:val="0"/>
              <w:divBdr>
                <w:top w:val="none" w:sz="0" w:space="0" w:color="auto"/>
                <w:left w:val="none" w:sz="0" w:space="0" w:color="auto"/>
                <w:bottom w:val="none" w:sz="0" w:space="0" w:color="auto"/>
                <w:right w:val="none" w:sz="0" w:space="0" w:color="auto"/>
              </w:divBdr>
            </w:div>
            <w:div w:id="1817992143">
              <w:marLeft w:val="0"/>
              <w:marRight w:val="0"/>
              <w:marTop w:val="0"/>
              <w:marBottom w:val="0"/>
              <w:divBdr>
                <w:top w:val="none" w:sz="0" w:space="0" w:color="auto"/>
                <w:left w:val="none" w:sz="0" w:space="0" w:color="auto"/>
                <w:bottom w:val="none" w:sz="0" w:space="0" w:color="auto"/>
                <w:right w:val="none" w:sz="0" w:space="0" w:color="auto"/>
              </w:divBdr>
            </w:div>
            <w:div w:id="628702890">
              <w:marLeft w:val="0"/>
              <w:marRight w:val="0"/>
              <w:marTop w:val="0"/>
              <w:marBottom w:val="0"/>
              <w:divBdr>
                <w:top w:val="none" w:sz="0" w:space="0" w:color="auto"/>
                <w:left w:val="none" w:sz="0" w:space="0" w:color="auto"/>
                <w:bottom w:val="none" w:sz="0" w:space="0" w:color="auto"/>
                <w:right w:val="none" w:sz="0" w:space="0" w:color="auto"/>
              </w:divBdr>
            </w:div>
            <w:div w:id="308021823">
              <w:marLeft w:val="0"/>
              <w:marRight w:val="0"/>
              <w:marTop w:val="0"/>
              <w:marBottom w:val="0"/>
              <w:divBdr>
                <w:top w:val="none" w:sz="0" w:space="0" w:color="auto"/>
                <w:left w:val="none" w:sz="0" w:space="0" w:color="auto"/>
                <w:bottom w:val="none" w:sz="0" w:space="0" w:color="auto"/>
                <w:right w:val="none" w:sz="0" w:space="0" w:color="auto"/>
              </w:divBdr>
            </w:div>
            <w:div w:id="250236373">
              <w:marLeft w:val="0"/>
              <w:marRight w:val="0"/>
              <w:marTop w:val="0"/>
              <w:marBottom w:val="0"/>
              <w:divBdr>
                <w:top w:val="none" w:sz="0" w:space="0" w:color="auto"/>
                <w:left w:val="none" w:sz="0" w:space="0" w:color="auto"/>
                <w:bottom w:val="none" w:sz="0" w:space="0" w:color="auto"/>
                <w:right w:val="none" w:sz="0" w:space="0" w:color="auto"/>
              </w:divBdr>
            </w:div>
            <w:div w:id="111369510">
              <w:marLeft w:val="0"/>
              <w:marRight w:val="0"/>
              <w:marTop w:val="0"/>
              <w:marBottom w:val="0"/>
              <w:divBdr>
                <w:top w:val="none" w:sz="0" w:space="0" w:color="auto"/>
                <w:left w:val="none" w:sz="0" w:space="0" w:color="auto"/>
                <w:bottom w:val="none" w:sz="0" w:space="0" w:color="auto"/>
                <w:right w:val="none" w:sz="0" w:space="0" w:color="auto"/>
              </w:divBdr>
            </w:div>
            <w:div w:id="625431984">
              <w:marLeft w:val="0"/>
              <w:marRight w:val="0"/>
              <w:marTop w:val="0"/>
              <w:marBottom w:val="0"/>
              <w:divBdr>
                <w:top w:val="none" w:sz="0" w:space="0" w:color="auto"/>
                <w:left w:val="none" w:sz="0" w:space="0" w:color="auto"/>
                <w:bottom w:val="none" w:sz="0" w:space="0" w:color="auto"/>
                <w:right w:val="none" w:sz="0" w:space="0" w:color="auto"/>
              </w:divBdr>
            </w:div>
            <w:div w:id="1820422410">
              <w:marLeft w:val="0"/>
              <w:marRight w:val="0"/>
              <w:marTop w:val="0"/>
              <w:marBottom w:val="0"/>
              <w:divBdr>
                <w:top w:val="none" w:sz="0" w:space="0" w:color="auto"/>
                <w:left w:val="none" w:sz="0" w:space="0" w:color="auto"/>
                <w:bottom w:val="none" w:sz="0" w:space="0" w:color="auto"/>
                <w:right w:val="none" w:sz="0" w:space="0" w:color="auto"/>
              </w:divBdr>
            </w:div>
            <w:div w:id="984118233">
              <w:marLeft w:val="0"/>
              <w:marRight w:val="0"/>
              <w:marTop w:val="0"/>
              <w:marBottom w:val="0"/>
              <w:divBdr>
                <w:top w:val="none" w:sz="0" w:space="0" w:color="auto"/>
                <w:left w:val="none" w:sz="0" w:space="0" w:color="auto"/>
                <w:bottom w:val="none" w:sz="0" w:space="0" w:color="auto"/>
                <w:right w:val="none" w:sz="0" w:space="0" w:color="auto"/>
              </w:divBdr>
            </w:div>
            <w:div w:id="1915696168">
              <w:marLeft w:val="0"/>
              <w:marRight w:val="0"/>
              <w:marTop w:val="0"/>
              <w:marBottom w:val="0"/>
              <w:divBdr>
                <w:top w:val="none" w:sz="0" w:space="0" w:color="auto"/>
                <w:left w:val="none" w:sz="0" w:space="0" w:color="auto"/>
                <w:bottom w:val="none" w:sz="0" w:space="0" w:color="auto"/>
                <w:right w:val="none" w:sz="0" w:space="0" w:color="auto"/>
              </w:divBdr>
            </w:div>
            <w:div w:id="1986468981">
              <w:marLeft w:val="0"/>
              <w:marRight w:val="0"/>
              <w:marTop w:val="0"/>
              <w:marBottom w:val="0"/>
              <w:divBdr>
                <w:top w:val="none" w:sz="0" w:space="0" w:color="auto"/>
                <w:left w:val="none" w:sz="0" w:space="0" w:color="auto"/>
                <w:bottom w:val="none" w:sz="0" w:space="0" w:color="auto"/>
                <w:right w:val="none" w:sz="0" w:space="0" w:color="auto"/>
              </w:divBdr>
            </w:div>
            <w:div w:id="1433282083">
              <w:marLeft w:val="0"/>
              <w:marRight w:val="0"/>
              <w:marTop w:val="0"/>
              <w:marBottom w:val="0"/>
              <w:divBdr>
                <w:top w:val="none" w:sz="0" w:space="0" w:color="auto"/>
                <w:left w:val="none" w:sz="0" w:space="0" w:color="auto"/>
                <w:bottom w:val="none" w:sz="0" w:space="0" w:color="auto"/>
                <w:right w:val="none" w:sz="0" w:space="0" w:color="auto"/>
              </w:divBdr>
            </w:div>
            <w:div w:id="435978062">
              <w:marLeft w:val="0"/>
              <w:marRight w:val="0"/>
              <w:marTop w:val="0"/>
              <w:marBottom w:val="0"/>
              <w:divBdr>
                <w:top w:val="none" w:sz="0" w:space="0" w:color="auto"/>
                <w:left w:val="none" w:sz="0" w:space="0" w:color="auto"/>
                <w:bottom w:val="none" w:sz="0" w:space="0" w:color="auto"/>
                <w:right w:val="none" w:sz="0" w:space="0" w:color="auto"/>
              </w:divBdr>
            </w:div>
            <w:div w:id="1946955495">
              <w:marLeft w:val="0"/>
              <w:marRight w:val="0"/>
              <w:marTop w:val="0"/>
              <w:marBottom w:val="0"/>
              <w:divBdr>
                <w:top w:val="none" w:sz="0" w:space="0" w:color="auto"/>
                <w:left w:val="none" w:sz="0" w:space="0" w:color="auto"/>
                <w:bottom w:val="none" w:sz="0" w:space="0" w:color="auto"/>
                <w:right w:val="none" w:sz="0" w:space="0" w:color="auto"/>
              </w:divBdr>
            </w:div>
            <w:div w:id="1571573968">
              <w:marLeft w:val="0"/>
              <w:marRight w:val="0"/>
              <w:marTop w:val="0"/>
              <w:marBottom w:val="0"/>
              <w:divBdr>
                <w:top w:val="none" w:sz="0" w:space="0" w:color="auto"/>
                <w:left w:val="none" w:sz="0" w:space="0" w:color="auto"/>
                <w:bottom w:val="none" w:sz="0" w:space="0" w:color="auto"/>
                <w:right w:val="none" w:sz="0" w:space="0" w:color="auto"/>
              </w:divBdr>
            </w:div>
            <w:div w:id="1516117582">
              <w:marLeft w:val="0"/>
              <w:marRight w:val="0"/>
              <w:marTop w:val="0"/>
              <w:marBottom w:val="0"/>
              <w:divBdr>
                <w:top w:val="none" w:sz="0" w:space="0" w:color="auto"/>
                <w:left w:val="none" w:sz="0" w:space="0" w:color="auto"/>
                <w:bottom w:val="none" w:sz="0" w:space="0" w:color="auto"/>
                <w:right w:val="none" w:sz="0" w:space="0" w:color="auto"/>
              </w:divBdr>
            </w:div>
            <w:div w:id="521087012">
              <w:marLeft w:val="0"/>
              <w:marRight w:val="0"/>
              <w:marTop w:val="0"/>
              <w:marBottom w:val="0"/>
              <w:divBdr>
                <w:top w:val="none" w:sz="0" w:space="0" w:color="auto"/>
                <w:left w:val="none" w:sz="0" w:space="0" w:color="auto"/>
                <w:bottom w:val="none" w:sz="0" w:space="0" w:color="auto"/>
                <w:right w:val="none" w:sz="0" w:space="0" w:color="auto"/>
              </w:divBdr>
            </w:div>
            <w:div w:id="1964728505">
              <w:marLeft w:val="0"/>
              <w:marRight w:val="0"/>
              <w:marTop w:val="0"/>
              <w:marBottom w:val="0"/>
              <w:divBdr>
                <w:top w:val="none" w:sz="0" w:space="0" w:color="auto"/>
                <w:left w:val="none" w:sz="0" w:space="0" w:color="auto"/>
                <w:bottom w:val="none" w:sz="0" w:space="0" w:color="auto"/>
                <w:right w:val="none" w:sz="0" w:space="0" w:color="auto"/>
              </w:divBdr>
            </w:div>
            <w:div w:id="1135219055">
              <w:marLeft w:val="0"/>
              <w:marRight w:val="0"/>
              <w:marTop w:val="0"/>
              <w:marBottom w:val="0"/>
              <w:divBdr>
                <w:top w:val="none" w:sz="0" w:space="0" w:color="auto"/>
                <w:left w:val="none" w:sz="0" w:space="0" w:color="auto"/>
                <w:bottom w:val="none" w:sz="0" w:space="0" w:color="auto"/>
                <w:right w:val="none" w:sz="0" w:space="0" w:color="auto"/>
              </w:divBdr>
            </w:div>
            <w:div w:id="1845440326">
              <w:marLeft w:val="0"/>
              <w:marRight w:val="0"/>
              <w:marTop w:val="0"/>
              <w:marBottom w:val="0"/>
              <w:divBdr>
                <w:top w:val="none" w:sz="0" w:space="0" w:color="auto"/>
                <w:left w:val="none" w:sz="0" w:space="0" w:color="auto"/>
                <w:bottom w:val="none" w:sz="0" w:space="0" w:color="auto"/>
                <w:right w:val="none" w:sz="0" w:space="0" w:color="auto"/>
              </w:divBdr>
            </w:div>
            <w:div w:id="587543090">
              <w:marLeft w:val="0"/>
              <w:marRight w:val="0"/>
              <w:marTop w:val="0"/>
              <w:marBottom w:val="0"/>
              <w:divBdr>
                <w:top w:val="none" w:sz="0" w:space="0" w:color="auto"/>
                <w:left w:val="none" w:sz="0" w:space="0" w:color="auto"/>
                <w:bottom w:val="none" w:sz="0" w:space="0" w:color="auto"/>
                <w:right w:val="none" w:sz="0" w:space="0" w:color="auto"/>
              </w:divBdr>
            </w:div>
            <w:div w:id="911617717">
              <w:marLeft w:val="0"/>
              <w:marRight w:val="0"/>
              <w:marTop w:val="0"/>
              <w:marBottom w:val="0"/>
              <w:divBdr>
                <w:top w:val="none" w:sz="0" w:space="0" w:color="auto"/>
                <w:left w:val="none" w:sz="0" w:space="0" w:color="auto"/>
                <w:bottom w:val="none" w:sz="0" w:space="0" w:color="auto"/>
                <w:right w:val="none" w:sz="0" w:space="0" w:color="auto"/>
              </w:divBdr>
            </w:div>
            <w:div w:id="1983193118">
              <w:marLeft w:val="0"/>
              <w:marRight w:val="0"/>
              <w:marTop w:val="0"/>
              <w:marBottom w:val="0"/>
              <w:divBdr>
                <w:top w:val="none" w:sz="0" w:space="0" w:color="auto"/>
                <w:left w:val="none" w:sz="0" w:space="0" w:color="auto"/>
                <w:bottom w:val="none" w:sz="0" w:space="0" w:color="auto"/>
                <w:right w:val="none" w:sz="0" w:space="0" w:color="auto"/>
              </w:divBdr>
            </w:div>
            <w:div w:id="740716812">
              <w:marLeft w:val="0"/>
              <w:marRight w:val="0"/>
              <w:marTop w:val="0"/>
              <w:marBottom w:val="0"/>
              <w:divBdr>
                <w:top w:val="none" w:sz="0" w:space="0" w:color="auto"/>
                <w:left w:val="none" w:sz="0" w:space="0" w:color="auto"/>
                <w:bottom w:val="none" w:sz="0" w:space="0" w:color="auto"/>
                <w:right w:val="none" w:sz="0" w:space="0" w:color="auto"/>
              </w:divBdr>
            </w:div>
            <w:div w:id="285694892">
              <w:marLeft w:val="0"/>
              <w:marRight w:val="0"/>
              <w:marTop w:val="0"/>
              <w:marBottom w:val="0"/>
              <w:divBdr>
                <w:top w:val="none" w:sz="0" w:space="0" w:color="auto"/>
                <w:left w:val="none" w:sz="0" w:space="0" w:color="auto"/>
                <w:bottom w:val="none" w:sz="0" w:space="0" w:color="auto"/>
                <w:right w:val="none" w:sz="0" w:space="0" w:color="auto"/>
              </w:divBdr>
            </w:div>
            <w:div w:id="2147313610">
              <w:marLeft w:val="0"/>
              <w:marRight w:val="0"/>
              <w:marTop w:val="0"/>
              <w:marBottom w:val="0"/>
              <w:divBdr>
                <w:top w:val="none" w:sz="0" w:space="0" w:color="auto"/>
                <w:left w:val="none" w:sz="0" w:space="0" w:color="auto"/>
                <w:bottom w:val="none" w:sz="0" w:space="0" w:color="auto"/>
                <w:right w:val="none" w:sz="0" w:space="0" w:color="auto"/>
              </w:divBdr>
            </w:div>
            <w:div w:id="1637947696">
              <w:marLeft w:val="0"/>
              <w:marRight w:val="0"/>
              <w:marTop w:val="0"/>
              <w:marBottom w:val="0"/>
              <w:divBdr>
                <w:top w:val="none" w:sz="0" w:space="0" w:color="auto"/>
                <w:left w:val="none" w:sz="0" w:space="0" w:color="auto"/>
                <w:bottom w:val="none" w:sz="0" w:space="0" w:color="auto"/>
                <w:right w:val="none" w:sz="0" w:space="0" w:color="auto"/>
              </w:divBdr>
            </w:div>
            <w:div w:id="1338649844">
              <w:marLeft w:val="0"/>
              <w:marRight w:val="0"/>
              <w:marTop w:val="0"/>
              <w:marBottom w:val="0"/>
              <w:divBdr>
                <w:top w:val="none" w:sz="0" w:space="0" w:color="auto"/>
                <w:left w:val="none" w:sz="0" w:space="0" w:color="auto"/>
                <w:bottom w:val="none" w:sz="0" w:space="0" w:color="auto"/>
                <w:right w:val="none" w:sz="0" w:space="0" w:color="auto"/>
              </w:divBdr>
            </w:div>
            <w:div w:id="794256976">
              <w:marLeft w:val="0"/>
              <w:marRight w:val="0"/>
              <w:marTop w:val="0"/>
              <w:marBottom w:val="0"/>
              <w:divBdr>
                <w:top w:val="none" w:sz="0" w:space="0" w:color="auto"/>
                <w:left w:val="none" w:sz="0" w:space="0" w:color="auto"/>
                <w:bottom w:val="none" w:sz="0" w:space="0" w:color="auto"/>
                <w:right w:val="none" w:sz="0" w:space="0" w:color="auto"/>
              </w:divBdr>
            </w:div>
            <w:div w:id="649020947">
              <w:marLeft w:val="0"/>
              <w:marRight w:val="0"/>
              <w:marTop w:val="0"/>
              <w:marBottom w:val="0"/>
              <w:divBdr>
                <w:top w:val="none" w:sz="0" w:space="0" w:color="auto"/>
                <w:left w:val="none" w:sz="0" w:space="0" w:color="auto"/>
                <w:bottom w:val="none" w:sz="0" w:space="0" w:color="auto"/>
                <w:right w:val="none" w:sz="0" w:space="0" w:color="auto"/>
              </w:divBdr>
            </w:div>
            <w:div w:id="1497066700">
              <w:marLeft w:val="0"/>
              <w:marRight w:val="0"/>
              <w:marTop w:val="0"/>
              <w:marBottom w:val="0"/>
              <w:divBdr>
                <w:top w:val="none" w:sz="0" w:space="0" w:color="auto"/>
                <w:left w:val="none" w:sz="0" w:space="0" w:color="auto"/>
                <w:bottom w:val="none" w:sz="0" w:space="0" w:color="auto"/>
                <w:right w:val="none" w:sz="0" w:space="0" w:color="auto"/>
              </w:divBdr>
            </w:div>
            <w:div w:id="2138595593">
              <w:marLeft w:val="0"/>
              <w:marRight w:val="0"/>
              <w:marTop w:val="0"/>
              <w:marBottom w:val="0"/>
              <w:divBdr>
                <w:top w:val="none" w:sz="0" w:space="0" w:color="auto"/>
                <w:left w:val="none" w:sz="0" w:space="0" w:color="auto"/>
                <w:bottom w:val="none" w:sz="0" w:space="0" w:color="auto"/>
                <w:right w:val="none" w:sz="0" w:space="0" w:color="auto"/>
              </w:divBdr>
            </w:div>
            <w:div w:id="783497461">
              <w:marLeft w:val="0"/>
              <w:marRight w:val="0"/>
              <w:marTop w:val="0"/>
              <w:marBottom w:val="0"/>
              <w:divBdr>
                <w:top w:val="none" w:sz="0" w:space="0" w:color="auto"/>
                <w:left w:val="none" w:sz="0" w:space="0" w:color="auto"/>
                <w:bottom w:val="none" w:sz="0" w:space="0" w:color="auto"/>
                <w:right w:val="none" w:sz="0" w:space="0" w:color="auto"/>
              </w:divBdr>
            </w:div>
            <w:div w:id="748234816">
              <w:marLeft w:val="0"/>
              <w:marRight w:val="0"/>
              <w:marTop w:val="0"/>
              <w:marBottom w:val="0"/>
              <w:divBdr>
                <w:top w:val="none" w:sz="0" w:space="0" w:color="auto"/>
                <w:left w:val="none" w:sz="0" w:space="0" w:color="auto"/>
                <w:bottom w:val="none" w:sz="0" w:space="0" w:color="auto"/>
                <w:right w:val="none" w:sz="0" w:space="0" w:color="auto"/>
              </w:divBdr>
            </w:div>
            <w:div w:id="583953811">
              <w:marLeft w:val="0"/>
              <w:marRight w:val="0"/>
              <w:marTop w:val="0"/>
              <w:marBottom w:val="0"/>
              <w:divBdr>
                <w:top w:val="none" w:sz="0" w:space="0" w:color="auto"/>
                <w:left w:val="none" w:sz="0" w:space="0" w:color="auto"/>
                <w:bottom w:val="none" w:sz="0" w:space="0" w:color="auto"/>
                <w:right w:val="none" w:sz="0" w:space="0" w:color="auto"/>
              </w:divBdr>
            </w:div>
            <w:div w:id="1041857508">
              <w:marLeft w:val="0"/>
              <w:marRight w:val="0"/>
              <w:marTop w:val="0"/>
              <w:marBottom w:val="0"/>
              <w:divBdr>
                <w:top w:val="none" w:sz="0" w:space="0" w:color="auto"/>
                <w:left w:val="none" w:sz="0" w:space="0" w:color="auto"/>
                <w:bottom w:val="none" w:sz="0" w:space="0" w:color="auto"/>
                <w:right w:val="none" w:sz="0" w:space="0" w:color="auto"/>
              </w:divBdr>
            </w:div>
            <w:div w:id="48647906">
              <w:marLeft w:val="0"/>
              <w:marRight w:val="0"/>
              <w:marTop w:val="0"/>
              <w:marBottom w:val="0"/>
              <w:divBdr>
                <w:top w:val="none" w:sz="0" w:space="0" w:color="auto"/>
                <w:left w:val="none" w:sz="0" w:space="0" w:color="auto"/>
                <w:bottom w:val="none" w:sz="0" w:space="0" w:color="auto"/>
                <w:right w:val="none" w:sz="0" w:space="0" w:color="auto"/>
              </w:divBdr>
            </w:div>
            <w:div w:id="1674643346">
              <w:marLeft w:val="0"/>
              <w:marRight w:val="0"/>
              <w:marTop w:val="0"/>
              <w:marBottom w:val="0"/>
              <w:divBdr>
                <w:top w:val="none" w:sz="0" w:space="0" w:color="auto"/>
                <w:left w:val="none" w:sz="0" w:space="0" w:color="auto"/>
                <w:bottom w:val="none" w:sz="0" w:space="0" w:color="auto"/>
                <w:right w:val="none" w:sz="0" w:space="0" w:color="auto"/>
              </w:divBdr>
            </w:div>
            <w:div w:id="2080444233">
              <w:marLeft w:val="0"/>
              <w:marRight w:val="0"/>
              <w:marTop w:val="0"/>
              <w:marBottom w:val="0"/>
              <w:divBdr>
                <w:top w:val="none" w:sz="0" w:space="0" w:color="auto"/>
                <w:left w:val="none" w:sz="0" w:space="0" w:color="auto"/>
                <w:bottom w:val="none" w:sz="0" w:space="0" w:color="auto"/>
                <w:right w:val="none" w:sz="0" w:space="0" w:color="auto"/>
              </w:divBdr>
            </w:div>
            <w:div w:id="2138838471">
              <w:marLeft w:val="0"/>
              <w:marRight w:val="0"/>
              <w:marTop w:val="0"/>
              <w:marBottom w:val="0"/>
              <w:divBdr>
                <w:top w:val="none" w:sz="0" w:space="0" w:color="auto"/>
                <w:left w:val="none" w:sz="0" w:space="0" w:color="auto"/>
                <w:bottom w:val="none" w:sz="0" w:space="0" w:color="auto"/>
                <w:right w:val="none" w:sz="0" w:space="0" w:color="auto"/>
              </w:divBdr>
            </w:div>
            <w:div w:id="1892572365">
              <w:marLeft w:val="0"/>
              <w:marRight w:val="0"/>
              <w:marTop w:val="0"/>
              <w:marBottom w:val="0"/>
              <w:divBdr>
                <w:top w:val="none" w:sz="0" w:space="0" w:color="auto"/>
                <w:left w:val="none" w:sz="0" w:space="0" w:color="auto"/>
                <w:bottom w:val="none" w:sz="0" w:space="0" w:color="auto"/>
                <w:right w:val="none" w:sz="0" w:space="0" w:color="auto"/>
              </w:divBdr>
            </w:div>
            <w:div w:id="1257981038">
              <w:marLeft w:val="0"/>
              <w:marRight w:val="0"/>
              <w:marTop w:val="0"/>
              <w:marBottom w:val="0"/>
              <w:divBdr>
                <w:top w:val="none" w:sz="0" w:space="0" w:color="auto"/>
                <w:left w:val="none" w:sz="0" w:space="0" w:color="auto"/>
                <w:bottom w:val="none" w:sz="0" w:space="0" w:color="auto"/>
                <w:right w:val="none" w:sz="0" w:space="0" w:color="auto"/>
              </w:divBdr>
            </w:div>
            <w:div w:id="1174952225">
              <w:marLeft w:val="0"/>
              <w:marRight w:val="0"/>
              <w:marTop w:val="0"/>
              <w:marBottom w:val="0"/>
              <w:divBdr>
                <w:top w:val="none" w:sz="0" w:space="0" w:color="auto"/>
                <w:left w:val="none" w:sz="0" w:space="0" w:color="auto"/>
                <w:bottom w:val="none" w:sz="0" w:space="0" w:color="auto"/>
                <w:right w:val="none" w:sz="0" w:space="0" w:color="auto"/>
              </w:divBdr>
            </w:div>
            <w:div w:id="1769887814">
              <w:marLeft w:val="0"/>
              <w:marRight w:val="0"/>
              <w:marTop w:val="0"/>
              <w:marBottom w:val="0"/>
              <w:divBdr>
                <w:top w:val="none" w:sz="0" w:space="0" w:color="auto"/>
                <w:left w:val="none" w:sz="0" w:space="0" w:color="auto"/>
                <w:bottom w:val="none" w:sz="0" w:space="0" w:color="auto"/>
                <w:right w:val="none" w:sz="0" w:space="0" w:color="auto"/>
              </w:divBdr>
            </w:div>
            <w:div w:id="253365370">
              <w:marLeft w:val="0"/>
              <w:marRight w:val="0"/>
              <w:marTop w:val="0"/>
              <w:marBottom w:val="0"/>
              <w:divBdr>
                <w:top w:val="none" w:sz="0" w:space="0" w:color="auto"/>
                <w:left w:val="none" w:sz="0" w:space="0" w:color="auto"/>
                <w:bottom w:val="none" w:sz="0" w:space="0" w:color="auto"/>
                <w:right w:val="none" w:sz="0" w:space="0" w:color="auto"/>
              </w:divBdr>
            </w:div>
            <w:div w:id="751244016">
              <w:marLeft w:val="0"/>
              <w:marRight w:val="0"/>
              <w:marTop w:val="0"/>
              <w:marBottom w:val="0"/>
              <w:divBdr>
                <w:top w:val="none" w:sz="0" w:space="0" w:color="auto"/>
                <w:left w:val="none" w:sz="0" w:space="0" w:color="auto"/>
                <w:bottom w:val="none" w:sz="0" w:space="0" w:color="auto"/>
                <w:right w:val="none" w:sz="0" w:space="0" w:color="auto"/>
              </w:divBdr>
            </w:div>
            <w:div w:id="460416898">
              <w:marLeft w:val="0"/>
              <w:marRight w:val="0"/>
              <w:marTop w:val="0"/>
              <w:marBottom w:val="0"/>
              <w:divBdr>
                <w:top w:val="none" w:sz="0" w:space="0" w:color="auto"/>
                <w:left w:val="none" w:sz="0" w:space="0" w:color="auto"/>
                <w:bottom w:val="none" w:sz="0" w:space="0" w:color="auto"/>
                <w:right w:val="none" w:sz="0" w:space="0" w:color="auto"/>
              </w:divBdr>
            </w:div>
            <w:div w:id="225917764">
              <w:marLeft w:val="0"/>
              <w:marRight w:val="0"/>
              <w:marTop w:val="0"/>
              <w:marBottom w:val="0"/>
              <w:divBdr>
                <w:top w:val="none" w:sz="0" w:space="0" w:color="auto"/>
                <w:left w:val="none" w:sz="0" w:space="0" w:color="auto"/>
                <w:bottom w:val="none" w:sz="0" w:space="0" w:color="auto"/>
                <w:right w:val="none" w:sz="0" w:space="0" w:color="auto"/>
              </w:divBdr>
            </w:div>
            <w:div w:id="791561142">
              <w:marLeft w:val="0"/>
              <w:marRight w:val="0"/>
              <w:marTop w:val="0"/>
              <w:marBottom w:val="0"/>
              <w:divBdr>
                <w:top w:val="none" w:sz="0" w:space="0" w:color="auto"/>
                <w:left w:val="none" w:sz="0" w:space="0" w:color="auto"/>
                <w:bottom w:val="none" w:sz="0" w:space="0" w:color="auto"/>
                <w:right w:val="none" w:sz="0" w:space="0" w:color="auto"/>
              </w:divBdr>
            </w:div>
            <w:div w:id="1125541451">
              <w:marLeft w:val="0"/>
              <w:marRight w:val="0"/>
              <w:marTop w:val="0"/>
              <w:marBottom w:val="0"/>
              <w:divBdr>
                <w:top w:val="none" w:sz="0" w:space="0" w:color="auto"/>
                <w:left w:val="none" w:sz="0" w:space="0" w:color="auto"/>
                <w:bottom w:val="none" w:sz="0" w:space="0" w:color="auto"/>
                <w:right w:val="none" w:sz="0" w:space="0" w:color="auto"/>
              </w:divBdr>
            </w:div>
            <w:div w:id="1809519074">
              <w:marLeft w:val="0"/>
              <w:marRight w:val="0"/>
              <w:marTop w:val="0"/>
              <w:marBottom w:val="0"/>
              <w:divBdr>
                <w:top w:val="none" w:sz="0" w:space="0" w:color="auto"/>
                <w:left w:val="none" w:sz="0" w:space="0" w:color="auto"/>
                <w:bottom w:val="none" w:sz="0" w:space="0" w:color="auto"/>
                <w:right w:val="none" w:sz="0" w:space="0" w:color="auto"/>
              </w:divBdr>
            </w:div>
            <w:div w:id="389036768">
              <w:marLeft w:val="0"/>
              <w:marRight w:val="0"/>
              <w:marTop w:val="0"/>
              <w:marBottom w:val="0"/>
              <w:divBdr>
                <w:top w:val="none" w:sz="0" w:space="0" w:color="auto"/>
                <w:left w:val="none" w:sz="0" w:space="0" w:color="auto"/>
                <w:bottom w:val="none" w:sz="0" w:space="0" w:color="auto"/>
                <w:right w:val="none" w:sz="0" w:space="0" w:color="auto"/>
              </w:divBdr>
            </w:div>
            <w:div w:id="1065761771">
              <w:marLeft w:val="0"/>
              <w:marRight w:val="0"/>
              <w:marTop w:val="0"/>
              <w:marBottom w:val="0"/>
              <w:divBdr>
                <w:top w:val="none" w:sz="0" w:space="0" w:color="auto"/>
                <w:left w:val="none" w:sz="0" w:space="0" w:color="auto"/>
                <w:bottom w:val="none" w:sz="0" w:space="0" w:color="auto"/>
                <w:right w:val="none" w:sz="0" w:space="0" w:color="auto"/>
              </w:divBdr>
            </w:div>
            <w:div w:id="779107860">
              <w:marLeft w:val="0"/>
              <w:marRight w:val="0"/>
              <w:marTop w:val="0"/>
              <w:marBottom w:val="0"/>
              <w:divBdr>
                <w:top w:val="none" w:sz="0" w:space="0" w:color="auto"/>
                <w:left w:val="none" w:sz="0" w:space="0" w:color="auto"/>
                <w:bottom w:val="none" w:sz="0" w:space="0" w:color="auto"/>
                <w:right w:val="none" w:sz="0" w:space="0" w:color="auto"/>
              </w:divBdr>
            </w:div>
            <w:div w:id="423192017">
              <w:marLeft w:val="0"/>
              <w:marRight w:val="0"/>
              <w:marTop w:val="0"/>
              <w:marBottom w:val="0"/>
              <w:divBdr>
                <w:top w:val="none" w:sz="0" w:space="0" w:color="auto"/>
                <w:left w:val="none" w:sz="0" w:space="0" w:color="auto"/>
                <w:bottom w:val="none" w:sz="0" w:space="0" w:color="auto"/>
                <w:right w:val="none" w:sz="0" w:space="0" w:color="auto"/>
              </w:divBdr>
            </w:div>
            <w:div w:id="717247332">
              <w:marLeft w:val="0"/>
              <w:marRight w:val="0"/>
              <w:marTop w:val="0"/>
              <w:marBottom w:val="0"/>
              <w:divBdr>
                <w:top w:val="none" w:sz="0" w:space="0" w:color="auto"/>
                <w:left w:val="none" w:sz="0" w:space="0" w:color="auto"/>
                <w:bottom w:val="none" w:sz="0" w:space="0" w:color="auto"/>
                <w:right w:val="none" w:sz="0" w:space="0" w:color="auto"/>
              </w:divBdr>
            </w:div>
            <w:div w:id="1318145146">
              <w:marLeft w:val="0"/>
              <w:marRight w:val="0"/>
              <w:marTop w:val="0"/>
              <w:marBottom w:val="0"/>
              <w:divBdr>
                <w:top w:val="none" w:sz="0" w:space="0" w:color="auto"/>
                <w:left w:val="none" w:sz="0" w:space="0" w:color="auto"/>
                <w:bottom w:val="none" w:sz="0" w:space="0" w:color="auto"/>
                <w:right w:val="none" w:sz="0" w:space="0" w:color="auto"/>
              </w:divBdr>
            </w:div>
            <w:div w:id="224222047">
              <w:marLeft w:val="0"/>
              <w:marRight w:val="0"/>
              <w:marTop w:val="0"/>
              <w:marBottom w:val="0"/>
              <w:divBdr>
                <w:top w:val="none" w:sz="0" w:space="0" w:color="auto"/>
                <w:left w:val="none" w:sz="0" w:space="0" w:color="auto"/>
                <w:bottom w:val="none" w:sz="0" w:space="0" w:color="auto"/>
                <w:right w:val="none" w:sz="0" w:space="0" w:color="auto"/>
              </w:divBdr>
            </w:div>
            <w:div w:id="2067338611">
              <w:marLeft w:val="0"/>
              <w:marRight w:val="0"/>
              <w:marTop w:val="0"/>
              <w:marBottom w:val="0"/>
              <w:divBdr>
                <w:top w:val="none" w:sz="0" w:space="0" w:color="auto"/>
                <w:left w:val="none" w:sz="0" w:space="0" w:color="auto"/>
                <w:bottom w:val="none" w:sz="0" w:space="0" w:color="auto"/>
                <w:right w:val="none" w:sz="0" w:space="0" w:color="auto"/>
              </w:divBdr>
            </w:div>
            <w:div w:id="2115316983">
              <w:marLeft w:val="0"/>
              <w:marRight w:val="0"/>
              <w:marTop w:val="0"/>
              <w:marBottom w:val="0"/>
              <w:divBdr>
                <w:top w:val="none" w:sz="0" w:space="0" w:color="auto"/>
                <w:left w:val="none" w:sz="0" w:space="0" w:color="auto"/>
                <w:bottom w:val="none" w:sz="0" w:space="0" w:color="auto"/>
                <w:right w:val="none" w:sz="0" w:space="0" w:color="auto"/>
              </w:divBdr>
            </w:div>
            <w:div w:id="173808012">
              <w:marLeft w:val="0"/>
              <w:marRight w:val="0"/>
              <w:marTop w:val="0"/>
              <w:marBottom w:val="0"/>
              <w:divBdr>
                <w:top w:val="none" w:sz="0" w:space="0" w:color="auto"/>
                <w:left w:val="none" w:sz="0" w:space="0" w:color="auto"/>
                <w:bottom w:val="none" w:sz="0" w:space="0" w:color="auto"/>
                <w:right w:val="none" w:sz="0" w:space="0" w:color="auto"/>
              </w:divBdr>
            </w:div>
            <w:div w:id="294531070">
              <w:marLeft w:val="0"/>
              <w:marRight w:val="0"/>
              <w:marTop w:val="0"/>
              <w:marBottom w:val="0"/>
              <w:divBdr>
                <w:top w:val="none" w:sz="0" w:space="0" w:color="auto"/>
                <w:left w:val="none" w:sz="0" w:space="0" w:color="auto"/>
                <w:bottom w:val="none" w:sz="0" w:space="0" w:color="auto"/>
                <w:right w:val="none" w:sz="0" w:space="0" w:color="auto"/>
              </w:divBdr>
            </w:div>
            <w:div w:id="944389463">
              <w:marLeft w:val="0"/>
              <w:marRight w:val="0"/>
              <w:marTop w:val="0"/>
              <w:marBottom w:val="0"/>
              <w:divBdr>
                <w:top w:val="none" w:sz="0" w:space="0" w:color="auto"/>
                <w:left w:val="none" w:sz="0" w:space="0" w:color="auto"/>
                <w:bottom w:val="none" w:sz="0" w:space="0" w:color="auto"/>
                <w:right w:val="none" w:sz="0" w:space="0" w:color="auto"/>
              </w:divBdr>
            </w:div>
            <w:div w:id="1278875212">
              <w:marLeft w:val="0"/>
              <w:marRight w:val="0"/>
              <w:marTop w:val="0"/>
              <w:marBottom w:val="0"/>
              <w:divBdr>
                <w:top w:val="none" w:sz="0" w:space="0" w:color="auto"/>
                <w:left w:val="none" w:sz="0" w:space="0" w:color="auto"/>
                <w:bottom w:val="none" w:sz="0" w:space="0" w:color="auto"/>
                <w:right w:val="none" w:sz="0" w:space="0" w:color="auto"/>
              </w:divBdr>
            </w:div>
            <w:div w:id="2091190086">
              <w:marLeft w:val="0"/>
              <w:marRight w:val="0"/>
              <w:marTop w:val="0"/>
              <w:marBottom w:val="0"/>
              <w:divBdr>
                <w:top w:val="none" w:sz="0" w:space="0" w:color="auto"/>
                <w:left w:val="none" w:sz="0" w:space="0" w:color="auto"/>
                <w:bottom w:val="none" w:sz="0" w:space="0" w:color="auto"/>
                <w:right w:val="none" w:sz="0" w:space="0" w:color="auto"/>
              </w:divBdr>
            </w:div>
            <w:div w:id="141310470">
              <w:marLeft w:val="0"/>
              <w:marRight w:val="0"/>
              <w:marTop w:val="0"/>
              <w:marBottom w:val="0"/>
              <w:divBdr>
                <w:top w:val="none" w:sz="0" w:space="0" w:color="auto"/>
                <w:left w:val="none" w:sz="0" w:space="0" w:color="auto"/>
                <w:bottom w:val="none" w:sz="0" w:space="0" w:color="auto"/>
                <w:right w:val="none" w:sz="0" w:space="0" w:color="auto"/>
              </w:divBdr>
            </w:div>
            <w:div w:id="473374071">
              <w:marLeft w:val="0"/>
              <w:marRight w:val="0"/>
              <w:marTop w:val="0"/>
              <w:marBottom w:val="0"/>
              <w:divBdr>
                <w:top w:val="none" w:sz="0" w:space="0" w:color="auto"/>
                <w:left w:val="none" w:sz="0" w:space="0" w:color="auto"/>
                <w:bottom w:val="none" w:sz="0" w:space="0" w:color="auto"/>
                <w:right w:val="none" w:sz="0" w:space="0" w:color="auto"/>
              </w:divBdr>
            </w:div>
            <w:div w:id="1696491883">
              <w:marLeft w:val="0"/>
              <w:marRight w:val="0"/>
              <w:marTop w:val="0"/>
              <w:marBottom w:val="0"/>
              <w:divBdr>
                <w:top w:val="none" w:sz="0" w:space="0" w:color="auto"/>
                <w:left w:val="none" w:sz="0" w:space="0" w:color="auto"/>
                <w:bottom w:val="none" w:sz="0" w:space="0" w:color="auto"/>
                <w:right w:val="none" w:sz="0" w:space="0" w:color="auto"/>
              </w:divBdr>
            </w:div>
            <w:div w:id="1435636479">
              <w:marLeft w:val="0"/>
              <w:marRight w:val="0"/>
              <w:marTop w:val="0"/>
              <w:marBottom w:val="0"/>
              <w:divBdr>
                <w:top w:val="none" w:sz="0" w:space="0" w:color="auto"/>
                <w:left w:val="none" w:sz="0" w:space="0" w:color="auto"/>
                <w:bottom w:val="none" w:sz="0" w:space="0" w:color="auto"/>
                <w:right w:val="none" w:sz="0" w:space="0" w:color="auto"/>
              </w:divBdr>
            </w:div>
            <w:div w:id="1322468036">
              <w:marLeft w:val="0"/>
              <w:marRight w:val="0"/>
              <w:marTop w:val="0"/>
              <w:marBottom w:val="0"/>
              <w:divBdr>
                <w:top w:val="none" w:sz="0" w:space="0" w:color="auto"/>
                <w:left w:val="none" w:sz="0" w:space="0" w:color="auto"/>
                <w:bottom w:val="none" w:sz="0" w:space="0" w:color="auto"/>
                <w:right w:val="none" w:sz="0" w:space="0" w:color="auto"/>
              </w:divBdr>
            </w:div>
            <w:div w:id="1962027307">
              <w:marLeft w:val="0"/>
              <w:marRight w:val="0"/>
              <w:marTop w:val="0"/>
              <w:marBottom w:val="0"/>
              <w:divBdr>
                <w:top w:val="none" w:sz="0" w:space="0" w:color="auto"/>
                <w:left w:val="none" w:sz="0" w:space="0" w:color="auto"/>
                <w:bottom w:val="none" w:sz="0" w:space="0" w:color="auto"/>
                <w:right w:val="none" w:sz="0" w:space="0" w:color="auto"/>
              </w:divBdr>
            </w:div>
            <w:div w:id="1998995884">
              <w:marLeft w:val="0"/>
              <w:marRight w:val="0"/>
              <w:marTop w:val="0"/>
              <w:marBottom w:val="0"/>
              <w:divBdr>
                <w:top w:val="none" w:sz="0" w:space="0" w:color="auto"/>
                <w:left w:val="none" w:sz="0" w:space="0" w:color="auto"/>
                <w:bottom w:val="none" w:sz="0" w:space="0" w:color="auto"/>
                <w:right w:val="none" w:sz="0" w:space="0" w:color="auto"/>
              </w:divBdr>
            </w:div>
            <w:div w:id="1908035300">
              <w:marLeft w:val="0"/>
              <w:marRight w:val="0"/>
              <w:marTop w:val="0"/>
              <w:marBottom w:val="0"/>
              <w:divBdr>
                <w:top w:val="none" w:sz="0" w:space="0" w:color="auto"/>
                <w:left w:val="none" w:sz="0" w:space="0" w:color="auto"/>
                <w:bottom w:val="none" w:sz="0" w:space="0" w:color="auto"/>
                <w:right w:val="none" w:sz="0" w:space="0" w:color="auto"/>
              </w:divBdr>
            </w:div>
            <w:div w:id="432360107">
              <w:marLeft w:val="0"/>
              <w:marRight w:val="0"/>
              <w:marTop w:val="0"/>
              <w:marBottom w:val="0"/>
              <w:divBdr>
                <w:top w:val="none" w:sz="0" w:space="0" w:color="auto"/>
                <w:left w:val="none" w:sz="0" w:space="0" w:color="auto"/>
                <w:bottom w:val="none" w:sz="0" w:space="0" w:color="auto"/>
                <w:right w:val="none" w:sz="0" w:space="0" w:color="auto"/>
              </w:divBdr>
            </w:div>
            <w:div w:id="620189973">
              <w:marLeft w:val="0"/>
              <w:marRight w:val="0"/>
              <w:marTop w:val="0"/>
              <w:marBottom w:val="0"/>
              <w:divBdr>
                <w:top w:val="none" w:sz="0" w:space="0" w:color="auto"/>
                <w:left w:val="none" w:sz="0" w:space="0" w:color="auto"/>
                <w:bottom w:val="none" w:sz="0" w:space="0" w:color="auto"/>
                <w:right w:val="none" w:sz="0" w:space="0" w:color="auto"/>
              </w:divBdr>
            </w:div>
            <w:div w:id="221524365">
              <w:marLeft w:val="0"/>
              <w:marRight w:val="0"/>
              <w:marTop w:val="0"/>
              <w:marBottom w:val="0"/>
              <w:divBdr>
                <w:top w:val="none" w:sz="0" w:space="0" w:color="auto"/>
                <w:left w:val="none" w:sz="0" w:space="0" w:color="auto"/>
                <w:bottom w:val="none" w:sz="0" w:space="0" w:color="auto"/>
                <w:right w:val="none" w:sz="0" w:space="0" w:color="auto"/>
              </w:divBdr>
            </w:div>
            <w:div w:id="274942876">
              <w:marLeft w:val="0"/>
              <w:marRight w:val="0"/>
              <w:marTop w:val="0"/>
              <w:marBottom w:val="0"/>
              <w:divBdr>
                <w:top w:val="none" w:sz="0" w:space="0" w:color="auto"/>
                <w:left w:val="none" w:sz="0" w:space="0" w:color="auto"/>
                <w:bottom w:val="none" w:sz="0" w:space="0" w:color="auto"/>
                <w:right w:val="none" w:sz="0" w:space="0" w:color="auto"/>
              </w:divBdr>
            </w:div>
            <w:div w:id="887843377">
              <w:marLeft w:val="0"/>
              <w:marRight w:val="0"/>
              <w:marTop w:val="0"/>
              <w:marBottom w:val="0"/>
              <w:divBdr>
                <w:top w:val="none" w:sz="0" w:space="0" w:color="auto"/>
                <w:left w:val="none" w:sz="0" w:space="0" w:color="auto"/>
                <w:bottom w:val="none" w:sz="0" w:space="0" w:color="auto"/>
                <w:right w:val="none" w:sz="0" w:space="0" w:color="auto"/>
              </w:divBdr>
            </w:div>
            <w:div w:id="207232150">
              <w:marLeft w:val="0"/>
              <w:marRight w:val="0"/>
              <w:marTop w:val="0"/>
              <w:marBottom w:val="0"/>
              <w:divBdr>
                <w:top w:val="none" w:sz="0" w:space="0" w:color="auto"/>
                <w:left w:val="none" w:sz="0" w:space="0" w:color="auto"/>
                <w:bottom w:val="none" w:sz="0" w:space="0" w:color="auto"/>
                <w:right w:val="none" w:sz="0" w:space="0" w:color="auto"/>
              </w:divBdr>
            </w:div>
            <w:div w:id="737677648">
              <w:marLeft w:val="0"/>
              <w:marRight w:val="0"/>
              <w:marTop w:val="0"/>
              <w:marBottom w:val="0"/>
              <w:divBdr>
                <w:top w:val="none" w:sz="0" w:space="0" w:color="auto"/>
                <w:left w:val="none" w:sz="0" w:space="0" w:color="auto"/>
                <w:bottom w:val="none" w:sz="0" w:space="0" w:color="auto"/>
                <w:right w:val="none" w:sz="0" w:space="0" w:color="auto"/>
              </w:divBdr>
            </w:div>
            <w:div w:id="678700428">
              <w:marLeft w:val="0"/>
              <w:marRight w:val="0"/>
              <w:marTop w:val="0"/>
              <w:marBottom w:val="0"/>
              <w:divBdr>
                <w:top w:val="none" w:sz="0" w:space="0" w:color="auto"/>
                <w:left w:val="none" w:sz="0" w:space="0" w:color="auto"/>
                <w:bottom w:val="none" w:sz="0" w:space="0" w:color="auto"/>
                <w:right w:val="none" w:sz="0" w:space="0" w:color="auto"/>
              </w:divBdr>
            </w:div>
            <w:div w:id="1963996794">
              <w:marLeft w:val="0"/>
              <w:marRight w:val="0"/>
              <w:marTop w:val="0"/>
              <w:marBottom w:val="0"/>
              <w:divBdr>
                <w:top w:val="none" w:sz="0" w:space="0" w:color="auto"/>
                <w:left w:val="none" w:sz="0" w:space="0" w:color="auto"/>
                <w:bottom w:val="none" w:sz="0" w:space="0" w:color="auto"/>
                <w:right w:val="none" w:sz="0" w:space="0" w:color="auto"/>
              </w:divBdr>
            </w:div>
            <w:div w:id="2053534794">
              <w:marLeft w:val="0"/>
              <w:marRight w:val="0"/>
              <w:marTop w:val="0"/>
              <w:marBottom w:val="0"/>
              <w:divBdr>
                <w:top w:val="none" w:sz="0" w:space="0" w:color="auto"/>
                <w:left w:val="none" w:sz="0" w:space="0" w:color="auto"/>
                <w:bottom w:val="none" w:sz="0" w:space="0" w:color="auto"/>
                <w:right w:val="none" w:sz="0" w:space="0" w:color="auto"/>
              </w:divBdr>
            </w:div>
            <w:div w:id="1902911356">
              <w:marLeft w:val="0"/>
              <w:marRight w:val="0"/>
              <w:marTop w:val="0"/>
              <w:marBottom w:val="0"/>
              <w:divBdr>
                <w:top w:val="none" w:sz="0" w:space="0" w:color="auto"/>
                <w:left w:val="none" w:sz="0" w:space="0" w:color="auto"/>
                <w:bottom w:val="none" w:sz="0" w:space="0" w:color="auto"/>
                <w:right w:val="none" w:sz="0" w:space="0" w:color="auto"/>
              </w:divBdr>
            </w:div>
            <w:div w:id="1954046012">
              <w:marLeft w:val="0"/>
              <w:marRight w:val="0"/>
              <w:marTop w:val="0"/>
              <w:marBottom w:val="0"/>
              <w:divBdr>
                <w:top w:val="none" w:sz="0" w:space="0" w:color="auto"/>
                <w:left w:val="none" w:sz="0" w:space="0" w:color="auto"/>
                <w:bottom w:val="none" w:sz="0" w:space="0" w:color="auto"/>
                <w:right w:val="none" w:sz="0" w:space="0" w:color="auto"/>
              </w:divBdr>
            </w:div>
            <w:div w:id="264385017">
              <w:marLeft w:val="0"/>
              <w:marRight w:val="0"/>
              <w:marTop w:val="0"/>
              <w:marBottom w:val="0"/>
              <w:divBdr>
                <w:top w:val="none" w:sz="0" w:space="0" w:color="auto"/>
                <w:left w:val="none" w:sz="0" w:space="0" w:color="auto"/>
                <w:bottom w:val="none" w:sz="0" w:space="0" w:color="auto"/>
                <w:right w:val="none" w:sz="0" w:space="0" w:color="auto"/>
              </w:divBdr>
            </w:div>
            <w:div w:id="861437720">
              <w:marLeft w:val="0"/>
              <w:marRight w:val="0"/>
              <w:marTop w:val="0"/>
              <w:marBottom w:val="0"/>
              <w:divBdr>
                <w:top w:val="none" w:sz="0" w:space="0" w:color="auto"/>
                <w:left w:val="none" w:sz="0" w:space="0" w:color="auto"/>
                <w:bottom w:val="none" w:sz="0" w:space="0" w:color="auto"/>
                <w:right w:val="none" w:sz="0" w:space="0" w:color="auto"/>
              </w:divBdr>
            </w:div>
            <w:div w:id="1520511272">
              <w:marLeft w:val="0"/>
              <w:marRight w:val="0"/>
              <w:marTop w:val="0"/>
              <w:marBottom w:val="0"/>
              <w:divBdr>
                <w:top w:val="none" w:sz="0" w:space="0" w:color="auto"/>
                <w:left w:val="none" w:sz="0" w:space="0" w:color="auto"/>
                <w:bottom w:val="none" w:sz="0" w:space="0" w:color="auto"/>
                <w:right w:val="none" w:sz="0" w:space="0" w:color="auto"/>
              </w:divBdr>
            </w:div>
            <w:div w:id="71197165">
              <w:marLeft w:val="0"/>
              <w:marRight w:val="0"/>
              <w:marTop w:val="0"/>
              <w:marBottom w:val="0"/>
              <w:divBdr>
                <w:top w:val="none" w:sz="0" w:space="0" w:color="auto"/>
                <w:left w:val="none" w:sz="0" w:space="0" w:color="auto"/>
                <w:bottom w:val="none" w:sz="0" w:space="0" w:color="auto"/>
                <w:right w:val="none" w:sz="0" w:space="0" w:color="auto"/>
              </w:divBdr>
            </w:div>
            <w:div w:id="1478303744">
              <w:marLeft w:val="0"/>
              <w:marRight w:val="0"/>
              <w:marTop w:val="0"/>
              <w:marBottom w:val="0"/>
              <w:divBdr>
                <w:top w:val="none" w:sz="0" w:space="0" w:color="auto"/>
                <w:left w:val="none" w:sz="0" w:space="0" w:color="auto"/>
                <w:bottom w:val="none" w:sz="0" w:space="0" w:color="auto"/>
                <w:right w:val="none" w:sz="0" w:space="0" w:color="auto"/>
              </w:divBdr>
            </w:div>
            <w:div w:id="722287917">
              <w:marLeft w:val="0"/>
              <w:marRight w:val="0"/>
              <w:marTop w:val="0"/>
              <w:marBottom w:val="0"/>
              <w:divBdr>
                <w:top w:val="none" w:sz="0" w:space="0" w:color="auto"/>
                <w:left w:val="none" w:sz="0" w:space="0" w:color="auto"/>
                <w:bottom w:val="none" w:sz="0" w:space="0" w:color="auto"/>
                <w:right w:val="none" w:sz="0" w:space="0" w:color="auto"/>
              </w:divBdr>
            </w:div>
            <w:div w:id="1979676610">
              <w:marLeft w:val="0"/>
              <w:marRight w:val="0"/>
              <w:marTop w:val="0"/>
              <w:marBottom w:val="0"/>
              <w:divBdr>
                <w:top w:val="none" w:sz="0" w:space="0" w:color="auto"/>
                <w:left w:val="none" w:sz="0" w:space="0" w:color="auto"/>
                <w:bottom w:val="none" w:sz="0" w:space="0" w:color="auto"/>
                <w:right w:val="none" w:sz="0" w:space="0" w:color="auto"/>
              </w:divBdr>
            </w:div>
            <w:div w:id="156501893">
              <w:marLeft w:val="0"/>
              <w:marRight w:val="0"/>
              <w:marTop w:val="0"/>
              <w:marBottom w:val="0"/>
              <w:divBdr>
                <w:top w:val="none" w:sz="0" w:space="0" w:color="auto"/>
                <w:left w:val="none" w:sz="0" w:space="0" w:color="auto"/>
                <w:bottom w:val="none" w:sz="0" w:space="0" w:color="auto"/>
                <w:right w:val="none" w:sz="0" w:space="0" w:color="auto"/>
              </w:divBdr>
            </w:div>
            <w:div w:id="1953586499">
              <w:marLeft w:val="0"/>
              <w:marRight w:val="0"/>
              <w:marTop w:val="0"/>
              <w:marBottom w:val="0"/>
              <w:divBdr>
                <w:top w:val="none" w:sz="0" w:space="0" w:color="auto"/>
                <w:left w:val="none" w:sz="0" w:space="0" w:color="auto"/>
                <w:bottom w:val="none" w:sz="0" w:space="0" w:color="auto"/>
                <w:right w:val="none" w:sz="0" w:space="0" w:color="auto"/>
              </w:divBdr>
            </w:div>
            <w:div w:id="139463146">
              <w:marLeft w:val="0"/>
              <w:marRight w:val="0"/>
              <w:marTop w:val="0"/>
              <w:marBottom w:val="0"/>
              <w:divBdr>
                <w:top w:val="none" w:sz="0" w:space="0" w:color="auto"/>
                <w:left w:val="none" w:sz="0" w:space="0" w:color="auto"/>
                <w:bottom w:val="none" w:sz="0" w:space="0" w:color="auto"/>
                <w:right w:val="none" w:sz="0" w:space="0" w:color="auto"/>
              </w:divBdr>
            </w:div>
            <w:div w:id="1714619740">
              <w:marLeft w:val="0"/>
              <w:marRight w:val="0"/>
              <w:marTop w:val="0"/>
              <w:marBottom w:val="0"/>
              <w:divBdr>
                <w:top w:val="none" w:sz="0" w:space="0" w:color="auto"/>
                <w:left w:val="none" w:sz="0" w:space="0" w:color="auto"/>
                <w:bottom w:val="none" w:sz="0" w:space="0" w:color="auto"/>
                <w:right w:val="none" w:sz="0" w:space="0" w:color="auto"/>
              </w:divBdr>
            </w:div>
            <w:div w:id="491801538">
              <w:marLeft w:val="0"/>
              <w:marRight w:val="0"/>
              <w:marTop w:val="0"/>
              <w:marBottom w:val="0"/>
              <w:divBdr>
                <w:top w:val="none" w:sz="0" w:space="0" w:color="auto"/>
                <w:left w:val="none" w:sz="0" w:space="0" w:color="auto"/>
                <w:bottom w:val="none" w:sz="0" w:space="0" w:color="auto"/>
                <w:right w:val="none" w:sz="0" w:space="0" w:color="auto"/>
              </w:divBdr>
            </w:div>
            <w:div w:id="1643995018">
              <w:marLeft w:val="0"/>
              <w:marRight w:val="0"/>
              <w:marTop w:val="0"/>
              <w:marBottom w:val="0"/>
              <w:divBdr>
                <w:top w:val="none" w:sz="0" w:space="0" w:color="auto"/>
                <w:left w:val="none" w:sz="0" w:space="0" w:color="auto"/>
                <w:bottom w:val="none" w:sz="0" w:space="0" w:color="auto"/>
                <w:right w:val="none" w:sz="0" w:space="0" w:color="auto"/>
              </w:divBdr>
            </w:div>
            <w:div w:id="1611089227">
              <w:marLeft w:val="0"/>
              <w:marRight w:val="0"/>
              <w:marTop w:val="0"/>
              <w:marBottom w:val="0"/>
              <w:divBdr>
                <w:top w:val="none" w:sz="0" w:space="0" w:color="auto"/>
                <w:left w:val="none" w:sz="0" w:space="0" w:color="auto"/>
                <w:bottom w:val="none" w:sz="0" w:space="0" w:color="auto"/>
                <w:right w:val="none" w:sz="0" w:space="0" w:color="auto"/>
              </w:divBdr>
            </w:div>
            <w:div w:id="1786344029">
              <w:marLeft w:val="0"/>
              <w:marRight w:val="0"/>
              <w:marTop w:val="0"/>
              <w:marBottom w:val="0"/>
              <w:divBdr>
                <w:top w:val="none" w:sz="0" w:space="0" w:color="auto"/>
                <w:left w:val="none" w:sz="0" w:space="0" w:color="auto"/>
                <w:bottom w:val="none" w:sz="0" w:space="0" w:color="auto"/>
                <w:right w:val="none" w:sz="0" w:space="0" w:color="auto"/>
              </w:divBdr>
            </w:div>
            <w:div w:id="313216562">
              <w:marLeft w:val="0"/>
              <w:marRight w:val="0"/>
              <w:marTop w:val="0"/>
              <w:marBottom w:val="0"/>
              <w:divBdr>
                <w:top w:val="none" w:sz="0" w:space="0" w:color="auto"/>
                <w:left w:val="none" w:sz="0" w:space="0" w:color="auto"/>
                <w:bottom w:val="none" w:sz="0" w:space="0" w:color="auto"/>
                <w:right w:val="none" w:sz="0" w:space="0" w:color="auto"/>
              </w:divBdr>
            </w:div>
            <w:div w:id="60031551">
              <w:marLeft w:val="0"/>
              <w:marRight w:val="0"/>
              <w:marTop w:val="0"/>
              <w:marBottom w:val="0"/>
              <w:divBdr>
                <w:top w:val="none" w:sz="0" w:space="0" w:color="auto"/>
                <w:left w:val="none" w:sz="0" w:space="0" w:color="auto"/>
                <w:bottom w:val="none" w:sz="0" w:space="0" w:color="auto"/>
                <w:right w:val="none" w:sz="0" w:space="0" w:color="auto"/>
              </w:divBdr>
            </w:div>
            <w:div w:id="739135723">
              <w:marLeft w:val="0"/>
              <w:marRight w:val="0"/>
              <w:marTop w:val="0"/>
              <w:marBottom w:val="0"/>
              <w:divBdr>
                <w:top w:val="none" w:sz="0" w:space="0" w:color="auto"/>
                <w:left w:val="none" w:sz="0" w:space="0" w:color="auto"/>
                <w:bottom w:val="none" w:sz="0" w:space="0" w:color="auto"/>
                <w:right w:val="none" w:sz="0" w:space="0" w:color="auto"/>
              </w:divBdr>
            </w:div>
            <w:div w:id="1785035485">
              <w:marLeft w:val="0"/>
              <w:marRight w:val="0"/>
              <w:marTop w:val="0"/>
              <w:marBottom w:val="0"/>
              <w:divBdr>
                <w:top w:val="none" w:sz="0" w:space="0" w:color="auto"/>
                <w:left w:val="none" w:sz="0" w:space="0" w:color="auto"/>
                <w:bottom w:val="none" w:sz="0" w:space="0" w:color="auto"/>
                <w:right w:val="none" w:sz="0" w:space="0" w:color="auto"/>
              </w:divBdr>
            </w:div>
            <w:div w:id="316617952">
              <w:marLeft w:val="0"/>
              <w:marRight w:val="0"/>
              <w:marTop w:val="0"/>
              <w:marBottom w:val="0"/>
              <w:divBdr>
                <w:top w:val="none" w:sz="0" w:space="0" w:color="auto"/>
                <w:left w:val="none" w:sz="0" w:space="0" w:color="auto"/>
                <w:bottom w:val="none" w:sz="0" w:space="0" w:color="auto"/>
                <w:right w:val="none" w:sz="0" w:space="0" w:color="auto"/>
              </w:divBdr>
            </w:div>
            <w:div w:id="444155702">
              <w:marLeft w:val="0"/>
              <w:marRight w:val="0"/>
              <w:marTop w:val="0"/>
              <w:marBottom w:val="0"/>
              <w:divBdr>
                <w:top w:val="none" w:sz="0" w:space="0" w:color="auto"/>
                <w:left w:val="none" w:sz="0" w:space="0" w:color="auto"/>
                <w:bottom w:val="none" w:sz="0" w:space="0" w:color="auto"/>
                <w:right w:val="none" w:sz="0" w:space="0" w:color="auto"/>
              </w:divBdr>
            </w:div>
            <w:div w:id="50345502">
              <w:marLeft w:val="0"/>
              <w:marRight w:val="0"/>
              <w:marTop w:val="0"/>
              <w:marBottom w:val="0"/>
              <w:divBdr>
                <w:top w:val="none" w:sz="0" w:space="0" w:color="auto"/>
                <w:left w:val="none" w:sz="0" w:space="0" w:color="auto"/>
                <w:bottom w:val="none" w:sz="0" w:space="0" w:color="auto"/>
                <w:right w:val="none" w:sz="0" w:space="0" w:color="auto"/>
              </w:divBdr>
            </w:div>
            <w:div w:id="984578301">
              <w:marLeft w:val="0"/>
              <w:marRight w:val="0"/>
              <w:marTop w:val="0"/>
              <w:marBottom w:val="0"/>
              <w:divBdr>
                <w:top w:val="none" w:sz="0" w:space="0" w:color="auto"/>
                <w:left w:val="none" w:sz="0" w:space="0" w:color="auto"/>
                <w:bottom w:val="none" w:sz="0" w:space="0" w:color="auto"/>
                <w:right w:val="none" w:sz="0" w:space="0" w:color="auto"/>
              </w:divBdr>
            </w:div>
            <w:div w:id="521166905">
              <w:marLeft w:val="0"/>
              <w:marRight w:val="0"/>
              <w:marTop w:val="0"/>
              <w:marBottom w:val="0"/>
              <w:divBdr>
                <w:top w:val="none" w:sz="0" w:space="0" w:color="auto"/>
                <w:left w:val="none" w:sz="0" w:space="0" w:color="auto"/>
                <w:bottom w:val="none" w:sz="0" w:space="0" w:color="auto"/>
                <w:right w:val="none" w:sz="0" w:space="0" w:color="auto"/>
              </w:divBdr>
            </w:div>
            <w:div w:id="97723141">
              <w:marLeft w:val="0"/>
              <w:marRight w:val="0"/>
              <w:marTop w:val="0"/>
              <w:marBottom w:val="0"/>
              <w:divBdr>
                <w:top w:val="none" w:sz="0" w:space="0" w:color="auto"/>
                <w:left w:val="none" w:sz="0" w:space="0" w:color="auto"/>
                <w:bottom w:val="none" w:sz="0" w:space="0" w:color="auto"/>
                <w:right w:val="none" w:sz="0" w:space="0" w:color="auto"/>
              </w:divBdr>
            </w:div>
            <w:div w:id="11420658">
              <w:marLeft w:val="0"/>
              <w:marRight w:val="0"/>
              <w:marTop w:val="0"/>
              <w:marBottom w:val="0"/>
              <w:divBdr>
                <w:top w:val="none" w:sz="0" w:space="0" w:color="auto"/>
                <w:left w:val="none" w:sz="0" w:space="0" w:color="auto"/>
                <w:bottom w:val="none" w:sz="0" w:space="0" w:color="auto"/>
                <w:right w:val="none" w:sz="0" w:space="0" w:color="auto"/>
              </w:divBdr>
            </w:div>
            <w:div w:id="996567763">
              <w:marLeft w:val="0"/>
              <w:marRight w:val="0"/>
              <w:marTop w:val="0"/>
              <w:marBottom w:val="0"/>
              <w:divBdr>
                <w:top w:val="none" w:sz="0" w:space="0" w:color="auto"/>
                <w:left w:val="none" w:sz="0" w:space="0" w:color="auto"/>
                <w:bottom w:val="none" w:sz="0" w:space="0" w:color="auto"/>
                <w:right w:val="none" w:sz="0" w:space="0" w:color="auto"/>
              </w:divBdr>
            </w:div>
            <w:div w:id="1391613681">
              <w:marLeft w:val="0"/>
              <w:marRight w:val="0"/>
              <w:marTop w:val="0"/>
              <w:marBottom w:val="0"/>
              <w:divBdr>
                <w:top w:val="none" w:sz="0" w:space="0" w:color="auto"/>
                <w:left w:val="none" w:sz="0" w:space="0" w:color="auto"/>
                <w:bottom w:val="none" w:sz="0" w:space="0" w:color="auto"/>
                <w:right w:val="none" w:sz="0" w:space="0" w:color="auto"/>
              </w:divBdr>
            </w:div>
            <w:div w:id="1907719241">
              <w:marLeft w:val="0"/>
              <w:marRight w:val="0"/>
              <w:marTop w:val="0"/>
              <w:marBottom w:val="0"/>
              <w:divBdr>
                <w:top w:val="none" w:sz="0" w:space="0" w:color="auto"/>
                <w:left w:val="none" w:sz="0" w:space="0" w:color="auto"/>
                <w:bottom w:val="none" w:sz="0" w:space="0" w:color="auto"/>
                <w:right w:val="none" w:sz="0" w:space="0" w:color="auto"/>
              </w:divBdr>
            </w:div>
            <w:div w:id="426854063">
              <w:marLeft w:val="0"/>
              <w:marRight w:val="0"/>
              <w:marTop w:val="0"/>
              <w:marBottom w:val="0"/>
              <w:divBdr>
                <w:top w:val="none" w:sz="0" w:space="0" w:color="auto"/>
                <w:left w:val="none" w:sz="0" w:space="0" w:color="auto"/>
                <w:bottom w:val="none" w:sz="0" w:space="0" w:color="auto"/>
                <w:right w:val="none" w:sz="0" w:space="0" w:color="auto"/>
              </w:divBdr>
            </w:div>
            <w:div w:id="1008749416">
              <w:marLeft w:val="0"/>
              <w:marRight w:val="0"/>
              <w:marTop w:val="0"/>
              <w:marBottom w:val="0"/>
              <w:divBdr>
                <w:top w:val="none" w:sz="0" w:space="0" w:color="auto"/>
                <w:left w:val="none" w:sz="0" w:space="0" w:color="auto"/>
                <w:bottom w:val="none" w:sz="0" w:space="0" w:color="auto"/>
                <w:right w:val="none" w:sz="0" w:space="0" w:color="auto"/>
              </w:divBdr>
            </w:div>
            <w:div w:id="6372096">
              <w:marLeft w:val="0"/>
              <w:marRight w:val="0"/>
              <w:marTop w:val="0"/>
              <w:marBottom w:val="0"/>
              <w:divBdr>
                <w:top w:val="none" w:sz="0" w:space="0" w:color="auto"/>
                <w:left w:val="none" w:sz="0" w:space="0" w:color="auto"/>
                <w:bottom w:val="none" w:sz="0" w:space="0" w:color="auto"/>
                <w:right w:val="none" w:sz="0" w:space="0" w:color="auto"/>
              </w:divBdr>
            </w:div>
            <w:div w:id="104232867">
              <w:marLeft w:val="0"/>
              <w:marRight w:val="0"/>
              <w:marTop w:val="0"/>
              <w:marBottom w:val="0"/>
              <w:divBdr>
                <w:top w:val="none" w:sz="0" w:space="0" w:color="auto"/>
                <w:left w:val="none" w:sz="0" w:space="0" w:color="auto"/>
                <w:bottom w:val="none" w:sz="0" w:space="0" w:color="auto"/>
                <w:right w:val="none" w:sz="0" w:space="0" w:color="auto"/>
              </w:divBdr>
            </w:div>
            <w:div w:id="1555848729">
              <w:marLeft w:val="0"/>
              <w:marRight w:val="0"/>
              <w:marTop w:val="0"/>
              <w:marBottom w:val="0"/>
              <w:divBdr>
                <w:top w:val="none" w:sz="0" w:space="0" w:color="auto"/>
                <w:left w:val="none" w:sz="0" w:space="0" w:color="auto"/>
                <w:bottom w:val="none" w:sz="0" w:space="0" w:color="auto"/>
                <w:right w:val="none" w:sz="0" w:space="0" w:color="auto"/>
              </w:divBdr>
            </w:div>
            <w:div w:id="211773414">
              <w:marLeft w:val="0"/>
              <w:marRight w:val="0"/>
              <w:marTop w:val="0"/>
              <w:marBottom w:val="0"/>
              <w:divBdr>
                <w:top w:val="none" w:sz="0" w:space="0" w:color="auto"/>
                <w:left w:val="none" w:sz="0" w:space="0" w:color="auto"/>
                <w:bottom w:val="none" w:sz="0" w:space="0" w:color="auto"/>
                <w:right w:val="none" w:sz="0" w:space="0" w:color="auto"/>
              </w:divBdr>
            </w:div>
            <w:div w:id="2057198859">
              <w:marLeft w:val="0"/>
              <w:marRight w:val="0"/>
              <w:marTop w:val="0"/>
              <w:marBottom w:val="0"/>
              <w:divBdr>
                <w:top w:val="none" w:sz="0" w:space="0" w:color="auto"/>
                <w:left w:val="none" w:sz="0" w:space="0" w:color="auto"/>
                <w:bottom w:val="none" w:sz="0" w:space="0" w:color="auto"/>
                <w:right w:val="none" w:sz="0" w:space="0" w:color="auto"/>
              </w:divBdr>
            </w:div>
            <w:div w:id="411897558">
              <w:marLeft w:val="0"/>
              <w:marRight w:val="0"/>
              <w:marTop w:val="0"/>
              <w:marBottom w:val="0"/>
              <w:divBdr>
                <w:top w:val="none" w:sz="0" w:space="0" w:color="auto"/>
                <w:left w:val="none" w:sz="0" w:space="0" w:color="auto"/>
                <w:bottom w:val="none" w:sz="0" w:space="0" w:color="auto"/>
                <w:right w:val="none" w:sz="0" w:space="0" w:color="auto"/>
              </w:divBdr>
            </w:div>
            <w:div w:id="990059670">
              <w:marLeft w:val="0"/>
              <w:marRight w:val="0"/>
              <w:marTop w:val="0"/>
              <w:marBottom w:val="0"/>
              <w:divBdr>
                <w:top w:val="none" w:sz="0" w:space="0" w:color="auto"/>
                <w:left w:val="none" w:sz="0" w:space="0" w:color="auto"/>
                <w:bottom w:val="none" w:sz="0" w:space="0" w:color="auto"/>
                <w:right w:val="none" w:sz="0" w:space="0" w:color="auto"/>
              </w:divBdr>
            </w:div>
            <w:div w:id="1183713837">
              <w:marLeft w:val="0"/>
              <w:marRight w:val="0"/>
              <w:marTop w:val="0"/>
              <w:marBottom w:val="0"/>
              <w:divBdr>
                <w:top w:val="none" w:sz="0" w:space="0" w:color="auto"/>
                <w:left w:val="none" w:sz="0" w:space="0" w:color="auto"/>
                <w:bottom w:val="none" w:sz="0" w:space="0" w:color="auto"/>
                <w:right w:val="none" w:sz="0" w:space="0" w:color="auto"/>
              </w:divBdr>
            </w:div>
            <w:div w:id="2116634433">
              <w:marLeft w:val="0"/>
              <w:marRight w:val="0"/>
              <w:marTop w:val="0"/>
              <w:marBottom w:val="0"/>
              <w:divBdr>
                <w:top w:val="none" w:sz="0" w:space="0" w:color="auto"/>
                <w:left w:val="none" w:sz="0" w:space="0" w:color="auto"/>
                <w:bottom w:val="none" w:sz="0" w:space="0" w:color="auto"/>
                <w:right w:val="none" w:sz="0" w:space="0" w:color="auto"/>
              </w:divBdr>
            </w:div>
            <w:div w:id="370492854">
              <w:marLeft w:val="0"/>
              <w:marRight w:val="0"/>
              <w:marTop w:val="0"/>
              <w:marBottom w:val="0"/>
              <w:divBdr>
                <w:top w:val="none" w:sz="0" w:space="0" w:color="auto"/>
                <w:left w:val="none" w:sz="0" w:space="0" w:color="auto"/>
                <w:bottom w:val="none" w:sz="0" w:space="0" w:color="auto"/>
                <w:right w:val="none" w:sz="0" w:space="0" w:color="auto"/>
              </w:divBdr>
            </w:div>
            <w:div w:id="1646544616">
              <w:marLeft w:val="0"/>
              <w:marRight w:val="0"/>
              <w:marTop w:val="0"/>
              <w:marBottom w:val="0"/>
              <w:divBdr>
                <w:top w:val="none" w:sz="0" w:space="0" w:color="auto"/>
                <w:left w:val="none" w:sz="0" w:space="0" w:color="auto"/>
                <w:bottom w:val="none" w:sz="0" w:space="0" w:color="auto"/>
                <w:right w:val="none" w:sz="0" w:space="0" w:color="auto"/>
              </w:divBdr>
            </w:div>
            <w:div w:id="1366322256">
              <w:marLeft w:val="0"/>
              <w:marRight w:val="0"/>
              <w:marTop w:val="0"/>
              <w:marBottom w:val="0"/>
              <w:divBdr>
                <w:top w:val="none" w:sz="0" w:space="0" w:color="auto"/>
                <w:left w:val="none" w:sz="0" w:space="0" w:color="auto"/>
                <w:bottom w:val="none" w:sz="0" w:space="0" w:color="auto"/>
                <w:right w:val="none" w:sz="0" w:space="0" w:color="auto"/>
              </w:divBdr>
            </w:div>
            <w:div w:id="1315376708">
              <w:marLeft w:val="0"/>
              <w:marRight w:val="0"/>
              <w:marTop w:val="0"/>
              <w:marBottom w:val="0"/>
              <w:divBdr>
                <w:top w:val="none" w:sz="0" w:space="0" w:color="auto"/>
                <w:left w:val="none" w:sz="0" w:space="0" w:color="auto"/>
                <w:bottom w:val="none" w:sz="0" w:space="0" w:color="auto"/>
                <w:right w:val="none" w:sz="0" w:space="0" w:color="auto"/>
              </w:divBdr>
            </w:div>
            <w:div w:id="11302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2581">
      <w:bodyDiv w:val="1"/>
      <w:marLeft w:val="0"/>
      <w:marRight w:val="0"/>
      <w:marTop w:val="0"/>
      <w:marBottom w:val="0"/>
      <w:divBdr>
        <w:top w:val="none" w:sz="0" w:space="0" w:color="auto"/>
        <w:left w:val="none" w:sz="0" w:space="0" w:color="auto"/>
        <w:bottom w:val="none" w:sz="0" w:space="0" w:color="auto"/>
        <w:right w:val="none" w:sz="0" w:space="0" w:color="auto"/>
      </w:divBdr>
    </w:div>
    <w:div w:id="1442844569">
      <w:bodyDiv w:val="1"/>
      <w:marLeft w:val="0"/>
      <w:marRight w:val="0"/>
      <w:marTop w:val="0"/>
      <w:marBottom w:val="0"/>
      <w:divBdr>
        <w:top w:val="none" w:sz="0" w:space="0" w:color="auto"/>
        <w:left w:val="none" w:sz="0" w:space="0" w:color="auto"/>
        <w:bottom w:val="none" w:sz="0" w:space="0" w:color="auto"/>
        <w:right w:val="none" w:sz="0" w:space="0" w:color="auto"/>
      </w:divBdr>
    </w:div>
    <w:div w:id="1446079712">
      <w:bodyDiv w:val="1"/>
      <w:marLeft w:val="0"/>
      <w:marRight w:val="0"/>
      <w:marTop w:val="0"/>
      <w:marBottom w:val="0"/>
      <w:divBdr>
        <w:top w:val="none" w:sz="0" w:space="0" w:color="auto"/>
        <w:left w:val="none" w:sz="0" w:space="0" w:color="auto"/>
        <w:bottom w:val="none" w:sz="0" w:space="0" w:color="auto"/>
        <w:right w:val="none" w:sz="0" w:space="0" w:color="auto"/>
      </w:divBdr>
    </w:div>
    <w:div w:id="1475104020">
      <w:bodyDiv w:val="1"/>
      <w:marLeft w:val="0"/>
      <w:marRight w:val="0"/>
      <w:marTop w:val="0"/>
      <w:marBottom w:val="0"/>
      <w:divBdr>
        <w:top w:val="none" w:sz="0" w:space="0" w:color="auto"/>
        <w:left w:val="none" w:sz="0" w:space="0" w:color="auto"/>
        <w:bottom w:val="none" w:sz="0" w:space="0" w:color="auto"/>
        <w:right w:val="none" w:sz="0" w:space="0" w:color="auto"/>
      </w:divBdr>
    </w:div>
    <w:div w:id="1525441100">
      <w:bodyDiv w:val="1"/>
      <w:marLeft w:val="0"/>
      <w:marRight w:val="0"/>
      <w:marTop w:val="0"/>
      <w:marBottom w:val="0"/>
      <w:divBdr>
        <w:top w:val="none" w:sz="0" w:space="0" w:color="auto"/>
        <w:left w:val="none" w:sz="0" w:space="0" w:color="auto"/>
        <w:bottom w:val="none" w:sz="0" w:space="0" w:color="auto"/>
        <w:right w:val="none" w:sz="0" w:space="0" w:color="auto"/>
      </w:divBdr>
    </w:div>
    <w:div w:id="1528642139">
      <w:bodyDiv w:val="1"/>
      <w:marLeft w:val="0"/>
      <w:marRight w:val="0"/>
      <w:marTop w:val="0"/>
      <w:marBottom w:val="0"/>
      <w:divBdr>
        <w:top w:val="none" w:sz="0" w:space="0" w:color="auto"/>
        <w:left w:val="none" w:sz="0" w:space="0" w:color="auto"/>
        <w:bottom w:val="none" w:sz="0" w:space="0" w:color="auto"/>
        <w:right w:val="none" w:sz="0" w:space="0" w:color="auto"/>
      </w:divBdr>
    </w:div>
    <w:div w:id="1528830545">
      <w:bodyDiv w:val="1"/>
      <w:marLeft w:val="0"/>
      <w:marRight w:val="0"/>
      <w:marTop w:val="0"/>
      <w:marBottom w:val="0"/>
      <w:divBdr>
        <w:top w:val="none" w:sz="0" w:space="0" w:color="auto"/>
        <w:left w:val="none" w:sz="0" w:space="0" w:color="auto"/>
        <w:bottom w:val="none" w:sz="0" w:space="0" w:color="auto"/>
        <w:right w:val="none" w:sz="0" w:space="0" w:color="auto"/>
      </w:divBdr>
      <w:divsChild>
        <w:div w:id="1286351120">
          <w:marLeft w:val="0"/>
          <w:marRight w:val="0"/>
          <w:marTop w:val="0"/>
          <w:marBottom w:val="0"/>
          <w:divBdr>
            <w:top w:val="none" w:sz="0" w:space="0" w:color="auto"/>
            <w:left w:val="none" w:sz="0" w:space="0" w:color="auto"/>
            <w:bottom w:val="none" w:sz="0" w:space="0" w:color="auto"/>
            <w:right w:val="none" w:sz="0" w:space="0" w:color="auto"/>
          </w:divBdr>
          <w:divsChild>
            <w:div w:id="1262950236">
              <w:marLeft w:val="0"/>
              <w:marRight w:val="0"/>
              <w:marTop w:val="0"/>
              <w:marBottom w:val="0"/>
              <w:divBdr>
                <w:top w:val="none" w:sz="0" w:space="0" w:color="auto"/>
                <w:left w:val="none" w:sz="0" w:space="0" w:color="auto"/>
                <w:bottom w:val="none" w:sz="0" w:space="0" w:color="auto"/>
                <w:right w:val="none" w:sz="0" w:space="0" w:color="auto"/>
              </w:divBdr>
            </w:div>
            <w:div w:id="818880862">
              <w:marLeft w:val="0"/>
              <w:marRight w:val="0"/>
              <w:marTop w:val="0"/>
              <w:marBottom w:val="0"/>
              <w:divBdr>
                <w:top w:val="none" w:sz="0" w:space="0" w:color="auto"/>
                <w:left w:val="none" w:sz="0" w:space="0" w:color="auto"/>
                <w:bottom w:val="none" w:sz="0" w:space="0" w:color="auto"/>
                <w:right w:val="none" w:sz="0" w:space="0" w:color="auto"/>
              </w:divBdr>
            </w:div>
            <w:div w:id="600799625">
              <w:marLeft w:val="0"/>
              <w:marRight w:val="0"/>
              <w:marTop w:val="0"/>
              <w:marBottom w:val="0"/>
              <w:divBdr>
                <w:top w:val="none" w:sz="0" w:space="0" w:color="auto"/>
                <w:left w:val="none" w:sz="0" w:space="0" w:color="auto"/>
                <w:bottom w:val="none" w:sz="0" w:space="0" w:color="auto"/>
                <w:right w:val="none" w:sz="0" w:space="0" w:color="auto"/>
              </w:divBdr>
            </w:div>
            <w:div w:id="700741381">
              <w:marLeft w:val="0"/>
              <w:marRight w:val="0"/>
              <w:marTop w:val="0"/>
              <w:marBottom w:val="0"/>
              <w:divBdr>
                <w:top w:val="none" w:sz="0" w:space="0" w:color="auto"/>
                <w:left w:val="none" w:sz="0" w:space="0" w:color="auto"/>
                <w:bottom w:val="none" w:sz="0" w:space="0" w:color="auto"/>
                <w:right w:val="none" w:sz="0" w:space="0" w:color="auto"/>
              </w:divBdr>
            </w:div>
            <w:div w:id="573704790">
              <w:marLeft w:val="0"/>
              <w:marRight w:val="0"/>
              <w:marTop w:val="0"/>
              <w:marBottom w:val="0"/>
              <w:divBdr>
                <w:top w:val="none" w:sz="0" w:space="0" w:color="auto"/>
                <w:left w:val="none" w:sz="0" w:space="0" w:color="auto"/>
                <w:bottom w:val="none" w:sz="0" w:space="0" w:color="auto"/>
                <w:right w:val="none" w:sz="0" w:space="0" w:color="auto"/>
              </w:divBdr>
            </w:div>
            <w:div w:id="192380415">
              <w:marLeft w:val="0"/>
              <w:marRight w:val="0"/>
              <w:marTop w:val="0"/>
              <w:marBottom w:val="0"/>
              <w:divBdr>
                <w:top w:val="none" w:sz="0" w:space="0" w:color="auto"/>
                <w:left w:val="none" w:sz="0" w:space="0" w:color="auto"/>
                <w:bottom w:val="none" w:sz="0" w:space="0" w:color="auto"/>
                <w:right w:val="none" w:sz="0" w:space="0" w:color="auto"/>
              </w:divBdr>
            </w:div>
            <w:div w:id="1359626875">
              <w:marLeft w:val="0"/>
              <w:marRight w:val="0"/>
              <w:marTop w:val="0"/>
              <w:marBottom w:val="0"/>
              <w:divBdr>
                <w:top w:val="none" w:sz="0" w:space="0" w:color="auto"/>
                <w:left w:val="none" w:sz="0" w:space="0" w:color="auto"/>
                <w:bottom w:val="none" w:sz="0" w:space="0" w:color="auto"/>
                <w:right w:val="none" w:sz="0" w:space="0" w:color="auto"/>
              </w:divBdr>
            </w:div>
            <w:div w:id="189681118">
              <w:marLeft w:val="0"/>
              <w:marRight w:val="0"/>
              <w:marTop w:val="0"/>
              <w:marBottom w:val="0"/>
              <w:divBdr>
                <w:top w:val="none" w:sz="0" w:space="0" w:color="auto"/>
                <w:left w:val="none" w:sz="0" w:space="0" w:color="auto"/>
                <w:bottom w:val="none" w:sz="0" w:space="0" w:color="auto"/>
                <w:right w:val="none" w:sz="0" w:space="0" w:color="auto"/>
              </w:divBdr>
            </w:div>
            <w:div w:id="1875725161">
              <w:marLeft w:val="0"/>
              <w:marRight w:val="0"/>
              <w:marTop w:val="0"/>
              <w:marBottom w:val="0"/>
              <w:divBdr>
                <w:top w:val="none" w:sz="0" w:space="0" w:color="auto"/>
                <w:left w:val="none" w:sz="0" w:space="0" w:color="auto"/>
                <w:bottom w:val="none" w:sz="0" w:space="0" w:color="auto"/>
                <w:right w:val="none" w:sz="0" w:space="0" w:color="auto"/>
              </w:divBdr>
            </w:div>
            <w:div w:id="560287561">
              <w:marLeft w:val="0"/>
              <w:marRight w:val="0"/>
              <w:marTop w:val="0"/>
              <w:marBottom w:val="0"/>
              <w:divBdr>
                <w:top w:val="none" w:sz="0" w:space="0" w:color="auto"/>
                <w:left w:val="none" w:sz="0" w:space="0" w:color="auto"/>
                <w:bottom w:val="none" w:sz="0" w:space="0" w:color="auto"/>
                <w:right w:val="none" w:sz="0" w:space="0" w:color="auto"/>
              </w:divBdr>
            </w:div>
            <w:div w:id="895317931">
              <w:marLeft w:val="0"/>
              <w:marRight w:val="0"/>
              <w:marTop w:val="0"/>
              <w:marBottom w:val="0"/>
              <w:divBdr>
                <w:top w:val="none" w:sz="0" w:space="0" w:color="auto"/>
                <w:left w:val="none" w:sz="0" w:space="0" w:color="auto"/>
                <w:bottom w:val="none" w:sz="0" w:space="0" w:color="auto"/>
                <w:right w:val="none" w:sz="0" w:space="0" w:color="auto"/>
              </w:divBdr>
            </w:div>
            <w:div w:id="2022311700">
              <w:marLeft w:val="0"/>
              <w:marRight w:val="0"/>
              <w:marTop w:val="0"/>
              <w:marBottom w:val="0"/>
              <w:divBdr>
                <w:top w:val="none" w:sz="0" w:space="0" w:color="auto"/>
                <w:left w:val="none" w:sz="0" w:space="0" w:color="auto"/>
                <w:bottom w:val="none" w:sz="0" w:space="0" w:color="auto"/>
                <w:right w:val="none" w:sz="0" w:space="0" w:color="auto"/>
              </w:divBdr>
            </w:div>
            <w:div w:id="597173546">
              <w:marLeft w:val="0"/>
              <w:marRight w:val="0"/>
              <w:marTop w:val="0"/>
              <w:marBottom w:val="0"/>
              <w:divBdr>
                <w:top w:val="none" w:sz="0" w:space="0" w:color="auto"/>
                <w:left w:val="none" w:sz="0" w:space="0" w:color="auto"/>
                <w:bottom w:val="none" w:sz="0" w:space="0" w:color="auto"/>
                <w:right w:val="none" w:sz="0" w:space="0" w:color="auto"/>
              </w:divBdr>
            </w:div>
            <w:div w:id="1620258598">
              <w:marLeft w:val="0"/>
              <w:marRight w:val="0"/>
              <w:marTop w:val="0"/>
              <w:marBottom w:val="0"/>
              <w:divBdr>
                <w:top w:val="none" w:sz="0" w:space="0" w:color="auto"/>
                <w:left w:val="none" w:sz="0" w:space="0" w:color="auto"/>
                <w:bottom w:val="none" w:sz="0" w:space="0" w:color="auto"/>
                <w:right w:val="none" w:sz="0" w:space="0" w:color="auto"/>
              </w:divBdr>
            </w:div>
            <w:div w:id="1795445425">
              <w:marLeft w:val="0"/>
              <w:marRight w:val="0"/>
              <w:marTop w:val="0"/>
              <w:marBottom w:val="0"/>
              <w:divBdr>
                <w:top w:val="none" w:sz="0" w:space="0" w:color="auto"/>
                <w:left w:val="none" w:sz="0" w:space="0" w:color="auto"/>
                <w:bottom w:val="none" w:sz="0" w:space="0" w:color="auto"/>
                <w:right w:val="none" w:sz="0" w:space="0" w:color="auto"/>
              </w:divBdr>
            </w:div>
            <w:div w:id="1866216276">
              <w:marLeft w:val="0"/>
              <w:marRight w:val="0"/>
              <w:marTop w:val="0"/>
              <w:marBottom w:val="0"/>
              <w:divBdr>
                <w:top w:val="none" w:sz="0" w:space="0" w:color="auto"/>
                <w:left w:val="none" w:sz="0" w:space="0" w:color="auto"/>
                <w:bottom w:val="none" w:sz="0" w:space="0" w:color="auto"/>
                <w:right w:val="none" w:sz="0" w:space="0" w:color="auto"/>
              </w:divBdr>
            </w:div>
            <w:div w:id="793016422">
              <w:marLeft w:val="0"/>
              <w:marRight w:val="0"/>
              <w:marTop w:val="0"/>
              <w:marBottom w:val="0"/>
              <w:divBdr>
                <w:top w:val="none" w:sz="0" w:space="0" w:color="auto"/>
                <w:left w:val="none" w:sz="0" w:space="0" w:color="auto"/>
                <w:bottom w:val="none" w:sz="0" w:space="0" w:color="auto"/>
                <w:right w:val="none" w:sz="0" w:space="0" w:color="auto"/>
              </w:divBdr>
            </w:div>
            <w:div w:id="291134626">
              <w:marLeft w:val="0"/>
              <w:marRight w:val="0"/>
              <w:marTop w:val="0"/>
              <w:marBottom w:val="0"/>
              <w:divBdr>
                <w:top w:val="none" w:sz="0" w:space="0" w:color="auto"/>
                <w:left w:val="none" w:sz="0" w:space="0" w:color="auto"/>
                <w:bottom w:val="none" w:sz="0" w:space="0" w:color="auto"/>
                <w:right w:val="none" w:sz="0" w:space="0" w:color="auto"/>
              </w:divBdr>
            </w:div>
            <w:div w:id="1371295824">
              <w:marLeft w:val="0"/>
              <w:marRight w:val="0"/>
              <w:marTop w:val="0"/>
              <w:marBottom w:val="0"/>
              <w:divBdr>
                <w:top w:val="none" w:sz="0" w:space="0" w:color="auto"/>
                <w:left w:val="none" w:sz="0" w:space="0" w:color="auto"/>
                <w:bottom w:val="none" w:sz="0" w:space="0" w:color="auto"/>
                <w:right w:val="none" w:sz="0" w:space="0" w:color="auto"/>
              </w:divBdr>
            </w:div>
            <w:div w:id="1012951204">
              <w:marLeft w:val="0"/>
              <w:marRight w:val="0"/>
              <w:marTop w:val="0"/>
              <w:marBottom w:val="0"/>
              <w:divBdr>
                <w:top w:val="none" w:sz="0" w:space="0" w:color="auto"/>
                <w:left w:val="none" w:sz="0" w:space="0" w:color="auto"/>
                <w:bottom w:val="none" w:sz="0" w:space="0" w:color="auto"/>
                <w:right w:val="none" w:sz="0" w:space="0" w:color="auto"/>
              </w:divBdr>
            </w:div>
            <w:div w:id="240675923">
              <w:marLeft w:val="0"/>
              <w:marRight w:val="0"/>
              <w:marTop w:val="0"/>
              <w:marBottom w:val="0"/>
              <w:divBdr>
                <w:top w:val="none" w:sz="0" w:space="0" w:color="auto"/>
                <w:left w:val="none" w:sz="0" w:space="0" w:color="auto"/>
                <w:bottom w:val="none" w:sz="0" w:space="0" w:color="auto"/>
                <w:right w:val="none" w:sz="0" w:space="0" w:color="auto"/>
              </w:divBdr>
            </w:div>
            <w:div w:id="1491672022">
              <w:marLeft w:val="0"/>
              <w:marRight w:val="0"/>
              <w:marTop w:val="0"/>
              <w:marBottom w:val="0"/>
              <w:divBdr>
                <w:top w:val="none" w:sz="0" w:space="0" w:color="auto"/>
                <w:left w:val="none" w:sz="0" w:space="0" w:color="auto"/>
                <w:bottom w:val="none" w:sz="0" w:space="0" w:color="auto"/>
                <w:right w:val="none" w:sz="0" w:space="0" w:color="auto"/>
              </w:divBdr>
            </w:div>
            <w:div w:id="2041856046">
              <w:marLeft w:val="0"/>
              <w:marRight w:val="0"/>
              <w:marTop w:val="0"/>
              <w:marBottom w:val="0"/>
              <w:divBdr>
                <w:top w:val="none" w:sz="0" w:space="0" w:color="auto"/>
                <w:left w:val="none" w:sz="0" w:space="0" w:color="auto"/>
                <w:bottom w:val="none" w:sz="0" w:space="0" w:color="auto"/>
                <w:right w:val="none" w:sz="0" w:space="0" w:color="auto"/>
              </w:divBdr>
            </w:div>
            <w:div w:id="865485921">
              <w:marLeft w:val="0"/>
              <w:marRight w:val="0"/>
              <w:marTop w:val="0"/>
              <w:marBottom w:val="0"/>
              <w:divBdr>
                <w:top w:val="none" w:sz="0" w:space="0" w:color="auto"/>
                <w:left w:val="none" w:sz="0" w:space="0" w:color="auto"/>
                <w:bottom w:val="none" w:sz="0" w:space="0" w:color="auto"/>
                <w:right w:val="none" w:sz="0" w:space="0" w:color="auto"/>
              </w:divBdr>
            </w:div>
            <w:div w:id="1801651919">
              <w:marLeft w:val="0"/>
              <w:marRight w:val="0"/>
              <w:marTop w:val="0"/>
              <w:marBottom w:val="0"/>
              <w:divBdr>
                <w:top w:val="none" w:sz="0" w:space="0" w:color="auto"/>
                <w:left w:val="none" w:sz="0" w:space="0" w:color="auto"/>
                <w:bottom w:val="none" w:sz="0" w:space="0" w:color="auto"/>
                <w:right w:val="none" w:sz="0" w:space="0" w:color="auto"/>
              </w:divBdr>
            </w:div>
            <w:div w:id="834414325">
              <w:marLeft w:val="0"/>
              <w:marRight w:val="0"/>
              <w:marTop w:val="0"/>
              <w:marBottom w:val="0"/>
              <w:divBdr>
                <w:top w:val="none" w:sz="0" w:space="0" w:color="auto"/>
                <w:left w:val="none" w:sz="0" w:space="0" w:color="auto"/>
                <w:bottom w:val="none" w:sz="0" w:space="0" w:color="auto"/>
                <w:right w:val="none" w:sz="0" w:space="0" w:color="auto"/>
              </w:divBdr>
            </w:div>
            <w:div w:id="242685222">
              <w:marLeft w:val="0"/>
              <w:marRight w:val="0"/>
              <w:marTop w:val="0"/>
              <w:marBottom w:val="0"/>
              <w:divBdr>
                <w:top w:val="none" w:sz="0" w:space="0" w:color="auto"/>
                <w:left w:val="none" w:sz="0" w:space="0" w:color="auto"/>
                <w:bottom w:val="none" w:sz="0" w:space="0" w:color="auto"/>
                <w:right w:val="none" w:sz="0" w:space="0" w:color="auto"/>
              </w:divBdr>
            </w:div>
            <w:div w:id="1747068383">
              <w:marLeft w:val="0"/>
              <w:marRight w:val="0"/>
              <w:marTop w:val="0"/>
              <w:marBottom w:val="0"/>
              <w:divBdr>
                <w:top w:val="none" w:sz="0" w:space="0" w:color="auto"/>
                <w:left w:val="none" w:sz="0" w:space="0" w:color="auto"/>
                <w:bottom w:val="none" w:sz="0" w:space="0" w:color="auto"/>
                <w:right w:val="none" w:sz="0" w:space="0" w:color="auto"/>
              </w:divBdr>
            </w:div>
            <w:div w:id="1859344746">
              <w:marLeft w:val="0"/>
              <w:marRight w:val="0"/>
              <w:marTop w:val="0"/>
              <w:marBottom w:val="0"/>
              <w:divBdr>
                <w:top w:val="none" w:sz="0" w:space="0" w:color="auto"/>
                <w:left w:val="none" w:sz="0" w:space="0" w:color="auto"/>
                <w:bottom w:val="none" w:sz="0" w:space="0" w:color="auto"/>
                <w:right w:val="none" w:sz="0" w:space="0" w:color="auto"/>
              </w:divBdr>
            </w:div>
            <w:div w:id="1456097632">
              <w:marLeft w:val="0"/>
              <w:marRight w:val="0"/>
              <w:marTop w:val="0"/>
              <w:marBottom w:val="0"/>
              <w:divBdr>
                <w:top w:val="none" w:sz="0" w:space="0" w:color="auto"/>
                <w:left w:val="none" w:sz="0" w:space="0" w:color="auto"/>
                <w:bottom w:val="none" w:sz="0" w:space="0" w:color="auto"/>
                <w:right w:val="none" w:sz="0" w:space="0" w:color="auto"/>
              </w:divBdr>
            </w:div>
            <w:div w:id="324477935">
              <w:marLeft w:val="0"/>
              <w:marRight w:val="0"/>
              <w:marTop w:val="0"/>
              <w:marBottom w:val="0"/>
              <w:divBdr>
                <w:top w:val="none" w:sz="0" w:space="0" w:color="auto"/>
                <w:left w:val="none" w:sz="0" w:space="0" w:color="auto"/>
                <w:bottom w:val="none" w:sz="0" w:space="0" w:color="auto"/>
                <w:right w:val="none" w:sz="0" w:space="0" w:color="auto"/>
              </w:divBdr>
            </w:div>
            <w:div w:id="352342322">
              <w:marLeft w:val="0"/>
              <w:marRight w:val="0"/>
              <w:marTop w:val="0"/>
              <w:marBottom w:val="0"/>
              <w:divBdr>
                <w:top w:val="none" w:sz="0" w:space="0" w:color="auto"/>
                <w:left w:val="none" w:sz="0" w:space="0" w:color="auto"/>
                <w:bottom w:val="none" w:sz="0" w:space="0" w:color="auto"/>
                <w:right w:val="none" w:sz="0" w:space="0" w:color="auto"/>
              </w:divBdr>
            </w:div>
            <w:div w:id="37970776">
              <w:marLeft w:val="0"/>
              <w:marRight w:val="0"/>
              <w:marTop w:val="0"/>
              <w:marBottom w:val="0"/>
              <w:divBdr>
                <w:top w:val="none" w:sz="0" w:space="0" w:color="auto"/>
                <w:left w:val="none" w:sz="0" w:space="0" w:color="auto"/>
                <w:bottom w:val="none" w:sz="0" w:space="0" w:color="auto"/>
                <w:right w:val="none" w:sz="0" w:space="0" w:color="auto"/>
              </w:divBdr>
            </w:div>
            <w:div w:id="1360009268">
              <w:marLeft w:val="0"/>
              <w:marRight w:val="0"/>
              <w:marTop w:val="0"/>
              <w:marBottom w:val="0"/>
              <w:divBdr>
                <w:top w:val="none" w:sz="0" w:space="0" w:color="auto"/>
                <w:left w:val="none" w:sz="0" w:space="0" w:color="auto"/>
                <w:bottom w:val="none" w:sz="0" w:space="0" w:color="auto"/>
                <w:right w:val="none" w:sz="0" w:space="0" w:color="auto"/>
              </w:divBdr>
            </w:div>
            <w:div w:id="495805598">
              <w:marLeft w:val="0"/>
              <w:marRight w:val="0"/>
              <w:marTop w:val="0"/>
              <w:marBottom w:val="0"/>
              <w:divBdr>
                <w:top w:val="none" w:sz="0" w:space="0" w:color="auto"/>
                <w:left w:val="none" w:sz="0" w:space="0" w:color="auto"/>
                <w:bottom w:val="none" w:sz="0" w:space="0" w:color="auto"/>
                <w:right w:val="none" w:sz="0" w:space="0" w:color="auto"/>
              </w:divBdr>
            </w:div>
            <w:div w:id="913051870">
              <w:marLeft w:val="0"/>
              <w:marRight w:val="0"/>
              <w:marTop w:val="0"/>
              <w:marBottom w:val="0"/>
              <w:divBdr>
                <w:top w:val="none" w:sz="0" w:space="0" w:color="auto"/>
                <w:left w:val="none" w:sz="0" w:space="0" w:color="auto"/>
                <w:bottom w:val="none" w:sz="0" w:space="0" w:color="auto"/>
                <w:right w:val="none" w:sz="0" w:space="0" w:color="auto"/>
              </w:divBdr>
            </w:div>
            <w:div w:id="329985048">
              <w:marLeft w:val="0"/>
              <w:marRight w:val="0"/>
              <w:marTop w:val="0"/>
              <w:marBottom w:val="0"/>
              <w:divBdr>
                <w:top w:val="none" w:sz="0" w:space="0" w:color="auto"/>
                <w:left w:val="none" w:sz="0" w:space="0" w:color="auto"/>
                <w:bottom w:val="none" w:sz="0" w:space="0" w:color="auto"/>
                <w:right w:val="none" w:sz="0" w:space="0" w:color="auto"/>
              </w:divBdr>
            </w:div>
            <w:div w:id="984117479">
              <w:marLeft w:val="0"/>
              <w:marRight w:val="0"/>
              <w:marTop w:val="0"/>
              <w:marBottom w:val="0"/>
              <w:divBdr>
                <w:top w:val="none" w:sz="0" w:space="0" w:color="auto"/>
                <w:left w:val="none" w:sz="0" w:space="0" w:color="auto"/>
                <w:bottom w:val="none" w:sz="0" w:space="0" w:color="auto"/>
                <w:right w:val="none" w:sz="0" w:space="0" w:color="auto"/>
              </w:divBdr>
            </w:div>
            <w:div w:id="1994135118">
              <w:marLeft w:val="0"/>
              <w:marRight w:val="0"/>
              <w:marTop w:val="0"/>
              <w:marBottom w:val="0"/>
              <w:divBdr>
                <w:top w:val="none" w:sz="0" w:space="0" w:color="auto"/>
                <w:left w:val="none" w:sz="0" w:space="0" w:color="auto"/>
                <w:bottom w:val="none" w:sz="0" w:space="0" w:color="auto"/>
                <w:right w:val="none" w:sz="0" w:space="0" w:color="auto"/>
              </w:divBdr>
            </w:div>
            <w:div w:id="1339888154">
              <w:marLeft w:val="0"/>
              <w:marRight w:val="0"/>
              <w:marTop w:val="0"/>
              <w:marBottom w:val="0"/>
              <w:divBdr>
                <w:top w:val="none" w:sz="0" w:space="0" w:color="auto"/>
                <w:left w:val="none" w:sz="0" w:space="0" w:color="auto"/>
                <w:bottom w:val="none" w:sz="0" w:space="0" w:color="auto"/>
                <w:right w:val="none" w:sz="0" w:space="0" w:color="auto"/>
              </w:divBdr>
            </w:div>
            <w:div w:id="2139178279">
              <w:marLeft w:val="0"/>
              <w:marRight w:val="0"/>
              <w:marTop w:val="0"/>
              <w:marBottom w:val="0"/>
              <w:divBdr>
                <w:top w:val="none" w:sz="0" w:space="0" w:color="auto"/>
                <w:left w:val="none" w:sz="0" w:space="0" w:color="auto"/>
                <w:bottom w:val="none" w:sz="0" w:space="0" w:color="auto"/>
                <w:right w:val="none" w:sz="0" w:space="0" w:color="auto"/>
              </w:divBdr>
            </w:div>
            <w:div w:id="1930845525">
              <w:marLeft w:val="0"/>
              <w:marRight w:val="0"/>
              <w:marTop w:val="0"/>
              <w:marBottom w:val="0"/>
              <w:divBdr>
                <w:top w:val="none" w:sz="0" w:space="0" w:color="auto"/>
                <w:left w:val="none" w:sz="0" w:space="0" w:color="auto"/>
                <w:bottom w:val="none" w:sz="0" w:space="0" w:color="auto"/>
                <w:right w:val="none" w:sz="0" w:space="0" w:color="auto"/>
              </w:divBdr>
            </w:div>
            <w:div w:id="1003361340">
              <w:marLeft w:val="0"/>
              <w:marRight w:val="0"/>
              <w:marTop w:val="0"/>
              <w:marBottom w:val="0"/>
              <w:divBdr>
                <w:top w:val="none" w:sz="0" w:space="0" w:color="auto"/>
                <w:left w:val="none" w:sz="0" w:space="0" w:color="auto"/>
                <w:bottom w:val="none" w:sz="0" w:space="0" w:color="auto"/>
                <w:right w:val="none" w:sz="0" w:space="0" w:color="auto"/>
              </w:divBdr>
            </w:div>
            <w:div w:id="1116824789">
              <w:marLeft w:val="0"/>
              <w:marRight w:val="0"/>
              <w:marTop w:val="0"/>
              <w:marBottom w:val="0"/>
              <w:divBdr>
                <w:top w:val="none" w:sz="0" w:space="0" w:color="auto"/>
                <w:left w:val="none" w:sz="0" w:space="0" w:color="auto"/>
                <w:bottom w:val="none" w:sz="0" w:space="0" w:color="auto"/>
                <w:right w:val="none" w:sz="0" w:space="0" w:color="auto"/>
              </w:divBdr>
            </w:div>
            <w:div w:id="1780832154">
              <w:marLeft w:val="0"/>
              <w:marRight w:val="0"/>
              <w:marTop w:val="0"/>
              <w:marBottom w:val="0"/>
              <w:divBdr>
                <w:top w:val="none" w:sz="0" w:space="0" w:color="auto"/>
                <w:left w:val="none" w:sz="0" w:space="0" w:color="auto"/>
                <w:bottom w:val="none" w:sz="0" w:space="0" w:color="auto"/>
                <w:right w:val="none" w:sz="0" w:space="0" w:color="auto"/>
              </w:divBdr>
            </w:div>
            <w:div w:id="1121845804">
              <w:marLeft w:val="0"/>
              <w:marRight w:val="0"/>
              <w:marTop w:val="0"/>
              <w:marBottom w:val="0"/>
              <w:divBdr>
                <w:top w:val="none" w:sz="0" w:space="0" w:color="auto"/>
                <w:left w:val="none" w:sz="0" w:space="0" w:color="auto"/>
                <w:bottom w:val="none" w:sz="0" w:space="0" w:color="auto"/>
                <w:right w:val="none" w:sz="0" w:space="0" w:color="auto"/>
              </w:divBdr>
            </w:div>
            <w:div w:id="1496872112">
              <w:marLeft w:val="0"/>
              <w:marRight w:val="0"/>
              <w:marTop w:val="0"/>
              <w:marBottom w:val="0"/>
              <w:divBdr>
                <w:top w:val="none" w:sz="0" w:space="0" w:color="auto"/>
                <w:left w:val="none" w:sz="0" w:space="0" w:color="auto"/>
                <w:bottom w:val="none" w:sz="0" w:space="0" w:color="auto"/>
                <w:right w:val="none" w:sz="0" w:space="0" w:color="auto"/>
              </w:divBdr>
            </w:div>
            <w:div w:id="928003786">
              <w:marLeft w:val="0"/>
              <w:marRight w:val="0"/>
              <w:marTop w:val="0"/>
              <w:marBottom w:val="0"/>
              <w:divBdr>
                <w:top w:val="none" w:sz="0" w:space="0" w:color="auto"/>
                <w:left w:val="none" w:sz="0" w:space="0" w:color="auto"/>
                <w:bottom w:val="none" w:sz="0" w:space="0" w:color="auto"/>
                <w:right w:val="none" w:sz="0" w:space="0" w:color="auto"/>
              </w:divBdr>
            </w:div>
            <w:div w:id="44455983">
              <w:marLeft w:val="0"/>
              <w:marRight w:val="0"/>
              <w:marTop w:val="0"/>
              <w:marBottom w:val="0"/>
              <w:divBdr>
                <w:top w:val="none" w:sz="0" w:space="0" w:color="auto"/>
                <w:left w:val="none" w:sz="0" w:space="0" w:color="auto"/>
                <w:bottom w:val="none" w:sz="0" w:space="0" w:color="auto"/>
                <w:right w:val="none" w:sz="0" w:space="0" w:color="auto"/>
              </w:divBdr>
            </w:div>
            <w:div w:id="712580855">
              <w:marLeft w:val="0"/>
              <w:marRight w:val="0"/>
              <w:marTop w:val="0"/>
              <w:marBottom w:val="0"/>
              <w:divBdr>
                <w:top w:val="none" w:sz="0" w:space="0" w:color="auto"/>
                <w:left w:val="none" w:sz="0" w:space="0" w:color="auto"/>
                <w:bottom w:val="none" w:sz="0" w:space="0" w:color="auto"/>
                <w:right w:val="none" w:sz="0" w:space="0" w:color="auto"/>
              </w:divBdr>
            </w:div>
            <w:div w:id="2078822964">
              <w:marLeft w:val="0"/>
              <w:marRight w:val="0"/>
              <w:marTop w:val="0"/>
              <w:marBottom w:val="0"/>
              <w:divBdr>
                <w:top w:val="none" w:sz="0" w:space="0" w:color="auto"/>
                <w:left w:val="none" w:sz="0" w:space="0" w:color="auto"/>
                <w:bottom w:val="none" w:sz="0" w:space="0" w:color="auto"/>
                <w:right w:val="none" w:sz="0" w:space="0" w:color="auto"/>
              </w:divBdr>
            </w:div>
            <w:div w:id="978458504">
              <w:marLeft w:val="0"/>
              <w:marRight w:val="0"/>
              <w:marTop w:val="0"/>
              <w:marBottom w:val="0"/>
              <w:divBdr>
                <w:top w:val="none" w:sz="0" w:space="0" w:color="auto"/>
                <w:left w:val="none" w:sz="0" w:space="0" w:color="auto"/>
                <w:bottom w:val="none" w:sz="0" w:space="0" w:color="auto"/>
                <w:right w:val="none" w:sz="0" w:space="0" w:color="auto"/>
              </w:divBdr>
            </w:div>
            <w:div w:id="1578245435">
              <w:marLeft w:val="0"/>
              <w:marRight w:val="0"/>
              <w:marTop w:val="0"/>
              <w:marBottom w:val="0"/>
              <w:divBdr>
                <w:top w:val="none" w:sz="0" w:space="0" w:color="auto"/>
                <w:left w:val="none" w:sz="0" w:space="0" w:color="auto"/>
                <w:bottom w:val="none" w:sz="0" w:space="0" w:color="auto"/>
                <w:right w:val="none" w:sz="0" w:space="0" w:color="auto"/>
              </w:divBdr>
            </w:div>
            <w:div w:id="1672291149">
              <w:marLeft w:val="0"/>
              <w:marRight w:val="0"/>
              <w:marTop w:val="0"/>
              <w:marBottom w:val="0"/>
              <w:divBdr>
                <w:top w:val="none" w:sz="0" w:space="0" w:color="auto"/>
                <w:left w:val="none" w:sz="0" w:space="0" w:color="auto"/>
                <w:bottom w:val="none" w:sz="0" w:space="0" w:color="auto"/>
                <w:right w:val="none" w:sz="0" w:space="0" w:color="auto"/>
              </w:divBdr>
            </w:div>
            <w:div w:id="1168403826">
              <w:marLeft w:val="0"/>
              <w:marRight w:val="0"/>
              <w:marTop w:val="0"/>
              <w:marBottom w:val="0"/>
              <w:divBdr>
                <w:top w:val="none" w:sz="0" w:space="0" w:color="auto"/>
                <w:left w:val="none" w:sz="0" w:space="0" w:color="auto"/>
                <w:bottom w:val="none" w:sz="0" w:space="0" w:color="auto"/>
                <w:right w:val="none" w:sz="0" w:space="0" w:color="auto"/>
              </w:divBdr>
            </w:div>
            <w:div w:id="1718160138">
              <w:marLeft w:val="0"/>
              <w:marRight w:val="0"/>
              <w:marTop w:val="0"/>
              <w:marBottom w:val="0"/>
              <w:divBdr>
                <w:top w:val="none" w:sz="0" w:space="0" w:color="auto"/>
                <w:left w:val="none" w:sz="0" w:space="0" w:color="auto"/>
                <w:bottom w:val="none" w:sz="0" w:space="0" w:color="auto"/>
                <w:right w:val="none" w:sz="0" w:space="0" w:color="auto"/>
              </w:divBdr>
            </w:div>
            <w:div w:id="2118333548">
              <w:marLeft w:val="0"/>
              <w:marRight w:val="0"/>
              <w:marTop w:val="0"/>
              <w:marBottom w:val="0"/>
              <w:divBdr>
                <w:top w:val="none" w:sz="0" w:space="0" w:color="auto"/>
                <w:left w:val="none" w:sz="0" w:space="0" w:color="auto"/>
                <w:bottom w:val="none" w:sz="0" w:space="0" w:color="auto"/>
                <w:right w:val="none" w:sz="0" w:space="0" w:color="auto"/>
              </w:divBdr>
            </w:div>
            <w:div w:id="737437652">
              <w:marLeft w:val="0"/>
              <w:marRight w:val="0"/>
              <w:marTop w:val="0"/>
              <w:marBottom w:val="0"/>
              <w:divBdr>
                <w:top w:val="none" w:sz="0" w:space="0" w:color="auto"/>
                <w:left w:val="none" w:sz="0" w:space="0" w:color="auto"/>
                <w:bottom w:val="none" w:sz="0" w:space="0" w:color="auto"/>
                <w:right w:val="none" w:sz="0" w:space="0" w:color="auto"/>
              </w:divBdr>
            </w:div>
            <w:div w:id="1562593330">
              <w:marLeft w:val="0"/>
              <w:marRight w:val="0"/>
              <w:marTop w:val="0"/>
              <w:marBottom w:val="0"/>
              <w:divBdr>
                <w:top w:val="none" w:sz="0" w:space="0" w:color="auto"/>
                <w:left w:val="none" w:sz="0" w:space="0" w:color="auto"/>
                <w:bottom w:val="none" w:sz="0" w:space="0" w:color="auto"/>
                <w:right w:val="none" w:sz="0" w:space="0" w:color="auto"/>
              </w:divBdr>
            </w:div>
            <w:div w:id="1077676676">
              <w:marLeft w:val="0"/>
              <w:marRight w:val="0"/>
              <w:marTop w:val="0"/>
              <w:marBottom w:val="0"/>
              <w:divBdr>
                <w:top w:val="none" w:sz="0" w:space="0" w:color="auto"/>
                <w:left w:val="none" w:sz="0" w:space="0" w:color="auto"/>
                <w:bottom w:val="none" w:sz="0" w:space="0" w:color="auto"/>
                <w:right w:val="none" w:sz="0" w:space="0" w:color="auto"/>
              </w:divBdr>
            </w:div>
            <w:div w:id="2136829817">
              <w:marLeft w:val="0"/>
              <w:marRight w:val="0"/>
              <w:marTop w:val="0"/>
              <w:marBottom w:val="0"/>
              <w:divBdr>
                <w:top w:val="none" w:sz="0" w:space="0" w:color="auto"/>
                <w:left w:val="none" w:sz="0" w:space="0" w:color="auto"/>
                <w:bottom w:val="none" w:sz="0" w:space="0" w:color="auto"/>
                <w:right w:val="none" w:sz="0" w:space="0" w:color="auto"/>
              </w:divBdr>
            </w:div>
            <w:div w:id="266693746">
              <w:marLeft w:val="0"/>
              <w:marRight w:val="0"/>
              <w:marTop w:val="0"/>
              <w:marBottom w:val="0"/>
              <w:divBdr>
                <w:top w:val="none" w:sz="0" w:space="0" w:color="auto"/>
                <w:left w:val="none" w:sz="0" w:space="0" w:color="auto"/>
                <w:bottom w:val="none" w:sz="0" w:space="0" w:color="auto"/>
                <w:right w:val="none" w:sz="0" w:space="0" w:color="auto"/>
              </w:divBdr>
            </w:div>
            <w:div w:id="40984896">
              <w:marLeft w:val="0"/>
              <w:marRight w:val="0"/>
              <w:marTop w:val="0"/>
              <w:marBottom w:val="0"/>
              <w:divBdr>
                <w:top w:val="none" w:sz="0" w:space="0" w:color="auto"/>
                <w:left w:val="none" w:sz="0" w:space="0" w:color="auto"/>
                <w:bottom w:val="none" w:sz="0" w:space="0" w:color="auto"/>
                <w:right w:val="none" w:sz="0" w:space="0" w:color="auto"/>
              </w:divBdr>
            </w:div>
            <w:div w:id="27032501">
              <w:marLeft w:val="0"/>
              <w:marRight w:val="0"/>
              <w:marTop w:val="0"/>
              <w:marBottom w:val="0"/>
              <w:divBdr>
                <w:top w:val="none" w:sz="0" w:space="0" w:color="auto"/>
                <w:left w:val="none" w:sz="0" w:space="0" w:color="auto"/>
                <w:bottom w:val="none" w:sz="0" w:space="0" w:color="auto"/>
                <w:right w:val="none" w:sz="0" w:space="0" w:color="auto"/>
              </w:divBdr>
            </w:div>
            <w:div w:id="2105611727">
              <w:marLeft w:val="0"/>
              <w:marRight w:val="0"/>
              <w:marTop w:val="0"/>
              <w:marBottom w:val="0"/>
              <w:divBdr>
                <w:top w:val="none" w:sz="0" w:space="0" w:color="auto"/>
                <w:left w:val="none" w:sz="0" w:space="0" w:color="auto"/>
                <w:bottom w:val="none" w:sz="0" w:space="0" w:color="auto"/>
                <w:right w:val="none" w:sz="0" w:space="0" w:color="auto"/>
              </w:divBdr>
            </w:div>
            <w:div w:id="917206986">
              <w:marLeft w:val="0"/>
              <w:marRight w:val="0"/>
              <w:marTop w:val="0"/>
              <w:marBottom w:val="0"/>
              <w:divBdr>
                <w:top w:val="none" w:sz="0" w:space="0" w:color="auto"/>
                <w:left w:val="none" w:sz="0" w:space="0" w:color="auto"/>
                <w:bottom w:val="none" w:sz="0" w:space="0" w:color="auto"/>
                <w:right w:val="none" w:sz="0" w:space="0" w:color="auto"/>
              </w:divBdr>
            </w:div>
            <w:div w:id="914978606">
              <w:marLeft w:val="0"/>
              <w:marRight w:val="0"/>
              <w:marTop w:val="0"/>
              <w:marBottom w:val="0"/>
              <w:divBdr>
                <w:top w:val="none" w:sz="0" w:space="0" w:color="auto"/>
                <w:left w:val="none" w:sz="0" w:space="0" w:color="auto"/>
                <w:bottom w:val="none" w:sz="0" w:space="0" w:color="auto"/>
                <w:right w:val="none" w:sz="0" w:space="0" w:color="auto"/>
              </w:divBdr>
            </w:div>
            <w:div w:id="1443961911">
              <w:marLeft w:val="0"/>
              <w:marRight w:val="0"/>
              <w:marTop w:val="0"/>
              <w:marBottom w:val="0"/>
              <w:divBdr>
                <w:top w:val="none" w:sz="0" w:space="0" w:color="auto"/>
                <w:left w:val="none" w:sz="0" w:space="0" w:color="auto"/>
                <w:bottom w:val="none" w:sz="0" w:space="0" w:color="auto"/>
                <w:right w:val="none" w:sz="0" w:space="0" w:color="auto"/>
              </w:divBdr>
            </w:div>
            <w:div w:id="121265651">
              <w:marLeft w:val="0"/>
              <w:marRight w:val="0"/>
              <w:marTop w:val="0"/>
              <w:marBottom w:val="0"/>
              <w:divBdr>
                <w:top w:val="none" w:sz="0" w:space="0" w:color="auto"/>
                <w:left w:val="none" w:sz="0" w:space="0" w:color="auto"/>
                <w:bottom w:val="none" w:sz="0" w:space="0" w:color="auto"/>
                <w:right w:val="none" w:sz="0" w:space="0" w:color="auto"/>
              </w:divBdr>
            </w:div>
            <w:div w:id="1585184805">
              <w:marLeft w:val="0"/>
              <w:marRight w:val="0"/>
              <w:marTop w:val="0"/>
              <w:marBottom w:val="0"/>
              <w:divBdr>
                <w:top w:val="none" w:sz="0" w:space="0" w:color="auto"/>
                <w:left w:val="none" w:sz="0" w:space="0" w:color="auto"/>
                <w:bottom w:val="none" w:sz="0" w:space="0" w:color="auto"/>
                <w:right w:val="none" w:sz="0" w:space="0" w:color="auto"/>
              </w:divBdr>
            </w:div>
            <w:div w:id="568199939">
              <w:marLeft w:val="0"/>
              <w:marRight w:val="0"/>
              <w:marTop w:val="0"/>
              <w:marBottom w:val="0"/>
              <w:divBdr>
                <w:top w:val="none" w:sz="0" w:space="0" w:color="auto"/>
                <w:left w:val="none" w:sz="0" w:space="0" w:color="auto"/>
                <w:bottom w:val="none" w:sz="0" w:space="0" w:color="auto"/>
                <w:right w:val="none" w:sz="0" w:space="0" w:color="auto"/>
              </w:divBdr>
            </w:div>
            <w:div w:id="48458733">
              <w:marLeft w:val="0"/>
              <w:marRight w:val="0"/>
              <w:marTop w:val="0"/>
              <w:marBottom w:val="0"/>
              <w:divBdr>
                <w:top w:val="none" w:sz="0" w:space="0" w:color="auto"/>
                <w:left w:val="none" w:sz="0" w:space="0" w:color="auto"/>
                <w:bottom w:val="none" w:sz="0" w:space="0" w:color="auto"/>
                <w:right w:val="none" w:sz="0" w:space="0" w:color="auto"/>
              </w:divBdr>
            </w:div>
            <w:div w:id="2050258987">
              <w:marLeft w:val="0"/>
              <w:marRight w:val="0"/>
              <w:marTop w:val="0"/>
              <w:marBottom w:val="0"/>
              <w:divBdr>
                <w:top w:val="none" w:sz="0" w:space="0" w:color="auto"/>
                <w:left w:val="none" w:sz="0" w:space="0" w:color="auto"/>
                <w:bottom w:val="none" w:sz="0" w:space="0" w:color="auto"/>
                <w:right w:val="none" w:sz="0" w:space="0" w:color="auto"/>
              </w:divBdr>
            </w:div>
            <w:div w:id="739837108">
              <w:marLeft w:val="0"/>
              <w:marRight w:val="0"/>
              <w:marTop w:val="0"/>
              <w:marBottom w:val="0"/>
              <w:divBdr>
                <w:top w:val="none" w:sz="0" w:space="0" w:color="auto"/>
                <w:left w:val="none" w:sz="0" w:space="0" w:color="auto"/>
                <w:bottom w:val="none" w:sz="0" w:space="0" w:color="auto"/>
                <w:right w:val="none" w:sz="0" w:space="0" w:color="auto"/>
              </w:divBdr>
            </w:div>
            <w:div w:id="2064330577">
              <w:marLeft w:val="0"/>
              <w:marRight w:val="0"/>
              <w:marTop w:val="0"/>
              <w:marBottom w:val="0"/>
              <w:divBdr>
                <w:top w:val="none" w:sz="0" w:space="0" w:color="auto"/>
                <w:left w:val="none" w:sz="0" w:space="0" w:color="auto"/>
                <w:bottom w:val="none" w:sz="0" w:space="0" w:color="auto"/>
                <w:right w:val="none" w:sz="0" w:space="0" w:color="auto"/>
              </w:divBdr>
            </w:div>
            <w:div w:id="1563297712">
              <w:marLeft w:val="0"/>
              <w:marRight w:val="0"/>
              <w:marTop w:val="0"/>
              <w:marBottom w:val="0"/>
              <w:divBdr>
                <w:top w:val="none" w:sz="0" w:space="0" w:color="auto"/>
                <w:left w:val="none" w:sz="0" w:space="0" w:color="auto"/>
                <w:bottom w:val="none" w:sz="0" w:space="0" w:color="auto"/>
                <w:right w:val="none" w:sz="0" w:space="0" w:color="auto"/>
              </w:divBdr>
            </w:div>
            <w:div w:id="2054695363">
              <w:marLeft w:val="0"/>
              <w:marRight w:val="0"/>
              <w:marTop w:val="0"/>
              <w:marBottom w:val="0"/>
              <w:divBdr>
                <w:top w:val="none" w:sz="0" w:space="0" w:color="auto"/>
                <w:left w:val="none" w:sz="0" w:space="0" w:color="auto"/>
                <w:bottom w:val="none" w:sz="0" w:space="0" w:color="auto"/>
                <w:right w:val="none" w:sz="0" w:space="0" w:color="auto"/>
              </w:divBdr>
            </w:div>
            <w:div w:id="564069988">
              <w:marLeft w:val="0"/>
              <w:marRight w:val="0"/>
              <w:marTop w:val="0"/>
              <w:marBottom w:val="0"/>
              <w:divBdr>
                <w:top w:val="none" w:sz="0" w:space="0" w:color="auto"/>
                <w:left w:val="none" w:sz="0" w:space="0" w:color="auto"/>
                <w:bottom w:val="none" w:sz="0" w:space="0" w:color="auto"/>
                <w:right w:val="none" w:sz="0" w:space="0" w:color="auto"/>
              </w:divBdr>
            </w:div>
            <w:div w:id="952396427">
              <w:marLeft w:val="0"/>
              <w:marRight w:val="0"/>
              <w:marTop w:val="0"/>
              <w:marBottom w:val="0"/>
              <w:divBdr>
                <w:top w:val="none" w:sz="0" w:space="0" w:color="auto"/>
                <w:left w:val="none" w:sz="0" w:space="0" w:color="auto"/>
                <w:bottom w:val="none" w:sz="0" w:space="0" w:color="auto"/>
                <w:right w:val="none" w:sz="0" w:space="0" w:color="auto"/>
              </w:divBdr>
            </w:div>
            <w:div w:id="1910725590">
              <w:marLeft w:val="0"/>
              <w:marRight w:val="0"/>
              <w:marTop w:val="0"/>
              <w:marBottom w:val="0"/>
              <w:divBdr>
                <w:top w:val="none" w:sz="0" w:space="0" w:color="auto"/>
                <w:left w:val="none" w:sz="0" w:space="0" w:color="auto"/>
                <w:bottom w:val="none" w:sz="0" w:space="0" w:color="auto"/>
                <w:right w:val="none" w:sz="0" w:space="0" w:color="auto"/>
              </w:divBdr>
            </w:div>
            <w:div w:id="1210531999">
              <w:marLeft w:val="0"/>
              <w:marRight w:val="0"/>
              <w:marTop w:val="0"/>
              <w:marBottom w:val="0"/>
              <w:divBdr>
                <w:top w:val="none" w:sz="0" w:space="0" w:color="auto"/>
                <w:left w:val="none" w:sz="0" w:space="0" w:color="auto"/>
                <w:bottom w:val="none" w:sz="0" w:space="0" w:color="auto"/>
                <w:right w:val="none" w:sz="0" w:space="0" w:color="auto"/>
              </w:divBdr>
            </w:div>
            <w:div w:id="1030491442">
              <w:marLeft w:val="0"/>
              <w:marRight w:val="0"/>
              <w:marTop w:val="0"/>
              <w:marBottom w:val="0"/>
              <w:divBdr>
                <w:top w:val="none" w:sz="0" w:space="0" w:color="auto"/>
                <w:left w:val="none" w:sz="0" w:space="0" w:color="auto"/>
                <w:bottom w:val="none" w:sz="0" w:space="0" w:color="auto"/>
                <w:right w:val="none" w:sz="0" w:space="0" w:color="auto"/>
              </w:divBdr>
            </w:div>
            <w:div w:id="1041246245">
              <w:marLeft w:val="0"/>
              <w:marRight w:val="0"/>
              <w:marTop w:val="0"/>
              <w:marBottom w:val="0"/>
              <w:divBdr>
                <w:top w:val="none" w:sz="0" w:space="0" w:color="auto"/>
                <w:left w:val="none" w:sz="0" w:space="0" w:color="auto"/>
                <w:bottom w:val="none" w:sz="0" w:space="0" w:color="auto"/>
                <w:right w:val="none" w:sz="0" w:space="0" w:color="auto"/>
              </w:divBdr>
            </w:div>
            <w:div w:id="474566067">
              <w:marLeft w:val="0"/>
              <w:marRight w:val="0"/>
              <w:marTop w:val="0"/>
              <w:marBottom w:val="0"/>
              <w:divBdr>
                <w:top w:val="none" w:sz="0" w:space="0" w:color="auto"/>
                <w:left w:val="none" w:sz="0" w:space="0" w:color="auto"/>
                <w:bottom w:val="none" w:sz="0" w:space="0" w:color="auto"/>
                <w:right w:val="none" w:sz="0" w:space="0" w:color="auto"/>
              </w:divBdr>
            </w:div>
            <w:div w:id="1878203991">
              <w:marLeft w:val="0"/>
              <w:marRight w:val="0"/>
              <w:marTop w:val="0"/>
              <w:marBottom w:val="0"/>
              <w:divBdr>
                <w:top w:val="none" w:sz="0" w:space="0" w:color="auto"/>
                <w:left w:val="none" w:sz="0" w:space="0" w:color="auto"/>
                <w:bottom w:val="none" w:sz="0" w:space="0" w:color="auto"/>
                <w:right w:val="none" w:sz="0" w:space="0" w:color="auto"/>
              </w:divBdr>
            </w:div>
            <w:div w:id="325280956">
              <w:marLeft w:val="0"/>
              <w:marRight w:val="0"/>
              <w:marTop w:val="0"/>
              <w:marBottom w:val="0"/>
              <w:divBdr>
                <w:top w:val="none" w:sz="0" w:space="0" w:color="auto"/>
                <w:left w:val="none" w:sz="0" w:space="0" w:color="auto"/>
                <w:bottom w:val="none" w:sz="0" w:space="0" w:color="auto"/>
                <w:right w:val="none" w:sz="0" w:space="0" w:color="auto"/>
              </w:divBdr>
            </w:div>
            <w:div w:id="742678566">
              <w:marLeft w:val="0"/>
              <w:marRight w:val="0"/>
              <w:marTop w:val="0"/>
              <w:marBottom w:val="0"/>
              <w:divBdr>
                <w:top w:val="none" w:sz="0" w:space="0" w:color="auto"/>
                <w:left w:val="none" w:sz="0" w:space="0" w:color="auto"/>
                <w:bottom w:val="none" w:sz="0" w:space="0" w:color="auto"/>
                <w:right w:val="none" w:sz="0" w:space="0" w:color="auto"/>
              </w:divBdr>
            </w:div>
            <w:div w:id="739407602">
              <w:marLeft w:val="0"/>
              <w:marRight w:val="0"/>
              <w:marTop w:val="0"/>
              <w:marBottom w:val="0"/>
              <w:divBdr>
                <w:top w:val="none" w:sz="0" w:space="0" w:color="auto"/>
                <w:left w:val="none" w:sz="0" w:space="0" w:color="auto"/>
                <w:bottom w:val="none" w:sz="0" w:space="0" w:color="auto"/>
                <w:right w:val="none" w:sz="0" w:space="0" w:color="auto"/>
              </w:divBdr>
            </w:div>
            <w:div w:id="1021054317">
              <w:marLeft w:val="0"/>
              <w:marRight w:val="0"/>
              <w:marTop w:val="0"/>
              <w:marBottom w:val="0"/>
              <w:divBdr>
                <w:top w:val="none" w:sz="0" w:space="0" w:color="auto"/>
                <w:left w:val="none" w:sz="0" w:space="0" w:color="auto"/>
                <w:bottom w:val="none" w:sz="0" w:space="0" w:color="auto"/>
                <w:right w:val="none" w:sz="0" w:space="0" w:color="auto"/>
              </w:divBdr>
            </w:div>
            <w:div w:id="296572830">
              <w:marLeft w:val="0"/>
              <w:marRight w:val="0"/>
              <w:marTop w:val="0"/>
              <w:marBottom w:val="0"/>
              <w:divBdr>
                <w:top w:val="none" w:sz="0" w:space="0" w:color="auto"/>
                <w:left w:val="none" w:sz="0" w:space="0" w:color="auto"/>
                <w:bottom w:val="none" w:sz="0" w:space="0" w:color="auto"/>
                <w:right w:val="none" w:sz="0" w:space="0" w:color="auto"/>
              </w:divBdr>
            </w:div>
            <w:div w:id="1577714246">
              <w:marLeft w:val="0"/>
              <w:marRight w:val="0"/>
              <w:marTop w:val="0"/>
              <w:marBottom w:val="0"/>
              <w:divBdr>
                <w:top w:val="none" w:sz="0" w:space="0" w:color="auto"/>
                <w:left w:val="none" w:sz="0" w:space="0" w:color="auto"/>
                <w:bottom w:val="none" w:sz="0" w:space="0" w:color="auto"/>
                <w:right w:val="none" w:sz="0" w:space="0" w:color="auto"/>
              </w:divBdr>
            </w:div>
            <w:div w:id="927154923">
              <w:marLeft w:val="0"/>
              <w:marRight w:val="0"/>
              <w:marTop w:val="0"/>
              <w:marBottom w:val="0"/>
              <w:divBdr>
                <w:top w:val="none" w:sz="0" w:space="0" w:color="auto"/>
                <w:left w:val="none" w:sz="0" w:space="0" w:color="auto"/>
                <w:bottom w:val="none" w:sz="0" w:space="0" w:color="auto"/>
                <w:right w:val="none" w:sz="0" w:space="0" w:color="auto"/>
              </w:divBdr>
            </w:div>
            <w:div w:id="1069619251">
              <w:marLeft w:val="0"/>
              <w:marRight w:val="0"/>
              <w:marTop w:val="0"/>
              <w:marBottom w:val="0"/>
              <w:divBdr>
                <w:top w:val="none" w:sz="0" w:space="0" w:color="auto"/>
                <w:left w:val="none" w:sz="0" w:space="0" w:color="auto"/>
                <w:bottom w:val="none" w:sz="0" w:space="0" w:color="auto"/>
                <w:right w:val="none" w:sz="0" w:space="0" w:color="auto"/>
              </w:divBdr>
            </w:div>
            <w:div w:id="1487818114">
              <w:marLeft w:val="0"/>
              <w:marRight w:val="0"/>
              <w:marTop w:val="0"/>
              <w:marBottom w:val="0"/>
              <w:divBdr>
                <w:top w:val="none" w:sz="0" w:space="0" w:color="auto"/>
                <w:left w:val="none" w:sz="0" w:space="0" w:color="auto"/>
                <w:bottom w:val="none" w:sz="0" w:space="0" w:color="auto"/>
                <w:right w:val="none" w:sz="0" w:space="0" w:color="auto"/>
              </w:divBdr>
            </w:div>
            <w:div w:id="558857277">
              <w:marLeft w:val="0"/>
              <w:marRight w:val="0"/>
              <w:marTop w:val="0"/>
              <w:marBottom w:val="0"/>
              <w:divBdr>
                <w:top w:val="none" w:sz="0" w:space="0" w:color="auto"/>
                <w:left w:val="none" w:sz="0" w:space="0" w:color="auto"/>
                <w:bottom w:val="none" w:sz="0" w:space="0" w:color="auto"/>
                <w:right w:val="none" w:sz="0" w:space="0" w:color="auto"/>
              </w:divBdr>
            </w:div>
            <w:div w:id="1623223598">
              <w:marLeft w:val="0"/>
              <w:marRight w:val="0"/>
              <w:marTop w:val="0"/>
              <w:marBottom w:val="0"/>
              <w:divBdr>
                <w:top w:val="none" w:sz="0" w:space="0" w:color="auto"/>
                <w:left w:val="none" w:sz="0" w:space="0" w:color="auto"/>
                <w:bottom w:val="none" w:sz="0" w:space="0" w:color="auto"/>
                <w:right w:val="none" w:sz="0" w:space="0" w:color="auto"/>
              </w:divBdr>
            </w:div>
            <w:div w:id="401487923">
              <w:marLeft w:val="0"/>
              <w:marRight w:val="0"/>
              <w:marTop w:val="0"/>
              <w:marBottom w:val="0"/>
              <w:divBdr>
                <w:top w:val="none" w:sz="0" w:space="0" w:color="auto"/>
                <w:left w:val="none" w:sz="0" w:space="0" w:color="auto"/>
                <w:bottom w:val="none" w:sz="0" w:space="0" w:color="auto"/>
                <w:right w:val="none" w:sz="0" w:space="0" w:color="auto"/>
              </w:divBdr>
            </w:div>
            <w:div w:id="273102188">
              <w:marLeft w:val="0"/>
              <w:marRight w:val="0"/>
              <w:marTop w:val="0"/>
              <w:marBottom w:val="0"/>
              <w:divBdr>
                <w:top w:val="none" w:sz="0" w:space="0" w:color="auto"/>
                <w:left w:val="none" w:sz="0" w:space="0" w:color="auto"/>
                <w:bottom w:val="none" w:sz="0" w:space="0" w:color="auto"/>
                <w:right w:val="none" w:sz="0" w:space="0" w:color="auto"/>
              </w:divBdr>
            </w:div>
            <w:div w:id="116946951">
              <w:marLeft w:val="0"/>
              <w:marRight w:val="0"/>
              <w:marTop w:val="0"/>
              <w:marBottom w:val="0"/>
              <w:divBdr>
                <w:top w:val="none" w:sz="0" w:space="0" w:color="auto"/>
                <w:left w:val="none" w:sz="0" w:space="0" w:color="auto"/>
                <w:bottom w:val="none" w:sz="0" w:space="0" w:color="auto"/>
                <w:right w:val="none" w:sz="0" w:space="0" w:color="auto"/>
              </w:divBdr>
            </w:div>
            <w:div w:id="1384137777">
              <w:marLeft w:val="0"/>
              <w:marRight w:val="0"/>
              <w:marTop w:val="0"/>
              <w:marBottom w:val="0"/>
              <w:divBdr>
                <w:top w:val="none" w:sz="0" w:space="0" w:color="auto"/>
                <w:left w:val="none" w:sz="0" w:space="0" w:color="auto"/>
                <w:bottom w:val="none" w:sz="0" w:space="0" w:color="auto"/>
                <w:right w:val="none" w:sz="0" w:space="0" w:color="auto"/>
              </w:divBdr>
            </w:div>
            <w:div w:id="801576969">
              <w:marLeft w:val="0"/>
              <w:marRight w:val="0"/>
              <w:marTop w:val="0"/>
              <w:marBottom w:val="0"/>
              <w:divBdr>
                <w:top w:val="none" w:sz="0" w:space="0" w:color="auto"/>
                <w:left w:val="none" w:sz="0" w:space="0" w:color="auto"/>
                <w:bottom w:val="none" w:sz="0" w:space="0" w:color="auto"/>
                <w:right w:val="none" w:sz="0" w:space="0" w:color="auto"/>
              </w:divBdr>
            </w:div>
            <w:div w:id="597256597">
              <w:marLeft w:val="0"/>
              <w:marRight w:val="0"/>
              <w:marTop w:val="0"/>
              <w:marBottom w:val="0"/>
              <w:divBdr>
                <w:top w:val="none" w:sz="0" w:space="0" w:color="auto"/>
                <w:left w:val="none" w:sz="0" w:space="0" w:color="auto"/>
                <w:bottom w:val="none" w:sz="0" w:space="0" w:color="auto"/>
                <w:right w:val="none" w:sz="0" w:space="0" w:color="auto"/>
              </w:divBdr>
            </w:div>
            <w:div w:id="819926781">
              <w:marLeft w:val="0"/>
              <w:marRight w:val="0"/>
              <w:marTop w:val="0"/>
              <w:marBottom w:val="0"/>
              <w:divBdr>
                <w:top w:val="none" w:sz="0" w:space="0" w:color="auto"/>
                <w:left w:val="none" w:sz="0" w:space="0" w:color="auto"/>
                <w:bottom w:val="none" w:sz="0" w:space="0" w:color="auto"/>
                <w:right w:val="none" w:sz="0" w:space="0" w:color="auto"/>
              </w:divBdr>
            </w:div>
            <w:div w:id="1760131243">
              <w:marLeft w:val="0"/>
              <w:marRight w:val="0"/>
              <w:marTop w:val="0"/>
              <w:marBottom w:val="0"/>
              <w:divBdr>
                <w:top w:val="none" w:sz="0" w:space="0" w:color="auto"/>
                <w:left w:val="none" w:sz="0" w:space="0" w:color="auto"/>
                <w:bottom w:val="none" w:sz="0" w:space="0" w:color="auto"/>
                <w:right w:val="none" w:sz="0" w:space="0" w:color="auto"/>
              </w:divBdr>
            </w:div>
            <w:div w:id="1856918098">
              <w:marLeft w:val="0"/>
              <w:marRight w:val="0"/>
              <w:marTop w:val="0"/>
              <w:marBottom w:val="0"/>
              <w:divBdr>
                <w:top w:val="none" w:sz="0" w:space="0" w:color="auto"/>
                <w:left w:val="none" w:sz="0" w:space="0" w:color="auto"/>
                <w:bottom w:val="none" w:sz="0" w:space="0" w:color="auto"/>
                <w:right w:val="none" w:sz="0" w:space="0" w:color="auto"/>
              </w:divBdr>
            </w:div>
            <w:div w:id="919142439">
              <w:marLeft w:val="0"/>
              <w:marRight w:val="0"/>
              <w:marTop w:val="0"/>
              <w:marBottom w:val="0"/>
              <w:divBdr>
                <w:top w:val="none" w:sz="0" w:space="0" w:color="auto"/>
                <w:left w:val="none" w:sz="0" w:space="0" w:color="auto"/>
                <w:bottom w:val="none" w:sz="0" w:space="0" w:color="auto"/>
                <w:right w:val="none" w:sz="0" w:space="0" w:color="auto"/>
              </w:divBdr>
            </w:div>
            <w:div w:id="1698190351">
              <w:marLeft w:val="0"/>
              <w:marRight w:val="0"/>
              <w:marTop w:val="0"/>
              <w:marBottom w:val="0"/>
              <w:divBdr>
                <w:top w:val="none" w:sz="0" w:space="0" w:color="auto"/>
                <w:left w:val="none" w:sz="0" w:space="0" w:color="auto"/>
                <w:bottom w:val="none" w:sz="0" w:space="0" w:color="auto"/>
                <w:right w:val="none" w:sz="0" w:space="0" w:color="auto"/>
              </w:divBdr>
            </w:div>
            <w:div w:id="1730565945">
              <w:marLeft w:val="0"/>
              <w:marRight w:val="0"/>
              <w:marTop w:val="0"/>
              <w:marBottom w:val="0"/>
              <w:divBdr>
                <w:top w:val="none" w:sz="0" w:space="0" w:color="auto"/>
                <w:left w:val="none" w:sz="0" w:space="0" w:color="auto"/>
                <w:bottom w:val="none" w:sz="0" w:space="0" w:color="auto"/>
                <w:right w:val="none" w:sz="0" w:space="0" w:color="auto"/>
              </w:divBdr>
            </w:div>
            <w:div w:id="988630584">
              <w:marLeft w:val="0"/>
              <w:marRight w:val="0"/>
              <w:marTop w:val="0"/>
              <w:marBottom w:val="0"/>
              <w:divBdr>
                <w:top w:val="none" w:sz="0" w:space="0" w:color="auto"/>
                <w:left w:val="none" w:sz="0" w:space="0" w:color="auto"/>
                <w:bottom w:val="none" w:sz="0" w:space="0" w:color="auto"/>
                <w:right w:val="none" w:sz="0" w:space="0" w:color="auto"/>
              </w:divBdr>
            </w:div>
            <w:div w:id="1410734253">
              <w:marLeft w:val="0"/>
              <w:marRight w:val="0"/>
              <w:marTop w:val="0"/>
              <w:marBottom w:val="0"/>
              <w:divBdr>
                <w:top w:val="none" w:sz="0" w:space="0" w:color="auto"/>
                <w:left w:val="none" w:sz="0" w:space="0" w:color="auto"/>
                <w:bottom w:val="none" w:sz="0" w:space="0" w:color="auto"/>
                <w:right w:val="none" w:sz="0" w:space="0" w:color="auto"/>
              </w:divBdr>
            </w:div>
            <w:div w:id="601111165">
              <w:marLeft w:val="0"/>
              <w:marRight w:val="0"/>
              <w:marTop w:val="0"/>
              <w:marBottom w:val="0"/>
              <w:divBdr>
                <w:top w:val="none" w:sz="0" w:space="0" w:color="auto"/>
                <w:left w:val="none" w:sz="0" w:space="0" w:color="auto"/>
                <w:bottom w:val="none" w:sz="0" w:space="0" w:color="auto"/>
                <w:right w:val="none" w:sz="0" w:space="0" w:color="auto"/>
              </w:divBdr>
            </w:div>
            <w:div w:id="1927229706">
              <w:marLeft w:val="0"/>
              <w:marRight w:val="0"/>
              <w:marTop w:val="0"/>
              <w:marBottom w:val="0"/>
              <w:divBdr>
                <w:top w:val="none" w:sz="0" w:space="0" w:color="auto"/>
                <w:left w:val="none" w:sz="0" w:space="0" w:color="auto"/>
                <w:bottom w:val="none" w:sz="0" w:space="0" w:color="auto"/>
                <w:right w:val="none" w:sz="0" w:space="0" w:color="auto"/>
              </w:divBdr>
            </w:div>
            <w:div w:id="1682853073">
              <w:marLeft w:val="0"/>
              <w:marRight w:val="0"/>
              <w:marTop w:val="0"/>
              <w:marBottom w:val="0"/>
              <w:divBdr>
                <w:top w:val="none" w:sz="0" w:space="0" w:color="auto"/>
                <w:left w:val="none" w:sz="0" w:space="0" w:color="auto"/>
                <w:bottom w:val="none" w:sz="0" w:space="0" w:color="auto"/>
                <w:right w:val="none" w:sz="0" w:space="0" w:color="auto"/>
              </w:divBdr>
            </w:div>
            <w:div w:id="185945053">
              <w:marLeft w:val="0"/>
              <w:marRight w:val="0"/>
              <w:marTop w:val="0"/>
              <w:marBottom w:val="0"/>
              <w:divBdr>
                <w:top w:val="none" w:sz="0" w:space="0" w:color="auto"/>
                <w:left w:val="none" w:sz="0" w:space="0" w:color="auto"/>
                <w:bottom w:val="none" w:sz="0" w:space="0" w:color="auto"/>
                <w:right w:val="none" w:sz="0" w:space="0" w:color="auto"/>
              </w:divBdr>
            </w:div>
            <w:div w:id="2020959709">
              <w:marLeft w:val="0"/>
              <w:marRight w:val="0"/>
              <w:marTop w:val="0"/>
              <w:marBottom w:val="0"/>
              <w:divBdr>
                <w:top w:val="none" w:sz="0" w:space="0" w:color="auto"/>
                <w:left w:val="none" w:sz="0" w:space="0" w:color="auto"/>
                <w:bottom w:val="none" w:sz="0" w:space="0" w:color="auto"/>
                <w:right w:val="none" w:sz="0" w:space="0" w:color="auto"/>
              </w:divBdr>
            </w:div>
            <w:div w:id="1914896992">
              <w:marLeft w:val="0"/>
              <w:marRight w:val="0"/>
              <w:marTop w:val="0"/>
              <w:marBottom w:val="0"/>
              <w:divBdr>
                <w:top w:val="none" w:sz="0" w:space="0" w:color="auto"/>
                <w:left w:val="none" w:sz="0" w:space="0" w:color="auto"/>
                <w:bottom w:val="none" w:sz="0" w:space="0" w:color="auto"/>
                <w:right w:val="none" w:sz="0" w:space="0" w:color="auto"/>
              </w:divBdr>
            </w:div>
            <w:div w:id="605843376">
              <w:marLeft w:val="0"/>
              <w:marRight w:val="0"/>
              <w:marTop w:val="0"/>
              <w:marBottom w:val="0"/>
              <w:divBdr>
                <w:top w:val="none" w:sz="0" w:space="0" w:color="auto"/>
                <w:left w:val="none" w:sz="0" w:space="0" w:color="auto"/>
                <w:bottom w:val="none" w:sz="0" w:space="0" w:color="auto"/>
                <w:right w:val="none" w:sz="0" w:space="0" w:color="auto"/>
              </w:divBdr>
            </w:div>
            <w:div w:id="1267423196">
              <w:marLeft w:val="0"/>
              <w:marRight w:val="0"/>
              <w:marTop w:val="0"/>
              <w:marBottom w:val="0"/>
              <w:divBdr>
                <w:top w:val="none" w:sz="0" w:space="0" w:color="auto"/>
                <w:left w:val="none" w:sz="0" w:space="0" w:color="auto"/>
                <w:bottom w:val="none" w:sz="0" w:space="0" w:color="auto"/>
                <w:right w:val="none" w:sz="0" w:space="0" w:color="auto"/>
              </w:divBdr>
            </w:div>
            <w:div w:id="1158808301">
              <w:marLeft w:val="0"/>
              <w:marRight w:val="0"/>
              <w:marTop w:val="0"/>
              <w:marBottom w:val="0"/>
              <w:divBdr>
                <w:top w:val="none" w:sz="0" w:space="0" w:color="auto"/>
                <w:left w:val="none" w:sz="0" w:space="0" w:color="auto"/>
                <w:bottom w:val="none" w:sz="0" w:space="0" w:color="auto"/>
                <w:right w:val="none" w:sz="0" w:space="0" w:color="auto"/>
              </w:divBdr>
            </w:div>
            <w:div w:id="1040515694">
              <w:marLeft w:val="0"/>
              <w:marRight w:val="0"/>
              <w:marTop w:val="0"/>
              <w:marBottom w:val="0"/>
              <w:divBdr>
                <w:top w:val="none" w:sz="0" w:space="0" w:color="auto"/>
                <w:left w:val="none" w:sz="0" w:space="0" w:color="auto"/>
                <w:bottom w:val="none" w:sz="0" w:space="0" w:color="auto"/>
                <w:right w:val="none" w:sz="0" w:space="0" w:color="auto"/>
              </w:divBdr>
            </w:div>
            <w:div w:id="1368987930">
              <w:marLeft w:val="0"/>
              <w:marRight w:val="0"/>
              <w:marTop w:val="0"/>
              <w:marBottom w:val="0"/>
              <w:divBdr>
                <w:top w:val="none" w:sz="0" w:space="0" w:color="auto"/>
                <w:left w:val="none" w:sz="0" w:space="0" w:color="auto"/>
                <w:bottom w:val="none" w:sz="0" w:space="0" w:color="auto"/>
                <w:right w:val="none" w:sz="0" w:space="0" w:color="auto"/>
              </w:divBdr>
            </w:div>
            <w:div w:id="2101218600">
              <w:marLeft w:val="0"/>
              <w:marRight w:val="0"/>
              <w:marTop w:val="0"/>
              <w:marBottom w:val="0"/>
              <w:divBdr>
                <w:top w:val="none" w:sz="0" w:space="0" w:color="auto"/>
                <w:left w:val="none" w:sz="0" w:space="0" w:color="auto"/>
                <w:bottom w:val="none" w:sz="0" w:space="0" w:color="auto"/>
                <w:right w:val="none" w:sz="0" w:space="0" w:color="auto"/>
              </w:divBdr>
            </w:div>
            <w:div w:id="823814218">
              <w:marLeft w:val="0"/>
              <w:marRight w:val="0"/>
              <w:marTop w:val="0"/>
              <w:marBottom w:val="0"/>
              <w:divBdr>
                <w:top w:val="none" w:sz="0" w:space="0" w:color="auto"/>
                <w:left w:val="none" w:sz="0" w:space="0" w:color="auto"/>
                <w:bottom w:val="none" w:sz="0" w:space="0" w:color="auto"/>
                <w:right w:val="none" w:sz="0" w:space="0" w:color="auto"/>
              </w:divBdr>
            </w:div>
            <w:div w:id="3289189">
              <w:marLeft w:val="0"/>
              <w:marRight w:val="0"/>
              <w:marTop w:val="0"/>
              <w:marBottom w:val="0"/>
              <w:divBdr>
                <w:top w:val="none" w:sz="0" w:space="0" w:color="auto"/>
                <w:left w:val="none" w:sz="0" w:space="0" w:color="auto"/>
                <w:bottom w:val="none" w:sz="0" w:space="0" w:color="auto"/>
                <w:right w:val="none" w:sz="0" w:space="0" w:color="auto"/>
              </w:divBdr>
            </w:div>
            <w:div w:id="638414852">
              <w:marLeft w:val="0"/>
              <w:marRight w:val="0"/>
              <w:marTop w:val="0"/>
              <w:marBottom w:val="0"/>
              <w:divBdr>
                <w:top w:val="none" w:sz="0" w:space="0" w:color="auto"/>
                <w:left w:val="none" w:sz="0" w:space="0" w:color="auto"/>
                <w:bottom w:val="none" w:sz="0" w:space="0" w:color="auto"/>
                <w:right w:val="none" w:sz="0" w:space="0" w:color="auto"/>
              </w:divBdr>
            </w:div>
            <w:div w:id="1681732974">
              <w:marLeft w:val="0"/>
              <w:marRight w:val="0"/>
              <w:marTop w:val="0"/>
              <w:marBottom w:val="0"/>
              <w:divBdr>
                <w:top w:val="none" w:sz="0" w:space="0" w:color="auto"/>
                <w:left w:val="none" w:sz="0" w:space="0" w:color="auto"/>
                <w:bottom w:val="none" w:sz="0" w:space="0" w:color="auto"/>
                <w:right w:val="none" w:sz="0" w:space="0" w:color="auto"/>
              </w:divBdr>
            </w:div>
            <w:div w:id="1438790837">
              <w:marLeft w:val="0"/>
              <w:marRight w:val="0"/>
              <w:marTop w:val="0"/>
              <w:marBottom w:val="0"/>
              <w:divBdr>
                <w:top w:val="none" w:sz="0" w:space="0" w:color="auto"/>
                <w:left w:val="none" w:sz="0" w:space="0" w:color="auto"/>
                <w:bottom w:val="none" w:sz="0" w:space="0" w:color="auto"/>
                <w:right w:val="none" w:sz="0" w:space="0" w:color="auto"/>
              </w:divBdr>
            </w:div>
            <w:div w:id="143203708">
              <w:marLeft w:val="0"/>
              <w:marRight w:val="0"/>
              <w:marTop w:val="0"/>
              <w:marBottom w:val="0"/>
              <w:divBdr>
                <w:top w:val="none" w:sz="0" w:space="0" w:color="auto"/>
                <w:left w:val="none" w:sz="0" w:space="0" w:color="auto"/>
                <w:bottom w:val="none" w:sz="0" w:space="0" w:color="auto"/>
                <w:right w:val="none" w:sz="0" w:space="0" w:color="auto"/>
              </w:divBdr>
            </w:div>
            <w:div w:id="988441873">
              <w:marLeft w:val="0"/>
              <w:marRight w:val="0"/>
              <w:marTop w:val="0"/>
              <w:marBottom w:val="0"/>
              <w:divBdr>
                <w:top w:val="none" w:sz="0" w:space="0" w:color="auto"/>
                <w:left w:val="none" w:sz="0" w:space="0" w:color="auto"/>
                <w:bottom w:val="none" w:sz="0" w:space="0" w:color="auto"/>
                <w:right w:val="none" w:sz="0" w:space="0" w:color="auto"/>
              </w:divBdr>
            </w:div>
            <w:div w:id="1100105255">
              <w:marLeft w:val="0"/>
              <w:marRight w:val="0"/>
              <w:marTop w:val="0"/>
              <w:marBottom w:val="0"/>
              <w:divBdr>
                <w:top w:val="none" w:sz="0" w:space="0" w:color="auto"/>
                <w:left w:val="none" w:sz="0" w:space="0" w:color="auto"/>
                <w:bottom w:val="none" w:sz="0" w:space="0" w:color="auto"/>
                <w:right w:val="none" w:sz="0" w:space="0" w:color="auto"/>
              </w:divBdr>
            </w:div>
            <w:div w:id="1449619327">
              <w:marLeft w:val="0"/>
              <w:marRight w:val="0"/>
              <w:marTop w:val="0"/>
              <w:marBottom w:val="0"/>
              <w:divBdr>
                <w:top w:val="none" w:sz="0" w:space="0" w:color="auto"/>
                <w:left w:val="none" w:sz="0" w:space="0" w:color="auto"/>
                <w:bottom w:val="none" w:sz="0" w:space="0" w:color="auto"/>
                <w:right w:val="none" w:sz="0" w:space="0" w:color="auto"/>
              </w:divBdr>
            </w:div>
            <w:div w:id="326401085">
              <w:marLeft w:val="0"/>
              <w:marRight w:val="0"/>
              <w:marTop w:val="0"/>
              <w:marBottom w:val="0"/>
              <w:divBdr>
                <w:top w:val="none" w:sz="0" w:space="0" w:color="auto"/>
                <w:left w:val="none" w:sz="0" w:space="0" w:color="auto"/>
                <w:bottom w:val="none" w:sz="0" w:space="0" w:color="auto"/>
                <w:right w:val="none" w:sz="0" w:space="0" w:color="auto"/>
              </w:divBdr>
            </w:div>
            <w:div w:id="1743796826">
              <w:marLeft w:val="0"/>
              <w:marRight w:val="0"/>
              <w:marTop w:val="0"/>
              <w:marBottom w:val="0"/>
              <w:divBdr>
                <w:top w:val="none" w:sz="0" w:space="0" w:color="auto"/>
                <w:left w:val="none" w:sz="0" w:space="0" w:color="auto"/>
                <w:bottom w:val="none" w:sz="0" w:space="0" w:color="auto"/>
                <w:right w:val="none" w:sz="0" w:space="0" w:color="auto"/>
              </w:divBdr>
            </w:div>
            <w:div w:id="712845093">
              <w:marLeft w:val="0"/>
              <w:marRight w:val="0"/>
              <w:marTop w:val="0"/>
              <w:marBottom w:val="0"/>
              <w:divBdr>
                <w:top w:val="none" w:sz="0" w:space="0" w:color="auto"/>
                <w:left w:val="none" w:sz="0" w:space="0" w:color="auto"/>
                <w:bottom w:val="none" w:sz="0" w:space="0" w:color="auto"/>
                <w:right w:val="none" w:sz="0" w:space="0" w:color="auto"/>
              </w:divBdr>
            </w:div>
            <w:div w:id="1134327800">
              <w:marLeft w:val="0"/>
              <w:marRight w:val="0"/>
              <w:marTop w:val="0"/>
              <w:marBottom w:val="0"/>
              <w:divBdr>
                <w:top w:val="none" w:sz="0" w:space="0" w:color="auto"/>
                <w:left w:val="none" w:sz="0" w:space="0" w:color="auto"/>
                <w:bottom w:val="none" w:sz="0" w:space="0" w:color="auto"/>
                <w:right w:val="none" w:sz="0" w:space="0" w:color="auto"/>
              </w:divBdr>
            </w:div>
            <w:div w:id="323825151">
              <w:marLeft w:val="0"/>
              <w:marRight w:val="0"/>
              <w:marTop w:val="0"/>
              <w:marBottom w:val="0"/>
              <w:divBdr>
                <w:top w:val="none" w:sz="0" w:space="0" w:color="auto"/>
                <w:left w:val="none" w:sz="0" w:space="0" w:color="auto"/>
                <w:bottom w:val="none" w:sz="0" w:space="0" w:color="auto"/>
                <w:right w:val="none" w:sz="0" w:space="0" w:color="auto"/>
              </w:divBdr>
            </w:div>
            <w:div w:id="670449754">
              <w:marLeft w:val="0"/>
              <w:marRight w:val="0"/>
              <w:marTop w:val="0"/>
              <w:marBottom w:val="0"/>
              <w:divBdr>
                <w:top w:val="none" w:sz="0" w:space="0" w:color="auto"/>
                <w:left w:val="none" w:sz="0" w:space="0" w:color="auto"/>
                <w:bottom w:val="none" w:sz="0" w:space="0" w:color="auto"/>
                <w:right w:val="none" w:sz="0" w:space="0" w:color="auto"/>
              </w:divBdr>
            </w:div>
            <w:div w:id="1266696397">
              <w:marLeft w:val="0"/>
              <w:marRight w:val="0"/>
              <w:marTop w:val="0"/>
              <w:marBottom w:val="0"/>
              <w:divBdr>
                <w:top w:val="none" w:sz="0" w:space="0" w:color="auto"/>
                <w:left w:val="none" w:sz="0" w:space="0" w:color="auto"/>
                <w:bottom w:val="none" w:sz="0" w:space="0" w:color="auto"/>
                <w:right w:val="none" w:sz="0" w:space="0" w:color="auto"/>
              </w:divBdr>
            </w:div>
            <w:div w:id="618686149">
              <w:marLeft w:val="0"/>
              <w:marRight w:val="0"/>
              <w:marTop w:val="0"/>
              <w:marBottom w:val="0"/>
              <w:divBdr>
                <w:top w:val="none" w:sz="0" w:space="0" w:color="auto"/>
                <w:left w:val="none" w:sz="0" w:space="0" w:color="auto"/>
                <w:bottom w:val="none" w:sz="0" w:space="0" w:color="auto"/>
                <w:right w:val="none" w:sz="0" w:space="0" w:color="auto"/>
              </w:divBdr>
            </w:div>
            <w:div w:id="873157874">
              <w:marLeft w:val="0"/>
              <w:marRight w:val="0"/>
              <w:marTop w:val="0"/>
              <w:marBottom w:val="0"/>
              <w:divBdr>
                <w:top w:val="none" w:sz="0" w:space="0" w:color="auto"/>
                <w:left w:val="none" w:sz="0" w:space="0" w:color="auto"/>
                <w:bottom w:val="none" w:sz="0" w:space="0" w:color="auto"/>
                <w:right w:val="none" w:sz="0" w:space="0" w:color="auto"/>
              </w:divBdr>
            </w:div>
            <w:div w:id="1612281604">
              <w:marLeft w:val="0"/>
              <w:marRight w:val="0"/>
              <w:marTop w:val="0"/>
              <w:marBottom w:val="0"/>
              <w:divBdr>
                <w:top w:val="none" w:sz="0" w:space="0" w:color="auto"/>
                <w:left w:val="none" w:sz="0" w:space="0" w:color="auto"/>
                <w:bottom w:val="none" w:sz="0" w:space="0" w:color="auto"/>
                <w:right w:val="none" w:sz="0" w:space="0" w:color="auto"/>
              </w:divBdr>
            </w:div>
            <w:div w:id="2114740486">
              <w:marLeft w:val="0"/>
              <w:marRight w:val="0"/>
              <w:marTop w:val="0"/>
              <w:marBottom w:val="0"/>
              <w:divBdr>
                <w:top w:val="none" w:sz="0" w:space="0" w:color="auto"/>
                <w:left w:val="none" w:sz="0" w:space="0" w:color="auto"/>
                <w:bottom w:val="none" w:sz="0" w:space="0" w:color="auto"/>
                <w:right w:val="none" w:sz="0" w:space="0" w:color="auto"/>
              </w:divBdr>
            </w:div>
            <w:div w:id="905799881">
              <w:marLeft w:val="0"/>
              <w:marRight w:val="0"/>
              <w:marTop w:val="0"/>
              <w:marBottom w:val="0"/>
              <w:divBdr>
                <w:top w:val="none" w:sz="0" w:space="0" w:color="auto"/>
                <w:left w:val="none" w:sz="0" w:space="0" w:color="auto"/>
                <w:bottom w:val="none" w:sz="0" w:space="0" w:color="auto"/>
                <w:right w:val="none" w:sz="0" w:space="0" w:color="auto"/>
              </w:divBdr>
            </w:div>
            <w:div w:id="2115394017">
              <w:marLeft w:val="0"/>
              <w:marRight w:val="0"/>
              <w:marTop w:val="0"/>
              <w:marBottom w:val="0"/>
              <w:divBdr>
                <w:top w:val="none" w:sz="0" w:space="0" w:color="auto"/>
                <w:left w:val="none" w:sz="0" w:space="0" w:color="auto"/>
                <w:bottom w:val="none" w:sz="0" w:space="0" w:color="auto"/>
                <w:right w:val="none" w:sz="0" w:space="0" w:color="auto"/>
              </w:divBdr>
            </w:div>
            <w:div w:id="577986796">
              <w:marLeft w:val="0"/>
              <w:marRight w:val="0"/>
              <w:marTop w:val="0"/>
              <w:marBottom w:val="0"/>
              <w:divBdr>
                <w:top w:val="none" w:sz="0" w:space="0" w:color="auto"/>
                <w:left w:val="none" w:sz="0" w:space="0" w:color="auto"/>
                <w:bottom w:val="none" w:sz="0" w:space="0" w:color="auto"/>
                <w:right w:val="none" w:sz="0" w:space="0" w:color="auto"/>
              </w:divBdr>
            </w:div>
            <w:div w:id="1737051125">
              <w:marLeft w:val="0"/>
              <w:marRight w:val="0"/>
              <w:marTop w:val="0"/>
              <w:marBottom w:val="0"/>
              <w:divBdr>
                <w:top w:val="none" w:sz="0" w:space="0" w:color="auto"/>
                <w:left w:val="none" w:sz="0" w:space="0" w:color="auto"/>
                <w:bottom w:val="none" w:sz="0" w:space="0" w:color="auto"/>
                <w:right w:val="none" w:sz="0" w:space="0" w:color="auto"/>
              </w:divBdr>
            </w:div>
            <w:div w:id="98839867">
              <w:marLeft w:val="0"/>
              <w:marRight w:val="0"/>
              <w:marTop w:val="0"/>
              <w:marBottom w:val="0"/>
              <w:divBdr>
                <w:top w:val="none" w:sz="0" w:space="0" w:color="auto"/>
                <w:left w:val="none" w:sz="0" w:space="0" w:color="auto"/>
                <w:bottom w:val="none" w:sz="0" w:space="0" w:color="auto"/>
                <w:right w:val="none" w:sz="0" w:space="0" w:color="auto"/>
              </w:divBdr>
            </w:div>
            <w:div w:id="945846901">
              <w:marLeft w:val="0"/>
              <w:marRight w:val="0"/>
              <w:marTop w:val="0"/>
              <w:marBottom w:val="0"/>
              <w:divBdr>
                <w:top w:val="none" w:sz="0" w:space="0" w:color="auto"/>
                <w:left w:val="none" w:sz="0" w:space="0" w:color="auto"/>
                <w:bottom w:val="none" w:sz="0" w:space="0" w:color="auto"/>
                <w:right w:val="none" w:sz="0" w:space="0" w:color="auto"/>
              </w:divBdr>
            </w:div>
            <w:div w:id="10307522">
              <w:marLeft w:val="0"/>
              <w:marRight w:val="0"/>
              <w:marTop w:val="0"/>
              <w:marBottom w:val="0"/>
              <w:divBdr>
                <w:top w:val="none" w:sz="0" w:space="0" w:color="auto"/>
                <w:left w:val="none" w:sz="0" w:space="0" w:color="auto"/>
                <w:bottom w:val="none" w:sz="0" w:space="0" w:color="auto"/>
                <w:right w:val="none" w:sz="0" w:space="0" w:color="auto"/>
              </w:divBdr>
            </w:div>
            <w:div w:id="2102800405">
              <w:marLeft w:val="0"/>
              <w:marRight w:val="0"/>
              <w:marTop w:val="0"/>
              <w:marBottom w:val="0"/>
              <w:divBdr>
                <w:top w:val="none" w:sz="0" w:space="0" w:color="auto"/>
                <w:left w:val="none" w:sz="0" w:space="0" w:color="auto"/>
                <w:bottom w:val="none" w:sz="0" w:space="0" w:color="auto"/>
                <w:right w:val="none" w:sz="0" w:space="0" w:color="auto"/>
              </w:divBdr>
            </w:div>
            <w:div w:id="1014645497">
              <w:marLeft w:val="0"/>
              <w:marRight w:val="0"/>
              <w:marTop w:val="0"/>
              <w:marBottom w:val="0"/>
              <w:divBdr>
                <w:top w:val="none" w:sz="0" w:space="0" w:color="auto"/>
                <w:left w:val="none" w:sz="0" w:space="0" w:color="auto"/>
                <w:bottom w:val="none" w:sz="0" w:space="0" w:color="auto"/>
                <w:right w:val="none" w:sz="0" w:space="0" w:color="auto"/>
              </w:divBdr>
            </w:div>
            <w:div w:id="1526093623">
              <w:marLeft w:val="0"/>
              <w:marRight w:val="0"/>
              <w:marTop w:val="0"/>
              <w:marBottom w:val="0"/>
              <w:divBdr>
                <w:top w:val="none" w:sz="0" w:space="0" w:color="auto"/>
                <w:left w:val="none" w:sz="0" w:space="0" w:color="auto"/>
                <w:bottom w:val="none" w:sz="0" w:space="0" w:color="auto"/>
                <w:right w:val="none" w:sz="0" w:space="0" w:color="auto"/>
              </w:divBdr>
            </w:div>
            <w:div w:id="1968973622">
              <w:marLeft w:val="0"/>
              <w:marRight w:val="0"/>
              <w:marTop w:val="0"/>
              <w:marBottom w:val="0"/>
              <w:divBdr>
                <w:top w:val="none" w:sz="0" w:space="0" w:color="auto"/>
                <w:left w:val="none" w:sz="0" w:space="0" w:color="auto"/>
                <w:bottom w:val="none" w:sz="0" w:space="0" w:color="auto"/>
                <w:right w:val="none" w:sz="0" w:space="0" w:color="auto"/>
              </w:divBdr>
            </w:div>
            <w:div w:id="1453591175">
              <w:marLeft w:val="0"/>
              <w:marRight w:val="0"/>
              <w:marTop w:val="0"/>
              <w:marBottom w:val="0"/>
              <w:divBdr>
                <w:top w:val="none" w:sz="0" w:space="0" w:color="auto"/>
                <w:left w:val="none" w:sz="0" w:space="0" w:color="auto"/>
                <w:bottom w:val="none" w:sz="0" w:space="0" w:color="auto"/>
                <w:right w:val="none" w:sz="0" w:space="0" w:color="auto"/>
              </w:divBdr>
            </w:div>
            <w:div w:id="1907492084">
              <w:marLeft w:val="0"/>
              <w:marRight w:val="0"/>
              <w:marTop w:val="0"/>
              <w:marBottom w:val="0"/>
              <w:divBdr>
                <w:top w:val="none" w:sz="0" w:space="0" w:color="auto"/>
                <w:left w:val="none" w:sz="0" w:space="0" w:color="auto"/>
                <w:bottom w:val="none" w:sz="0" w:space="0" w:color="auto"/>
                <w:right w:val="none" w:sz="0" w:space="0" w:color="auto"/>
              </w:divBdr>
            </w:div>
            <w:div w:id="449932794">
              <w:marLeft w:val="0"/>
              <w:marRight w:val="0"/>
              <w:marTop w:val="0"/>
              <w:marBottom w:val="0"/>
              <w:divBdr>
                <w:top w:val="none" w:sz="0" w:space="0" w:color="auto"/>
                <w:left w:val="none" w:sz="0" w:space="0" w:color="auto"/>
                <w:bottom w:val="none" w:sz="0" w:space="0" w:color="auto"/>
                <w:right w:val="none" w:sz="0" w:space="0" w:color="auto"/>
              </w:divBdr>
            </w:div>
            <w:div w:id="706486397">
              <w:marLeft w:val="0"/>
              <w:marRight w:val="0"/>
              <w:marTop w:val="0"/>
              <w:marBottom w:val="0"/>
              <w:divBdr>
                <w:top w:val="none" w:sz="0" w:space="0" w:color="auto"/>
                <w:left w:val="none" w:sz="0" w:space="0" w:color="auto"/>
                <w:bottom w:val="none" w:sz="0" w:space="0" w:color="auto"/>
                <w:right w:val="none" w:sz="0" w:space="0" w:color="auto"/>
              </w:divBdr>
            </w:div>
            <w:div w:id="2087416053">
              <w:marLeft w:val="0"/>
              <w:marRight w:val="0"/>
              <w:marTop w:val="0"/>
              <w:marBottom w:val="0"/>
              <w:divBdr>
                <w:top w:val="none" w:sz="0" w:space="0" w:color="auto"/>
                <w:left w:val="none" w:sz="0" w:space="0" w:color="auto"/>
                <w:bottom w:val="none" w:sz="0" w:space="0" w:color="auto"/>
                <w:right w:val="none" w:sz="0" w:space="0" w:color="auto"/>
              </w:divBdr>
            </w:div>
            <w:div w:id="304090915">
              <w:marLeft w:val="0"/>
              <w:marRight w:val="0"/>
              <w:marTop w:val="0"/>
              <w:marBottom w:val="0"/>
              <w:divBdr>
                <w:top w:val="none" w:sz="0" w:space="0" w:color="auto"/>
                <w:left w:val="none" w:sz="0" w:space="0" w:color="auto"/>
                <w:bottom w:val="none" w:sz="0" w:space="0" w:color="auto"/>
                <w:right w:val="none" w:sz="0" w:space="0" w:color="auto"/>
              </w:divBdr>
            </w:div>
            <w:div w:id="1286546095">
              <w:marLeft w:val="0"/>
              <w:marRight w:val="0"/>
              <w:marTop w:val="0"/>
              <w:marBottom w:val="0"/>
              <w:divBdr>
                <w:top w:val="none" w:sz="0" w:space="0" w:color="auto"/>
                <w:left w:val="none" w:sz="0" w:space="0" w:color="auto"/>
                <w:bottom w:val="none" w:sz="0" w:space="0" w:color="auto"/>
                <w:right w:val="none" w:sz="0" w:space="0" w:color="auto"/>
              </w:divBdr>
            </w:div>
            <w:div w:id="931208720">
              <w:marLeft w:val="0"/>
              <w:marRight w:val="0"/>
              <w:marTop w:val="0"/>
              <w:marBottom w:val="0"/>
              <w:divBdr>
                <w:top w:val="none" w:sz="0" w:space="0" w:color="auto"/>
                <w:left w:val="none" w:sz="0" w:space="0" w:color="auto"/>
                <w:bottom w:val="none" w:sz="0" w:space="0" w:color="auto"/>
                <w:right w:val="none" w:sz="0" w:space="0" w:color="auto"/>
              </w:divBdr>
            </w:div>
            <w:div w:id="1403522445">
              <w:marLeft w:val="0"/>
              <w:marRight w:val="0"/>
              <w:marTop w:val="0"/>
              <w:marBottom w:val="0"/>
              <w:divBdr>
                <w:top w:val="none" w:sz="0" w:space="0" w:color="auto"/>
                <w:left w:val="none" w:sz="0" w:space="0" w:color="auto"/>
                <w:bottom w:val="none" w:sz="0" w:space="0" w:color="auto"/>
                <w:right w:val="none" w:sz="0" w:space="0" w:color="auto"/>
              </w:divBdr>
            </w:div>
            <w:div w:id="2022848658">
              <w:marLeft w:val="0"/>
              <w:marRight w:val="0"/>
              <w:marTop w:val="0"/>
              <w:marBottom w:val="0"/>
              <w:divBdr>
                <w:top w:val="none" w:sz="0" w:space="0" w:color="auto"/>
                <w:left w:val="none" w:sz="0" w:space="0" w:color="auto"/>
                <w:bottom w:val="none" w:sz="0" w:space="0" w:color="auto"/>
                <w:right w:val="none" w:sz="0" w:space="0" w:color="auto"/>
              </w:divBdr>
            </w:div>
            <w:div w:id="1479302956">
              <w:marLeft w:val="0"/>
              <w:marRight w:val="0"/>
              <w:marTop w:val="0"/>
              <w:marBottom w:val="0"/>
              <w:divBdr>
                <w:top w:val="none" w:sz="0" w:space="0" w:color="auto"/>
                <w:left w:val="none" w:sz="0" w:space="0" w:color="auto"/>
                <w:bottom w:val="none" w:sz="0" w:space="0" w:color="auto"/>
                <w:right w:val="none" w:sz="0" w:space="0" w:color="auto"/>
              </w:divBdr>
            </w:div>
            <w:div w:id="972248388">
              <w:marLeft w:val="0"/>
              <w:marRight w:val="0"/>
              <w:marTop w:val="0"/>
              <w:marBottom w:val="0"/>
              <w:divBdr>
                <w:top w:val="none" w:sz="0" w:space="0" w:color="auto"/>
                <w:left w:val="none" w:sz="0" w:space="0" w:color="auto"/>
                <w:bottom w:val="none" w:sz="0" w:space="0" w:color="auto"/>
                <w:right w:val="none" w:sz="0" w:space="0" w:color="auto"/>
              </w:divBdr>
            </w:div>
            <w:div w:id="881863980">
              <w:marLeft w:val="0"/>
              <w:marRight w:val="0"/>
              <w:marTop w:val="0"/>
              <w:marBottom w:val="0"/>
              <w:divBdr>
                <w:top w:val="none" w:sz="0" w:space="0" w:color="auto"/>
                <w:left w:val="none" w:sz="0" w:space="0" w:color="auto"/>
                <w:bottom w:val="none" w:sz="0" w:space="0" w:color="auto"/>
                <w:right w:val="none" w:sz="0" w:space="0" w:color="auto"/>
              </w:divBdr>
            </w:div>
            <w:div w:id="322315211">
              <w:marLeft w:val="0"/>
              <w:marRight w:val="0"/>
              <w:marTop w:val="0"/>
              <w:marBottom w:val="0"/>
              <w:divBdr>
                <w:top w:val="none" w:sz="0" w:space="0" w:color="auto"/>
                <w:left w:val="none" w:sz="0" w:space="0" w:color="auto"/>
                <w:bottom w:val="none" w:sz="0" w:space="0" w:color="auto"/>
                <w:right w:val="none" w:sz="0" w:space="0" w:color="auto"/>
              </w:divBdr>
            </w:div>
            <w:div w:id="1200163674">
              <w:marLeft w:val="0"/>
              <w:marRight w:val="0"/>
              <w:marTop w:val="0"/>
              <w:marBottom w:val="0"/>
              <w:divBdr>
                <w:top w:val="none" w:sz="0" w:space="0" w:color="auto"/>
                <w:left w:val="none" w:sz="0" w:space="0" w:color="auto"/>
                <w:bottom w:val="none" w:sz="0" w:space="0" w:color="auto"/>
                <w:right w:val="none" w:sz="0" w:space="0" w:color="auto"/>
              </w:divBdr>
            </w:div>
            <w:div w:id="3030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2849">
      <w:bodyDiv w:val="1"/>
      <w:marLeft w:val="0"/>
      <w:marRight w:val="0"/>
      <w:marTop w:val="0"/>
      <w:marBottom w:val="0"/>
      <w:divBdr>
        <w:top w:val="none" w:sz="0" w:space="0" w:color="auto"/>
        <w:left w:val="none" w:sz="0" w:space="0" w:color="auto"/>
        <w:bottom w:val="none" w:sz="0" w:space="0" w:color="auto"/>
        <w:right w:val="none" w:sz="0" w:space="0" w:color="auto"/>
      </w:divBdr>
    </w:div>
    <w:div w:id="1578441112">
      <w:bodyDiv w:val="1"/>
      <w:marLeft w:val="0"/>
      <w:marRight w:val="0"/>
      <w:marTop w:val="0"/>
      <w:marBottom w:val="0"/>
      <w:divBdr>
        <w:top w:val="none" w:sz="0" w:space="0" w:color="auto"/>
        <w:left w:val="none" w:sz="0" w:space="0" w:color="auto"/>
        <w:bottom w:val="none" w:sz="0" w:space="0" w:color="auto"/>
        <w:right w:val="none" w:sz="0" w:space="0" w:color="auto"/>
      </w:divBdr>
    </w:div>
    <w:div w:id="1582789760">
      <w:bodyDiv w:val="1"/>
      <w:marLeft w:val="0"/>
      <w:marRight w:val="0"/>
      <w:marTop w:val="0"/>
      <w:marBottom w:val="0"/>
      <w:divBdr>
        <w:top w:val="none" w:sz="0" w:space="0" w:color="auto"/>
        <w:left w:val="none" w:sz="0" w:space="0" w:color="auto"/>
        <w:bottom w:val="none" w:sz="0" w:space="0" w:color="auto"/>
        <w:right w:val="none" w:sz="0" w:space="0" w:color="auto"/>
      </w:divBdr>
    </w:div>
    <w:div w:id="1584149194">
      <w:bodyDiv w:val="1"/>
      <w:marLeft w:val="0"/>
      <w:marRight w:val="0"/>
      <w:marTop w:val="0"/>
      <w:marBottom w:val="0"/>
      <w:divBdr>
        <w:top w:val="none" w:sz="0" w:space="0" w:color="auto"/>
        <w:left w:val="none" w:sz="0" w:space="0" w:color="auto"/>
        <w:bottom w:val="none" w:sz="0" w:space="0" w:color="auto"/>
        <w:right w:val="none" w:sz="0" w:space="0" w:color="auto"/>
      </w:divBdr>
      <w:divsChild>
        <w:div w:id="1608537150">
          <w:marLeft w:val="720"/>
          <w:marRight w:val="0"/>
          <w:marTop w:val="65"/>
          <w:marBottom w:val="0"/>
          <w:divBdr>
            <w:top w:val="none" w:sz="0" w:space="0" w:color="auto"/>
            <w:left w:val="none" w:sz="0" w:space="0" w:color="auto"/>
            <w:bottom w:val="none" w:sz="0" w:space="0" w:color="auto"/>
            <w:right w:val="none" w:sz="0" w:space="0" w:color="auto"/>
          </w:divBdr>
        </w:div>
      </w:divsChild>
    </w:div>
    <w:div w:id="1597903411">
      <w:bodyDiv w:val="1"/>
      <w:marLeft w:val="0"/>
      <w:marRight w:val="0"/>
      <w:marTop w:val="0"/>
      <w:marBottom w:val="0"/>
      <w:divBdr>
        <w:top w:val="none" w:sz="0" w:space="0" w:color="auto"/>
        <w:left w:val="none" w:sz="0" w:space="0" w:color="auto"/>
        <w:bottom w:val="none" w:sz="0" w:space="0" w:color="auto"/>
        <w:right w:val="none" w:sz="0" w:space="0" w:color="auto"/>
      </w:divBdr>
    </w:div>
    <w:div w:id="1600214499">
      <w:bodyDiv w:val="1"/>
      <w:marLeft w:val="0"/>
      <w:marRight w:val="0"/>
      <w:marTop w:val="0"/>
      <w:marBottom w:val="0"/>
      <w:divBdr>
        <w:top w:val="none" w:sz="0" w:space="0" w:color="auto"/>
        <w:left w:val="none" w:sz="0" w:space="0" w:color="auto"/>
        <w:bottom w:val="none" w:sz="0" w:space="0" w:color="auto"/>
        <w:right w:val="none" w:sz="0" w:space="0" w:color="auto"/>
      </w:divBdr>
    </w:div>
    <w:div w:id="1610698544">
      <w:bodyDiv w:val="1"/>
      <w:marLeft w:val="0"/>
      <w:marRight w:val="0"/>
      <w:marTop w:val="0"/>
      <w:marBottom w:val="0"/>
      <w:divBdr>
        <w:top w:val="none" w:sz="0" w:space="0" w:color="auto"/>
        <w:left w:val="none" w:sz="0" w:space="0" w:color="auto"/>
        <w:bottom w:val="none" w:sz="0" w:space="0" w:color="auto"/>
        <w:right w:val="none" w:sz="0" w:space="0" w:color="auto"/>
      </w:divBdr>
    </w:div>
    <w:div w:id="1612663211">
      <w:bodyDiv w:val="1"/>
      <w:marLeft w:val="0"/>
      <w:marRight w:val="0"/>
      <w:marTop w:val="0"/>
      <w:marBottom w:val="0"/>
      <w:divBdr>
        <w:top w:val="none" w:sz="0" w:space="0" w:color="auto"/>
        <w:left w:val="none" w:sz="0" w:space="0" w:color="auto"/>
        <w:bottom w:val="none" w:sz="0" w:space="0" w:color="auto"/>
        <w:right w:val="none" w:sz="0" w:space="0" w:color="auto"/>
      </w:divBdr>
    </w:div>
    <w:div w:id="1619675971">
      <w:bodyDiv w:val="1"/>
      <w:marLeft w:val="0"/>
      <w:marRight w:val="0"/>
      <w:marTop w:val="0"/>
      <w:marBottom w:val="0"/>
      <w:divBdr>
        <w:top w:val="none" w:sz="0" w:space="0" w:color="auto"/>
        <w:left w:val="none" w:sz="0" w:space="0" w:color="auto"/>
        <w:bottom w:val="none" w:sz="0" w:space="0" w:color="auto"/>
        <w:right w:val="none" w:sz="0" w:space="0" w:color="auto"/>
      </w:divBdr>
    </w:div>
    <w:div w:id="1629043261">
      <w:bodyDiv w:val="1"/>
      <w:marLeft w:val="0"/>
      <w:marRight w:val="0"/>
      <w:marTop w:val="0"/>
      <w:marBottom w:val="0"/>
      <w:divBdr>
        <w:top w:val="none" w:sz="0" w:space="0" w:color="auto"/>
        <w:left w:val="none" w:sz="0" w:space="0" w:color="auto"/>
        <w:bottom w:val="none" w:sz="0" w:space="0" w:color="auto"/>
        <w:right w:val="none" w:sz="0" w:space="0" w:color="auto"/>
      </w:divBdr>
    </w:div>
    <w:div w:id="1643316120">
      <w:bodyDiv w:val="1"/>
      <w:marLeft w:val="0"/>
      <w:marRight w:val="0"/>
      <w:marTop w:val="0"/>
      <w:marBottom w:val="0"/>
      <w:divBdr>
        <w:top w:val="none" w:sz="0" w:space="0" w:color="auto"/>
        <w:left w:val="none" w:sz="0" w:space="0" w:color="auto"/>
        <w:bottom w:val="none" w:sz="0" w:space="0" w:color="auto"/>
        <w:right w:val="none" w:sz="0" w:space="0" w:color="auto"/>
      </w:divBdr>
    </w:div>
    <w:div w:id="1648558693">
      <w:bodyDiv w:val="1"/>
      <w:marLeft w:val="0"/>
      <w:marRight w:val="0"/>
      <w:marTop w:val="0"/>
      <w:marBottom w:val="0"/>
      <w:divBdr>
        <w:top w:val="none" w:sz="0" w:space="0" w:color="auto"/>
        <w:left w:val="none" w:sz="0" w:space="0" w:color="auto"/>
        <w:bottom w:val="none" w:sz="0" w:space="0" w:color="auto"/>
        <w:right w:val="none" w:sz="0" w:space="0" w:color="auto"/>
      </w:divBdr>
    </w:div>
    <w:div w:id="1662925165">
      <w:bodyDiv w:val="1"/>
      <w:marLeft w:val="0"/>
      <w:marRight w:val="0"/>
      <w:marTop w:val="0"/>
      <w:marBottom w:val="0"/>
      <w:divBdr>
        <w:top w:val="none" w:sz="0" w:space="0" w:color="auto"/>
        <w:left w:val="none" w:sz="0" w:space="0" w:color="auto"/>
        <w:bottom w:val="none" w:sz="0" w:space="0" w:color="auto"/>
        <w:right w:val="none" w:sz="0" w:space="0" w:color="auto"/>
      </w:divBdr>
    </w:div>
    <w:div w:id="1666056875">
      <w:bodyDiv w:val="1"/>
      <w:marLeft w:val="0"/>
      <w:marRight w:val="0"/>
      <w:marTop w:val="0"/>
      <w:marBottom w:val="0"/>
      <w:divBdr>
        <w:top w:val="none" w:sz="0" w:space="0" w:color="auto"/>
        <w:left w:val="none" w:sz="0" w:space="0" w:color="auto"/>
        <w:bottom w:val="none" w:sz="0" w:space="0" w:color="auto"/>
        <w:right w:val="none" w:sz="0" w:space="0" w:color="auto"/>
      </w:divBdr>
    </w:div>
    <w:div w:id="1670211757">
      <w:bodyDiv w:val="1"/>
      <w:marLeft w:val="0"/>
      <w:marRight w:val="0"/>
      <w:marTop w:val="0"/>
      <w:marBottom w:val="0"/>
      <w:divBdr>
        <w:top w:val="none" w:sz="0" w:space="0" w:color="auto"/>
        <w:left w:val="none" w:sz="0" w:space="0" w:color="auto"/>
        <w:bottom w:val="none" w:sz="0" w:space="0" w:color="auto"/>
        <w:right w:val="none" w:sz="0" w:space="0" w:color="auto"/>
      </w:divBdr>
    </w:div>
    <w:div w:id="1693647851">
      <w:bodyDiv w:val="1"/>
      <w:marLeft w:val="0"/>
      <w:marRight w:val="0"/>
      <w:marTop w:val="0"/>
      <w:marBottom w:val="0"/>
      <w:divBdr>
        <w:top w:val="none" w:sz="0" w:space="0" w:color="auto"/>
        <w:left w:val="none" w:sz="0" w:space="0" w:color="auto"/>
        <w:bottom w:val="none" w:sz="0" w:space="0" w:color="auto"/>
        <w:right w:val="none" w:sz="0" w:space="0" w:color="auto"/>
      </w:divBdr>
    </w:div>
    <w:div w:id="1695308508">
      <w:bodyDiv w:val="1"/>
      <w:marLeft w:val="0"/>
      <w:marRight w:val="0"/>
      <w:marTop w:val="0"/>
      <w:marBottom w:val="0"/>
      <w:divBdr>
        <w:top w:val="none" w:sz="0" w:space="0" w:color="auto"/>
        <w:left w:val="none" w:sz="0" w:space="0" w:color="auto"/>
        <w:bottom w:val="none" w:sz="0" w:space="0" w:color="auto"/>
        <w:right w:val="none" w:sz="0" w:space="0" w:color="auto"/>
      </w:divBdr>
    </w:div>
    <w:div w:id="1710256512">
      <w:bodyDiv w:val="1"/>
      <w:marLeft w:val="0"/>
      <w:marRight w:val="0"/>
      <w:marTop w:val="0"/>
      <w:marBottom w:val="0"/>
      <w:divBdr>
        <w:top w:val="none" w:sz="0" w:space="0" w:color="auto"/>
        <w:left w:val="none" w:sz="0" w:space="0" w:color="auto"/>
        <w:bottom w:val="none" w:sz="0" w:space="0" w:color="auto"/>
        <w:right w:val="none" w:sz="0" w:space="0" w:color="auto"/>
      </w:divBdr>
    </w:div>
    <w:div w:id="1711952534">
      <w:bodyDiv w:val="1"/>
      <w:marLeft w:val="0"/>
      <w:marRight w:val="0"/>
      <w:marTop w:val="0"/>
      <w:marBottom w:val="0"/>
      <w:divBdr>
        <w:top w:val="none" w:sz="0" w:space="0" w:color="auto"/>
        <w:left w:val="none" w:sz="0" w:space="0" w:color="auto"/>
        <w:bottom w:val="none" w:sz="0" w:space="0" w:color="auto"/>
        <w:right w:val="none" w:sz="0" w:space="0" w:color="auto"/>
      </w:divBdr>
    </w:div>
    <w:div w:id="1714115395">
      <w:bodyDiv w:val="1"/>
      <w:marLeft w:val="0"/>
      <w:marRight w:val="0"/>
      <w:marTop w:val="0"/>
      <w:marBottom w:val="0"/>
      <w:divBdr>
        <w:top w:val="none" w:sz="0" w:space="0" w:color="auto"/>
        <w:left w:val="none" w:sz="0" w:space="0" w:color="auto"/>
        <w:bottom w:val="none" w:sz="0" w:space="0" w:color="auto"/>
        <w:right w:val="none" w:sz="0" w:space="0" w:color="auto"/>
      </w:divBdr>
    </w:div>
    <w:div w:id="1726947404">
      <w:bodyDiv w:val="1"/>
      <w:marLeft w:val="0"/>
      <w:marRight w:val="0"/>
      <w:marTop w:val="0"/>
      <w:marBottom w:val="0"/>
      <w:divBdr>
        <w:top w:val="none" w:sz="0" w:space="0" w:color="auto"/>
        <w:left w:val="none" w:sz="0" w:space="0" w:color="auto"/>
        <w:bottom w:val="none" w:sz="0" w:space="0" w:color="auto"/>
        <w:right w:val="none" w:sz="0" w:space="0" w:color="auto"/>
      </w:divBdr>
    </w:div>
    <w:div w:id="1727988923">
      <w:bodyDiv w:val="1"/>
      <w:marLeft w:val="0"/>
      <w:marRight w:val="0"/>
      <w:marTop w:val="0"/>
      <w:marBottom w:val="0"/>
      <w:divBdr>
        <w:top w:val="none" w:sz="0" w:space="0" w:color="auto"/>
        <w:left w:val="none" w:sz="0" w:space="0" w:color="auto"/>
        <w:bottom w:val="none" w:sz="0" w:space="0" w:color="auto"/>
        <w:right w:val="none" w:sz="0" w:space="0" w:color="auto"/>
      </w:divBdr>
    </w:div>
    <w:div w:id="1734425856">
      <w:bodyDiv w:val="1"/>
      <w:marLeft w:val="0"/>
      <w:marRight w:val="0"/>
      <w:marTop w:val="0"/>
      <w:marBottom w:val="0"/>
      <w:divBdr>
        <w:top w:val="none" w:sz="0" w:space="0" w:color="auto"/>
        <w:left w:val="none" w:sz="0" w:space="0" w:color="auto"/>
        <w:bottom w:val="none" w:sz="0" w:space="0" w:color="auto"/>
        <w:right w:val="none" w:sz="0" w:space="0" w:color="auto"/>
      </w:divBdr>
    </w:div>
    <w:div w:id="1749690993">
      <w:bodyDiv w:val="1"/>
      <w:marLeft w:val="0"/>
      <w:marRight w:val="0"/>
      <w:marTop w:val="0"/>
      <w:marBottom w:val="0"/>
      <w:divBdr>
        <w:top w:val="none" w:sz="0" w:space="0" w:color="auto"/>
        <w:left w:val="none" w:sz="0" w:space="0" w:color="auto"/>
        <w:bottom w:val="none" w:sz="0" w:space="0" w:color="auto"/>
        <w:right w:val="none" w:sz="0" w:space="0" w:color="auto"/>
      </w:divBdr>
    </w:div>
    <w:div w:id="1750232199">
      <w:bodyDiv w:val="1"/>
      <w:marLeft w:val="0"/>
      <w:marRight w:val="0"/>
      <w:marTop w:val="0"/>
      <w:marBottom w:val="0"/>
      <w:divBdr>
        <w:top w:val="none" w:sz="0" w:space="0" w:color="auto"/>
        <w:left w:val="none" w:sz="0" w:space="0" w:color="auto"/>
        <w:bottom w:val="none" w:sz="0" w:space="0" w:color="auto"/>
        <w:right w:val="none" w:sz="0" w:space="0" w:color="auto"/>
      </w:divBdr>
    </w:div>
    <w:div w:id="1769502721">
      <w:bodyDiv w:val="1"/>
      <w:marLeft w:val="0"/>
      <w:marRight w:val="0"/>
      <w:marTop w:val="0"/>
      <w:marBottom w:val="0"/>
      <w:divBdr>
        <w:top w:val="none" w:sz="0" w:space="0" w:color="auto"/>
        <w:left w:val="none" w:sz="0" w:space="0" w:color="auto"/>
        <w:bottom w:val="none" w:sz="0" w:space="0" w:color="auto"/>
        <w:right w:val="none" w:sz="0" w:space="0" w:color="auto"/>
      </w:divBdr>
    </w:div>
    <w:div w:id="1772966632">
      <w:bodyDiv w:val="1"/>
      <w:marLeft w:val="0"/>
      <w:marRight w:val="0"/>
      <w:marTop w:val="0"/>
      <w:marBottom w:val="0"/>
      <w:divBdr>
        <w:top w:val="none" w:sz="0" w:space="0" w:color="auto"/>
        <w:left w:val="none" w:sz="0" w:space="0" w:color="auto"/>
        <w:bottom w:val="none" w:sz="0" w:space="0" w:color="auto"/>
        <w:right w:val="none" w:sz="0" w:space="0" w:color="auto"/>
      </w:divBdr>
      <w:divsChild>
        <w:div w:id="1025981934">
          <w:marLeft w:val="0"/>
          <w:marRight w:val="0"/>
          <w:marTop w:val="0"/>
          <w:marBottom w:val="0"/>
          <w:divBdr>
            <w:top w:val="none" w:sz="0" w:space="0" w:color="auto"/>
            <w:left w:val="none" w:sz="0" w:space="0" w:color="auto"/>
            <w:bottom w:val="none" w:sz="0" w:space="0" w:color="auto"/>
            <w:right w:val="none" w:sz="0" w:space="0" w:color="auto"/>
          </w:divBdr>
        </w:div>
      </w:divsChild>
    </w:div>
    <w:div w:id="1810900892">
      <w:bodyDiv w:val="1"/>
      <w:marLeft w:val="0"/>
      <w:marRight w:val="0"/>
      <w:marTop w:val="0"/>
      <w:marBottom w:val="0"/>
      <w:divBdr>
        <w:top w:val="none" w:sz="0" w:space="0" w:color="auto"/>
        <w:left w:val="none" w:sz="0" w:space="0" w:color="auto"/>
        <w:bottom w:val="none" w:sz="0" w:space="0" w:color="auto"/>
        <w:right w:val="none" w:sz="0" w:space="0" w:color="auto"/>
      </w:divBdr>
    </w:div>
    <w:div w:id="1818645922">
      <w:bodyDiv w:val="1"/>
      <w:marLeft w:val="0"/>
      <w:marRight w:val="0"/>
      <w:marTop w:val="0"/>
      <w:marBottom w:val="0"/>
      <w:divBdr>
        <w:top w:val="none" w:sz="0" w:space="0" w:color="auto"/>
        <w:left w:val="none" w:sz="0" w:space="0" w:color="auto"/>
        <w:bottom w:val="none" w:sz="0" w:space="0" w:color="auto"/>
        <w:right w:val="none" w:sz="0" w:space="0" w:color="auto"/>
      </w:divBdr>
    </w:div>
    <w:div w:id="1830249783">
      <w:bodyDiv w:val="1"/>
      <w:marLeft w:val="0"/>
      <w:marRight w:val="0"/>
      <w:marTop w:val="0"/>
      <w:marBottom w:val="0"/>
      <w:divBdr>
        <w:top w:val="none" w:sz="0" w:space="0" w:color="auto"/>
        <w:left w:val="none" w:sz="0" w:space="0" w:color="auto"/>
        <w:bottom w:val="none" w:sz="0" w:space="0" w:color="auto"/>
        <w:right w:val="none" w:sz="0" w:space="0" w:color="auto"/>
      </w:divBdr>
    </w:div>
    <w:div w:id="1833795206">
      <w:bodyDiv w:val="1"/>
      <w:marLeft w:val="0"/>
      <w:marRight w:val="0"/>
      <w:marTop w:val="0"/>
      <w:marBottom w:val="0"/>
      <w:divBdr>
        <w:top w:val="none" w:sz="0" w:space="0" w:color="auto"/>
        <w:left w:val="none" w:sz="0" w:space="0" w:color="auto"/>
        <w:bottom w:val="none" w:sz="0" w:space="0" w:color="auto"/>
        <w:right w:val="none" w:sz="0" w:space="0" w:color="auto"/>
      </w:divBdr>
    </w:div>
    <w:div w:id="1838032113">
      <w:bodyDiv w:val="1"/>
      <w:marLeft w:val="0"/>
      <w:marRight w:val="0"/>
      <w:marTop w:val="0"/>
      <w:marBottom w:val="0"/>
      <w:divBdr>
        <w:top w:val="none" w:sz="0" w:space="0" w:color="auto"/>
        <w:left w:val="none" w:sz="0" w:space="0" w:color="auto"/>
        <w:bottom w:val="none" w:sz="0" w:space="0" w:color="auto"/>
        <w:right w:val="none" w:sz="0" w:space="0" w:color="auto"/>
      </w:divBdr>
    </w:div>
    <w:div w:id="1849515950">
      <w:bodyDiv w:val="1"/>
      <w:marLeft w:val="0"/>
      <w:marRight w:val="0"/>
      <w:marTop w:val="0"/>
      <w:marBottom w:val="0"/>
      <w:divBdr>
        <w:top w:val="none" w:sz="0" w:space="0" w:color="auto"/>
        <w:left w:val="none" w:sz="0" w:space="0" w:color="auto"/>
        <w:bottom w:val="none" w:sz="0" w:space="0" w:color="auto"/>
        <w:right w:val="none" w:sz="0" w:space="0" w:color="auto"/>
      </w:divBdr>
    </w:div>
    <w:div w:id="1853572900">
      <w:bodyDiv w:val="1"/>
      <w:marLeft w:val="0"/>
      <w:marRight w:val="0"/>
      <w:marTop w:val="0"/>
      <w:marBottom w:val="0"/>
      <w:divBdr>
        <w:top w:val="none" w:sz="0" w:space="0" w:color="auto"/>
        <w:left w:val="none" w:sz="0" w:space="0" w:color="auto"/>
        <w:bottom w:val="none" w:sz="0" w:space="0" w:color="auto"/>
        <w:right w:val="none" w:sz="0" w:space="0" w:color="auto"/>
      </w:divBdr>
    </w:div>
    <w:div w:id="1866559944">
      <w:bodyDiv w:val="1"/>
      <w:marLeft w:val="0"/>
      <w:marRight w:val="0"/>
      <w:marTop w:val="0"/>
      <w:marBottom w:val="0"/>
      <w:divBdr>
        <w:top w:val="none" w:sz="0" w:space="0" w:color="auto"/>
        <w:left w:val="none" w:sz="0" w:space="0" w:color="auto"/>
        <w:bottom w:val="none" w:sz="0" w:space="0" w:color="auto"/>
        <w:right w:val="none" w:sz="0" w:space="0" w:color="auto"/>
      </w:divBdr>
    </w:div>
    <w:div w:id="1878270753">
      <w:bodyDiv w:val="1"/>
      <w:marLeft w:val="0"/>
      <w:marRight w:val="0"/>
      <w:marTop w:val="0"/>
      <w:marBottom w:val="0"/>
      <w:divBdr>
        <w:top w:val="none" w:sz="0" w:space="0" w:color="auto"/>
        <w:left w:val="none" w:sz="0" w:space="0" w:color="auto"/>
        <w:bottom w:val="none" w:sz="0" w:space="0" w:color="auto"/>
        <w:right w:val="none" w:sz="0" w:space="0" w:color="auto"/>
      </w:divBdr>
    </w:div>
    <w:div w:id="1888445643">
      <w:bodyDiv w:val="1"/>
      <w:marLeft w:val="0"/>
      <w:marRight w:val="0"/>
      <w:marTop w:val="0"/>
      <w:marBottom w:val="0"/>
      <w:divBdr>
        <w:top w:val="none" w:sz="0" w:space="0" w:color="auto"/>
        <w:left w:val="none" w:sz="0" w:space="0" w:color="auto"/>
        <w:bottom w:val="none" w:sz="0" w:space="0" w:color="auto"/>
        <w:right w:val="none" w:sz="0" w:space="0" w:color="auto"/>
      </w:divBdr>
    </w:div>
    <w:div w:id="1893611113">
      <w:bodyDiv w:val="1"/>
      <w:marLeft w:val="0"/>
      <w:marRight w:val="0"/>
      <w:marTop w:val="0"/>
      <w:marBottom w:val="0"/>
      <w:divBdr>
        <w:top w:val="none" w:sz="0" w:space="0" w:color="auto"/>
        <w:left w:val="none" w:sz="0" w:space="0" w:color="auto"/>
        <w:bottom w:val="none" w:sz="0" w:space="0" w:color="auto"/>
        <w:right w:val="none" w:sz="0" w:space="0" w:color="auto"/>
      </w:divBdr>
    </w:div>
    <w:div w:id="1894804162">
      <w:bodyDiv w:val="1"/>
      <w:marLeft w:val="0"/>
      <w:marRight w:val="0"/>
      <w:marTop w:val="0"/>
      <w:marBottom w:val="0"/>
      <w:divBdr>
        <w:top w:val="none" w:sz="0" w:space="0" w:color="auto"/>
        <w:left w:val="none" w:sz="0" w:space="0" w:color="auto"/>
        <w:bottom w:val="none" w:sz="0" w:space="0" w:color="auto"/>
        <w:right w:val="none" w:sz="0" w:space="0" w:color="auto"/>
      </w:divBdr>
    </w:div>
    <w:div w:id="1912884015">
      <w:bodyDiv w:val="1"/>
      <w:marLeft w:val="0"/>
      <w:marRight w:val="0"/>
      <w:marTop w:val="0"/>
      <w:marBottom w:val="0"/>
      <w:divBdr>
        <w:top w:val="none" w:sz="0" w:space="0" w:color="auto"/>
        <w:left w:val="none" w:sz="0" w:space="0" w:color="auto"/>
        <w:bottom w:val="none" w:sz="0" w:space="0" w:color="auto"/>
        <w:right w:val="none" w:sz="0" w:space="0" w:color="auto"/>
      </w:divBdr>
    </w:div>
    <w:div w:id="1914269006">
      <w:bodyDiv w:val="1"/>
      <w:marLeft w:val="0"/>
      <w:marRight w:val="0"/>
      <w:marTop w:val="0"/>
      <w:marBottom w:val="0"/>
      <w:divBdr>
        <w:top w:val="none" w:sz="0" w:space="0" w:color="auto"/>
        <w:left w:val="none" w:sz="0" w:space="0" w:color="auto"/>
        <w:bottom w:val="none" w:sz="0" w:space="0" w:color="auto"/>
        <w:right w:val="none" w:sz="0" w:space="0" w:color="auto"/>
      </w:divBdr>
    </w:div>
    <w:div w:id="1921480010">
      <w:bodyDiv w:val="1"/>
      <w:marLeft w:val="0"/>
      <w:marRight w:val="0"/>
      <w:marTop w:val="0"/>
      <w:marBottom w:val="0"/>
      <w:divBdr>
        <w:top w:val="none" w:sz="0" w:space="0" w:color="auto"/>
        <w:left w:val="none" w:sz="0" w:space="0" w:color="auto"/>
        <w:bottom w:val="none" w:sz="0" w:space="0" w:color="auto"/>
        <w:right w:val="none" w:sz="0" w:space="0" w:color="auto"/>
      </w:divBdr>
    </w:div>
    <w:div w:id="1928034411">
      <w:bodyDiv w:val="1"/>
      <w:marLeft w:val="0"/>
      <w:marRight w:val="0"/>
      <w:marTop w:val="0"/>
      <w:marBottom w:val="0"/>
      <w:divBdr>
        <w:top w:val="none" w:sz="0" w:space="0" w:color="auto"/>
        <w:left w:val="none" w:sz="0" w:space="0" w:color="auto"/>
        <w:bottom w:val="none" w:sz="0" w:space="0" w:color="auto"/>
        <w:right w:val="none" w:sz="0" w:space="0" w:color="auto"/>
      </w:divBdr>
      <w:divsChild>
        <w:div w:id="1115099650">
          <w:marLeft w:val="0"/>
          <w:marRight w:val="0"/>
          <w:marTop w:val="0"/>
          <w:marBottom w:val="0"/>
          <w:divBdr>
            <w:top w:val="none" w:sz="0" w:space="0" w:color="auto"/>
            <w:left w:val="none" w:sz="0" w:space="0" w:color="auto"/>
            <w:bottom w:val="none" w:sz="0" w:space="0" w:color="auto"/>
            <w:right w:val="none" w:sz="0" w:space="0" w:color="auto"/>
          </w:divBdr>
          <w:divsChild>
            <w:div w:id="672416300">
              <w:marLeft w:val="0"/>
              <w:marRight w:val="0"/>
              <w:marTop w:val="0"/>
              <w:marBottom w:val="0"/>
              <w:divBdr>
                <w:top w:val="none" w:sz="0" w:space="0" w:color="auto"/>
                <w:left w:val="none" w:sz="0" w:space="0" w:color="auto"/>
                <w:bottom w:val="none" w:sz="0" w:space="0" w:color="auto"/>
                <w:right w:val="none" w:sz="0" w:space="0" w:color="auto"/>
              </w:divBdr>
            </w:div>
            <w:div w:id="876238925">
              <w:marLeft w:val="0"/>
              <w:marRight w:val="0"/>
              <w:marTop w:val="0"/>
              <w:marBottom w:val="0"/>
              <w:divBdr>
                <w:top w:val="none" w:sz="0" w:space="0" w:color="auto"/>
                <w:left w:val="none" w:sz="0" w:space="0" w:color="auto"/>
                <w:bottom w:val="none" w:sz="0" w:space="0" w:color="auto"/>
                <w:right w:val="none" w:sz="0" w:space="0" w:color="auto"/>
              </w:divBdr>
            </w:div>
            <w:div w:id="565919022">
              <w:marLeft w:val="0"/>
              <w:marRight w:val="0"/>
              <w:marTop w:val="0"/>
              <w:marBottom w:val="0"/>
              <w:divBdr>
                <w:top w:val="none" w:sz="0" w:space="0" w:color="auto"/>
                <w:left w:val="none" w:sz="0" w:space="0" w:color="auto"/>
                <w:bottom w:val="none" w:sz="0" w:space="0" w:color="auto"/>
                <w:right w:val="none" w:sz="0" w:space="0" w:color="auto"/>
              </w:divBdr>
            </w:div>
            <w:div w:id="690299002">
              <w:marLeft w:val="0"/>
              <w:marRight w:val="0"/>
              <w:marTop w:val="0"/>
              <w:marBottom w:val="0"/>
              <w:divBdr>
                <w:top w:val="none" w:sz="0" w:space="0" w:color="auto"/>
                <w:left w:val="none" w:sz="0" w:space="0" w:color="auto"/>
                <w:bottom w:val="none" w:sz="0" w:space="0" w:color="auto"/>
                <w:right w:val="none" w:sz="0" w:space="0" w:color="auto"/>
              </w:divBdr>
            </w:div>
            <w:div w:id="2137211848">
              <w:marLeft w:val="0"/>
              <w:marRight w:val="0"/>
              <w:marTop w:val="0"/>
              <w:marBottom w:val="0"/>
              <w:divBdr>
                <w:top w:val="none" w:sz="0" w:space="0" w:color="auto"/>
                <w:left w:val="none" w:sz="0" w:space="0" w:color="auto"/>
                <w:bottom w:val="none" w:sz="0" w:space="0" w:color="auto"/>
                <w:right w:val="none" w:sz="0" w:space="0" w:color="auto"/>
              </w:divBdr>
            </w:div>
            <w:div w:id="1857186878">
              <w:marLeft w:val="0"/>
              <w:marRight w:val="0"/>
              <w:marTop w:val="0"/>
              <w:marBottom w:val="0"/>
              <w:divBdr>
                <w:top w:val="none" w:sz="0" w:space="0" w:color="auto"/>
                <w:left w:val="none" w:sz="0" w:space="0" w:color="auto"/>
                <w:bottom w:val="none" w:sz="0" w:space="0" w:color="auto"/>
                <w:right w:val="none" w:sz="0" w:space="0" w:color="auto"/>
              </w:divBdr>
            </w:div>
            <w:div w:id="581525452">
              <w:marLeft w:val="0"/>
              <w:marRight w:val="0"/>
              <w:marTop w:val="0"/>
              <w:marBottom w:val="0"/>
              <w:divBdr>
                <w:top w:val="none" w:sz="0" w:space="0" w:color="auto"/>
                <w:left w:val="none" w:sz="0" w:space="0" w:color="auto"/>
                <w:bottom w:val="none" w:sz="0" w:space="0" w:color="auto"/>
                <w:right w:val="none" w:sz="0" w:space="0" w:color="auto"/>
              </w:divBdr>
            </w:div>
            <w:div w:id="959727923">
              <w:marLeft w:val="0"/>
              <w:marRight w:val="0"/>
              <w:marTop w:val="0"/>
              <w:marBottom w:val="0"/>
              <w:divBdr>
                <w:top w:val="none" w:sz="0" w:space="0" w:color="auto"/>
                <w:left w:val="none" w:sz="0" w:space="0" w:color="auto"/>
                <w:bottom w:val="none" w:sz="0" w:space="0" w:color="auto"/>
                <w:right w:val="none" w:sz="0" w:space="0" w:color="auto"/>
              </w:divBdr>
            </w:div>
            <w:div w:id="1457796566">
              <w:marLeft w:val="0"/>
              <w:marRight w:val="0"/>
              <w:marTop w:val="0"/>
              <w:marBottom w:val="0"/>
              <w:divBdr>
                <w:top w:val="none" w:sz="0" w:space="0" w:color="auto"/>
                <w:left w:val="none" w:sz="0" w:space="0" w:color="auto"/>
                <w:bottom w:val="none" w:sz="0" w:space="0" w:color="auto"/>
                <w:right w:val="none" w:sz="0" w:space="0" w:color="auto"/>
              </w:divBdr>
            </w:div>
            <w:div w:id="2018388921">
              <w:marLeft w:val="0"/>
              <w:marRight w:val="0"/>
              <w:marTop w:val="0"/>
              <w:marBottom w:val="0"/>
              <w:divBdr>
                <w:top w:val="none" w:sz="0" w:space="0" w:color="auto"/>
                <w:left w:val="none" w:sz="0" w:space="0" w:color="auto"/>
                <w:bottom w:val="none" w:sz="0" w:space="0" w:color="auto"/>
                <w:right w:val="none" w:sz="0" w:space="0" w:color="auto"/>
              </w:divBdr>
            </w:div>
            <w:div w:id="1824272495">
              <w:marLeft w:val="0"/>
              <w:marRight w:val="0"/>
              <w:marTop w:val="0"/>
              <w:marBottom w:val="0"/>
              <w:divBdr>
                <w:top w:val="none" w:sz="0" w:space="0" w:color="auto"/>
                <w:left w:val="none" w:sz="0" w:space="0" w:color="auto"/>
                <w:bottom w:val="none" w:sz="0" w:space="0" w:color="auto"/>
                <w:right w:val="none" w:sz="0" w:space="0" w:color="auto"/>
              </w:divBdr>
            </w:div>
            <w:div w:id="598179479">
              <w:marLeft w:val="0"/>
              <w:marRight w:val="0"/>
              <w:marTop w:val="0"/>
              <w:marBottom w:val="0"/>
              <w:divBdr>
                <w:top w:val="none" w:sz="0" w:space="0" w:color="auto"/>
                <w:left w:val="none" w:sz="0" w:space="0" w:color="auto"/>
                <w:bottom w:val="none" w:sz="0" w:space="0" w:color="auto"/>
                <w:right w:val="none" w:sz="0" w:space="0" w:color="auto"/>
              </w:divBdr>
            </w:div>
            <w:div w:id="296686832">
              <w:marLeft w:val="0"/>
              <w:marRight w:val="0"/>
              <w:marTop w:val="0"/>
              <w:marBottom w:val="0"/>
              <w:divBdr>
                <w:top w:val="none" w:sz="0" w:space="0" w:color="auto"/>
                <w:left w:val="none" w:sz="0" w:space="0" w:color="auto"/>
                <w:bottom w:val="none" w:sz="0" w:space="0" w:color="auto"/>
                <w:right w:val="none" w:sz="0" w:space="0" w:color="auto"/>
              </w:divBdr>
            </w:div>
            <w:div w:id="1253205402">
              <w:marLeft w:val="0"/>
              <w:marRight w:val="0"/>
              <w:marTop w:val="0"/>
              <w:marBottom w:val="0"/>
              <w:divBdr>
                <w:top w:val="none" w:sz="0" w:space="0" w:color="auto"/>
                <w:left w:val="none" w:sz="0" w:space="0" w:color="auto"/>
                <w:bottom w:val="none" w:sz="0" w:space="0" w:color="auto"/>
                <w:right w:val="none" w:sz="0" w:space="0" w:color="auto"/>
              </w:divBdr>
            </w:div>
            <w:div w:id="2002812671">
              <w:marLeft w:val="0"/>
              <w:marRight w:val="0"/>
              <w:marTop w:val="0"/>
              <w:marBottom w:val="0"/>
              <w:divBdr>
                <w:top w:val="none" w:sz="0" w:space="0" w:color="auto"/>
                <w:left w:val="none" w:sz="0" w:space="0" w:color="auto"/>
                <w:bottom w:val="none" w:sz="0" w:space="0" w:color="auto"/>
                <w:right w:val="none" w:sz="0" w:space="0" w:color="auto"/>
              </w:divBdr>
            </w:div>
            <w:div w:id="721295145">
              <w:marLeft w:val="0"/>
              <w:marRight w:val="0"/>
              <w:marTop w:val="0"/>
              <w:marBottom w:val="0"/>
              <w:divBdr>
                <w:top w:val="none" w:sz="0" w:space="0" w:color="auto"/>
                <w:left w:val="none" w:sz="0" w:space="0" w:color="auto"/>
                <w:bottom w:val="none" w:sz="0" w:space="0" w:color="auto"/>
                <w:right w:val="none" w:sz="0" w:space="0" w:color="auto"/>
              </w:divBdr>
            </w:div>
            <w:div w:id="202442733">
              <w:marLeft w:val="0"/>
              <w:marRight w:val="0"/>
              <w:marTop w:val="0"/>
              <w:marBottom w:val="0"/>
              <w:divBdr>
                <w:top w:val="none" w:sz="0" w:space="0" w:color="auto"/>
                <w:left w:val="none" w:sz="0" w:space="0" w:color="auto"/>
                <w:bottom w:val="none" w:sz="0" w:space="0" w:color="auto"/>
                <w:right w:val="none" w:sz="0" w:space="0" w:color="auto"/>
              </w:divBdr>
            </w:div>
            <w:div w:id="444931985">
              <w:marLeft w:val="0"/>
              <w:marRight w:val="0"/>
              <w:marTop w:val="0"/>
              <w:marBottom w:val="0"/>
              <w:divBdr>
                <w:top w:val="none" w:sz="0" w:space="0" w:color="auto"/>
                <w:left w:val="none" w:sz="0" w:space="0" w:color="auto"/>
                <w:bottom w:val="none" w:sz="0" w:space="0" w:color="auto"/>
                <w:right w:val="none" w:sz="0" w:space="0" w:color="auto"/>
              </w:divBdr>
            </w:div>
            <w:div w:id="2122414287">
              <w:marLeft w:val="0"/>
              <w:marRight w:val="0"/>
              <w:marTop w:val="0"/>
              <w:marBottom w:val="0"/>
              <w:divBdr>
                <w:top w:val="none" w:sz="0" w:space="0" w:color="auto"/>
                <w:left w:val="none" w:sz="0" w:space="0" w:color="auto"/>
                <w:bottom w:val="none" w:sz="0" w:space="0" w:color="auto"/>
                <w:right w:val="none" w:sz="0" w:space="0" w:color="auto"/>
              </w:divBdr>
            </w:div>
            <w:div w:id="1319965932">
              <w:marLeft w:val="0"/>
              <w:marRight w:val="0"/>
              <w:marTop w:val="0"/>
              <w:marBottom w:val="0"/>
              <w:divBdr>
                <w:top w:val="none" w:sz="0" w:space="0" w:color="auto"/>
                <w:left w:val="none" w:sz="0" w:space="0" w:color="auto"/>
                <w:bottom w:val="none" w:sz="0" w:space="0" w:color="auto"/>
                <w:right w:val="none" w:sz="0" w:space="0" w:color="auto"/>
              </w:divBdr>
            </w:div>
            <w:div w:id="503983073">
              <w:marLeft w:val="0"/>
              <w:marRight w:val="0"/>
              <w:marTop w:val="0"/>
              <w:marBottom w:val="0"/>
              <w:divBdr>
                <w:top w:val="none" w:sz="0" w:space="0" w:color="auto"/>
                <w:left w:val="none" w:sz="0" w:space="0" w:color="auto"/>
                <w:bottom w:val="none" w:sz="0" w:space="0" w:color="auto"/>
                <w:right w:val="none" w:sz="0" w:space="0" w:color="auto"/>
              </w:divBdr>
            </w:div>
            <w:div w:id="1975676154">
              <w:marLeft w:val="0"/>
              <w:marRight w:val="0"/>
              <w:marTop w:val="0"/>
              <w:marBottom w:val="0"/>
              <w:divBdr>
                <w:top w:val="none" w:sz="0" w:space="0" w:color="auto"/>
                <w:left w:val="none" w:sz="0" w:space="0" w:color="auto"/>
                <w:bottom w:val="none" w:sz="0" w:space="0" w:color="auto"/>
                <w:right w:val="none" w:sz="0" w:space="0" w:color="auto"/>
              </w:divBdr>
            </w:div>
            <w:div w:id="1349524097">
              <w:marLeft w:val="0"/>
              <w:marRight w:val="0"/>
              <w:marTop w:val="0"/>
              <w:marBottom w:val="0"/>
              <w:divBdr>
                <w:top w:val="none" w:sz="0" w:space="0" w:color="auto"/>
                <w:left w:val="none" w:sz="0" w:space="0" w:color="auto"/>
                <w:bottom w:val="none" w:sz="0" w:space="0" w:color="auto"/>
                <w:right w:val="none" w:sz="0" w:space="0" w:color="auto"/>
              </w:divBdr>
            </w:div>
            <w:div w:id="1250233709">
              <w:marLeft w:val="0"/>
              <w:marRight w:val="0"/>
              <w:marTop w:val="0"/>
              <w:marBottom w:val="0"/>
              <w:divBdr>
                <w:top w:val="none" w:sz="0" w:space="0" w:color="auto"/>
                <w:left w:val="none" w:sz="0" w:space="0" w:color="auto"/>
                <w:bottom w:val="none" w:sz="0" w:space="0" w:color="auto"/>
                <w:right w:val="none" w:sz="0" w:space="0" w:color="auto"/>
              </w:divBdr>
            </w:div>
            <w:div w:id="500200385">
              <w:marLeft w:val="0"/>
              <w:marRight w:val="0"/>
              <w:marTop w:val="0"/>
              <w:marBottom w:val="0"/>
              <w:divBdr>
                <w:top w:val="none" w:sz="0" w:space="0" w:color="auto"/>
                <w:left w:val="none" w:sz="0" w:space="0" w:color="auto"/>
                <w:bottom w:val="none" w:sz="0" w:space="0" w:color="auto"/>
                <w:right w:val="none" w:sz="0" w:space="0" w:color="auto"/>
              </w:divBdr>
            </w:div>
            <w:div w:id="1393502015">
              <w:marLeft w:val="0"/>
              <w:marRight w:val="0"/>
              <w:marTop w:val="0"/>
              <w:marBottom w:val="0"/>
              <w:divBdr>
                <w:top w:val="none" w:sz="0" w:space="0" w:color="auto"/>
                <w:left w:val="none" w:sz="0" w:space="0" w:color="auto"/>
                <w:bottom w:val="none" w:sz="0" w:space="0" w:color="auto"/>
                <w:right w:val="none" w:sz="0" w:space="0" w:color="auto"/>
              </w:divBdr>
            </w:div>
            <w:div w:id="515072980">
              <w:marLeft w:val="0"/>
              <w:marRight w:val="0"/>
              <w:marTop w:val="0"/>
              <w:marBottom w:val="0"/>
              <w:divBdr>
                <w:top w:val="none" w:sz="0" w:space="0" w:color="auto"/>
                <w:left w:val="none" w:sz="0" w:space="0" w:color="auto"/>
                <w:bottom w:val="none" w:sz="0" w:space="0" w:color="auto"/>
                <w:right w:val="none" w:sz="0" w:space="0" w:color="auto"/>
              </w:divBdr>
            </w:div>
            <w:div w:id="1673145915">
              <w:marLeft w:val="0"/>
              <w:marRight w:val="0"/>
              <w:marTop w:val="0"/>
              <w:marBottom w:val="0"/>
              <w:divBdr>
                <w:top w:val="none" w:sz="0" w:space="0" w:color="auto"/>
                <w:left w:val="none" w:sz="0" w:space="0" w:color="auto"/>
                <w:bottom w:val="none" w:sz="0" w:space="0" w:color="auto"/>
                <w:right w:val="none" w:sz="0" w:space="0" w:color="auto"/>
              </w:divBdr>
            </w:div>
            <w:div w:id="878784503">
              <w:marLeft w:val="0"/>
              <w:marRight w:val="0"/>
              <w:marTop w:val="0"/>
              <w:marBottom w:val="0"/>
              <w:divBdr>
                <w:top w:val="none" w:sz="0" w:space="0" w:color="auto"/>
                <w:left w:val="none" w:sz="0" w:space="0" w:color="auto"/>
                <w:bottom w:val="none" w:sz="0" w:space="0" w:color="auto"/>
                <w:right w:val="none" w:sz="0" w:space="0" w:color="auto"/>
              </w:divBdr>
            </w:div>
            <w:div w:id="1026298457">
              <w:marLeft w:val="0"/>
              <w:marRight w:val="0"/>
              <w:marTop w:val="0"/>
              <w:marBottom w:val="0"/>
              <w:divBdr>
                <w:top w:val="none" w:sz="0" w:space="0" w:color="auto"/>
                <w:left w:val="none" w:sz="0" w:space="0" w:color="auto"/>
                <w:bottom w:val="none" w:sz="0" w:space="0" w:color="auto"/>
                <w:right w:val="none" w:sz="0" w:space="0" w:color="auto"/>
              </w:divBdr>
            </w:div>
            <w:div w:id="2096972517">
              <w:marLeft w:val="0"/>
              <w:marRight w:val="0"/>
              <w:marTop w:val="0"/>
              <w:marBottom w:val="0"/>
              <w:divBdr>
                <w:top w:val="none" w:sz="0" w:space="0" w:color="auto"/>
                <w:left w:val="none" w:sz="0" w:space="0" w:color="auto"/>
                <w:bottom w:val="none" w:sz="0" w:space="0" w:color="auto"/>
                <w:right w:val="none" w:sz="0" w:space="0" w:color="auto"/>
              </w:divBdr>
            </w:div>
            <w:div w:id="1462504719">
              <w:marLeft w:val="0"/>
              <w:marRight w:val="0"/>
              <w:marTop w:val="0"/>
              <w:marBottom w:val="0"/>
              <w:divBdr>
                <w:top w:val="none" w:sz="0" w:space="0" w:color="auto"/>
                <w:left w:val="none" w:sz="0" w:space="0" w:color="auto"/>
                <w:bottom w:val="none" w:sz="0" w:space="0" w:color="auto"/>
                <w:right w:val="none" w:sz="0" w:space="0" w:color="auto"/>
              </w:divBdr>
            </w:div>
            <w:div w:id="273945027">
              <w:marLeft w:val="0"/>
              <w:marRight w:val="0"/>
              <w:marTop w:val="0"/>
              <w:marBottom w:val="0"/>
              <w:divBdr>
                <w:top w:val="none" w:sz="0" w:space="0" w:color="auto"/>
                <w:left w:val="none" w:sz="0" w:space="0" w:color="auto"/>
                <w:bottom w:val="none" w:sz="0" w:space="0" w:color="auto"/>
                <w:right w:val="none" w:sz="0" w:space="0" w:color="auto"/>
              </w:divBdr>
            </w:div>
            <w:div w:id="1771390573">
              <w:marLeft w:val="0"/>
              <w:marRight w:val="0"/>
              <w:marTop w:val="0"/>
              <w:marBottom w:val="0"/>
              <w:divBdr>
                <w:top w:val="none" w:sz="0" w:space="0" w:color="auto"/>
                <w:left w:val="none" w:sz="0" w:space="0" w:color="auto"/>
                <w:bottom w:val="none" w:sz="0" w:space="0" w:color="auto"/>
                <w:right w:val="none" w:sz="0" w:space="0" w:color="auto"/>
              </w:divBdr>
            </w:div>
            <w:div w:id="1662734359">
              <w:marLeft w:val="0"/>
              <w:marRight w:val="0"/>
              <w:marTop w:val="0"/>
              <w:marBottom w:val="0"/>
              <w:divBdr>
                <w:top w:val="none" w:sz="0" w:space="0" w:color="auto"/>
                <w:left w:val="none" w:sz="0" w:space="0" w:color="auto"/>
                <w:bottom w:val="none" w:sz="0" w:space="0" w:color="auto"/>
                <w:right w:val="none" w:sz="0" w:space="0" w:color="auto"/>
              </w:divBdr>
            </w:div>
            <w:div w:id="810102272">
              <w:marLeft w:val="0"/>
              <w:marRight w:val="0"/>
              <w:marTop w:val="0"/>
              <w:marBottom w:val="0"/>
              <w:divBdr>
                <w:top w:val="none" w:sz="0" w:space="0" w:color="auto"/>
                <w:left w:val="none" w:sz="0" w:space="0" w:color="auto"/>
                <w:bottom w:val="none" w:sz="0" w:space="0" w:color="auto"/>
                <w:right w:val="none" w:sz="0" w:space="0" w:color="auto"/>
              </w:divBdr>
            </w:div>
            <w:div w:id="1268809629">
              <w:marLeft w:val="0"/>
              <w:marRight w:val="0"/>
              <w:marTop w:val="0"/>
              <w:marBottom w:val="0"/>
              <w:divBdr>
                <w:top w:val="none" w:sz="0" w:space="0" w:color="auto"/>
                <w:left w:val="none" w:sz="0" w:space="0" w:color="auto"/>
                <w:bottom w:val="none" w:sz="0" w:space="0" w:color="auto"/>
                <w:right w:val="none" w:sz="0" w:space="0" w:color="auto"/>
              </w:divBdr>
            </w:div>
            <w:div w:id="1201552373">
              <w:marLeft w:val="0"/>
              <w:marRight w:val="0"/>
              <w:marTop w:val="0"/>
              <w:marBottom w:val="0"/>
              <w:divBdr>
                <w:top w:val="none" w:sz="0" w:space="0" w:color="auto"/>
                <w:left w:val="none" w:sz="0" w:space="0" w:color="auto"/>
                <w:bottom w:val="none" w:sz="0" w:space="0" w:color="auto"/>
                <w:right w:val="none" w:sz="0" w:space="0" w:color="auto"/>
              </w:divBdr>
            </w:div>
            <w:div w:id="1152988023">
              <w:marLeft w:val="0"/>
              <w:marRight w:val="0"/>
              <w:marTop w:val="0"/>
              <w:marBottom w:val="0"/>
              <w:divBdr>
                <w:top w:val="none" w:sz="0" w:space="0" w:color="auto"/>
                <w:left w:val="none" w:sz="0" w:space="0" w:color="auto"/>
                <w:bottom w:val="none" w:sz="0" w:space="0" w:color="auto"/>
                <w:right w:val="none" w:sz="0" w:space="0" w:color="auto"/>
              </w:divBdr>
            </w:div>
            <w:div w:id="1894541476">
              <w:marLeft w:val="0"/>
              <w:marRight w:val="0"/>
              <w:marTop w:val="0"/>
              <w:marBottom w:val="0"/>
              <w:divBdr>
                <w:top w:val="none" w:sz="0" w:space="0" w:color="auto"/>
                <w:left w:val="none" w:sz="0" w:space="0" w:color="auto"/>
                <w:bottom w:val="none" w:sz="0" w:space="0" w:color="auto"/>
                <w:right w:val="none" w:sz="0" w:space="0" w:color="auto"/>
              </w:divBdr>
            </w:div>
            <w:div w:id="26411117">
              <w:marLeft w:val="0"/>
              <w:marRight w:val="0"/>
              <w:marTop w:val="0"/>
              <w:marBottom w:val="0"/>
              <w:divBdr>
                <w:top w:val="none" w:sz="0" w:space="0" w:color="auto"/>
                <w:left w:val="none" w:sz="0" w:space="0" w:color="auto"/>
                <w:bottom w:val="none" w:sz="0" w:space="0" w:color="auto"/>
                <w:right w:val="none" w:sz="0" w:space="0" w:color="auto"/>
              </w:divBdr>
            </w:div>
            <w:div w:id="1619723973">
              <w:marLeft w:val="0"/>
              <w:marRight w:val="0"/>
              <w:marTop w:val="0"/>
              <w:marBottom w:val="0"/>
              <w:divBdr>
                <w:top w:val="none" w:sz="0" w:space="0" w:color="auto"/>
                <w:left w:val="none" w:sz="0" w:space="0" w:color="auto"/>
                <w:bottom w:val="none" w:sz="0" w:space="0" w:color="auto"/>
                <w:right w:val="none" w:sz="0" w:space="0" w:color="auto"/>
              </w:divBdr>
            </w:div>
            <w:div w:id="966278666">
              <w:marLeft w:val="0"/>
              <w:marRight w:val="0"/>
              <w:marTop w:val="0"/>
              <w:marBottom w:val="0"/>
              <w:divBdr>
                <w:top w:val="none" w:sz="0" w:space="0" w:color="auto"/>
                <w:left w:val="none" w:sz="0" w:space="0" w:color="auto"/>
                <w:bottom w:val="none" w:sz="0" w:space="0" w:color="auto"/>
                <w:right w:val="none" w:sz="0" w:space="0" w:color="auto"/>
              </w:divBdr>
            </w:div>
            <w:div w:id="419906666">
              <w:marLeft w:val="0"/>
              <w:marRight w:val="0"/>
              <w:marTop w:val="0"/>
              <w:marBottom w:val="0"/>
              <w:divBdr>
                <w:top w:val="none" w:sz="0" w:space="0" w:color="auto"/>
                <w:left w:val="none" w:sz="0" w:space="0" w:color="auto"/>
                <w:bottom w:val="none" w:sz="0" w:space="0" w:color="auto"/>
                <w:right w:val="none" w:sz="0" w:space="0" w:color="auto"/>
              </w:divBdr>
            </w:div>
            <w:div w:id="565603550">
              <w:marLeft w:val="0"/>
              <w:marRight w:val="0"/>
              <w:marTop w:val="0"/>
              <w:marBottom w:val="0"/>
              <w:divBdr>
                <w:top w:val="none" w:sz="0" w:space="0" w:color="auto"/>
                <w:left w:val="none" w:sz="0" w:space="0" w:color="auto"/>
                <w:bottom w:val="none" w:sz="0" w:space="0" w:color="auto"/>
                <w:right w:val="none" w:sz="0" w:space="0" w:color="auto"/>
              </w:divBdr>
            </w:div>
            <w:div w:id="747506703">
              <w:marLeft w:val="0"/>
              <w:marRight w:val="0"/>
              <w:marTop w:val="0"/>
              <w:marBottom w:val="0"/>
              <w:divBdr>
                <w:top w:val="none" w:sz="0" w:space="0" w:color="auto"/>
                <w:left w:val="none" w:sz="0" w:space="0" w:color="auto"/>
                <w:bottom w:val="none" w:sz="0" w:space="0" w:color="auto"/>
                <w:right w:val="none" w:sz="0" w:space="0" w:color="auto"/>
              </w:divBdr>
            </w:div>
            <w:div w:id="769205293">
              <w:marLeft w:val="0"/>
              <w:marRight w:val="0"/>
              <w:marTop w:val="0"/>
              <w:marBottom w:val="0"/>
              <w:divBdr>
                <w:top w:val="none" w:sz="0" w:space="0" w:color="auto"/>
                <w:left w:val="none" w:sz="0" w:space="0" w:color="auto"/>
                <w:bottom w:val="none" w:sz="0" w:space="0" w:color="auto"/>
                <w:right w:val="none" w:sz="0" w:space="0" w:color="auto"/>
              </w:divBdr>
            </w:div>
            <w:div w:id="1429737507">
              <w:marLeft w:val="0"/>
              <w:marRight w:val="0"/>
              <w:marTop w:val="0"/>
              <w:marBottom w:val="0"/>
              <w:divBdr>
                <w:top w:val="none" w:sz="0" w:space="0" w:color="auto"/>
                <w:left w:val="none" w:sz="0" w:space="0" w:color="auto"/>
                <w:bottom w:val="none" w:sz="0" w:space="0" w:color="auto"/>
                <w:right w:val="none" w:sz="0" w:space="0" w:color="auto"/>
              </w:divBdr>
            </w:div>
            <w:div w:id="540435222">
              <w:marLeft w:val="0"/>
              <w:marRight w:val="0"/>
              <w:marTop w:val="0"/>
              <w:marBottom w:val="0"/>
              <w:divBdr>
                <w:top w:val="none" w:sz="0" w:space="0" w:color="auto"/>
                <w:left w:val="none" w:sz="0" w:space="0" w:color="auto"/>
                <w:bottom w:val="none" w:sz="0" w:space="0" w:color="auto"/>
                <w:right w:val="none" w:sz="0" w:space="0" w:color="auto"/>
              </w:divBdr>
            </w:div>
            <w:div w:id="1438596380">
              <w:marLeft w:val="0"/>
              <w:marRight w:val="0"/>
              <w:marTop w:val="0"/>
              <w:marBottom w:val="0"/>
              <w:divBdr>
                <w:top w:val="none" w:sz="0" w:space="0" w:color="auto"/>
                <w:left w:val="none" w:sz="0" w:space="0" w:color="auto"/>
                <w:bottom w:val="none" w:sz="0" w:space="0" w:color="auto"/>
                <w:right w:val="none" w:sz="0" w:space="0" w:color="auto"/>
              </w:divBdr>
            </w:div>
            <w:div w:id="1975020179">
              <w:marLeft w:val="0"/>
              <w:marRight w:val="0"/>
              <w:marTop w:val="0"/>
              <w:marBottom w:val="0"/>
              <w:divBdr>
                <w:top w:val="none" w:sz="0" w:space="0" w:color="auto"/>
                <w:left w:val="none" w:sz="0" w:space="0" w:color="auto"/>
                <w:bottom w:val="none" w:sz="0" w:space="0" w:color="auto"/>
                <w:right w:val="none" w:sz="0" w:space="0" w:color="auto"/>
              </w:divBdr>
            </w:div>
            <w:div w:id="744231030">
              <w:marLeft w:val="0"/>
              <w:marRight w:val="0"/>
              <w:marTop w:val="0"/>
              <w:marBottom w:val="0"/>
              <w:divBdr>
                <w:top w:val="none" w:sz="0" w:space="0" w:color="auto"/>
                <w:left w:val="none" w:sz="0" w:space="0" w:color="auto"/>
                <w:bottom w:val="none" w:sz="0" w:space="0" w:color="auto"/>
                <w:right w:val="none" w:sz="0" w:space="0" w:color="auto"/>
              </w:divBdr>
            </w:div>
            <w:div w:id="2124885797">
              <w:marLeft w:val="0"/>
              <w:marRight w:val="0"/>
              <w:marTop w:val="0"/>
              <w:marBottom w:val="0"/>
              <w:divBdr>
                <w:top w:val="none" w:sz="0" w:space="0" w:color="auto"/>
                <w:left w:val="none" w:sz="0" w:space="0" w:color="auto"/>
                <w:bottom w:val="none" w:sz="0" w:space="0" w:color="auto"/>
                <w:right w:val="none" w:sz="0" w:space="0" w:color="auto"/>
              </w:divBdr>
            </w:div>
            <w:div w:id="865868995">
              <w:marLeft w:val="0"/>
              <w:marRight w:val="0"/>
              <w:marTop w:val="0"/>
              <w:marBottom w:val="0"/>
              <w:divBdr>
                <w:top w:val="none" w:sz="0" w:space="0" w:color="auto"/>
                <w:left w:val="none" w:sz="0" w:space="0" w:color="auto"/>
                <w:bottom w:val="none" w:sz="0" w:space="0" w:color="auto"/>
                <w:right w:val="none" w:sz="0" w:space="0" w:color="auto"/>
              </w:divBdr>
            </w:div>
            <w:div w:id="1688871297">
              <w:marLeft w:val="0"/>
              <w:marRight w:val="0"/>
              <w:marTop w:val="0"/>
              <w:marBottom w:val="0"/>
              <w:divBdr>
                <w:top w:val="none" w:sz="0" w:space="0" w:color="auto"/>
                <w:left w:val="none" w:sz="0" w:space="0" w:color="auto"/>
                <w:bottom w:val="none" w:sz="0" w:space="0" w:color="auto"/>
                <w:right w:val="none" w:sz="0" w:space="0" w:color="auto"/>
              </w:divBdr>
            </w:div>
            <w:div w:id="1505125974">
              <w:marLeft w:val="0"/>
              <w:marRight w:val="0"/>
              <w:marTop w:val="0"/>
              <w:marBottom w:val="0"/>
              <w:divBdr>
                <w:top w:val="none" w:sz="0" w:space="0" w:color="auto"/>
                <w:left w:val="none" w:sz="0" w:space="0" w:color="auto"/>
                <w:bottom w:val="none" w:sz="0" w:space="0" w:color="auto"/>
                <w:right w:val="none" w:sz="0" w:space="0" w:color="auto"/>
              </w:divBdr>
            </w:div>
            <w:div w:id="488591931">
              <w:marLeft w:val="0"/>
              <w:marRight w:val="0"/>
              <w:marTop w:val="0"/>
              <w:marBottom w:val="0"/>
              <w:divBdr>
                <w:top w:val="none" w:sz="0" w:space="0" w:color="auto"/>
                <w:left w:val="none" w:sz="0" w:space="0" w:color="auto"/>
                <w:bottom w:val="none" w:sz="0" w:space="0" w:color="auto"/>
                <w:right w:val="none" w:sz="0" w:space="0" w:color="auto"/>
              </w:divBdr>
            </w:div>
            <w:div w:id="1255282609">
              <w:marLeft w:val="0"/>
              <w:marRight w:val="0"/>
              <w:marTop w:val="0"/>
              <w:marBottom w:val="0"/>
              <w:divBdr>
                <w:top w:val="none" w:sz="0" w:space="0" w:color="auto"/>
                <w:left w:val="none" w:sz="0" w:space="0" w:color="auto"/>
                <w:bottom w:val="none" w:sz="0" w:space="0" w:color="auto"/>
                <w:right w:val="none" w:sz="0" w:space="0" w:color="auto"/>
              </w:divBdr>
            </w:div>
            <w:div w:id="44716228">
              <w:marLeft w:val="0"/>
              <w:marRight w:val="0"/>
              <w:marTop w:val="0"/>
              <w:marBottom w:val="0"/>
              <w:divBdr>
                <w:top w:val="none" w:sz="0" w:space="0" w:color="auto"/>
                <w:left w:val="none" w:sz="0" w:space="0" w:color="auto"/>
                <w:bottom w:val="none" w:sz="0" w:space="0" w:color="auto"/>
                <w:right w:val="none" w:sz="0" w:space="0" w:color="auto"/>
              </w:divBdr>
            </w:div>
            <w:div w:id="536507150">
              <w:marLeft w:val="0"/>
              <w:marRight w:val="0"/>
              <w:marTop w:val="0"/>
              <w:marBottom w:val="0"/>
              <w:divBdr>
                <w:top w:val="none" w:sz="0" w:space="0" w:color="auto"/>
                <w:left w:val="none" w:sz="0" w:space="0" w:color="auto"/>
                <w:bottom w:val="none" w:sz="0" w:space="0" w:color="auto"/>
                <w:right w:val="none" w:sz="0" w:space="0" w:color="auto"/>
              </w:divBdr>
            </w:div>
            <w:div w:id="2120375165">
              <w:marLeft w:val="0"/>
              <w:marRight w:val="0"/>
              <w:marTop w:val="0"/>
              <w:marBottom w:val="0"/>
              <w:divBdr>
                <w:top w:val="none" w:sz="0" w:space="0" w:color="auto"/>
                <w:left w:val="none" w:sz="0" w:space="0" w:color="auto"/>
                <w:bottom w:val="none" w:sz="0" w:space="0" w:color="auto"/>
                <w:right w:val="none" w:sz="0" w:space="0" w:color="auto"/>
              </w:divBdr>
            </w:div>
            <w:div w:id="1585606256">
              <w:marLeft w:val="0"/>
              <w:marRight w:val="0"/>
              <w:marTop w:val="0"/>
              <w:marBottom w:val="0"/>
              <w:divBdr>
                <w:top w:val="none" w:sz="0" w:space="0" w:color="auto"/>
                <w:left w:val="none" w:sz="0" w:space="0" w:color="auto"/>
                <w:bottom w:val="none" w:sz="0" w:space="0" w:color="auto"/>
                <w:right w:val="none" w:sz="0" w:space="0" w:color="auto"/>
              </w:divBdr>
            </w:div>
            <w:div w:id="1587762450">
              <w:marLeft w:val="0"/>
              <w:marRight w:val="0"/>
              <w:marTop w:val="0"/>
              <w:marBottom w:val="0"/>
              <w:divBdr>
                <w:top w:val="none" w:sz="0" w:space="0" w:color="auto"/>
                <w:left w:val="none" w:sz="0" w:space="0" w:color="auto"/>
                <w:bottom w:val="none" w:sz="0" w:space="0" w:color="auto"/>
                <w:right w:val="none" w:sz="0" w:space="0" w:color="auto"/>
              </w:divBdr>
            </w:div>
            <w:div w:id="600916749">
              <w:marLeft w:val="0"/>
              <w:marRight w:val="0"/>
              <w:marTop w:val="0"/>
              <w:marBottom w:val="0"/>
              <w:divBdr>
                <w:top w:val="none" w:sz="0" w:space="0" w:color="auto"/>
                <w:left w:val="none" w:sz="0" w:space="0" w:color="auto"/>
                <w:bottom w:val="none" w:sz="0" w:space="0" w:color="auto"/>
                <w:right w:val="none" w:sz="0" w:space="0" w:color="auto"/>
              </w:divBdr>
            </w:div>
            <w:div w:id="1616594225">
              <w:marLeft w:val="0"/>
              <w:marRight w:val="0"/>
              <w:marTop w:val="0"/>
              <w:marBottom w:val="0"/>
              <w:divBdr>
                <w:top w:val="none" w:sz="0" w:space="0" w:color="auto"/>
                <w:left w:val="none" w:sz="0" w:space="0" w:color="auto"/>
                <w:bottom w:val="none" w:sz="0" w:space="0" w:color="auto"/>
                <w:right w:val="none" w:sz="0" w:space="0" w:color="auto"/>
              </w:divBdr>
            </w:div>
            <w:div w:id="116291822">
              <w:marLeft w:val="0"/>
              <w:marRight w:val="0"/>
              <w:marTop w:val="0"/>
              <w:marBottom w:val="0"/>
              <w:divBdr>
                <w:top w:val="none" w:sz="0" w:space="0" w:color="auto"/>
                <w:left w:val="none" w:sz="0" w:space="0" w:color="auto"/>
                <w:bottom w:val="none" w:sz="0" w:space="0" w:color="auto"/>
                <w:right w:val="none" w:sz="0" w:space="0" w:color="auto"/>
              </w:divBdr>
            </w:div>
            <w:div w:id="1671640133">
              <w:marLeft w:val="0"/>
              <w:marRight w:val="0"/>
              <w:marTop w:val="0"/>
              <w:marBottom w:val="0"/>
              <w:divBdr>
                <w:top w:val="none" w:sz="0" w:space="0" w:color="auto"/>
                <w:left w:val="none" w:sz="0" w:space="0" w:color="auto"/>
                <w:bottom w:val="none" w:sz="0" w:space="0" w:color="auto"/>
                <w:right w:val="none" w:sz="0" w:space="0" w:color="auto"/>
              </w:divBdr>
            </w:div>
            <w:div w:id="1118568514">
              <w:marLeft w:val="0"/>
              <w:marRight w:val="0"/>
              <w:marTop w:val="0"/>
              <w:marBottom w:val="0"/>
              <w:divBdr>
                <w:top w:val="none" w:sz="0" w:space="0" w:color="auto"/>
                <w:left w:val="none" w:sz="0" w:space="0" w:color="auto"/>
                <w:bottom w:val="none" w:sz="0" w:space="0" w:color="auto"/>
                <w:right w:val="none" w:sz="0" w:space="0" w:color="auto"/>
              </w:divBdr>
            </w:div>
            <w:div w:id="1545753399">
              <w:marLeft w:val="0"/>
              <w:marRight w:val="0"/>
              <w:marTop w:val="0"/>
              <w:marBottom w:val="0"/>
              <w:divBdr>
                <w:top w:val="none" w:sz="0" w:space="0" w:color="auto"/>
                <w:left w:val="none" w:sz="0" w:space="0" w:color="auto"/>
                <w:bottom w:val="none" w:sz="0" w:space="0" w:color="auto"/>
                <w:right w:val="none" w:sz="0" w:space="0" w:color="auto"/>
              </w:divBdr>
            </w:div>
            <w:div w:id="304891562">
              <w:marLeft w:val="0"/>
              <w:marRight w:val="0"/>
              <w:marTop w:val="0"/>
              <w:marBottom w:val="0"/>
              <w:divBdr>
                <w:top w:val="none" w:sz="0" w:space="0" w:color="auto"/>
                <w:left w:val="none" w:sz="0" w:space="0" w:color="auto"/>
                <w:bottom w:val="none" w:sz="0" w:space="0" w:color="auto"/>
                <w:right w:val="none" w:sz="0" w:space="0" w:color="auto"/>
              </w:divBdr>
            </w:div>
            <w:div w:id="228881158">
              <w:marLeft w:val="0"/>
              <w:marRight w:val="0"/>
              <w:marTop w:val="0"/>
              <w:marBottom w:val="0"/>
              <w:divBdr>
                <w:top w:val="none" w:sz="0" w:space="0" w:color="auto"/>
                <w:left w:val="none" w:sz="0" w:space="0" w:color="auto"/>
                <w:bottom w:val="none" w:sz="0" w:space="0" w:color="auto"/>
                <w:right w:val="none" w:sz="0" w:space="0" w:color="auto"/>
              </w:divBdr>
            </w:div>
            <w:div w:id="1398549856">
              <w:marLeft w:val="0"/>
              <w:marRight w:val="0"/>
              <w:marTop w:val="0"/>
              <w:marBottom w:val="0"/>
              <w:divBdr>
                <w:top w:val="none" w:sz="0" w:space="0" w:color="auto"/>
                <w:left w:val="none" w:sz="0" w:space="0" w:color="auto"/>
                <w:bottom w:val="none" w:sz="0" w:space="0" w:color="auto"/>
                <w:right w:val="none" w:sz="0" w:space="0" w:color="auto"/>
              </w:divBdr>
            </w:div>
            <w:div w:id="1363434842">
              <w:marLeft w:val="0"/>
              <w:marRight w:val="0"/>
              <w:marTop w:val="0"/>
              <w:marBottom w:val="0"/>
              <w:divBdr>
                <w:top w:val="none" w:sz="0" w:space="0" w:color="auto"/>
                <w:left w:val="none" w:sz="0" w:space="0" w:color="auto"/>
                <w:bottom w:val="none" w:sz="0" w:space="0" w:color="auto"/>
                <w:right w:val="none" w:sz="0" w:space="0" w:color="auto"/>
              </w:divBdr>
            </w:div>
            <w:div w:id="1982496698">
              <w:marLeft w:val="0"/>
              <w:marRight w:val="0"/>
              <w:marTop w:val="0"/>
              <w:marBottom w:val="0"/>
              <w:divBdr>
                <w:top w:val="none" w:sz="0" w:space="0" w:color="auto"/>
                <w:left w:val="none" w:sz="0" w:space="0" w:color="auto"/>
                <w:bottom w:val="none" w:sz="0" w:space="0" w:color="auto"/>
                <w:right w:val="none" w:sz="0" w:space="0" w:color="auto"/>
              </w:divBdr>
            </w:div>
            <w:div w:id="936016621">
              <w:marLeft w:val="0"/>
              <w:marRight w:val="0"/>
              <w:marTop w:val="0"/>
              <w:marBottom w:val="0"/>
              <w:divBdr>
                <w:top w:val="none" w:sz="0" w:space="0" w:color="auto"/>
                <w:left w:val="none" w:sz="0" w:space="0" w:color="auto"/>
                <w:bottom w:val="none" w:sz="0" w:space="0" w:color="auto"/>
                <w:right w:val="none" w:sz="0" w:space="0" w:color="auto"/>
              </w:divBdr>
            </w:div>
            <w:div w:id="235825737">
              <w:marLeft w:val="0"/>
              <w:marRight w:val="0"/>
              <w:marTop w:val="0"/>
              <w:marBottom w:val="0"/>
              <w:divBdr>
                <w:top w:val="none" w:sz="0" w:space="0" w:color="auto"/>
                <w:left w:val="none" w:sz="0" w:space="0" w:color="auto"/>
                <w:bottom w:val="none" w:sz="0" w:space="0" w:color="auto"/>
                <w:right w:val="none" w:sz="0" w:space="0" w:color="auto"/>
              </w:divBdr>
            </w:div>
            <w:div w:id="180514338">
              <w:marLeft w:val="0"/>
              <w:marRight w:val="0"/>
              <w:marTop w:val="0"/>
              <w:marBottom w:val="0"/>
              <w:divBdr>
                <w:top w:val="none" w:sz="0" w:space="0" w:color="auto"/>
                <w:left w:val="none" w:sz="0" w:space="0" w:color="auto"/>
                <w:bottom w:val="none" w:sz="0" w:space="0" w:color="auto"/>
                <w:right w:val="none" w:sz="0" w:space="0" w:color="auto"/>
              </w:divBdr>
            </w:div>
            <w:div w:id="1066224905">
              <w:marLeft w:val="0"/>
              <w:marRight w:val="0"/>
              <w:marTop w:val="0"/>
              <w:marBottom w:val="0"/>
              <w:divBdr>
                <w:top w:val="none" w:sz="0" w:space="0" w:color="auto"/>
                <w:left w:val="none" w:sz="0" w:space="0" w:color="auto"/>
                <w:bottom w:val="none" w:sz="0" w:space="0" w:color="auto"/>
                <w:right w:val="none" w:sz="0" w:space="0" w:color="auto"/>
              </w:divBdr>
            </w:div>
            <w:div w:id="31267898">
              <w:marLeft w:val="0"/>
              <w:marRight w:val="0"/>
              <w:marTop w:val="0"/>
              <w:marBottom w:val="0"/>
              <w:divBdr>
                <w:top w:val="none" w:sz="0" w:space="0" w:color="auto"/>
                <w:left w:val="none" w:sz="0" w:space="0" w:color="auto"/>
                <w:bottom w:val="none" w:sz="0" w:space="0" w:color="auto"/>
                <w:right w:val="none" w:sz="0" w:space="0" w:color="auto"/>
              </w:divBdr>
            </w:div>
            <w:div w:id="1670014484">
              <w:marLeft w:val="0"/>
              <w:marRight w:val="0"/>
              <w:marTop w:val="0"/>
              <w:marBottom w:val="0"/>
              <w:divBdr>
                <w:top w:val="none" w:sz="0" w:space="0" w:color="auto"/>
                <w:left w:val="none" w:sz="0" w:space="0" w:color="auto"/>
                <w:bottom w:val="none" w:sz="0" w:space="0" w:color="auto"/>
                <w:right w:val="none" w:sz="0" w:space="0" w:color="auto"/>
              </w:divBdr>
            </w:div>
            <w:div w:id="767852009">
              <w:marLeft w:val="0"/>
              <w:marRight w:val="0"/>
              <w:marTop w:val="0"/>
              <w:marBottom w:val="0"/>
              <w:divBdr>
                <w:top w:val="none" w:sz="0" w:space="0" w:color="auto"/>
                <w:left w:val="none" w:sz="0" w:space="0" w:color="auto"/>
                <w:bottom w:val="none" w:sz="0" w:space="0" w:color="auto"/>
                <w:right w:val="none" w:sz="0" w:space="0" w:color="auto"/>
              </w:divBdr>
            </w:div>
            <w:div w:id="147408468">
              <w:marLeft w:val="0"/>
              <w:marRight w:val="0"/>
              <w:marTop w:val="0"/>
              <w:marBottom w:val="0"/>
              <w:divBdr>
                <w:top w:val="none" w:sz="0" w:space="0" w:color="auto"/>
                <w:left w:val="none" w:sz="0" w:space="0" w:color="auto"/>
                <w:bottom w:val="none" w:sz="0" w:space="0" w:color="auto"/>
                <w:right w:val="none" w:sz="0" w:space="0" w:color="auto"/>
              </w:divBdr>
            </w:div>
            <w:div w:id="245921884">
              <w:marLeft w:val="0"/>
              <w:marRight w:val="0"/>
              <w:marTop w:val="0"/>
              <w:marBottom w:val="0"/>
              <w:divBdr>
                <w:top w:val="none" w:sz="0" w:space="0" w:color="auto"/>
                <w:left w:val="none" w:sz="0" w:space="0" w:color="auto"/>
                <w:bottom w:val="none" w:sz="0" w:space="0" w:color="auto"/>
                <w:right w:val="none" w:sz="0" w:space="0" w:color="auto"/>
              </w:divBdr>
            </w:div>
            <w:div w:id="513113536">
              <w:marLeft w:val="0"/>
              <w:marRight w:val="0"/>
              <w:marTop w:val="0"/>
              <w:marBottom w:val="0"/>
              <w:divBdr>
                <w:top w:val="none" w:sz="0" w:space="0" w:color="auto"/>
                <w:left w:val="none" w:sz="0" w:space="0" w:color="auto"/>
                <w:bottom w:val="none" w:sz="0" w:space="0" w:color="auto"/>
                <w:right w:val="none" w:sz="0" w:space="0" w:color="auto"/>
              </w:divBdr>
            </w:div>
            <w:div w:id="1734547757">
              <w:marLeft w:val="0"/>
              <w:marRight w:val="0"/>
              <w:marTop w:val="0"/>
              <w:marBottom w:val="0"/>
              <w:divBdr>
                <w:top w:val="none" w:sz="0" w:space="0" w:color="auto"/>
                <w:left w:val="none" w:sz="0" w:space="0" w:color="auto"/>
                <w:bottom w:val="none" w:sz="0" w:space="0" w:color="auto"/>
                <w:right w:val="none" w:sz="0" w:space="0" w:color="auto"/>
              </w:divBdr>
            </w:div>
            <w:div w:id="1400591319">
              <w:marLeft w:val="0"/>
              <w:marRight w:val="0"/>
              <w:marTop w:val="0"/>
              <w:marBottom w:val="0"/>
              <w:divBdr>
                <w:top w:val="none" w:sz="0" w:space="0" w:color="auto"/>
                <w:left w:val="none" w:sz="0" w:space="0" w:color="auto"/>
                <w:bottom w:val="none" w:sz="0" w:space="0" w:color="auto"/>
                <w:right w:val="none" w:sz="0" w:space="0" w:color="auto"/>
              </w:divBdr>
            </w:div>
            <w:div w:id="218639635">
              <w:marLeft w:val="0"/>
              <w:marRight w:val="0"/>
              <w:marTop w:val="0"/>
              <w:marBottom w:val="0"/>
              <w:divBdr>
                <w:top w:val="none" w:sz="0" w:space="0" w:color="auto"/>
                <w:left w:val="none" w:sz="0" w:space="0" w:color="auto"/>
                <w:bottom w:val="none" w:sz="0" w:space="0" w:color="auto"/>
                <w:right w:val="none" w:sz="0" w:space="0" w:color="auto"/>
              </w:divBdr>
            </w:div>
            <w:div w:id="1460611851">
              <w:marLeft w:val="0"/>
              <w:marRight w:val="0"/>
              <w:marTop w:val="0"/>
              <w:marBottom w:val="0"/>
              <w:divBdr>
                <w:top w:val="none" w:sz="0" w:space="0" w:color="auto"/>
                <w:left w:val="none" w:sz="0" w:space="0" w:color="auto"/>
                <w:bottom w:val="none" w:sz="0" w:space="0" w:color="auto"/>
                <w:right w:val="none" w:sz="0" w:space="0" w:color="auto"/>
              </w:divBdr>
            </w:div>
            <w:div w:id="1726564084">
              <w:marLeft w:val="0"/>
              <w:marRight w:val="0"/>
              <w:marTop w:val="0"/>
              <w:marBottom w:val="0"/>
              <w:divBdr>
                <w:top w:val="none" w:sz="0" w:space="0" w:color="auto"/>
                <w:left w:val="none" w:sz="0" w:space="0" w:color="auto"/>
                <w:bottom w:val="none" w:sz="0" w:space="0" w:color="auto"/>
                <w:right w:val="none" w:sz="0" w:space="0" w:color="auto"/>
              </w:divBdr>
            </w:div>
            <w:div w:id="178741657">
              <w:marLeft w:val="0"/>
              <w:marRight w:val="0"/>
              <w:marTop w:val="0"/>
              <w:marBottom w:val="0"/>
              <w:divBdr>
                <w:top w:val="none" w:sz="0" w:space="0" w:color="auto"/>
                <w:left w:val="none" w:sz="0" w:space="0" w:color="auto"/>
                <w:bottom w:val="none" w:sz="0" w:space="0" w:color="auto"/>
                <w:right w:val="none" w:sz="0" w:space="0" w:color="auto"/>
              </w:divBdr>
            </w:div>
            <w:div w:id="1152452084">
              <w:marLeft w:val="0"/>
              <w:marRight w:val="0"/>
              <w:marTop w:val="0"/>
              <w:marBottom w:val="0"/>
              <w:divBdr>
                <w:top w:val="none" w:sz="0" w:space="0" w:color="auto"/>
                <w:left w:val="none" w:sz="0" w:space="0" w:color="auto"/>
                <w:bottom w:val="none" w:sz="0" w:space="0" w:color="auto"/>
                <w:right w:val="none" w:sz="0" w:space="0" w:color="auto"/>
              </w:divBdr>
            </w:div>
            <w:div w:id="1941376791">
              <w:marLeft w:val="0"/>
              <w:marRight w:val="0"/>
              <w:marTop w:val="0"/>
              <w:marBottom w:val="0"/>
              <w:divBdr>
                <w:top w:val="none" w:sz="0" w:space="0" w:color="auto"/>
                <w:left w:val="none" w:sz="0" w:space="0" w:color="auto"/>
                <w:bottom w:val="none" w:sz="0" w:space="0" w:color="auto"/>
                <w:right w:val="none" w:sz="0" w:space="0" w:color="auto"/>
              </w:divBdr>
            </w:div>
            <w:div w:id="1620523377">
              <w:marLeft w:val="0"/>
              <w:marRight w:val="0"/>
              <w:marTop w:val="0"/>
              <w:marBottom w:val="0"/>
              <w:divBdr>
                <w:top w:val="none" w:sz="0" w:space="0" w:color="auto"/>
                <w:left w:val="none" w:sz="0" w:space="0" w:color="auto"/>
                <w:bottom w:val="none" w:sz="0" w:space="0" w:color="auto"/>
                <w:right w:val="none" w:sz="0" w:space="0" w:color="auto"/>
              </w:divBdr>
            </w:div>
            <w:div w:id="1229730996">
              <w:marLeft w:val="0"/>
              <w:marRight w:val="0"/>
              <w:marTop w:val="0"/>
              <w:marBottom w:val="0"/>
              <w:divBdr>
                <w:top w:val="none" w:sz="0" w:space="0" w:color="auto"/>
                <w:left w:val="none" w:sz="0" w:space="0" w:color="auto"/>
                <w:bottom w:val="none" w:sz="0" w:space="0" w:color="auto"/>
                <w:right w:val="none" w:sz="0" w:space="0" w:color="auto"/>
              </w:divBdr>
            </w:div>
            <w:div w:id="2058316379">
              <w:marLeft w:val="0"/>
              <w:marRight w:val="0"/>
              <w:marTop w:val="0"/>
              <w:marBottom w:val="0"/>
              <w:divBdr>
                <w:top w:val="none" w:sz="0" w:space="0" w:color="auto"/>
                <w:left w:val="none" w:sz="0" w:space="0" w:color="auto"/>
                <w:bottom w:val="none" w:sz="0" w:space="0" w:color="auto"/>
                <w:right w:val="none" w:sz="0" w:space="0" w:color="auto"/>
              </w:divBdr>
            </w:div>
            <w:div w:id="1136221398">
              <w:marLeft w:val="0"/>
              <w:marRight w:val="0"/>
              <w:marTop w:val="0"/>
              <w:marBottom w:val="0"/>
              <w:divBdr>
                <w:top w:val="none" w:sz="0" w:space="0" w:color="auto"/>
                <w:left w:val="none" w:sz="0" w:space="0" w:color="auto"/>
                <w:bottom w:val="none" w:sz="0" w:space="0" w:color="auto"/>
                <w:right w:val="none" w:sz="0" w:space="0" w:color="auto"/>
              </w:divBdr>
            </w:div>
            <w:div w:id="310863686">
              <w:marLeft w:val="0"/>
              <w:marRight w:val="0"/>
              <w:marTop w:val="0"/>
              <w:marBottom w:val="0"/>
              <w:divBdr>
                <w:top w:val="none" w:sz="0" w:space="0" w:color="auto"/>
                <w:left w:val="none" w:sz="0" w:space="0" w:color="auto"/>
                <w:bottom w:val="none" w:sz="0" w:space="0" w:color="auto"/>
                <w:right w:val="none" w:sz="0" w:space="0" w:color="auto"/>
              </w:divBdr>
            </w:div>
            <w:div w:id="403529721">
              <w:marLeft w:val="0"/>
              <w:marRight w:val="0"/>
              <w:marTop w:val="0"/>
              <w:marBottom w:val="0"/>
              <w:divBdr>
                <w:top w:val="none" w:sz="0" w:space="0" w:color="auto"/>
                <w:left w:val="none" w:sz="0" w:space="0" w:color="auto"/>
                <w:bottom w:val="none" w:sz="0" w:space="0" w:color="auto"/>
                <w:right w:val="none" w:sz="0" w:space="0" w:color="auto"/>
              </w:divBdr>
            </w:div>
            <w:div w:id="1752778872">
              <w:marLeft w:val="0"/>
              <w:marRight w:val="0"/>
              <w:marTop w:val="0"/>
              <w:marBottom w:val="0"/>
              <w:divBdr>
                <w:top w:val="none" w:sz="0" w:space="0" w:color="auto"/>
                <w:left w:val="none" w:sz="0" w:space="0" w:color="auto"/>
                <w:bottom w:val="none" w:sz="0" w:space="0" w:color="auto"/>
                <w:right w:val="none" w:sz="0" w:space="0" w:color="auto"/>
              </w:divBdr>
            </w:div>
            <w:div w:id="136663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4405">
      <w:bodyDiv w:val="1"/>
      <w:marLeft w:val="0"/>
      <w:marRight w:val="0"/>
      <w:marTop w:val="0"/>
      <w:marBottom w:val="0"/>
      <w:divBdr>
        <w:top w:val="none" w:sz="0" w:space="0" w:color="auto"/>
        <w:left w:val="none" w:sz="0" w:space="0" w:color="auto"/>
        <w:bottom w:val="none" w:sz="0" w:space="0" w:color="auto"/>
        <w:right w:val="none" w:sz="0" w:space="0" w:color="auto"/>
      </w:divBdr>
    </w:div>
    <w:div w:id="1958757742">
      <w:bodyDiv w:val="1"/>
      <w:marLeft w:val="0"/>
      <w:marRight w:val="0"/>
      <w:marTop w:val="0"/>
      <w:marBottom w:val="0"/>
      <w:divBdr>
        <w:top w:val="none" w:sz="0" w:space="0" w:color="auto"/>
        <w:left w:val="none" w:sz="0" w:space="0" w:color="auto"/>
        <w:bottom w:val="none" w:sz="0" w:space="0" w:color="auto"/>
        <w:right w:val="none" w:sz="0" w:space="0" w:color="auto"/>
      </w:divBdr>
    </w:div>
    <w:div w:id="1964922213">
      <w:bodyDiv w:val="1"/>
      <w:marLeft w:val="0"/>
      <w:marRight w:val="0"/>
      <w:marTop w:val="0"/>
      <w:marBottom w:val="0"/>
      <w:divBdr>
        <w:top w:val="none" w:sz="0" w:space="0" w:color="auto"/>
        <w:left w:val="none" w:sz="0" w:space="0" w:color="auto"/>
        <w:bottom w:val="none" w:sz="0" w:space="0" w:color="auto"/>
        <w:right w:val="none" w:sz="0" w:space="0" w:color="auto"/>
      </w:divBdr>
    </w:div>
    <w:div w:id="1967540009">
      <w:bodyDiv w:val="1"/>
      <w:marLeft w:val="0"/>
      <w:marRight w:val="0"/>
      <w:marTop w:val="0"/>
      <w:marBottom w:val="0"/>
      <w:divBdr>
        <w:top w:val="none" w:sz="0" w:space="0" w:color="auto"/>
        <w:left w:val="none" w:sz="0" w:space="0" w:color="auto"/>
        <w:bottom w:val="none" w:sz="0" w:space="0" w:color="auto"/>
        <w:right w:val="none" w:sz="0" w:space="0" w:color="auto"/>
      </w:divBdr>
    </w:div>
    <w:div w:id="1976061213">
      <w:bodyDiv w:val="1"/>
      <w:marLeft w:val="0"/>
      <w:marRight w:val="0"/>
      <w:marTop w:val="0"/>
      <w:marBottom w:val="0"/>
      <w:divBdr>
        <w:top w:val="none" w:sz="0" w:space="0" w:color="auto"/>
        <w:left w:val="none" w:sz="0" w:space="0" w:color="auto"/>
        <w:bottom w:val="none" w:sz="0" w:space="0" w:color="auto"/>
        <w:right w:val="none" w:sz="0" w:space="0" w:color="auto"/>
      </w:divBdr>
    </w:div>
    <w:div w:id="2001234196">
      <w:bodyDiv w:val="1"/>
      <w:marLeft w:val="0"/>
      <w:marRight w:val="0"/>
      <w:marTop w:val="0"/>
      <w:marBottom w:val="0"/>
      <w:divBdr>
        <w:top w:val="none" w:sz="0" w:space="0" w:color="auto"/>
        <w:left w:val="none" w:sz="0" w:space="0" w:color="auto"/>
        <w:bottom w:val="none" w:sz="0" w:space="0" w:color="auto"/>
        <w:right w:val="none" w:sz="0" w:space="0" w:color="auto"/>
      </w:divBdr>
    </w:div>
    <w:div w:id="2002846967">
      <w:bodyDiv w:val="1"/>
      <w:marLeft w:val="0"/>
      <w:marRight w:val="0"/>
      <w:marTop w:val="0"/>
      <w:marBottom w:val="0"/>
      <w:divBdr>
        <w:top w:val="none" w:sz="0" w:space="0" w:color="auto"/>
        <w:left w:val="none" w:sz="0" w:space="0" w:color="auto"/>
        <w:bottom w:val="none" w:sz="0" w:space="0" w:color="auto"/>
        <w:right w:val="none" w:sz="0" w:space="0" w:color="auto"/>
      </w:divBdr>
    </w:div>
    <w:div w:id="2005279066">
      <w:bodyDiv w:val="1"/>
      <w:marLeft w:val="0"/>
      <w:marRight w:val="0"/>
      <w:marTop w:val="0"/>
      <w:marBottom w:val="0"/>
      <w:divBdr>
        <w:top w:val="none" w:sz="0" w:space="0" w:color="auto"/>
        <w:left w:val="none" w:sz="0" w:space="0" w:color="auto"/>
        <w:bottom w:val="none" w:sz="0" w:space="0" w:color="auto"/>
        <w:right w:val="none" w:sz="0" w:space="0" w:color="auto"/>
      </w:divBdr>
    </w:div>
    <w:div w:id="2006742571">
      <w:bodyDiv w:val="1"/>
      <w:marLeft w:val="0"/>
      <w:marRight w:val="0"/>
      <w:marTop w:val="0"/>
      <w:marBottom w:val="0"/>
      <w:divBdr>
        <w:top w:val="none" w:sz="0" w:space="0" w:color="auto"/>
        <w:left w:val="none" w:sz="0" w:space="0" w:color="auto"/>
        <w:bottom w:val="none" w:sz="0" w:space="0" w:color="auto"/>
        <w:right w:val="none" w:sz="0" w:space="0" w:color="auto"/>
      </w:divBdr>
    </w:div>
    <w:div w:id="2007780792">
      <w:bodyDiv w:val="1"/>
      <w:marLeft w:val="0"/>
      <w:marRight w:val="0"/>
      <w:marTop w:val="0"/>
      <w:marBottom w:val="0"/>
      <w:divBdr>
        <w:top w:val="none" w:sz="0" w:space="0" w:color="auto"/>
        <w:left w:val="none" w:sz="0" w:space="0" w:color="auto"/>
        <w:bottom w:val="none" w:sz="0" w:space="0" w:color="auto"/>
        <w:right w:val="none" w:sz="0" w:space="0" w:color="auto"/>
      </w:divBdr>
    </w:div>
    <w:div w:id="2025400373">
      <w:bodyDiv w:val="1"/>
      <w:marLeft w:val="0"/>
      <w:marRight w:val="0"/>
      <w:marTop w:val="0"/>
      <w:marBottom w:val="0"/>
      <w:divBdr>
        <w:top w:val="none" w:sz="0" w:space="0" w:color="auto"/>
        <w:left w:val="none" w:sz="0" w:space="0" w:color="auto"/>
        <w:bottom w:val="none" w:sz="0" w:space="0" w:color="auto"/>
        <w:right w:val="none" w:sz="0" w:space="0" w:color="auto"/>
      </w:divBdr>
      <w:divsChild>
        <w:div w:id="770900351">
          <w:marLeft w:val="0"/>
          <w:marRight w:val="0"/>
          <w:marTop w:val="0"/>
          <w:marBottom w:val="0"/>
          <w:divBdr>
            <w:top w:val="none" w:sz="0" w:space="0" w:color="auto"/>
            <w:left w:val="none" w:sz="0" w:space="0" w:color="auto"/>
            <w:bottom w:val="none" w:sz="0" w:space="0" w:color="auto"/>
            <w:right w:val="none" w:sz="0" w:space="0" w:color="auto"/>
          </w:divBdr>
          <w:divsChild>
            <w:div w:id="1034386559">
              <w:marLeft w:val="0"/>
              <w:marRight w:val="0"/>
              <w:marTop w:val="0"/>
              <w:marBottom w:val="0"/>
              <w:divBdr>
                <w:top w:val="none" w:sz="0" w:space="0" w:color="auto"/>
                <w:left w:val="none" w:sz="0" w:space="0" w:color="auto"/>
                <w:bottom w:val="none" w:sz="0" w:space="0" w:color="auto"/>
                <w:right w:val="none" w:sz="0" w:space="0" w:color="auto"/>
              </w:divBdr>
            </w:div>
            <w:div w:id="946930241">
              <w:marLeft w:val="0"/>
              <w:marRight w:val="0"/>
              <w:marTop w:val="0"/>
              <w:marBottom w:val="0"/>
              <w:divBdr>
                <w:top w:val="none" w:sz="0" w:space="0" w:color="auto"/>
                <w:left w:val="none" w:sz="0" w:space="0" w:color="auto"/>
                <w:bottom w:val="none" w:sz="0" w:space="0" w:color="auto"/>
                <w:right w:val="none" w:sz="0" w:space="0" w:color="auto"/>
              </w:divBdr>
            </w:div>
            <w:div w:id="254557478">
              <w:marLeft w:val="0"/>
              <w:marRight w:val="0"/>
              <w:marTop w:val="0"/>
              <w:marBottom w:val="0"/>
              <w:divBdr>
                <w:top w:val="none" w:sz="0" w:space="0" w:color="auto"/>
                <w:left w:val="none" w:sz="0" w:space="0" w:color="auto"/>
                <w:bottom w:val="none" w:sz="0" w:space="0" w:color="auto"/>
                <w:right w:val="none" w:sz="0" w:space="0" w:color="auto"/>
              </w:divBdr>
            </w:div>
            <w:div w:id="1808475819">
              <w:marLeft w:val="0"/>
              <w:marRight w:val="0"/>
              <w:marTop w:val="0"/>
              <w:marBottom w:val="0"/>
              <w:divBdr>
                <w:top w:val="none" w:sz="0" w:space="0" w:color="auto"/>
                <w:left w:val="none" w:sz="0" w:space="0" w:color="auto"/>
                <w:bottom w:val="none" w:sz="0" w:space="0" w:color="auto"/>
                <w:right w:val="none" w:sz="0" w:space="0" w:color="auto"/>
              </w:divBdr>
            </w:div>
            <w:div w:id="1888295914">
              <w:marLeft w:val="0"/>
              <w:marRight w:val="0"/>
              <w:marTop w:val="0"/>
              <w:marBottom w:val="0"/>
              <w:divBdr>
                <w:top w:val="none" w:sz="0" w:space="0" w:color="auto"/>
                <w:left w:val="none" w:sz="0" w:space="0" w:color="auto"/>
                <w:bottom w:val="none" w:sz="0" w:space="0" w:color="auto"/>
                <w:right w:val="none" w:sz="0" w:space="0" w:color="auto"/>
              </w:divBdr>
            </w:div>
            <w:div w:id="1689983872">
              <w:marLeft w:val="0"/>
              <w:marRight w:val="0"/>
              <w:marTop w:val="0"/>
              <w:marBottom w:val="0"/>
              <w:divBdr>
                <w:top w:val="none" w:sz="0" w:space="0" w:color="auto"/>
                <w:left w:val="none" w:sz="0" w:space="0" w:color="auto"/>
                <w:bottom w:val="none" w:sz="0" w:space="0" w:color="auto"/>
                <w:right w:val="none" w:sz="0" w:space="0" w:color="auto"/>
              </w:divBdr>
            </w:div>
            <w:div w:id="520751388">
              <w:marLeft w:val="0"/>
              <w:marRight w:val="0"/>
              <w:marTop w:val="0"/>
              <w:marBottom w:val="0"/>
              <w:divBdr>
                <w:top w:val="none" w:sz="0" w:space="0" w:color="auto"/>
                <w:left w:val="none" w:sz="0" w:space="0" w:color="auto"/>
                <w:bottom w:val="none" w:sz="0" w:space="0" w:color="auto"/>
                <w:right w:val="none" w:sz="0" w:space="0" w:color="auto"/>
              </w:divBdr>
            </w:div>
            <w:div w:id="325594298">
              <w:marLeft w:val="0"/>
              <w:marRight w:val="0"/>
              <w:marTop w:val="0"/>
              <w:marBottom w:val="0"/>
              <w:divBdr>
                <w:top w:val="none" w:sz="0" w:space="0" w:color="auto"/>
                <w:left w:val="none" w:sz="0" w:space="0" w:color="auto"/>
                <w:bottom w:val="none" w:sz="0" w:space="0" w:color="auto"/>
                <w:right w:val="none" w:sz="0" w:space="0" w:color="auto"/>
              </w:divBdr>
            </w:div>
            <w:div w:id="1794594558">
              <w:marLeft w:val="0"/>
              <w:marRight w:val="0"/>
              <w:marTop w:val="0"/>
              <w:marBottom w:val="0"/>
              <w:divBdr>
                <w:top w:val="none" w:sz="0" w:space="0" w:color="auto"/>
                <w:left w:val="none" w:sz="0" w:space="0" w:color="auto"/>
                <w:bottom w:val="none" w:sz="0" w:space="0" w:color="auto"/>
                <w:right w:val="none" w:sz="0" w:space="0" w:color="auto"/>
              </w:divBdr>
            </w:div>
            <w:div w:id="1956131110">
              <w:marLeft w:val="0"/>
              <w:marRight w:val="0"/>
              <w:marTop w:val="0"/>
              <w:marBottom w:val="0"/>
              <w:divBdr>
                <w:top w:val="none" w:sz="0" w:space="0" w:color="auto"/>
                <w:left w:val="none" w:sz="0" w:space="0" w:color="auto"/>
                <w:bottom w:val="none" w:sz="0" w:space="0" w:color="auto"/>
                <w:right w:val="none" w:sz="0" w:space="0" w:color="auto"/>
              </w:divBdr>
            </w:div>
            <w:div w:id="232475912">
              <w:marLeft w:val="0"/>
              <w:marRight w:val="0"/>
              <w:marTop w:val="0"/>
              <w:marBottom w:val="0"/>
              <w:divBdr>
                <w:top w:val="none" w:sz="0" w:space="0" w:color="auto"/>
                <w:left w:val="none" w:sz="0" w:space="0" w:color="auto"/>
                <w:bottom w:val="none" w:sz="0" w:space="0" w:color="auto"/>
                <w:right w:val="none" w:sz="0" w:space="0" w:color="auto"/>
              </w:divBdr>
            </w:div>
            <w:div w:id="1252741130">
              <w:marLeft w:val="0"/>
              <w:marRight w:val="0"/>
              <w:marTop w:val="0"/>
              <w:marBottom w:val="0"/>
              <w:divBdr>
                <w:top w:val="none" w:sz="0" w:space="0" w:color="auto"/>
                <w:left w:val="none" w:sz="0" w:space="0" w:color="auto"/>
                <w:bottom w:val="none" w:sz="0" w:space="0" w:color="auto"/>
                <w:right w:val="none" w:sz="0" w:space="0" w:color="auto"/>
              </w:divBdr>
            </w:div>
            <w:div w:id="959805415">
              <w:marLeft w:val="0"/>
              <w:marRight w:val="0"/>
              <w:marTop w:val="0"/>
              <w:marBottom w:val="0"/>
              <w:divBdr>
                <w:top w:val="none" w:sz="0" w:space="0" w:color="auto"/>
                <w:left w:val="none" w:sz="0" w:space="0" w:color="auto"/>
                <w:bottom w:val="none" w:sz="0" w:space="0" w:color="auto"/>
                <w:right w:val="none" w:sz="0" w:space="0" w:color="auto"/>
              </w:divBdr>
            </w:div>
            <w:div w:id="59332747">
              <w:marLeft w:val="0"/>
              <w:marRight w:val="0"/>
              <w:marTop w:val="0"/>
              <w:marBottom w:val="0"/>
              <w:divBdr>
                <w:top w:val="none" w:sz="0" w:space="0" w:color="auto"/>
                <w:left w:val="none" w:sz="0" w:space="0" w:color="auto"/>
                <w:bottom w:val="none" w:sz="0" w:space="0" w:color="auto"/>
                <w:right w:val="none" w:sz="0" w:space="0" w:color="auto"/>
              </w:divBdr>
            </w:div>
            <w:div w:id="1987858624">
              <w:marLeft w:val="0"/>
              <w:marRight w:val="0"/>
              <w:marTop w:val="0"/>
              <w:marBottom w:val="0"/>
              <w:divBdr>
                <w:top w:val="none" w:sz="0" w:space="0" w:color="auto"/>
                <w:left w:val="none" w:sz="0" w:space="0" w:color="auto"/>
                <w:bottom w:val="none" w:sz="0" w:space="0" w:color="auto"/>
                <w:right w:val="none" w:sz="0" w:space="0" w:color="auto"/>
              </w:divBdr>
            </w:div>
            <w:div w:id="1752845105">
              <w:marLeft w:val="0"/>
              <w:marRight w:val="0"/>
              <w:marTop w:val="0"/>
              <w:marBottom w:val="0"/>
              <w:divBdr>
                <w:top w:val="none" w:sz="0" w:space="0" w:color="auto"/>
                <w:left w:val="none" w:sz="0" w:space="0" w:color="auto"/>
                <w:bottom w:val="none" w:sz="0" w:space="0" w:color="auto"/>
                <w:right w:val="none" w:sz="0" w:space="0" w:color="auto"/>
              </w:divBdr>
            </w:div>
            <w:div w:id="1014766297">
              <w:marLeft w:val="0"/>
              <w:marRight w:val="0"/>
              <w:marTop w:val="0"/>
              <w:marBottom w:val="0"/>
              <w:divBdr>
                <w:top w:val="none" w:sz="0" w:space="0" w:color="auto"/>
                <w:left w:val="none" w:sz="0" w:space="0" w:color="auto"/>
                <w:bottom w:val="none" w:sz="0" w:space="0" w:color="auto"/>
                <w:right w:val="none" w:sz="0" w:space="0" w:color="auto"/>
              </w:divBdr>
            </w:div>
            <w:div w:id="184289969">
              <w:marLeft w:val="0"/>
              <w:marRight w:val="0"/>
              <w:marTop w:val="0"/>
              <w:marBottom w:val="0"/>
              <w:divBdr>
                <w:top w:val="none" w:sz="0" w:space="0" w:color="auto"/>
                <w:left w:val="none" w:sz="0" w:space="0" w:color="auto"/>
                <w:bottom w:val="none" w:sz="0" w:space="0" w:color="auto"/>
                <w:right w:val="none" w:sz="0" w:space="0" w:color="auto"/>
              </w:divBdr>
            </w:div>
            <w:div w:id="979654201">
              <w:marLeft w:val="0"/>
              <w:marRight w:val="0"/>
              <w:marTop w:val="0"/>
              <w:marBottom w:val="0"/>
              <w:divBdr>
                <w:top w:val="none" w:sz="0" w:space="0" w:color="auto"/>
                <w:left w:val="none" w:sz="0" w:space="0" w:color="auto"/>
                <w:bottom w:val="none" w:sz="0" w:space="0" w:color="auto"/>
                <w:right w:val="none" w:sz="0" w:space="0" w:color="auto"/>
              </w:divBdr>
            </w:div>
            <w:div w:id="1852839523">
              <w:marLeft w:val="0"/>
              <w:marRight w:val="0"/>
              <w:marTop w:val="0"/>
              <w:marBottom w:val="0"/>
              <w:divBdr>
                <w:top w:val="none" w:sz="0" w:space="0" w:color="auto"/>
                <w:left w:val="none" w:sz="0" w:space="0" w:color="auto"/>
                <w:bottom w:val="none" w:sz="0" w:space="0" w:color="auto"/>
                <w:right w:val="none" w:sz="0" w:space="0" w:color="auto"/>
              </w:divBdr>
            </w:div>
            <w:div w:id="1870874069">
              <w:marLeft w:val="0"/>
              <w:marRight w:val="0"/>
              <w:marTop w:val="0"/>
              <w:marBottom w:val="0"/>
              <w:divBdr>
                <w:top w:val="none" w:sz="0" w:space="0" w:color="auto"/>
                <w:left w:val="none" w:sz="0" w:space="0" w:color="auto"/>
                <w:bottom w:val="none" w:sz="0" w:space="0" w:color="auto"/>
                <w:right w:val="none" w:sz="0" w:space="0" w:color="auto"/>
              </w:divBdr>
            </w:div>
            <w:div w:id="697631175">
              <w:marLeft w:val="0"/>
              <w:marRight w:val="0"/>
              <w:marTop w:val="0"/>
              <w:marBottom w:val="0"/>
              <w:divBdr>
                <w:top w:val="none" w:sz="0" w:space="0" w:color="auto"/>
                <w:left w:val="none" w:sz="0" w:space="0" w:color="auto"/>
                <w:bottom w:val="none" w:sz="0" w:space="0" w:color="auto"/>
                <w:right w:val="none" w:sz="0" w:space="0" w:color="auto"/>
              </w:divBdr>
            </w:div>
            <w:div w:id="1157917015">
              <w:marLeft w:val="0"/>
              <w:marRight w:val="0"/>
              <w:marTop w:val="0"/>
              <w:marBottom w:val="0"/>
              <w:divBdr>
                <w:top w:val="none" w:sz="0" w:space="0" w:color="auto"/>
                <w:left w:val="none" w:sz="0" w:space="0" w:color="auto"/>
                <w:bottom w:val="none" w:sz="0" w:space="0" w:color="auto"/>
                <w:right w:val="none" w:sz="0" w:space="0" w:color="auto"/>
              </w:divBdr>
            </w:div>
            <w:div w:id="1241016362">
              <w:marLeft w:val="0"/>
              <w:marRight w:val="0"/>
              <w:marTop w:val="0"/>
              <w:marBottom w:val="0"/>
              <w:divBdr>
                <w:top w:val="none" w:sz="0" w:space="0" w:color="auto"/>
                <w:left w:val="none" w:sz="0" w:space="0" w:color="auto"/>
                <w:bottom w:val="none" w:sz="0" w:space="0" w:color="auto"/>
                <w:right w:val="none" w:sz="0" w:space="0" w:color="auto"/>
              </w:divBdr>
            </w:div>
            <w:div w:id="974872946">
              <w:marLeft w:val="0"/>
              <w:marRight w:val="0"/>
              <w:marTop w:val="0"/>
              <w:marBottom w:val="0"/>
              <w:divBdr>
                <w:top w:val="none" w:sz="0" w:space="0" w:color="auto"/>
                <w:left w:val="none" w:sz="0" w:space="0" w:color="auto"/>
                <w:bottom w:val="none" w:sz="0" w:space="0" w:color="auto"/>
                <w:right w:val="none" w:sz="0" w:space="0" w:color="auto"/>
              </w:divBdr>
            </w:div>
            <w:div w:id="1936861058">
              <w:marLeft w:val="0"/>
              <w:marRight w:val="0"/>
              <w:marTop w:val="0"/>
              <w:marBottom w:val="0"/>
              <w:divBdr>
                <w:top w:val="none" w:sz="0" w:space="0" w:color="auto"/>
                <w:left w:val="none" w:sz="0" w:space="0" w:color="auto"/>
                <w:bottom w:val="none" w:sz="0" w:space="0" w:color="auto"/>
                <w:right w:val="none" w:sz="0" w:space="0" w:color="auto"/>
              </w:divBdr>
            </w:div>
            <w:div w:id="823280604">
              <w:marLeft w:val="0"/>
              <w:marRight w:val="0"/>
              <w:marTop w:val="0"/>
              <w:marBottom w:val="0"/>
              <w:divBdr>
                <w:top w:val="none" w:sz="0" w:space="0" w:color="auto"/>
                <w:left w:val="none" w:sz="0" w:space="0" w:color="auto"/>
                <w:bottom w:val="none" w:sz="0" w:space="0" w:color="auto"/>
                <w:right w:val="none" w:sz="0" w:space="0" w:color="auto"/>
              </w:divBdr>
            </w:div>
            <w:div w:id="1881279604">
              <w:marLeft w:val="0"/>
              <w:marRight w:val="0"/>
              <w:marTop w:val="0"/>
              <w:marBottom w:val="0"/>
              <w:divBdr>
                <w:top w:val="none" w:sz="0" w:space="0" w:color="auto"/>
                <w:left w:val="none" w:sz="0" w:space="0" w:color="auto"/>
                <w:bottom w:val="none" w:sz="0" w:space="0" w:color="auto"/>
                <w:right w:val="none" w:sz="0" w:space="0" w:color="auto"/>
              </w:divBdr>
            </w:div>
            <w:div w:id="1413546521">
              <w:marLeft w:val="0"/>
              <w:marRight w:val="0"/>
              <w:marTop w:val="0"/>
              <w:marBottom w:val="0"/>
              <w:divBdr>
                <w:top w:val="none" w:sz="0" w:space="0" w:color="auto"/>
                <w:left w:val="none" w:sz="0" w:space="0" w:color="auto"/>
                <w:bottom w:val="none" w:sz="0" w:space="0" w:color="auto"/>
                <w:right w:val="none" w:sz="0" w:space="0" w:color="auto"/>
              </w:divBdr>
            </w:div>
            <w:div w:id="1897543609">
              <w:marLeft w:val="0"/>
              <w:marRight w:val="0"/>
              <w:marTop w:val="0"/>
              <w:marBottom w:val="0"/>
              <w:divBdr>
                <w:top w:val="none" w:sz="0" w:space="0" w:color="auto"/>
                <w:left w:val="none" w:sz="0" w:space="0" w:color="auto"/>
                <w:bottom w:val="none" w:sz="0" w:space="0" w:color="auto"/>
                <w:right w:val="none" w:sz="0" w:space="0" w:color="auto"/>
              </w:divBdr>
            </w:div>
            <w:div w:id="1129591543">
              <w:marLeft w:val="0"/>
              <w:marRight w:val="0"/>
              <w:marTop w:val="0"/>
              <w:marBottom w:val="0"/>
              <w:divBdr>
                <w:top w:val="none" w:sz="0" w:space="0" w:color="auto"/>
                <w:left w:val="none" w:sz="0" w:space="0" w:color="auto"/>
                <w:bottom w:val="none" w:sz="0" w:space="0" w:color="auto"/>
                <w:right w:val="none" w:sz="0" w:space="0" w:color="auto"/>
              </w:divBdr>
            </w:div>
            <w:div w:id="1475218132">
              <w:marLeft w:val="0"/>
              <w:marRight w:val="0"/>
              <w:marTop w:val="0"/>
              <w:marBottom w:val="0"/>
              <w:divBdr>
                <w:top w:val="none" w:sz="0" w:space="0" w:color="auto"/>
                <w:left w:val="none" w:sz="0" w:space="0" w:color="auto"/>
                <w:bottom w:val="none" w:sz="0" w:space="0" w:color="auto"/>
                <w:right w:val="none" w:sz="0" w:space="0" w:color="auto"/>
              </w:divBdr>
            </w:div>
            <w:div w:id="1891961961">
              <w:marLeft w:val="0"/>
              <w:marRight w:val="0"/>
              <w:marTop w:val="0"/>
              <w:marBottom w:val="0"/>
              <w:divBdr>
                <w:top w:val="none" w:sz="0" w:space="0" w:color="auto"/>
                <w:left w:val="none" w:sz="0" w:space="0" w:color="auto"/>
                <w:bottom w:val="none" w:sz="0" w:space="0" w:color="auto"/>
                <w:right w:val="none" w:sz="0" w:space="0" w:color="auto"/>
              </w:divBdr>
            </w:div>
            <w:div w:id="620770553">
              <w:marLeft w:val="0"/>
              <w:marRight w:val="0"/>
              <w:marTop w:val="0"/>
              <w:marBottom w:val="0"/>
              <w:divBdr>
                <w:top w:val="none" w:sz="0" w:space="0" w:color="auto"/>
                <w:left w:val="none" w:sz="0" w:space="0" w:color="auto"/>
                <w:bottom w:val="none" w:sz="0" w:space="0" w:color="auto"/>
                <w:right w:val="none" w:sz="0" w:space="0" w:color="auto"/>
              </w:divBdr>
            </w:div>
            <w:div w:id="1037047358">
              <w:marLeft w:val="0"/>
              <w:marRight w:val="0"/>
              <w:marTop w:val="0"/>
              <w:marBottom w:val="0"/>
              <w:divBdr>
                <w:top w:val="none" w:sz="0" w:space="0" w:color="auto"/>
                <w:left w:val="none" w:sz="0" w:space="0" w:color="auto"/>
                <w:bottom w:val="none" w:sz="0" w:space="0" w:color="auto"/>
                <w:right w:val="none" w:sz="0" w:space="0" w:color="auto"/>
              </w:divBdr>
            </w:div>
            <w:div w:id="1595671270">
              <w:marLeft w:val="0"/>
              <w:marRight w:val="0"/>
              <w:marTop w:val="0"/>
              <w:marBottom w:val="0"/>
              <w:divBdr>
                <w:top w:val="none" w:sz="0" w:space="0" w:color="auto"/>
                <w:left w:val="none" w:sz="0" w:space="0" w:color="auto"/>
                <w:bottom w:val="none" w:sz="0" w:space="0" w:color="auto"/>
                <w:right w:val="none" w:sz="0" w:space="0" w:color="auto"/>
              </w:divBdr>
            </w:div>
            <w:div w:id="735392722">
              <w:marLeft w:val="0"/>
              <w:marRight w:val="0"/>
              <w:marTop w:val="0"/>
              <w:marBottom w:val="0"/>
              <w:divBdr>
                <w:top w:val="none" w:sz="0" w:space="0" w:color="auto"/>
                <w:left w:val="none" w:sz="0" w:space="0" w:color="auto"/>
                <w:bottom w:val="none" w:sz="0" w:space="0" w:color="auto"/>
                <w:right w:val="none" w:sz="0" w:space="0" w:color="auto"/>
              </w:divBdr>
            </w:div>
            <w:div w:id="323555929">
              <w:marLeft w:val="0"/>
              <w:marRight w:val="0"/>
              <w:marTop w:val="0"/>
              <w:marBottom w:val="0"/>
              <w:divBdr>
                <w:top w:val="none" w:sz="0" w:space="0" w:color="auto"/>
                <w:left w:val="none" w:sz="0" w:space="0" w:color="auto"/>
                <w:bottom w:val="none" w:sz="0" w:space="0" w:color="auto"/>
                <w:right w:val="none" w:sz="0" w:space="0" w:color="auto"/>
              </w:divBdr>
            </w:div>
            <w:div w:id="1719737796">
              <w:marLeft w:val="0"/>
              <w:marRight w:val="0"/>
              <w:marTop w:val="0"/>
              <w:marBottom w:val="0"/>
              <w:divBdr>
                <w:top w:val="none" w:sz="0" w:space="0" w:color="auto"/>
                <w:left w:val="none" w:sz="0" w:space="0" w:color="auto"/>
                <w:bottom w:val="none" w:sz="0" w:space="0" w:color="auto"/>
                <w:right w:val="none" w:sz="0" w:space="0" w:color="auto"/>
              </w:divBdr>
            </w:div>
            <w:div w:id="1880126073">
              <w:marLeft w:val="0"/>
              <w:marRight w:val="0"/>
              <w:marTop w:val="0"/>
              <w:marBottom w:val="0"/>
              <w:divBdr>
                <w:top w:val="none" w:sz="0" w:space="0" w:color="auto"/>
                <w:left w:val="none" w:sz="0" w:space="0" w:color="auto"/>
                <w:bottom w:val="none" w:sz="0" w:space="0" w:color="auto"/>
                <w:right w:val="none" w:sz="0" w:space="0" w:color="auto"/>
              </w:divBdr>
            </w:div>
            <w:div w:id="719472999">
              <w:marLeft w:val="0"/>
              <w:marRight w:val="0"/>
              <w:marTop w:val="0"/>
              <w:marBottom w:val="0"/>
              <w:divBdr>
                <w:top w:val="none" w:sz="0" w:space="0" w:color="auto"/>
                <w:left w:val="none" w:sz="0" w:space="0" w:color="auto"/>
                <w:bottom w:val="none" w:sz="0" w:space="0" w:color="auto"/>
                <w:right w:val="none" w:sz="0" w:space="0" w:color="auto"/>
              </w:divBdr>
            </w:div>
            <w:div w:id="281812638">
              <w:marLeft w:val="0"/>
              <w:marRight w:val="0"/>
              <w:marTop w:val="0"/>
              <w:marBottom w:val="0"/>
              <w:divBdr>
                <w:top w:val="none" w:sz="0" w:space="0" w:color="auto"/>
                <w:left w:val="none" w:sz="0" w:space="0" w:color="auto"/>
                <w:bottom w:val="none" w:sz="0" w:space="0" w:color="auto"/>
                <w:right w:val="none" w:sz="0" w:space="0" w:color="auto"/>
              </w:divBdr>
            </w:div>
            <w:div w:id="550308265">
              <w:marLeft w:val="0"/>
              <w:marRight w:val="0"/>
              <w:marTop w:val="0"/>
              <w:marBottom w:val="0"/>
              <w:divBdr>
                <w:top w:val="none" w:sz="0" w:space="0" w:color="auto"/>
                <w:left w:val="none" w:sz="0" w:space="0" w:color="auto"/>
                <w:bottom w:val="none" w:sz="0" w:space="0" w:color="auto"/>
                <w:right w:val="none" w:sz="0" w:space="0" w:color="auto"/>
              </w:divBdr>
            </w:div>
            <w:div w:id="457379994">
              <w:marLeft w:val="0"/>
              <w:marRight w:val="0"/>
              <w:marTop w:val="0"/>
              <w:marBottom w:val="0"/>
              <w:divBdr>
                <w:top w:val="none" w:sz="0" w:space="0" w:color="auto"/>
                <w:left w:val="none" w:sz="0" w:space="0" w:color="auto"/>
                <w:bottom w:val="none" w:sz="0" w:space="0" w:color="auto"/>
                <w:right w:val="none" w:sz="0" w:space="0" w:color="auto"/>
              </w:divBdr>
            </w:div>
            <w:div w:id="2037658707">
              <w:marLeft w:val="0"/>
              <w:marRight w:val="0"/>
              <w:marTop w:val="0"/>
              <w:marBottom w:val="0"/>
              <w:divBdr>
                <w:top w:val="none" w:sz="0" w:space="0" w:color="auto"/>
                <w:left w:val="none" w:sz="0" w:space="0" w:color="auto"/>
                <w:bottom w:val="none" w:sz="0" w:space="0" w:color="auto"/>
                <w:right w:val="none" w:sz="0" w:space="0" w:color="auto"/>
              </w:divBdr>
            </w:div>
            <w:div w:id="1511602847">
              <w:marLeft w:val="0"/>
              <w:marRight w:val="0"/>
              <w:marTop w:val="0"/>
              <w:marBottom w:val="0"/>
              <w:divBdr>
                <w:top w:val="none" w:sz="0" w:space="0" w:color="auto"/>
                <w:left w:val="none" w:sz="0" w:space="0" w:color="auto"/>
                <w:bottom w:val="none" w:sz="0" w:space="0" w:color="auto"/>
                <w:right w:val="none" w:sz="0" w:space="0" w:color="auto"/>
              </w:divBdr>
            </w:div>
            <w:div w:id="222107941">
              <w:marLeft w:val="0"/>
              <w:marRight w:val="0"/>
              <w:marTop w:val="0"/>
              <w:marBottom w:val="0"/>
              <w:divBdr>
                <w:top w:val="none" w:sz="0" w:space="0" w:color="auto"/>
                <w:left w:val="none" w:sz="0" w:space="0" w:color="auto"/>
                <w:bottom w:val="none" w:sz="0" w:space="0" w:color="auto"/>
                <w:right w:val="none" w:sz="0" w:space="0" w:color="auto"/>
              </w:divBdr>
            </w:div>
            <w:div w:id="830830034">
              <w:marLeft w:val="0"/>
              <w:marRight w:val="0"/>
              <w:marTop w:val="0"/>
              <w:marBottom w:val="0"/>
              <w:divBdr>
                <w:top w:val="none" w:sz="0" w:space="0" w:color="auto"/>
                <w:left w:val="none" w:sz="0" w:space="0" w:color="auto"/>
                <w:bottom w:val="none" w:sz="0" w:space="0" w:color="auto"/>
                <w:right w:val="none" w:sz="0" w:space="0" w:color="auto"/>
              </w:divBdr>
            </w:div>
            <w:div w:id="607542305">
              <w:marLeft w:val="0"/>
              <w:marRight w:val="0"/>
              <w:marTop w:val="0"/>
              <w:marBottom w:val="0"/>
              <w:divBdr>
                <w:top w:val="none" w:sz="0" w:space="0" w:color="auto"/>
                <w:left w:val="none" w:sz="0" w:space="0" w:color="auto"/>
                <w:bottom w:val="none" w:sz="0" w:space="0" w:color="auto"/>
                <w:right w:val="none" w:sz="0" w:space="0" w:color="auto"/>
              </w:divBdr>
            </w:div>
            <w:div w:id="159078531">
              <w:marLeft w:val="0"/>
              <w:marRight w:val="0"/>
              <w:marTop w:val="0"/>
              <w:marBottom w:val="0"/>
              <w:divBdr>
                <w:top w:val="none" w:sz="0" w:space="0" w:color="auto"/>
                <w:left w:val="none" w:sz="0" w:space="0" w:color="auto"/>
                <w:bottom w:val="none" w:sz="0" w:space="0" w:color="auto"/>
                <w:right w:val="none" w:sz="0" w:space="0" w:color="auto"/>
              </w:divBdr>
            </w:div>
            <w:div w:id="936985407">
              <w:marLeft w:val="0"/>
              <w:marRight w:val="0"/>
              <w:marTop w:val="0"/>
              <w:marBottom w:val="0"/>
              <w:divBdr>
                <w:top w:val="none" w:sz="0" w:space="0" w:color="auto"/>
                <w:left w:val="none" w:sz="0" w:space="0" w:color="auto"/>
                <w:bottom w:val="none" w:sz="0" w:space="0" w:color="auto"/>
                <w:right w:val="none" w:sz="0" w:space="0" w:color="auto"/>
              </w:divBdr>
            </w:div>
            <w:div w:id="1743330801">
              <w:marLeft w:val="0"/>
              <w:marRight w:val="0"/>
              <w:marTop w:val="0"/>
              <w:marBottom w:val="0"/>
              <w:divBdr>
                <w:top w:val="none" w:sz="0" w:space="0" w:color="auto"/>
                <w:left w:val="none" w:sz="0" w:space="0" w:color="auto"/>
                <w:bottom w:val="none" w:sz="0" w:space="0" w:color="auto"/>
                <w:right w:val="none" w:sz="0" w:space="0" w:color="auto"/>
              </w:divBdr>
            </w:div>
            <w:div w:id="785387511">
              <w:marLeft w:val="0"/>
              <w:marRight w:val="0"/>
              <w:marTop w:val="0"/>
              <w:marBottom w:val="0"/>
              <w:divBdr>
                <w:top w:val="none" w:sz="0" w:space="0" w:color="auto"/>
                <w:left w:val="none" w:sz="0" w:space="0" w:color="auto"/>
                <w:bottom w:val="none" w:sz="0" w:space="0" w:color="auto"/>
                <w:right w:val="none" w:sz="0" w:space="0" w:color="auto"/>
              </w:divBdr>
            </w:div>
            <w:div w:id="76099305">
              <w:marLeft w:val="0"/>
              <w:marRight w:val="0"/>
              <w:marTop w:val="0"/>
              <w:marBottom w:val="0"/>
              <w:divBdr>
                <w:top w:val="none" w:sz="0" w:space="0" w:color="auto"/>
                <w:left w:val="none" w:sz="0" w:space="0" w:color="auto"/>
                <w:bottom w:val="none" w:sz="0" w:space="0" w:color="auto"/>
                <w:right w:val="none" w:sz="0" w:space="0" w:color="auto"/>
              </w:divBdr>
            </w:div>
            <w:div w:id="1004167444">
              <w:marLeft w:val="0"/>
              <w:marRight w:val="0"/>
              <w:marTop w:val="0"/>
              <w:marBottom w:val="0"/>
              <w:divBdr>
                <w:top w:val="none" w:sz="0" w:space="0" w:color="auto"/>
                <w:left w:val="none" w:sz="0" w:space="0" w:color="auto"/>
                <w:bottom w:val="none" w:sz="0" w:space="0" w:color="auto"/>
                <w:right w:val="none" w:sz="0" w:space="0" w:color="auto"/>
              </w:divBdr>
            </w:div>
            <w:div w:id="1449466094">
              <w:marLeft w:val="0"/>
              <w:marRight w:val="0"/>
              <w:marTop w:val="0"/>
              <w:marBottom w:val="0"/>
              <w:divBdr>
                <w:top w:val="none" w:sz="0" w:space="0" w:color="auto"/>
                <w:left w:val="none" w:sz="0" w:space="0" w:color="auto"/>
                <w:bottom w:val="none" w:sz="0" w:space="0" w:color="auto"/>
                <w:right w:val="none" w:sz="0" w:space="0" w:color="auto"/>
              </w:divBdr>
            </w:div>
            <w:div w:id="1950969475">
              <w:marLeft w:val="0"/>
              <w:marRight w:val="0"/>
              <w:marTop w:val="0"/>
              <w:marBottom w:val="0"/>
              <w:divBdr>
                <w:top w:val="none" w:sz="0" w:space="0" w:color="auto"/>
                <w:left w:val="none" w:sz="0" w:space="0" w:color="auto"/>
                <w:bottom w:val="none" w:sz="0" w:space="0" w:color="auto"/>
                <w:right w:val="none" w:sz="0" w:space="0" w:color="auto"/>
              </w:divBdr>
            </w:div>
            <w:div w:id="114369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3921">
      <w:bodyDiv w:val="1"/>
      <w:marLeft w:val="0"/>
      <w:marRight w:val="0"/>
      <w:marTop w:val="0"/>
      <w:marBottom w:val="0"/>
      <w:divBdr>
        <w:top w:val="none" w:sz="0" w:space="0" w:color="auto"/>
        <w:left w:val="none" w:sz="0" w:space="0" w:color="auto"/>
        <w:bottom w:val="none" w:sz="0" w:space="0" w:color="auto"/>
        <w:right w:val="none" w:sz="0" w:space="0" w:color="auto"/>
      </w:divBdr>
    </w:div>
    <w:div w:id="2058624118">
      <w:bodyDiv w:val="1"/>
      <w:marLeft w:val="0"/>
      <w:marRight w:val="0"/>
      <w:marTop w:val="0"/>
      <w:marBottom w:val="0"/>
      <w:divBdr>
        <w:top w:val="none" w:sz="0" w:space="0" w:color="auto"/>
        <w:left w:val="none" w:sz="0" w:space="0" w:color="auto"/>
        <w:bottom w:val="none" w:sz="0" w:space="0" w:color="auto"/>
        <w:right w:val="none" w:sz="0" w:space="0" w:color="auto"/>
      </w:divBdr>
    </w:div>
    <w:div w:id="2065324866">
      <w:bodyDiv w:val="1"/>
      <w:marLeft w:val="0"/>
      <w:marRight w:val="0"/>
      <w:marTop w:val="0"/>
      <w:marBottom w:val="0"/>
      <w:divBdr>
        <w:top w:val="none" w:sz="0" w:space="0" w:color="auto"/>
        <w:left w:val="none" w:sz="0" w:space="0" w:color="auto"/>
        <w:bottom w:val="none" w:sz="0" w:space="0" w:color="auto"/>
        <w:right w:val="none" w:sz="0" w:space="0" w:color="auto"/>
      </w:divBdr>
    </w:div>
    <w:div w:id="2113938912">
      <w:bodyDiv w:val="1"/>
      <w:marLeft w:val="0"/>
      <w:marRight w:val="0"/>
      <w:marTop w:val="0"/>
      <w:marBottom w:val="0"/>
      <w:divBdr>
        <w:top w:val="none" w:sz="0" w:space="0" w:color="auto"/>
        <w:left w:val="none" w:sz="0" w:space="0" w:color="auto"/>
        <w:bottom w:val="none" w:sz="0" w:space="0" w:color="auto"/>
        <w:right w:val="none" w:sz="0" w:space="0" w:color="auto"/>
      </w:divBdr>
    </w:div>
    <w:div w:id="214624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7.png"/><Relationship Id="rId21" Type="http://schemas.microsoft.com/office/2011/relationships/commentsExtended" Target="commentsExtended.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comments" Target="comment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microsoft.com/office/2018/08/relationships/commentsExtensible" Target="commentsExtensible.xml"/><Relationship Id="rId28" Type="http://schemas.openxmlformats.org/officeDocument/2006/relationships/image" Target="media/image9.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microsoft.com/office/2016/09/relationships/commentsIds" Target="commentsIds.xml"/><Relationship Id="rId27" Type="http://schemas.openxmlformats.org/officeDocument/2006/relationships/image" Target="media/image8.png"/><Relationship Id="rId30" Type="http://schemas.openxmlformats.org/officeDocument/2006/relationships/hyperlink" Target="https://github.com/DanielGoel/FeatureSelectionML.git" TargetMode="External"/><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2" Type="http://schemas.openxmlformats.org/officeDocument/2006/relationships/hyperlink" Target="http://www.sanstream.ca" TargetMode="External"/><Relationship Id="rId1" Type="http://schemas.openxmlformats.org/officeDocument/2006/relationships/hyperlink" Target="mailto:info@sanstream.ca"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zaman\PROJECTS\CURRENT\CISTELNSVN\Cistel\Misc\Documents\Cistel%20R&amp;D%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D8389D-C110-49FC-9993-E6AF4105B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Cistel R&amp;D Report Template</Template>
  <TotalTime>157</TotalTime>
  <Pages>106</Pages>
  <Words>20614</Words>
  <Characters>141241</Characters>
  <Application>Microsoft Office Word</Application>
  <DocSecurity>0</DocSecurity>
  <Lines>1177</Lines>
  <Paragraphs>323</Paragraphs>
  <ScaleCrop>false</ScaleCrop>
  <Company/>
  <LinksUpToDate>false</LinksUpToDate>
  <CharactersWithSpaces>161532</CharactersWithSpaces>
  <SharedDoc>false</SharedDoc>
  <HLinks>
    <vt:vector size="432" baseType="variant">
      <vt:variant>
        <vt:i4>5832713</vt:i4>
      </vt:variant>
      <vt:variant>
        <vt:i4>474</vt:i4>
      </vt:variant>
      <vt:variant>
        <vt:i4>0</vt:i4>
      </vt:variant>
      <vt:variant>
        <vt:i4>5</vt:i4>
      </vt:variant>
      <vt:variant>
        <vt:lpwstr>https://github.com/DanielGoel/FeatureSelectionML.git</vt:lpwstr>
      </vt:variant>
      <vt:variant>
        <vt:lpwstr/>
      </vt:variant>
      <vt:variant>
        <vt:i4>1507386</vt:i4>
      </vt:variant>
      <vt:variant>
        <vt:i4>404</vt:i4>
      </vt:variant>
      <vt:variant>
        <vt:i4>0</vt:i4>
      </vt:variant>
      <vt:variant>
        <vt:i4>5</vt:i4>
      </vt:variant>
      <vt:variant>
        <vt:lpwstr/>
      </vt:variant>
      <vt:variant>
        <vt:lpwstr>_Toc191292395</vt:lpwstr>
      </vt:variant>
      <vt:variant>
        <vt:i4>1507386</vt:i4>
      </vt:variant>
      <vt:variant>
        <vt:i4>398</vt:i4>
      </vt:variant>
      <vt:variant>
        <vt:i4>0</vt:i4>
      </vt:variant>
      <vt:variant>
        <vt:i4>5</vt:i4>
      </vt:variant>
      <vt:variant>
        <vt:lpwstr/>
      </vt:variant>
      <vt:variant>
        <vt:lpwstr>_Toc191292394</vt:lpwstr>
      </vt:variant>
      <vt:variant>
        <vt:i4>1507386</vt:i4>
      </vt:variant>
      <vt:variant>
        <vt:i4>392</vt:i4>
      </vt:variant>
      <vt:variant>
        <vt:i4>0</vt:i4>
      </vt:variant>
      <vt:variant>
        <vt:i4>5</vt:i4>
      </vt:variant>
      <vt:variant>
        <vt:lpwstr/>
      </vt:variant>
      <vt:variant>
        <vt:lpwstr>_Toc191292393</vt:lpwstr>
      </vt:variant>
      <vt:variant>
        <vt:i4>1507386</vt:i4>
      </vt:variant>
      <vt:variant>
        <vt:i4>386</vt:i4>
      </vt:variant>
      <vt:variant>
        <vt:i4>0</vt:i4>
      </vt:variant>
      <vt:variant>
        <vt:i4>5</vt:i4>
      </vt:variant>
      <vt:variant>
        <vt:lpwstr/>
      </vt:variant>
      <vt:variant>
        <vt:lpwstr>_Toc191292392</vt:lpwstr>
      </vt:variant>
      <vt:variant>
        <vt:i4>1507386</vt:i4>
      </vt:variant>
      <vt:variant>
        <vt:i4>380</vt:i4>
      </vt:variant>
      <vt:variant>
        <vt:i4>0</vt:i4>
      </vt:variant>
      <vt:variant>
        <vt:i4>5</vt:i4>
      </vt:variant>
      <vt:variant>
        <vt:lpwstr/>
      </vt:variant>
      <vt:variant>
        <vt:lpwstr>_Toc191292391</vt:lpwstr>
      </vt:variant>
      <vt:variant>
        <vt:i4>1507386</vt:i4>
      </vt:variant>
      <vt:variant>
        <vt:i4>374</vt:i4>
      </vt:variant>
      <vt:variant>
        <vt:i4>0</vt:i4>
      </vt:variant>
      <vt:variant>
        <vt:i4>5</vt:i4>
      </vt:variant>
      <vt:variant>
        <vt:lpwstr/>
      </vt:variant>
      <vt:variant>
        <vt:lpwstr>_Toc191292390</vt:lpwstr>
      </vt:variant>
      <vt:variant>
        <vt:i4>1441850</vt:i4>
      </vt:variant>
      <vt:variant>
        <vt:i4>368</vt:i4>
      </vt:variant>
      <vt:variant>
        <vt:i4>0</vt:i4>
      </vt:variant>
      <vt:variant>
        <vt:i4>5</vt:i4>
      </vt:variant>
      <vt:variant>
        <vt:lpwstr/>
      </vt:variant>
      <vt:variant>
        <vt:lpwstr>_Toc191292389</vt:lpwstr>
      </vt:variant>
      <vt:variant>
        <vt:i4>1441850</vt:i4>
      </vt:variant>
      <vt:variant>
        <vt:i4>362</vt:i4>
      </vt:variant>
      <vt:variant>
        <vt:i4>0</vt:i4>
      </vt:variant>
      <vt:variant>
        <vt:i4>5</vt:i4>
      </vt:variant>
      <vt:variant>
        <vt:lpwstr/>
      </vt:variant>
      <vt:variant>
        <vt:lpwstr>_Toc191292388</vt:lpwstr>
      </vt:variant>
      <vt:variant>
        <vt:i4>1441850</vt:i4>
      </vt:variant>
      <vt:variant>
        <vt:i4>356</vt:i4>
      </vt:variant>
      <vt:variant>
        <vt:i4>0</vt:i4>
      </vt:variant>
      <vt:variant>
        <vt:i4>5</vt:i4>
      </vt:variant>
      <vt:variant>
        <vt:lpwstr/>
      </vt:variant>
      <vt:variant>
        <vt:lpwstr>_Toc191292387</vt:lpwstr>
      </vt:variant>
      <vt:variant>
        <vt:i4>1441850</vt:i4>
      </vt:variant>
      <vt:variant>
        <vt:i4>350</vt:i4>
      </vt:variant>
      <vt:variant>
        <vt:i4>0</vt:i4>
      </vt:variant>
      <vt:variant>
        <vt:i4>5</vt:i4>
      </vt:variant>
      <vt:variant>
        <vt:lpwstr/>
      </vt:variant>
      <vt:variant>
        <vt:lpwstr>_Toc191292386</vt:lpwstr>
      </vt:variant>
      <vt:variant>
        <vt:i4>1441850</vt:i4>
      </vt:variant>
      <vt:variant>
        <vt:i4>344</vt:i4>
      </vt:variant>
      <vt:variant>
        <vt:i4>0</vt:i4>
      </vt:variant>
      <vt:variant>
        <vt:i4>5</vt:i4>
      </vt:variant>
      <vt:variant>
        <vt:lpwstr/>
      </vt:variant>
      <vt:variant>
        <vt:lpwstr>_Toc191292385</vt:lpwstr>
      </vt:variant>
      <vt:variant>
        <vt:i4>1441850</vt:i4>
      </vt:variant>
      <vt:variant>
        <vt:i4>338</vt:i4>
      </vt:variant>
      <vt:variant>
        <vt:i4>0</vt:i4>
      </vt:variant>
      <vt:variant>
        <vt:i4>5</vt:i4>
      </vt:variant>
      <vt:variant>
        <vt:lpwstr/>
      </vt:variant>
      <vt:variant>
        <vt:lpwstr>_Toc191292384</vt:lpwstr>
      </vt:variant>
      <vt:variant>
        <vt:i4>1966141</vt:i4>
      </vt:variant>
      <vt:variant>
        <vt:i4>329</vt:i4>
      </vt:variant>
      <vt:variant>
        <vt:i4>0</vt:i4>
      </vt:variant>
      <vt:variant>
        <vt:i4>5</vt:i4>
      </vt:variant>
      <vt:variant>
        <vt:lpwstr/>
      </vt:variant>
      <vt:variant>
        <vt:lpwstr>_Toc191292401</vt:lpwstr>
      </vt:variant>
      <vt:variant>
        <vt:i4>1966141</vt:i4>
      </vt:variant>
      <vt:variant>
        <vt:i4>323</vt:i4>
      </vt:variant>
      <vt:variant>
        <vt:i4>0</vt:i4>
      </vt:variant>
      <vt:variant>
        <vt:i4>5</vt:i4>
      </vt:variant>
      <vt:variant>
        <vt:lpwstr/>
      </vt:variant>
      <vt:variant>
        <vt:lpwstr>_Toc191292400</vt:lpwstr>
      </vt:variant>
      <vt:variant>
        <vt:i4>1507386</vt:i4>
      </vt:variant>
      <vt:variant>
        <vt:i4>317</vt:i4>
      </vt:variant>
      <vt:variant>
        <vt:i4>0</vt:i4>
      </vt:variant>
      <vt:variant>
        <vt:i4>5</vt:i4>
      </vt:variant>
      <vt:variant>
        <vt:lpwstr/>
      </vt:variant>
      <vt:variant>
        <vt:lpwstr>_Toc191292399</vt:lpwstr>
      </vt:variant>
      <vt:variant>
        <vt:i4>1507386</vt:i4>
      </vt:variant>
      <vt:variant>
        <vt:i4>311</vt:i4>
      </vt:variant>
      <vt:variant>
        <vt:i4>0</vt:i4>
      </vt:variant>
      <vt:variant>
        <vt:i4>5</vt:i4>
      </vt:variant>
      <vt:variant>
        <vt:lpwstr/>
      </vt:variant>
      <vt:variant>
        <vt:lpwstr>_Toc191292398</vt:lpwstr>
      </vt:variant>
      <vt:variant>
        <vt:i4>1507386</vt:i4>
      </vt:variant>
      <vt:variant>
        <vt:i4>305</vt:i4>
      </vt:variant>
      <vt:variant>
        <vt:i4>0</vt:i4>
      </vt:variant>
      <vt:variant>
        <vt:i4>5</vt:i4>
      </vt:variant>
      <vt:variant>
        <vt:lpwstr/>
      </vt:variant>
      <vt:variant>
        <vt:lpwstr>_Toc191292397</vt:lpwstr>
      </vt:variant>
      <vt:variant>
        <vt:i4>1507386</vt:i4>
      </vt:variant>
      <vt:variant>
        <vt:i4>299</vt:i4>
      </vt:variant>
      <vt:variant>
        <vt:i4>0</vt:i4>
      </vt:variant>
      <vt:variant>
        <vt:i4>5</vt:i4>
      </vt:variant>
      <vt:variant>
        <vt:lpwstr/>
      </vt:variant>
      <vt:variant>
        <vt:lpwstr>_Toc191292396</vt:lpwstr>
      </vt:variant>
      <vt:variant>
        <vt:i4>1835068</vt:i4>
      </vt:variant>
      <vt:variant>
        <vt:i4>290</vt:i4>
      </vt:variant>
      <vt:variant>
        <vt:i4>0</vt:i4>
      </vt:variant>
      <vt:variant>
        <vt:i4>5</vt:i4>
      </vt:variant>
      <vt:variant>
        <vt:lpwstr/>
      </vt:variant>
      <vt:variant>
        <vt:lpwstr>_Toc192164975</vt:lpwstr>
      </vt:variant>
      <vt:variant>
        <vt:i4>1835068</vt:i4>
      </vt:variant>
      <vt:variant>
        <vt:i4>284</vt:i4>
      </vt:variant>
      <vt:variant>
        <vt:i4>0</vt:i4>
      </vt:variant>
      <vt:variant>
        <vt:i4>5</vt:i4>
      </vt:variant>
      <vt:variant>
        <vt:lpwstr/>
      </vt:variant>
      <vt:variant>
        <vt:lpwstr>_Toc192164974</vt:lpwstr>
      </vt:variant>
      <vt:variant>
        <vt:i4>1835068</vt:i4>
      </vt:variant>
      <vt:variant>
        <vt:i4>278</vt:i4>
      </vt:variant>
      <vt:variant>
        <vt:i4>0</vt:i4>
      </vt:variant>
      <vt:variant>
        <vt:i4>5</vt:i4>
      </vt:variant>
      <vt:variant>
        <vt:lpwstr/>
      </vt:variant>
      <vt:variant>
        <vt:lpwstr>_Toc192164973</vt:lpwstr>
      </vt:variant>
      <vt:variant>
        <vt:i4>1835068</vt:i4>
      </vt:variant>
      <vt:variant>
        <vt:i4>272</vt:i4>
      </vt:variant>
      <vt:variant>
        <vt:i4>0</vt:i4>
      </vt:variant>
      <vt:variant>
        <vt:i4>5</vt:i4>
      </vt:variant>
      <vt:variant>
        <vt:lpwstr/>
      </vt:variant>
      <vt:variant>
        <vt:lpwstr>_Toc192164972</vt:lpwstr>
      </vt:variant>
      <vt:variant>
        <vt:i4>1835068</vt:i4>
      </vt:variant>
      <vt:variant>
        <vt:i4>266</vt:i4>
      </vt:variant>
      <vt:variant>
        <vt:i4>0</vt:i4>
      </vt:variant>
      <vt:variant>
        <vt:i4>5</vt:i4>
      </vt:variant>
      <vt:variant>
        <vt:lpwstr/>
      </vt:variant>
      <vt:variant>
        <vt:lpwstr>_Toc192164971</vt:lpwstr>
      </vt:variant>
      <vt:variant>
        <vt:i4>1835068</vt:i4>
      </vt:variant>
      <vt:variant>
        <vt:i4>260</vt:i4>
      </vt:variant>
      <vt:variant>
        <vt:i4>0</vt:i4>
      </vt:variant>
      <vt:variant>
        <vt:i4>5</vt:i4>
      </vt:variant>
      <vt:variant>
        <vt:lpwstr/>
      </vt:variant>
      <vt:variant>
        <vt:lpwstr>_Toc192164970</vt:lpwstr>
      </vt:variant>
      <vt:variant>
        <vt:i4>1900604</vt:i4>
      </vt:variant>
      <vt:variant>
        <vt:i4>254</vt:i4>
      </vt:variant>
      <vt:variant>
        <vt:i4>0</vt:i4>
      </vt:variant>
      <vt:variant>
        <vt:i4>5</vt:i4>
      </vt:variant>
      <vt:variant>
        <vt:lpwstr/>
      </vt:variant>
      <vt:variant>
        <vt:lpwstr>_Toc192164969</vt:lpwstr>
      </vt:variant>
      <vt:variant>
        <vt:i4>1900604</vt:i4>
      </vt:variant>
      <vt:variant>
        <vt:i4>248</vt:i4>
      </vt:variant>
      <vt:variant>
        <vt:i4>0</vt:i4>
      </vt:variant>
      <vt:variant>
        <vt:i4>5</vt:i4>
      </vt:variant>
      <vt:variant>
        <vt:lpwstr/>
      </vt:variant>
      <vt:variant>
        <vt:lpwstr>_Toc192164968</vt:lpwstr>
      </vt:variant>
      <vt:variant>
        <vt:i4>1900604</vt:i4>
      </vt:variant>
      <vt:variant>
        <vt:i4>242</vt:i4>
      </vt:variant>
      <vt:variant>
        <vt:i4>0</vt:i4>
      </vt:variant>
      <vt:variant>
        <vt:i4>5</vt:i4>
      </vt:variant>
      <vt:variant>
        <vt:lpwstr/>
      </vt:variant>
      <vt:variant>
        <vt:lpwstr>_Toc192164967</vt:lpwstr>
      </vt:variant>
      <vt:variant>
        <vt:i4>1900604</vt:i4>
      </vt:variant>
      <vt:variant>
        <vt:i4>236</vt:i4>
      </vt:variant>
      <vt:variant>
        <vt:i4>0</vt:i4>
      </vt:variant>
      <vt:variant>
        <vt:i4>5</vt:i4>
      </vt:variant>
      <vt:variant>
        <vt:lpwstr/>
      </vt:variant>
      <vt:variant>
        <vt:lpwstr>_Toc192164966</vt:lpwstr>
      </vt:variant>
      <vt:variant>
        <vt:i4>1900604</vt:i4>
      </vt:variant>
      <vt:variant>
        <vt:i4>230</vt:i4>
      </vt:variant>
      <vt:variant>
        <vt:i4>0</vt:i4>
      </vt:variant>
      <vt:variant>
        <vt:i4>5</vt:i4>
      </vt:variant>
      <vt:variant>
        <vt:lpwstr/>
      </vt:variant>
      <vt:variant>
        <vt:lpwstr>_Toc192164965</vt:lpwstr>
      </vt:variant>
      <vt:variant>
        <vt:i4>1900604</vt:i4>
      </vt:variant>
      <vt:variant>
        <vt:i4>224</vt:i4>
      </vt:variant>
      <vt:variant>
        <vt:i4>0</vt:i4>
      </vt:variant>
      <vt:variant>
        <vt:i4>5</vt:i4>
      </vt:variant>
      <vt:variant>
        <vt:lpwstr/>
      </vt:variant>
      <vt:variant>
        <vt:lpwstr>_Toc192164964</vt:lpwstr>
      </vt:variant>
      <vt:variant>
        <vt:i4>1900604</vt:i4>
      </vt:variant>
      <vt:variant>
        <vt:i4>218</vt:i4>
      </vt:variant>
      <vt:variant>
        <vt:i4>0</vt:i4>
      </vt:variant>
      <vt:variant>
        <vt:i4>5</vt:i4>
      </vt:variant>
      <vt:variant>
        <vt:lpwstr/>
      </vt:variant>
      <vt:variant>
        <vt:lpwstr>_Toc192164963</vt:lpwstr>
      </vt:variant>
      <vt:variant>
        <vt:i4>1900604</vt:i4>
      </vt:variant>
      <vt:variant>
        <vt:i4>212</vt:i4>
      </vt:variant>
      <vt:variant>
        <vt:i4>0</vt:i4>
      </vt:variant>
      <vt:variant>
        <vt:i4>5</vt:i4>
      </vt:variant>
      <vt:variant>
        <vt:lpwstr/>
      </vt:variant>
      <vt:variant>
        <vt:lpwstr>_Toc192164962</vt:lpwstr>
      </vt:variant>
      <vt:variant>
        <vt:i4>1900604</vt:i4>
      </vt:variant>
      <vt:variant>
        <vt:i4>206</vt:i4>
      </vt:variant>
      <vt:variant>
        <vt:i4>0</vt:i4>
      </vt:variant>
      <vt:variant>
        <vt:i4>5</vt:i4>
      </vt:variant>
      <vt:variant>
        <vt:lpwstr/>
      </vt:variant>
      <vt:variant>
        <vt:lpwstr>_Toc192164961</vt:lpwstr>
      </vt:variant>
      <vt:variant>
        <vt:i4>1900604</vt:i4>
      </vt:variant>
      <vt:variant>
        <vt:i4>200</vt:i4>
      </vt:variant>
      <vt:variant>
        <vt:i4>0</vt:i4>
      </vt:variant>
      <vt:variant>
        <vt:i4>5</vt:i4>
      </vt:variant>
      <vt:variant>
        <vt:lpwstr/>
      </vt:variant>
      <vt:variant>
        <vt:lpwstr>_Toc192164960</vt:lpwstr>
      </vt:variant>
      <vt:variant>
        <vt:i4>1966140</vt:i4>
      </vt:variant>
      <vt:variant>
        <vt:i4>194</vt:i4>
      </vt:variant>
      <vt:variant>
        <vt:i4>0</vt:i4>
      </vt:variant>
      <vt:variant>
        <vt:i4>5</vt:i4>
      </vt:variant>
      <vt:variant>
        <vt:lpwstr/>
      </vt:variant>
      <vt:variant>
        <vt:lpwstr>_Toc192164959</vt:lpwstr>
      </vt:variant>
      <vt:variant>
        <vt:i4>1966140</vt:i4>
      </vt:variant>
      <vt:variant>
        <vt:i4>188</vt:i4>
      </vt:variant>
      <vt:variant>
        <vt:i4>0</vt:i4>
      </vt:variant>
      <vt:variant>
        <vt:i4>5</vt:i4>
      </vt:variant>
      <vt:variant>
        <vt:lpwstr/>
      </vt:variant>
      <vt:variant>
        <vt:lpwstr>_Toc192164958</vt:lpwstr>
      </vt:variant>
      <vt:variant>
        <vt:i4>1966140</vt:i4>
      </vt:variant>
      <vt:variant>
        <vt:i4>182</vt:i4>
      </vt:variant>
      <vt:variant>
        <vt:i4>0</vt:i4>
      </vt:variant>
      <vt:variant>
        <vt:i4>5</vt:i4>
      </vt:variant>
      <vt:variant>
        <vt:lpwstr/>
      </vt:variant>
      <vt:variant>
        <vt:lpwstr>_Toc192164957</vt:lpwstr>
      </vt:variant>
      <vt:variant>
        <vt:i4>1966140</vt:i4>
      </vt:variant>
      <vt:variant>
        <vt:i4>176</vt:i4>
      </vt:variant>
      <vt:variant>
        <vt:i4>0</vt:i4>
      </vt:variant>
      <vt:variant>
        <vt:i4>5</vt:i4>
      </vt:variant>
      <vt:variant>
        <vt:lpwstr/>
      </vt:variant>
      <vt:variant>
        <vt:lpwstr>_Toc192164956</vt:lpwstr>
      </vt:variant>
      <vt:variant>
        <vt:i4>1966140</vt:i4>
      </vt:variant>
      <vt:variant>
        <vt:i4>170</vt:i4>
      </vt:variant>
      <vt:variant>
        <vt:i4>0</vt:i4>
      </vt:variant>
      <vt:variant>
        <vt:i4>5</vt:i4>
      </vt:variant>
      <vt:variant>
        <vt:lpwstr/>
      </vt:variant>
      <vt:variant>
        <vt:lpwstr>_Toc192164955</vt:lpwstr>
      </vt:variant>
      <vt:variant>
        <vt:i4>1966140</vt:i4>
      </vt:variant>
      <vt:variant>
        <vt:i4>164</vt:i4>
      </vt:variant>
      <vt:variant>
        <vt:i4>0</vt:i4>
      </vt:variant>
      <vt:variant>
        <vt:i4>5</vt:i4>
      </vt:variant>
      <vt:variant>
        <vt:lpwstr/>
      </vt:variant>
      <vt:variant>
        <vt:lpwstr>_Toc192164954</vt:lpwstr>
      </vt:variant>
      <vt:variant>
        <vt:i4>1966140</vt:i4>
      </vt:variant>
      <vt:variant>
        <vt:i4>158</vt:i4>
      </vt:variant>
      <vt:variant>
        <vt:i4>0</vt:i4>
      </vt:variant>
      <vt:variant>
        <vt:i4>5</vt:i4>
      </vt:variant>
      <vt:variant>
        <vt:lpwstr/>
      </vt:variant>
      <vt:variant>
        <vt:lpwstr>_Toc192164953</vt:lpwstr>
      </vt:variant>
      <vt:variant>
        <vt:i4>1966140</vt:i4>
      </vt:variant>
      <vt:variant>
        <vt:i4>152</vt:i4>
      </vt:variant>
      <vt:variant>
        <vt:i4>0</vt:i4>
      </vt:variant>
      <vt:variant>
        <vt:i4>5</vt:i4>
      </vt:variant>
      <vt:variant>
        <vt:lpwstr/>
      </vt:variant>
      <vt:variant>
        <vt:lpwstr>_Toc192164952</vt:lpwstr>
      </vt:variant>
      <vt:variant>
        <vt:i4>1966140</vt:i4>
      </vt:variant>
      <vt:variant>
        <vt:i4>146</vt:i4>
      </vt:variant>
      <vt:variant>
        <vt:i4>0</vt:i4>
      </vt:variant>
      <vt:variant>
        <vt:i4>5</vt:i4>
      </vt:variant>
      <vt:variant>
        <vt:lpwstr/>
      </vt:variant>
      <vt:variant>
        <vt:lpwstr>_Toc192164951</vt:lpwstr>
      </vt:variant>
      <vt:variant>
        <vt:i4>1966140</vt:i4>
      </vt:variant>
      <vt:variant>
        <vt:i4>140</vt:i4>
      </vt:variant>
      <vt:variant>
        <vt:i4>0</vt:i4>
      </vt:variant>
      <vt:variant>
        <vt:i4>5</vt:i4>
      </vt:variant>
      <vt:variant>
        <vt:lpwstr/>
      </vt:variant>
      <vt:variant>
        <vt:lpwstr>_Toc192164950</vt:lpwstr>
      </vt:variant>
      <vt:variant>
        <vt:i4>2031676</vt:i4>
      </vt:variant>
      <vt:variant>
        <vt:i4>134</vt:i4>
      </vt:variant>
      <vt:variant>
        <vt:i4>0</vt:i4>
      </vt:variant>
      <vt:variant>
        <vt:i4>5</vt:i4>
      </vt:variant>
      <vt:variant>
        <vt:lpwstr/>
      </vt:variant>
      <vt:variant>
        <vt:lpwstr>_Toc192164949</vt:lpwstr>
      </vt:variant>
      <vt:variant>
        <vt:i4>2031676</vt:i4>
      </vt:variant>
      <vt:variant>
        <vt:i4>128</vt:i4>
      </vt:variant>
      <vt:variant>
        <vt:i4>0</vt:i4>
      </vt:variant>
      <vt:variant>
        <vt:i4>5</vt:i4>
      </vt:variant>
      <vt:variant>
        <vt:lpwstr/>
      </vt:variant>
      <vt:variant>
        <vt:lpwstr>_Toc192164948</vt:lpwstr>
      </vt:variant>
      <vt:variant>
        <vt:i4>2031676</vt:i4>
      </vt:variant>
      <vt:variant>
        <vt:i4>122</vt:i4>
      </vt:variant>
      <vt:variant>
        <vt:i4>0</vt:i4>
      </vt:variant>
      <vt:variant>
        <vt:i4>5</vt:i4>
      </vt:variant>
      <vt:variant>
        <vt:lpwstr/>
      </vt:variant>
      <vt:variant>
        <vt:lpwstr>_Toc192164947</vt:lpwstr>
      </vt:variant>
      <vt:variant>
        <vt:i4>2031676</vt:i4>
      </vt:variant>
      <vt:variant>
        <vt:i4>116</vt:i4>
      </vt:variant>
      <vt:variant>
        <vt:i4>0</vt:i4>
      </vt:variant>
      <vt:variant>
        <vt:i4>5</vt:i4>
      </vt:variant>
      <vt:variant>
        <vt:lpwstr/>
      </vt:variant>
      <vt:variant>
        <vt:lpwstr>_Toc192164946</vt:lpwstr>
      </vt:variant>
      <vt:variant>
        <vt:i4>2031676</vt:i4>
      </vt:variant>
      <vt:variant>
        <vt:i4>110</vt:i4>
      </vt:variant>
      <vt:variant>
        <vt:i4>0</vt:i4>
      </vt:variant>
      <vt:variant>
        <vt:i4>5</vt:i4>
      </vt:variant>
      <vt:variant>
        <vt:lpwstr/>
      </vt:variant>
      <vt:variant>
        <vt:lpwstr>_Toc192164945</vt:lpwstr>
      </vt:variant>
      <vt:variant>
        <vt:i4>2031676</vt:i4>
      </vt:variant>
      <vt:variant>
        <vt:i4>104</vt:i4>
      </vt:variant>
      <vt:variant>
        <vt:i4>0</vt:i4>
      </vt:variant>
      <vt:variant>
        <vt:i4>5</vt:i4>
      </vt:variant>
      <vt:variant>
        <vt:lpwstr/>
      </vt:variant>
      <vt:variant>
        <vt:lpwstr>_Toc192164944</vt:lpwstr>
      </vt:variant>
      <vt:variant>
        <vt:i4>2031676</vt:i4>
      </vt:variant>
      <vt:variant>
        <vt:i4>98</vt:i4>
      </vt:variant>
      <vt:variant>
        <vt:i4>0</vt:i4>
      </vt:variant>
      <vt:variant>
        <vt:i4>5</vt:i4>
      </vt:variant>
      <vt:variant>
        <vt:lpwstr/>
      </vt:variant>
      <vt:variant>
        <vt:lpwstr>_Toc192164943</vt:lpwstr>
      </vt:variant>
      <vt:variant>
        <vt:i4>2031676</vt:i4>
      </vt:variant>
      <vt:variant>
        <vt:i4>92</vt:i4>
      </vt:variant>
      <vt:variant>
        <vt:i4>0</vt:i4>
      </vt:variant>
      <vt:variant>
        <vt:i4>5</vt:i4>
      </vt:variant>
      <vt:variant>
        <vt:lpwstr/>
      </vt:variant>
      <vt:variant>
        <vt:lpwstr>_Toc192164942</vt:lpwstr>
      </vt:variant>
      <vt:variant>
        <vt:i4>2031676</vt:i4>
      </vt:variant>
      <vt:variant>
        <vt:i4>86</vt:i4>
      </vt:variant>
      <vt:variant>
        <vt:i4>0</vt:i4>
      </vt:variant>
      <vt:variant>
        <vt:i4>5</vt:i4>
      </vt:variant>
      <vt:variant>
        <vt:lpwstr/>
      </vt:variant>
      <vt:variant>
        <vt:lpwstr>_Toc192164941</vt:lpwstr>
      </vt:variant>
      <vt:variant>
        <vt:i4>2031676</vt:i4>
      </vt:variant>
      <vt:variant>
        <vt:i4>80</vt:i4>
      </vt:variant>
      <vt:variant>
        <vt:i4>0</vt:i4>
      </vt:variant>
      <vt:variant>
        <vt:i4>5</vt:i4>
      </vt:variant>
      <vt:variant>
        <vt:lpwstr/>
      </vt:variant>
      <vt:variant>
        <vt:lpwstr>_Toc192164940</vt:lpwstr>
      </vt:variant>
      <vt:variant>
        <vt:i4>1572924</vt:i4>
      </vt:variant>
      <vt:variant>
        <vt:i4>74</vt:i4>
      </vt:variant>
      <vt:variant>
        <vt:i4>0</vt:i4>
      </vt:variant>
      <vt:variant>
        <vt:i4>5</vt:i4>
      </vt:variant>
      <vt:variant>
        <vt:lpwstr/>
      </vt:variant>
      <vt:variant>
        <vt:lpwstr>_Toc192164939</vt:lpwstr>
      </vt:variant>
      <vt:variant>
        <vt:i4>1572924</vt:i4>
      </vt:variant>
      <vt:variant>
        <vt:i4>68</vt:i4>
      </vt:variant>
      <vt:variant>
        <vt:i4>0</vt:i4>
      </vt:variant>
      <vt:variant>
        <vt:i4>5</vt:i4>
      </vt:variant>
      <vt:variant>
        <vt:lpwstr/>
      </vt:variant>
      <vt:variant>
        <vt:lpwstr>_Toc192164938</vt:lpwstr>
      </vt:variant>
      <vt:variant>
        <vt:i4>1572924</vt:i4>
      </vt:variant>
      <vt:variant>
        <vt:i4>62</vt:i4>
      </vt:variant>
      <vt:variant>
        <vt:i4>0</vt:i4>
      </vt:variant>
      <vt:variant>
        <vt:i4>5</vt:i4>
      </vt:variant>
      <vt:variant>
        <vt:lpwstr/>
      </vt:variant>
      <vt:variant>
        <vt:lpwstr>_Toc192164937</vt:lpwstr>
      </vt:variant>
      <vt:variant>
        <vt:i4>1572924</vt:i4>
      </vt:variant>
      <vt:variant>
        <vt:i4>56</vt:i4>
      </vt:variant>
      <vt:variant>
        <vt:i4>0</vt:i4>
      </vt:variant>
      <vt:variant>
        <vt:i4>5</vt:i4>
      </vt:variant>
      <vt:variant>
        <vt:lpwstr/>
      </vt:variant>
      <vt:variant>
        <vt:lpwstr>_Toc192164936</vt:lpwstr>
      </vt:variant>
      <vt:variant>
        <vt:i4>1572924</vt:i4>
      </vt:variant>
      <vt:variant>
        <vt:i4>50</vt:i4>
      </vt:variant>
      <vt:variant>
        <vt:i4>0</vt:i4>
      </vt:variant>
      <vt:variant>
        <vt:i4>5</vt:i4>
      </vt:variant>
      <vt:variant>
        <vt:lpwstr/>
      </vt:variant>
      <vt:variant>
        <vt:lpwstr>_Toc192164935</vt:lpwstr>
      </vt:variant>
      <vt:variant>
        <vt:i4>1572924</vt:i4>
      </vt:variant>
      <vt:variant>
        <vt:i4>44</vt:i4>
      </vt:variant>
      <vt:variant>
        <vt:i4>0</vt:i4>
      </vt:variant>
      <vt:variant>
        <vt:i4>5</vt:i4>
      </vt:variant>
      <vt:variant>
        <vt:lpwstr/>
      </vt:variant>
      <vt:variant>
        <vt:lpwstr>_Toc192164934</vt:lpwstr>
      </vt:variant>
      <vt:variant>
        <vt:i4>1572924</vt:i4>
      </vt:variant>
      <vt:variant>
        <vt:i4>38</vt:i4>
      </vt:variant>
      <vt:variant>
        <vt:i4>0</vt:i4>
      </vt:variant>
      <vt:variant>
        <vt:i4>5</vt:i4>
      </vt:variant>
      <vt:variant>
        <vt:lpwstr/>
      </vt:variant>
      <vt:variant>
        <vt:lpwstr>_Toc192164933</vt:lpwstr>
      </vt:variant>
      <vt:variant>
        <vt:i4>1572924</vt:i4>
      </vt:variant>
      <vt:variant>
        <vt:i4>32</vt:i4>
      </vt:variant>
      <vt:variant>
        <vt:i4>0</vt:i4>
      </vt:variant>
      <vt:variant>
        <vt:i4>5</vt:i4>
      </vt:variant>
      <vt:variant>
        <vt:lpwstr/>
      </vt:variant>
      <vt:variant>
        <vt:lpwstr>_Toc192164932</vt:lpwstr>
      </vt:variant>
      <vt:variant>
        <vt:i4>1572924</vt:i4>
      </vt:variant>
      <vt:variant>
        <vt:i4>26</vt:i4>
      </vt:variant>
      <vt:variant>
        <vt:i4>0</vt:i4>
      </vt:variant>
      <vt:variant>
        <vt:i4>5</vt:i4>
      </vt:variant>
      <vt:variant>
        <vt:lpwstr/>
      </vt:variant>
      <vt:variant>
        <vt:lpwstr>_Toc192164931</vt:lpwstr>
      </vt:variant>
      <vt:variant>
        <vt:i4>1572924</vt:i4>
      </vt:variant>
      <vt:variant>
        <vt:i4>20</vt:i4>
      </vt:variant>
      <vt:variant>
        <vt:i4>0</vt:i4>
      </vt:variant>
      <vt:variant>
        <vt:i4>5</vt:i4>
      </vt:variant>
      <vt:variant>
        <vt:lpwstr/>
      </vt:variant>
      <vt:variant>
        <vt:lpwstr>_Toc192164930</vt:lpwstr>
      </vt:variant>
      <vt:variant>
        <vt:i4>1638460</vt:i4>
      </vt:variant>
      <vt:variant>
        <vt:i4>14</vt:i4>
      </vt:variant>
      <vt:variant>
        <vt:i4>0</vt:i4>
      </vt:variant>
      <vt:variant>
        <vt:i4>5</vt:i4>
      </vt:variant>
      <vt:variant>
        <vt:lpwstr/>
      </vt:variant>
      <vt:variant>
        <vt:lpwstr>_Toc192164929</vt:lpwstr>
      </vt:variant>
      <vt:variant>
        <vt:i4>1638460</vt:i4>
      </vt:variant>
      <vt:variant>
        <vt:i4>8</vt:i4>
      </vt:variant>
      <vt:variant>
        <vt:i4>0</vt:i4>
      </vt:variant>
      <vt:variant>
        <vt:i4>5</vt:i4>
      </vt:variant>
      <vt:variant>
        <vt:lpwstr/>
      </vt:variant>
      <vt:variant>
        <vt:lpwstr>_Toc192164928</vt:lpwstr>
      </vt:variant>
      <vt:variant>
        <vt:i4>1638460</vt:i4>
      </vt:variant>
      <vt:variant>
        <vt:i4>2</vt:i4>
      </vt:variant>
      <vt:variant>
        <vt:i4>0</vt:i4>
      </vt:variant>
      <vt:variant>
        <vt:i4>5</vt:i4>
      </vt:variant>
      <vt:variant>
        <vt:lpwstr/>
      </vt:variant>
      <vt:variant>
        <vt:lpwstr>_Toc192164927</vt:lpwstr>
      </vt:variant>
      <vt:variant>
        <vt:i4>6488137</vt:i4>
      </vt:variant>
      <vt:variant>
        <vt:i4>18</vt:i4>
      </vt:variant>
      <vt:variant>
        <vt:i4>0</vt:i4>
      </vt:variant>
      <vt:variant>
        <vt:i4>5</vt:i4>
      </vt:variant>
      <vt:variant>
        <vt:lpwstr>mailto:info@sanstream.ca</vt:lpwstr>
      </vt:variant>
      <vt:variant>
        <vt:lpwstr/>
      </vt:variant>
      <vt:variant>
        <vt:i4>6488137</vt:i4>
      </vt:variant>
      <vt:variant>
        <vt:i4>9</vt:i4>
      </vt:variant>
      <vt:variant>
        <vt:i4>0</vt:i4>
      </vt:variant>
      <vt:variant>
        <vt:i4>5</vt:i4>
      </vt:variant>
      <vt:variant>
        <vt:lpwstr>mailto:info@sanstream.ca</vt:lpwstr>
      </vt:variant>
      <vt:variant>
        <vt:lpwstr/>
      </vt:variant>
      <vt:variant>
        <vt:i4>393246</vt:i4>
      </vt:variant>
      <vt:variant>
        <vt:i4>3</vt:i4>
      </vt:variant>
      <vt:variant>
        <vt:i4>0</vt:i4>
      </vt:variant>
      <vt:variant>
        <vt:i4>5</vt:i4>
      </vt:variant>
      <vt:variant>
        <vt:lpwstr>http://www.sanstream.ca/</vt:lpwstr>
      </vt:variant>
      <vt:variant>
        <vt:lpwstr/>
      </vt:variant>
      <vt:variant>
        <vt:i4>6488137</vt:i4>
      </vt:variant>
      <vt:variant>
        <vt:i4>0</vt:i4>
      </vt:variant>
      <vt:variant>
        <vt:i4>0</vt:i4>
      </vt:variant>
      <vt:variant>
        <vt:i4>5</vt:i4>
      </vt:variant>
      <vt:variant>
        <vt:lpwstr>mailto:info@sanstream.ca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R&amp;D Rport Title</dc:title>
  <dc:creator/>
  <cp:keywords>ST_R_IOT_xxxxx</cp:keywords>
  <cp:lastModifiedBy>Daniel Goel</cp:lastModifiedBy>
  <cp:revision>73</cp:revision>
  <cp:lastPrinted>2009-09-18T17:56:00Z</cp:lastPrinted>
  <dcterms:created xsi:type="dcterms:W3CDTF">2025-03-03T16:09:00Z</dcterms:created>
  <dcterms:modified xsi:type="dcterms:W3CDTF">2025-03-17T03:56:00Z</dcterms:modified>
  <cp:contentStatus>Jan 29, 2019</cp:contentStatus>
</cp:coreProperties>
</file>